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A09F5" w14:textId="77777777" w:rsidR="00AF779A" w:rsidRPr="00D516D6" w:rsidRDefault="00AF779A">
      <w:pPr>
        <w:pStyle w:val="Textoindependiente"/>
        <w:spacing w:before="10"/>
        <w:rPr>
          <w:rFonts w:ascii="Times New Roman"/>
          <w:sz w:val="22"/>
          <w:lang w:val="en-GB"/>
        </w:rPr>
      </w:pPr>
    </w:p>
    <w:p w14:paraId="6DACE8F2" w14:textId="77777777" w:rsidR="00AF779A" w:rsidRPr="00D516D6" w:rsidRDefault="00E9277B">
      <w:pPr>
        <w:pStyle w:val="Textoindependiente"/>
        <w:ind w:left="129"/>
        <w:rPr>
          <w:rFonts w:ascii="Times New Roman"/>
          <w:lang w:val="en-GB"/>
        </w:rPr>
      </w:pPr>
      <w:r>
        <w:rPr>
          <w:rFonts w:ascii="Times New Roman"/>
          <w:lang w:val="en-GB"/>
        </w:rPr>
      </w:r>
      <w:r>
        <w:rPr>
          <w:rFonts w:ascii="Times New Roman"/>
          <w:lang w:val="en-GB"/>
        </w:rPr>
        <w:pict w14:anchorId="5B067B20">
          <v:group id="docshapegroup2" o:spid="_x0000_s1314" alt="" style="width:139.3pt;height:82.65pt;mso-position-horizontal-relative:char;mso-position-vertical-relative:line" coordsize="2786,1653">
            <v:rect id="docshape3" o:spid="_x0000_s1315" alt="" style="position:absolute;left:3;top:3;width:2778;height:1645" filled="f" strokeweight=".14058mm"/>
            <w10:anchorlock/>
          </v:group>
        </w:pict>
      </w:r>
    </w:p>
    <w:p w14:paraId="1D719051" w14:textId="77777777" w:rsidR="00AF779A" w:rsidRPr="00D516D6" w:rsidRDefault="00AF779A">
      <w:pPr>
        <w:rPr>
          <w:rFonts w:ascii="Times New Roman"/>
          <w:lang w:val="en-GB"/>
        </w:rPr>
        <w:sectPr w:rsidR="00AF779A" w:rsidRPr="00D516D6">
          <w:headerReference w:type="default" r:id="rId8"/>
          <w:type w:val="continuous"/>
          <w:pgSz w:w="10890" w:h="14860"/>
          <w:pgMar w:top="2380" w:right="620" w:bottom="280" w:left="660" w:header="1008" w:footer="0" w:gutter="0"/>
          <w:pgNumType w:start="1"/>
          <w:cols w:space="720"/>
        </w:sectPr>
      </w:pPr>
    </w:p>
    <w:p w14:paraId="28BA2568" w14:textId="77777777" w:rsidR="00AF779A" w:rsidRPr="00D516D6" w:rsidRDefault="00AF779A">
      <w:pPr>
        <w:pStyle w:val="Textoindependiente"/>
        <w:spacing w:before="3"/>
        <w:rPr>
          <w:rFonts w:ascii="Times New Roman"/>
          <w:sz w:val="26"/>
          <w:lang w:val="en-GB"/>
        </w:rPr>
      </w:pPr>
    </w:p>
    <w:p w14:paraId="0839C02E" w14:textId="2D50CCAB" w:rsidR="00AF779A" w:rsidRPr="00D516D6" w:rsidRDefault="00E9277B">
      <w:pPr>
        <w:pStyle w:val="Prrafodelista"/>
        <w:numPr>
          <w:ilvl w:val="0"/>
          <w:numId w:val="16"/>
        </w:numPr>
        <w:tabs>
          <w:tab w:val="left" w:pos="615"/>
        </w:tabs>
        <w:spacing w:before="102" w:line="244" w:lineRule="auto"/>
        <w:ind w:right="154"/>
        <w:jc w:val="both"/>
        <w:rPr>
          <w:sz w:val="20"/>
          <w:lang w:val="en-GB"/>
        </w:rPr>
      </w:pPr>
      <w:commentRangeStart w:id="6"/>
      <w:r w:rsidRPr="00D516D6">
        <w:rPr>
          <w:sz w:val="20"/>
          <w:lang w:val="en-GB"/>
        </w:rPr>
        <w:t>Integration</w:t>
      </w:r>
      <w:r w:rsidRPr="00D516D6">
        <w:rPr>
          <w:spacing w:val="-8"/>
          <w:sz w:val="20"/>
          <w:lang w:val="en-GB"/>
        </w:rPr>
        <w:t xml:space="preserve"> </w:t>
      </w:r>
      <w:r w:rsidRPr="00D516D6">
        <w:rPr>
          <w:sz w:val="20"/>
          <w:lang w:val="en-GB"/>
        </w:rPr>
        <w:t>of</w:t>
      </w:r>
      <w:r w:rsidRPr="00D516D6">
        <w:rPr>
          <w:spacing w:val="-8"/>
          <w:sz w:val="20"/>
          <w:lang w:val="en-GB"/>
        </w:rPr>
        <w:t xml:space="preserve"> </w:t>
      </w:r>
      <w:r w:rsidRPr="00D516D6">
        <w:rPr>
          <w:sz w:val="20"/>
          <w:lang w:val="en-GB"/>
        </w:rPr>
        <w:t>Artificial</w:t>
      </w:r>
      <w:r w:rsidRPr="00D516D6">
        <w:rPr>
          <w:spacing w:val="-8"/>
          <w:sz w:val="20"/>
          <w:lang w:val="en-GB"/>
        </w:rPr>
        <w:t xml:space="preserve"> </w:t>
      </w:r>
      <w:r w:rsidRPr="00D516D6">
        <w:rPr>
          <w:sz w:val="20"/>
          <w:lang w:val="en-GB"/>
        </w:rPr>
        <w:t>Intelligence</w:t>
      </w:r>
      <w:r w:rsidRPr="00D516D6">
        <w:rPr>
          <w:spacing w:val="-8"/>
          <w:sz w:val="20"/>
          <w:lang w:val="en-GB"/>
        </w:rPr>
        <w:t xml:space="preserve"> </w:t>
      </w:r>
      <w:r w:rsidR="008C697D">
        <w:rPr>
          <w:spacing w:val="-8"/>
          <w:sz w:val="20"/>
          <w:lang w:val="en-GB"/>
        </w:rPr>
        <w:t xml:space="preserve">(AI) </w:t>
      </w:r>
      <w:r w:rsidRPr="00D516D6">
        <w:rPr>
          <w:sz w:val="20"/>
          <w:lang w:val="en-GB"/>
        </w:rPr>
        <w:t>and</w:t>
      </w:r>
      <w:r w:rsidRPr="00D516D6">
        <w:rPr>
          <w:spacing w:val="-8"/>
          <w:sz w:val="20"/>
          <w:lang w:val="en-GB"/>
        </w:rPr>
        <w:t xml:space="preserve"> </w:t>
      </w:r>
      <w:r w:rsidR="008C697D" w:rsidRPr="00D516D6">
        <w:rPr>
          <w:sz w:val="20"/>
          <w:lang w:val="en-GB"/>
        </w:rPr>
        <w:t>Internet</w:t>
      </w:r>
      <w:r w:rsidR="008C697D" w:rsidRPr="00D516D6">
        <w:rPr>
          <w:spacing w:val="-8"/>
          <w:sz w:val="20"/>
          <w:lang w:val="en-GB"/>
        </w:rPr>
        <w:t xml:space="preserve"> </w:t>
      </w:r>
      <w:r w:rsidR="008C697D" w:rsidRPr="00D516D6">
        <w:rPr>
          <w:sz w:val="20"/>
          <w:lang w:val="en-GB"/>
        </w:rPr>
        <w:t>of</w:t>
      </w:r>
      <w:r w:rsidR="008C697D" w:rsidRPr="00D516D6">
        <w:rPr>
          <w:spacing w:val="-8"/>
          <w:sz w:val="20"/>
          <w:lang w:val="en-GB"/>
        </w:rPr>
        <w:t xml:space="preserve"> </w:t>
      </w:r>
      <w:r w:rsidR="008C697D" w:rsidRPr="00D516D6">
        <w:rPr>
          <w:sz w:val="20"/>
          <w:lang w:val="en-GB"/>
        </w:rPr>
        <w:t xml:space="preserve">Things </w:t>
      </w:r>
      <w:r w:rsidR="008C697D">
        <w:rPr>
          <w:sz w:val="20"/>
          <w:lang w:val="en-GB"/>
        </w:rPr>
        <w:t>(</w:t>
      </w:r>
      <w:r w:rsidRPr="00D516D6">
        <w:rPr>
          <w:sz w:val="20"/>
          <w:lang w:val="en-GB"/>
        </w:rPr>
        <w:t>IoT</w:t>
      </w:r>
      <w:r w:rsidR="008C697D">
        <w:rPr>
          <w:sz w:val="20"/>
          <w:lang w:val="en-GB"/>
        </w:rPr>
        <w:t>)</w:t>
      </w:r>
      <w:commentRangeEnd w:id="6"/>
      <w:r w:rsidR="00A33F63">
        <w:rPr>
          <w:rStyle w:val="Refdecomentario"/>
        </w:rPr>
        <w:commentReference w:id="6"/>
      </w:r>
      <w:r w:rsidRPr="00D516D6">
        <w:rPr>
          <w:sz w:val="20"/>
          <w:lang w:val="en-GB"/>
        </w:rPr>
        <w:t>:</w:t>
      </w:r>
      <w:r w:rsidRPr="00D516D6">
        <w:rPr>
          <w:spacing w:val="-8"/>
          <w:sz w:val="20"/>
          <w:lang w:val="en-GB"/>
        </w:rPr>
        <w:t xml:space="preserve"> </w:t>
      </w:r>
      <w:proofErr w:type="spellStart"/>
      <w:r w:rsidRPr="00D516D6">
        <w:rPr>
          <w:sz w:val="20"/>
          <w:lang w:val="en-GB"/>
        </w:rPr>
        <w:t>Torddis</w:t>
      </w:r>
      <w:proofErr w:type="spellEnd"/>
      <w:r w:rsidRPr="00D516D6">
        <w:rPr>
          <w:spacing w:val="-8"/>
          <w:sz w:val="20"/>
          <w:lang w:val="en-GB"/>
        </w:rPr>
        <w:t xml:space="preserve"> </w:t>
      </w:r>
      <w:r w:rsidRPr="00D516D6">
        <w:rPr>
          <w:sz w:val="20"/>
          <w:lang w:val="en-GB"/>
        </w:rPr>
        <w:t>utilises</w:t>
      </w:r>
      <w:r w:rsidRPr="00D516D6">
        <w:rPr>
          <w:spacing w:val="-8"/>
          <w:sz w:val="20"/>
          <w:lang w:val="en-GB"/>
        </w:rPr>
        <w:t xml:space="preserve"> </w:t>
      </w:r>
      <w:r w:rsidRPr="00D516D6">
        <w:rPr>
          <w:sz w:val="20"/>
          <w:lang w:val="en-GB"/>
        </w:rPr>
        <w:t>A</w:t>
      </w:r>
      <w:r w:rsidR="008C697D">
        <w:rPr>
          <w:sz w:val="20"/>
          <w:lang w:val="en-GB"/>
        </w:rPr>
        <w:t>I</w:t>
      </w:r>
      <w:r w:rsidRPr="00D516D6">
        <w:rPr>
          <w:spacing w:val="-8"/>
          <w:sz w:val="20"/>
          <w:lang w:val="en-GB"/>
        </w:rPr>
        <w:t xml:space="preserve"> </w:t>
      </w:r>
      <w:r w:rsidRPr="00D516D6">
        <w:rPr>
          <w:sz w:val="20"/>
          <w:lang w:val="en-GB"/>
        </w:rPr>
        <w:t>and</w:t>
      </w:r>
      <w:r w:rsidRPr="00D516D6">
        <w:rPr>
          <w:spacing w:val="-8"/>
          <w:sz w:val="20"/>
          <w:lang w:val="en-GB"/>
        </w:rPr>
        <w:t xml:space="preserve"> </w:t>
      </w:r>
      <w:r w:rsidR="008C697D">
        <w:rPr>
          <w:spacing w:val="-8"/>
          <w:sz w:val="20"/>
          <w:lang w:val="en-GB"/>
        </w:rPr>
        <w:t xml:space="preserve">IoT </w:t>
      </w:r>
      <w:r w:rsidRPr="00D516D6">
        <w:rPr>
          <w:w w:val="95"/>
          <w:sz w:val="20"/>
          <w:lang w:val="en-GB"/>
        </w:rPr>
        <w:t xml:space="preserve">technologies to monitor students’ distractions in real-time </w:t>
      </w:r>
      <w:r w:rsidR="008C697D">
        <w:rPr>
          <w:w w:val="95"/>
          <w:sz w:val="20"/>
          <w:lang w:val="en-GB"/>
        </w:rPr>
        <w:t xml:space="preserve">at </w:t>
      </w:r>
      <w:r w:rsidRPr="00D516D6">
        <w:rPr>
          <w:w w:val="95"/>
          <w:sz w:val="20"/>
          <w:lang w:val="en-GB"/>
        </w:rPr>
        <w:t>home. The system identifies facial expressions</w:t>
      </w:r>
      <w:r w:rsidRPr="00D516D6">
        <w:rPr>
          <w:spacing w:val="-9"/>
          <w:w w:val="95"/>
          <w:sz w:val="20"/>
          <w:lang w:val="en-GB"/>
        </w:rPr>
        <w:t xml:space="preserve"> </w:t>
      </w:r>
      <w:r w:rsidR="008C697D" w:rsidRPr="008C697D">
        <w:rPr>
          <w:spacing w:val="-9"/>
          <w:w w:val="95"/>
          <w:sz w:val="20"/>
          <w:lang w:val="en-GB"/>
        </w:rPr>
        <w:t>indicating</w:t>
      </w:r>
      <w:r w:rsidR="008C697D">
        <w:rPr>
          <w:spacing w:val="-9"/>
          <w:w w:val="95"/>
          <w:sz w:val="20"/>
          <w:lang w:val="en-GB"/>
        </w:rPr>
        <w:t xml:space="preserve"> </w:t>
      </w:r>
      <w:r w:rsidRPr="00D516D6">
        <w:rPr>
          <w:w w:val="95"/>
          <w:sz w:val="20"/>
          <w:lang w:val="en-GB"/>
        </w:rPr>
        <w:t>distraction,</w:t>
      </w:r>
      <w:r w:rsidRPr="00D516D6">
        <w:rPr>
          <w:spacing w:val="-9"/>
          <w:w w:val="95"/>
          <w:sz w:val="20"/>
          <w:lang w:val="en-GB"/>
        </w:rPr>
        <w:t xml:space="preserve"> </w:t>
      </w:r>
      <w:r w:rsidRPr="00D516D6">
        <w:rPr>
          <w:w w:val="95"/>
          <w:sz w:val="20"/>
          <w:lang w:val="en-GB"/>
        </w:rPr>
        <w:t>unauthorised</w:t>
      </w:r>
      <w:r w:rsidRPr="00D516D6">
        <w:rPr>
          <w:spacing w:val="-9"/>
          <w:w w:val="95"/>
          <w:sz w:val="20"/>
          <w:lang w:val="en-GB"/>
        </w:rPr>
        <w:t xml:space="preserve"> </w:t>
      </w:r>
      <w:r w:rsidRPr="00D516D6">
        <w:rPr>
          <w:w w:val="95"/>
          <w:sz w:val="20"/>
          <w:lang w:val="en-GB"/>
        </w:rPr>
        <w:t>objects,</w:t>
      </w:r>
      <w:r w:rsidRPr="00D516D6">
        <w:rPr>
          <w:spacing w:val="-8"/>
          <w:w w:val="95"/>
          <w:sz w:val="20"/>
          <w:lang w:val="en-GB"/>
        </w:rPr>
        <w:t xml:space="preserve"> </w:t>
      </w:r>
      <w:r w:rsidRPr="00D516D6">
        <w:rPr>
          <w:w w:val="95"/>
          <w:sz w:val="20"/>
          <w:lang w:val="en-GB"/>
        </w:rPr>
        <w:t>and</w:t>
      </w:r>
      <w:r w:rsidRPr="00D516D6">
        <w:rPr>
          <w:spacing w:val="-9"/>
          <w:w w:val="95"/>
          <w:sz w:val="20"/>
          <w:lang w:val="en-GB"/>
        </w:rPr>
        <w:t xml:space="preserve"> </w:t>
      </w:r>
      <w:r w:rsidRPr="00D516D6">
        <w:rPr>
          <w:w w:val="95"/>
          <w:sz w:val="20"/>
          <w:lang w:val="en-GB"/>
        </w:rPr>
        <w:t>signs</w:t>
      </w:r>
      <w:r w:rsidRPr="00D516D6">
        <w:rPr>
          <w:spacing w:val="-9"/>
          <w:w w:val="95"/>
          <w:sz w:val="20"/>
          <w:lang w:val="en-GB"/>
        </w:rPr>
        <w:t xml:space="preserve"> </w:t>
      </w:r>
      <w:r w:rsidRPr="00D516D6">
        <w:rPr>
          <w:w w:val="95"/>
          <w:sz w:val="20"/>
          <w:lang w:val="en-GB"/>
        </w:rPr>
        <w:t>of</w:t>
      </w:r>
      <w:r w:rsidRPr="00D516D6">
        <w:rPr>
          <w:spacing w:val="-9"/>
          <w:w w:val="95"/>
          <w:sz w:val="20"/>
          <w:lang w:val="en-GB"/>
        </w:rPr>
        <w:t xml:space="preserve"> </w:t>
      </w:r>
      <w:r w:rsidRPr="00D516D6">
        <w:rPr>
          <w:w w:val="95"/>
          <w:sz w:val="20"/>
          <w:lang w:val="en-GB"/>
        </w:rPr>
        <w:t>drowsiness,</w:t>
      </w:r>
      <w:r w:rsidRPr="00D516D6">
        <w:rPr>
          <w:spacing w:val="-9"/>
          <w:w w:val="95"/>
          <w:sz w:val="20"/>
          <w:lang w:val="en-GB"/>
        </w:rPr>
        <w:t xml:space="preserve"> </w:t>
      </w:r>
      <w:r w:rsidRPr="00D516D6">
        <w:rPr>
          <w:w w:val="95"/>
          <w:sz w:val="20"/>
          <w:lang w:val="en-GB"/>
        </w:rPr>
        <w:t>providing</w:t>
      </w:r>
      <w:r w:rsidRPr="00D516D6">
        <w:rPr>
          <w:spacing w:val="-8"/>
          <w:w w:val="95"/>
          <w:sz w:val="20"/>
          <w:lang w:val="en-GB"/>
        </w:rPr>
        <w:t xml:space="preserve"> </w:t>
      </w:r>
      <w:r w:rsidRPr="00D516D6">
        <w:rPr>
          <w:w w:val="95"/>
          <w:sz w:val="20"/>
          <w:lang w:val="en-GB"/>
        </w:rPr>
        <w:t>an</w:t>
      </w:r>
      <w:r w:rsidRPr="00D516D6">
        <w:rPr>
          <w:spacing w:val="-9"/>
          <w:w w:val="95"/>
          <w:sz w:val="20"/>
          <w:lang w:val="en-GB"/>
        </w:rPr>
        <w:t xml:space="preserve"> </w:t>
      </w:r>
      <w:r w:rsidRPr="00D516D6">
        <w:rPr>
          <w:w w:val="95"/>
          <w:sz w:val="20"/>
          <w:lang w:val="en-GB"/>
        </w:rPr>
        <w:t>accessible</w:t>
      </w:r>
      <w:r w:rsidRPr="00D516D6">
        <w:rPr>
          <w:spacing w:val="-9"/>
          <w:w w:val="95"/>
          <w:sz w:val="20"/>
          <w:lang w:val="en-GB"/>
        </w:rPr>
        <w:t xml:space="preserve"> </w:t>
      </w:r>
      <w:r w:rsidRPr="00D516D6">
        <w:rPr>
          <w:w w:val="95"/>
          <w:sz w:val="20"/>
          <w:lang w:val="en-GB"/>
        </w:rPr>
        <w:t>and</w:t>
      </w:r>
      <w:r w:rsidRPr="00D516D6">
        <w:rPr>
          <w:spacing w:val="-9"/>
          <w:w w:val="95"/>
          <w:sz w:val="20"/>
          <w:lang w:val="en-GB"/>
        </w:rPr>
        <w:t xml:space="preserve"> </w:t>
      </w:r>
      <w:r w:rsidRPr="00D516D6">
        <w:rPr>
          <w:w w:val="95"/>
          <w:sz w:val="20"/>
          <w:lang w:val="en-GB"/>
        </w:rPr>
        <w:t xml:space="preserve">efficient </w:t>
      </w:r>
      <w:r w:rsidRPr="00D516D6">
        <w:rPr>
          <w:sz w:val="20"/>
          <w:lang w:val="en-GB"/>
        </w:rPr>
        <w:t>tool for academic supervision.</w:t>
      </w:r>
    </w:p>
    <w:p w14:paraId="2A8E5D6F" w14:textId="21D9461F" w:rsidR="00AF779A" w:rsidRPr="00D516D6" w:rsidRDefault="00E9277B">
      <w:pPr>
        <w:pStyle w:val="Prrafodelista"/>
        <w:numPr>
          <w:ilvl w:val="0"/>
          <w:numId w:val="16"/>
        </w:numPr>
        <w:tabs>
          <w:tab w:val="left" w:pos="615"/>
        </w:tabs>
        <w:spacing w:before="159" w:line="244" w:lineRule="auto"/>
        <w:ind w:right="154"/>
        <w:jc w:val="both"/>
        <w:rPr>
          <w:sz w:val="20"/>
          <w:lang w:val="en-GB"/>
        </w:rPr>
      </w:pPr>
      <w:r w:rsidRPr="00D516D6">
        <w:rPr>
          <w:w w:val="95"/>
          <w:sz w:val="20"/>
          <w:lang w:val="en-GB"/>
        </w:rPr>
        <w:t>TDDM4IoTS</w:t>
      </w:r>
      <w:r w:rsidRPr="00D516D6">
        <w:rPr>
          <w:spacing w:val="-2"/>
          <w:w w:val="95"/>
          <w:sz w:val="20"/>
          <w:lang w:val="en-GB"/>
        </w:rPr>
        <w:t xml:space="preserve"> </w:t>
      </w:r>
      <w:r w:rsidRPr="00D516D6">
        <w:rPr>
          <w:w w:val="95"/>
          <w:sz w:val="20"/>
          <w:lang w:val="en-GB"/>
        </w:rPr>
        <w:t>Methodology:</w:t>
      </w:r>
      <w:r w:rsidRPr="00D516D6">
        <w:rPr>
          <w:spacing w:val="-2"/>
          <w:w w:val="95"/>
          <w:sz w:val="20"/>
          <w:lang w:val="en-GB"/>
        </w:rPr>
        <w:t xml:space="preserve"> </w:t>
      </w:r>
      <w:r w:rsidR="00A33F63">
        <w:rPr>
          <w:w w:val="95"/>
          <w:sz w:val="20"/>
          <w:lang w:val="en-GB"/>
        </w:rPr>
        <w:t>D</w:t>
      </w:r>
      <w:r w:rsidRPr="00D516D6">
        <w:rPr>
          <w:w w:val="95"/>
          <w:sz w:val="20"/>
          <w:lang w:val="en-GB"/>
        </w:rPr>
        <w:t>eveloped</w:t>
      </w:r>
      <w:r w:rsidRPr="00D516D6">
        <w:rPr>
          <w:spacing w:val="-2"/>
          <w:w w:val="95"/>
          <w:sz w:val="20"/>
          <w:lang w:val="en-GB"/>
        </w:rPr>
        <w:t xml:space="preserve"> </w:t>
      </w:r>
      <w:r w:rsidRPr="00D516D6">
        <w:rPr>
          <w:w w:val="95"/>
          <w:sz w:val="20"/>
          <w:lang w:val="en-GB"/>
        </w:rPr>
        <w:t>following</w:t>
      </w:r>
      <w:r w:rsidRPr="00D516D6">
        <w:rPr>
          <w:spacing w:val="-2"/>
          <w:w w:val="95"/>
          <w:sz w:val="20"/>
          <w:lang w:val="en-GB"/>
        </w:rPr>
        <w:t xml:space="preserve"> </w:t>
      </w:r>
      <w:r w:rsidRPr="00D516D6">
        <w:rPr>
          <w:w w:val="95"/>
          <w:sz w:val="20"/>
          <w:lang w:val="en-GB"/>
        </w:rPr>
        <w:t>the</w:t>
      </w:r>
      <w:r w:rsidRPr="00D516D6">
        <w:rPr>
          <w:spacing w:val="-2"/>
          <w:w w:val="95"/>
          <w:sz w:val="20"/>
          <w:lang w:val="en-GB"/>
        </w:rPr>
        <w:t xml:space="preserve"> </w:t>
      </w:r>
      <w:r w:rsidRPr="00D516D6">
        <w:rPr>
          <w:w w:val="95"/>
          <w:sz w:val="20"/>
          <w:lang w:val="en-GB"/>
        </w:rPr>
        <w:t>TDDM4IoTS</w:t>
      </w:r>
      <w:r w:rsidRPr="00D516D6">
        <w:rPr>
          <w:spacing w:val="-2"/>
          <w:w w:val="95"/>
          <w:sz w:val="20"/>
          <w:lang w:val="en-GB"/>
        </w:rPr>
        <w:t xml:space="preserve"> </w:t>
      </w:r>
      <w:r w:rsidRPr="00D516D6">
        <w:rPr>
          <w:w w:val="95"/>
          <w:sz w:val="20"/>
          <w:lang w:val="en-GB"/>
        </w:rPr>
        <w:t>methodology,</w:t>
      </w:r>
      <w:r w:rsidRPr="00D516D6">
        <w:rPr>
          <w:spacing w:val="-2"/>
          <w:w w:val="95"/>
          <w:sz w:val="20"/>
          <w:lang w:val="en-GB"/>
        </w:rPr>
        <w:t xml:space="preserve"> </w:t>
      </w:r>
      <w:proofErr w:type="spellStart"/>
      <w:r w:rsidR="00A33F63" w:rsidRPr="00A33F63">
        <w:rPr>
          <w:spacing w:val="-2"/>
          <w:w w:val="95"/>
          <w:sz w:val="20"/>
          <w:lang w:val="en-GB"/>
        </w:rPr>
        <w:t>Torddis</w:t>
      </w:r>
      <w:proofErr w:type="spellEnd"/>
      <w:r w:rsidR="00A33F63">
        <w:rPr>
          <w:spacing w:val="-2"/>
          <w:w w:val="95"/>
          <w:sz w:val="20"/>
          <w:lang w:val="en-GB"/>
        </w:rPr>
        <w:t xml:space="preserve"> </w:t>
      </w:r>
      <w:r w:rsidRPr="00D516D6">
        <w:rPr>
          <w:w w:val="95"/>
          <w:sz w:val="20"/>
          <w:lang w:val="en-GB"/>
        </w:rPr>
        <w:t>ensur</w:t>
      </w:r>
      <w:r w:rsidR="00A33F63">
        <w:rPr>
          <w:w w:val="95"/>
          <w:sz w:val="20"/>
          <w:lang w:val="en-GB"/>
        </w:rPr>
        <w:t>es the</w:t>
      </w:r>
      <w:r w:rsidRPr="00D516D6">
        <w:rPr>
          <w:w w:val="95"/>
          <w:sz w:val="20"/>
          <w:lang w:val="en-GB"/>
        </w:rPr>
        <w:t xml:space="preserve"> effective</w:t>
      </w:r>
      <w:r w:rsidRPr="00D516D6">
        <w:rPr>
          <w:spacing w:val="-3"/>
          <w:w w:val="95"/>
          <w:sz w:val="20"/>
          <w:lang w:val="en-GB"/>
        </w:rPr>
        <w:t xml:space="preserve"> </w:t>
      </w:r>
      <w:r w:rsidRPr="00D516D6">
        <w:rPr>
          <w:w w:val="95"/>
          <w:sz w:val="20"/>
          <w:lang w:val="en-GB"/>
        </w:rPr>
        <w:t>integration</w:t>
      </w:r>
      <w:r w:rsidRPr="00D516D6">
        <w:rPr>
          <w:spacing w:val="-3"/>
          <w:w w:val="95"/>
          <w:sz w:val="20"/>
          <w:lang w:val="en-GB"/>
        </w:rPr>
        <w:t xml:space="preserve"> </w:t>
      </w:r>
      <w:r w:rsidRPr="00D516D6">
        <w:rPr>
          <w:w w:val="95"/>
          <w:sz w:val="20"/>
          <w:lang w:val="en-GB"/>
        </w:rPr>
        <w:t>of</w:t>
      </w:r>
      <w:r w:rsidRPr="00D516D6">
        <w:rPr>
          <w:spacing w:val="-3"/>
          <w:w w:val="95"/>
          <w:sz w:val="20"/>
          <w:lang w:val="en-GB"/>
        </w:rPr>
        <w:t xml:space="preserve"> </w:t>
      </w:r>
      <w:r w:rsidRPr="00D516D6">
        <w:rPr>
          <w:w w:val="95"/>
          <w:sz w:val="20"/>
          <w:lang w:val="en-GB"/>
        </w:rPr>
        <w:t>a</w:t>
      </w:r>
      <w:r w:rsidRPr="00D516D6">
        <w:rPr>
          <w:spacing w:val="-3"/>
          <w:w w:val="95"/>
          <w:sz w:val="20"/>
          <w:lang w:val="en-GB"/>
        </w:rPr>
        <w:t xml:space="preserve"> </w:t>
      </w:r>
      <w:r w:rsidRPr="00D516D6">
        <w:rPr>
          <w:w w:val="95"/>
          <w:sz w:val="20"/>
          <w:lang w:val="en-GB"/>
        </w:rPr>
        <w:t>mobile</w:t>
      </w:r>
      <w:r w:rsidRPr="00D516D6">
        <w:rPr>
          <w:spacing w:val="-3"/>
          <w:w w:val="95"/>
          <w:sz w:val="20"/>
          <w:lang w:val="en-GB"/>
        </w:rPr>
        <w:t xml:space="preserve"> </w:t>
      </w:r>
      <w:r w:rsidRPr="00D516D6">
        <w:rPr>
          <w:w w:val="95"/>
          <w:sz w:val="20"/>
          <w:lang w:val="en-GB"/>
        </w:rPr>
        <w:t>application</w:t>
      </w:r>
      <w:r w:rsidRPr="00D516D6">
        <w:rPr>
          <w:spacing w:val="-3"/>
          <w:w w:val="95"/>
          <w:sz w:val="20"/>
          <w:lang w:val="en-GB"/>
        </w:rPr>
        <w:t xml:space="preserve"> </w:t>
      </w:r>
      <w:r w:rsidRPr="00D516D6">
        <w:rPr>
          <w:w w:val="95"/>
          <w:sz w:val="20"/>
          <w:lang w:val="en-GB"/>
        </w:rPr>
        <w:t>and</w:t>
      </w:r>
      <w:r w:rsidRPr="00D516D6">
        <w:rPr>
          <w:spacing w:val="-3"/>
          <w:w w:val="95"/>
          <w:sz w:val="20"/>
          <w:lang w:val="en-GB"/>
        </w:rPr>
        <w:t xml:space="preserve"> </w:t>
      </w:r>
      <w:r w:rsidRPr="00D516D6">
        <w:rPr>
          <w:w w:val="95"/>
          <w:sz w:val="20"/>
          <w:lang w:val="en-GB"/>
        </w:rPr>
        <w:t>an</w:t>
      </w:r>
      <w:r w:rsidRPr="00D516D6">
        <w:rPr>
          <w:spacing w:val="-3"/>
          <w:w w:val="95"/>
          <w:sz w:val="20"/>
          <w:lang w:val="en-GB"/>
        </w:rPr>
        <w:t xml:space="preserve"> </w:t>
      </w:r>
      <w:r w:rsidRPr="00D516D6">
        <w:rPr>
          <w:w w:val="95"/>
          <w:sz w:val="20"/>
          <w:lang w:val="en-GB"/>
        </w:rPr>
        <w:t>IoT</w:t>
      </w:r>
      <w:r w:rsidRPr="00D516D6">
        <w:rPr>
          <w:spacing w:val="-3"/>
          <w:w w:val="95"/>
          <w:sz w:val="20"/>
          <w:lang w:val="en-GB"/>
        </w:rPr>
        <w:t xml:space="preserve"> </w:t>
      </w:r>
      <w:r w:rsidRPr="00D516D6">
        <w:rPr>
          <w:w w:val="95"/>
          <w:sz w:val="20"/>
          <w:lang w:val="en-GB"/>
        </w:rPr>
        <w:t>device,</w:t>
      </w:r>
      <w:r w:rsidRPr="00D516D6">
        <w:rPr>
          <w:spacing w:val="-3"/>
          <w:w w:val="95"/>
          <w:sz w:val="20"/>
          <w:lang w:val="en-GB"/>
        </w:rPr>
        <w:t xml:space="preserve"> </w:t>
      </w:r>
      <w:r w:rsidRPr="00D516D6">
        <w:rPr>
          <w:w w:val="95"/>
          <w:sz w:val="20"/>
          <w:lang w:val="en-GB"/>
        </w:rPr>
        <w:t>enhancing</w:t>
      </w:r>
      <w:r w:rsidRPr="00D516D6">
        <w:rPr>
          <w:spacing w:val="-3"/>
          <w:w w:val="95"/>
          <w:sz w:val="20"/>
          <w:lang w:val="en-GB"/>
        </w:rPr>
        <w:t xml:space="preserve"> </w:t>
      </w:r>
      <w:r w:rsidRPr="00D516D6">
        <w:rPr>
          <w:w w:val="95"/>
          <w:sz w:val="20"/>
          <w:lang w:val="en-GB"/>
        </w:rPr>
        <w:t>academic</w:t>
      </w:r>
      <w:r w:rsidRPr="00D516D6">
        <w:rPr>
          <w:spacing w:val="-3"/>
          <w:w w:val="95"/>
          <w:sz w:val="20"/>
          <w:lang w:val="en-GB"/>
        </w:rPr>
        <w:t xml:space="preserve"> </w:t>
      </w:r>
      <w:r w:rsidRPr="00D516D6">
        <w:rPr>
          <w:w w:val="95"/>
          <w:sz w:val="20"/>
          <w:lang w:val="en-GB"/>
        </w:rPr>
        <w:t>supervision</w:t>
      </w:r>
      <w:r w:rsidRPr="00D516D6">
        <w:rPr>
          <w:spacing w:val="-3"/>
          <w:w w:val="95"/>
          <w:sz w:val="20"/>
          <w:lang w:val="en-GB"/>
        </w:rPr>
        <w:t xml:space="preserve"> </w:t>
      </w:r>
      <w:r w:rsidRPr="00D516D6">
        <w:rPr>
          <w:w w:val="95"/>
          <w:sz w:val="20"/>
          <w:lang w:val="en-GB"/>
        </w:rPr>
        <w:t>and</w:t>
      </w:r>
      <w:r w:rsidRPr="00D516D6">
        <w:rPr>
          <w:spacing w:val="-3"/>
          <w:w w:val="95"/>
          <w:sz w:val="20"/>
          <w:lang w:val="en-GB"/>
        </w:rPr>
        <w:t xml:space="preserve"> </w:t>
      </w:r>
      <w:r w:rsidRPr="00D516D6">
        <w:rPr>
          <w:w w:val="95"/>
          <w:sz w:val="20"/>
          <w:lang w:val="en-GB"/>
        </w:rPr>
        <w:t xml:space="preserve">student concentration. This methodology facilitates the analysis of children’s behaviour </w:t>
      </w:r>
      <w:r w:rsidR="008549EB">
        <w:rPr>
          <w:w w:val="95"/>
          <w:sz w:val="20"/>
          <w:lang w:val="en-GB"/>
        </w:rPr>
        <w:t>as</w:t>
      </w:r>
      <w:r w:rsidR="008549EB" w:rsidRPr="00D516D6">
        <w:rPr>
          <w:w w:val="95"/>
          <w:sz w:val="20"/>
          <w:lang w:val="en-GB"/>
        </w:rPr>
        <w:t xml:space="preserve"> </w:t>
      </w:r>
      <w:r w:rsidRPr="00D516D6">
        <w:rPr>
          <w:w w:val="95"/>
          <w:sz w:val="20"/>
          <w:lang w:val="en-GB"/>
        </w:rPr>
        <w:t xml:space="preserve">they </w:t>
      </w:r>
      <w:r w:rsidR="00A33F63" w:rsidRPr="00A33F63">
        <w:rPr>
          <w:w w:val="95"/>
          <w:sz w:val="20"/>
          <w:lang w:val="en-GB"/>
        </w:rPr>
        <w:t xml:space="preserve">undertake independent </w:t>
      </w:r>
      <w:r w:rsidRPr="00D516D6">
        <w:rPr>
          <w:w w:val="95"/>
          <w:sz w:val="20"/>
          <w:lang w:val="en-GB"/>
        </w:rPr>
        <w:t xml:space="preserve">school </w:t>
      </w:r>
      <w:r w:rsidRPr="00D516D6">
        <w:rPr>
          <w:sz w:val="20"/>
          <w:lang w:val="en-GB"/>
        </w:rPr>
        <w:t>tasks</w:t>
      </w:r>
      <w:r w:rsidR="00A33F63">
        <w:rPr>
          <w:sz w:val="20"/>
          <w:lang w:val="en-GB"/>
        </w:rPr>
        <w:t xml:space="preserve"> at home</w:t>
      </w:r>
      <w:r w:rsidRPr="00D516D6">
        <w:rPr>
          <w:sz w:val="20"/>
          <w:lang w:val="en-GB"/>
        </w:rPr>
        <w:t>.</w:t>
      </w:r>
    </w:p>
    <w:p w14:paraId="32A3320F" w14:textId="2763D0A1" w:rsidR="00AF779A" w:rsidRPr="00D516D6" w:rsidRDefault="00E9277B">
      <w:pPr>
        <w:pStyle w:val="Prrafodelista"/>
        <w:numPr>
          <w:ilvl w:val="0"/>
          <w:numId w:val="16"/>
        </w:numPr>
        <w:tabs>
          <w:tab w:val="left" w:pos="615"/>
        </w:tabs>
        <w:spacing w:before="159" w:line="244" w:lineRule="auto"/>
        <w:ind w:right="154"/>
        <w:jc w:val="both"/>
        <w:rPr>
          <w:sz w:val="20"/>
          <w:lang w:val="en-GB"/>
        </w:rPr>
      </w:pPr>
      <w:r w:rsidRPr="00D516D6">
        <w:rPr>
          <w:w w:val="95"/>
          <w:sz w:val="20"/>
          <w:lang w:val="en-GB"/>
        </w:rPr>
        <w:t>Usability</w:t>
      </w:r>
      <w:r w:rsidRPr="00D516D6">
        <w:rPr>
          <w:spacing w:val="-7"/>
          <w:w w:val="95"/>
          <w:sz w:val="20"/>
          <w:lang w:val="en-GB"/>
        </w:rPr>
        <w:t xml:space="preserve"> </w:t>
      </w:r>
      <w:r w:rsidRPr="00D516D6">
        <w:rPr>
          <w:w w:val="95"/>
          <w:sz w:val="20"/>
          <w:lang w:val="en-GB"/>
        </w:rPr>
        <w:t>Evaluation:</w:t>
      </w:r>
      <w:r w:rsidRPr="00D516D6">
        <w:rPr>
          <w:spacing w:val="-7"/>
          <w:w w:val="95"/>
          <w:sz w:val="20"/>
          <w:lang w:val="en-GB"/>
        </w:rPr>
        <w:t xml:space="preserve"> </w:t>
      </w:r>
      <w:r w:rsidRPr="00D516D6">
        <w:rPr>
          <w:w w:val="95"/>
          <w:sz w:val="20"/>
          <w:lang w:val="en-GB"/>
        </w:rPr>
        <w:t>The</w:t>
      </w:r>
      <w:r w:rsidRPr="00D516D6">
        <w:rPr>
          <w:spacing w:val="-7"/>
          <w:w w:val="95"/>
          <w:sz w:val="20"/>
          <w:lang w:val="en-GB"/>
        </w:rPr>
        <w:t xml:space="preserve"> </w:t>
      </w:r>
      <w:r w:rsidRPr="00D516D6">
        <w:rPr>
          <w:w w:val="95"/>
          <w:sz w:val="20"/>
          <w:lang w:val="en-GB"/>
        </w:rPr>
        <w:t>system’s</w:t>
      </w:r>
      <w:r w:rsidRPr="00D516D6">
        <w:rPr>
          <w:spacing w:val="-7"/>
          <w:w w:val="95"/>
          <w:sz w:val="20"/>
          <w:lang w:val="en-GB"/>
        </w:rPr>
        <w:t xml:space="preserve"> </w:t>
      </w:r>
      <w:r w:rsidRPr="00D516D6">
        <w:rPr>
          <w:w w:val="95"/>
          <w:sz w:val="20"/>
          <w:lang w:val="en-GB"/>
        </w:rPr>
        <w:t>usability</w:t>
      </w:r>
      <w:r w:rsidRPr="00D516D6">
        <w:rPr>
          <w:spacing w:val="-7"/>
          <w:w w:val="95"/>
          <w:sz w:val="20"/>
          <w:lang w:val="en-GB"/>
        </w:rPr>
        <w:t xml:space="preserve"> </w:t>
      </w:r>
      <w:r w:rsidRPr="00D516D6">
        <w:rPr>
          <w:w w:val="95"/>
          <w:sz w:val="20"/>
          <w:lang w:val="en-GB"/>
        </w:rPr>
        <w:t>was</w:t>
      </w:r>
      <w:r w:rsidRPr="00D516D6">
        <w:rPr>
          <w:spacing w:val="-7"/>
          <w:w w:val="95"/>
          <w:sz w:val="20"/>
          <w:lang w:val="en-GB"/>
        </w:rPr>
        <w:t xml:space="preserve"> </w:t>
      </w:r>
      <w:r w:rsidRPr="00D516D6">
        <w:rPr>
          <w:w w:val="95"/>
          <w:sz w:val="20"/>
          <w:lang w:val="en-GB"/>
        </w:rPr>
        <w:t>positively</w:t>
      </w:r>
      <w:r w:rsidRPr="00D516D6">
        <w:rPr>
          <w:spacing w:val="-7"/>
          <w:w w:val="95"/>
          <w:sz w:val="20"/>
          <w:lang w:val="en-GB"/>
        </w:rPr>
        <w:t xml:space="preserve"> </w:t>
      </w:r>
      <w:r w:rsidRPr="00D516D6">
        <w:rPr>
          <w:w w:val="95"/>
          <w:sz w:val="20"/>
          <w:lang w:val="en-GB"/>
        </w:rPr>
        <w:t>evaluated</w:t>
      </w:r>
      <w:r w:rsidRPr="00D516D6">
        <w:rPr>
          <w:spacing w:val="-7"/>
          <w:w w:val="95"/>
          <w:sz w:val="20"/>
          <w:lang w:val="en-GB"/>
        </w:rPr>
        <w:t xml:space="preserve"> </w:t>
      </w:r>
      <w:r w:rsidRPr="00D516D6">
        <w:rPr>
          <w:w w:val="95"/>
          <w:sz w:val="20"/>
          <w:lang w:val="en-GB"/>
        </w:rPr>
        <w:t>by</w:t>
      </w:r>
      <w:r w:rsidRPr="00D516D6">
        <w:rPr>
          <w:spacing w:val="-7"/>
          <w:w w:val="95"/>
          <w:sz w:val="20"/>
          <w:lang w:val="en-GB"/>
        </w:rPr>
        <w:t xml:space="preserve"> </w:t>
      </w:r>
      <w:r w:rsidRPr="00D516D6">
        <w:rPr>
          <w:w w:val="95"/>
          <w:sz w:val="20"/>
          <w:lang w:val="en-GB"/>
        </w:rPr>
        <w:t>tutors,</w:t>
      </w:r>
      <w:r w:rsidRPr="00D516D6">
        <w:rPr>
          <w:spacing w:val="-7"/>
          <w:w w:val="95"/>
          <w:sz w:val="20"/>
          <w:lang w:val="en-GB"/>
        </w:rPr>
        <w:t xml:space="preserve"> </w:t>
      </w:r>
      <w:r w:rsidRPr="00D516D6">
        <w:rPr>
          <w:w w:val="95"/>
          <w:sz w:val="20"/>
          <w:lang w:val="en-GB"/>
        </w:rPr>
        <w:t>achieving</w:t>
      </w:r>
      <w:r w:rsidRPr="00D516D6">
        <w:rPr>
          <w:spacing w:val="-7"/>
          <w:w w:val="95"/>
          <w:sz w:val="20"/>
          <w:lang w:val="en-GB"/>
        </w:rPr>
        <w:t xml:space="preserve"> </w:t>
      </w:r>
      <w:r w:rsidRPr="00D516D6">
        <w:rPr>
          <w:w w:val="95"/>
          <w:sz w:val="20"/>
          <w:lang w:val="en-GB"/>
        </w:rPr>
        <w:t>a</w:t>
      </w:r>
      <w:r w:rsidRPr="00D516D6">
        <w:rPr>
          <w:spacing w:val="-7"/>
          <w:w w:val="95"/>
          <w:sz w:val="20"/>
          <w:lang w:val="en-GB"/>
        </w:rPr>
        <w:t xml:space="preserve"> </w:t>
      </w:r>
      <w:r w:rsidRPr="00D516D6">
        <w:rPr>
          <w:w w:val="95"/>
          <w:sz w:val="20"/>
          <w:lang w:val="en-GB"/>
        </w:rPr>
        <w:t>notable</w:t>
      </w:r>
      <w:r w:rsidRPr="00D516D6">
        <w:rPr>
          <w:spacing w:val="-7"/>
          <w:w w:val="95"/>
          <w:sz w:val="20"/>
          <w:lang w:val="en-GB"/>
        </w:rPr>
        <w:t xml:space="preserve"> </w:t>
      </w:r>
      <w:r w:rsidRPr="00D516D6">
        <w:rPr>
          <w:w w:val="95"/>
          <w:sz w:val="20"/>
          <w:lang w:val="en-GB"/>
        </w:rPr>
        <w:t>81.46%</w:t>
      </w:r>
      <w:r w:rsidRPr="00D516D6">
        <w:rPr>
          <w:spacing w:val="-7"/>
          <w:w w:val="95"/>
          <w:sz w:val="20"/>
          <w:lang w:val="en-GB"/>
        </w:rPr>
        <w:t xml:space="preserve"> </w:t>
      </w:r>
      <w:r w:rsidRPr="00D516D6">
        <w:rPr>
          <w:w w:val="95"/>
          <w:sz w:val="20"/>
          <w:lang w:val="en-GB"/>
        </w:rPr>
        <w:t xml:space="preserve">on the </w:t>
      </w:r>
      <w:r w:rsidRPr="00D516D6">
        <w:rPr>
          <w:w w:val="95"/>
          <w:sz w:val="20"/>
          <w:lang w:val="en-GB"/>
        </w:rPr>
        <w:t>System Usability Scale (SUS). This highlights the system’s benefits for improving student concentration and providing informative support to parents.</w:t>
      </w:r>
    </w:p>
    <w:p w14:paraId="39C42EE9" w14:textId="4136B9D6" w:rsidR="00AF779A" w:rsidRPr="00D516D6" w:rsidRDefault="00E9277B">
      <w:pPr>
        <w:pStyle w:val="Prrafodelista"/>
        <w:numPr>
          <w:ilvl w:val="0"/>
          <w:numId w:val="16"/>
        </w:numPr>
        <w:tabs>
          <w:tab w:val="left" w:pos="615"/>
        </w:tabs>
        <w:spacing w:before="159" w:line="244" w:lineRule="auto"/>
        <w:ind w:right="154"/>
        <w:jc w:val="both"/>
        <w:rPr>
          <w:sz w:val="20"/>
          <w:lang w:val="en-GB"/>
        </w:rPr>
      </w:pPr>
      <w:r w:rsidRPr="00D516D6">
        <w:rPr>
          <w:w w:val="95"/>
          <w:sz w:val="20"/>
          <w:lang w:val="en-GB"/>
        </w:rPr>
        <w:t>Visual and Auditory Alerts: Tutors emphasised the importance of visual and auditory alerts to keep student</w:t>
      </w:r>
      <w:r w:rsidRPr="00D516D6">
        <w:rPr>
          <w:w w:val="95"/>
          <w:sz w:val="20"/>
          <w:lang w:val="en-GB"/>
        </w:rPr>
        <w:t xml:space="preserve">s </w:t>
      </w:r>
      <w:r w:rsidR="008549EB" w:rsidRPr="008549EB">
        <w:rPr>
          <w:w w:val="95"/>
          <w:sz w:val="20"/>
          <w:lang w:val="en-GB"/>
        </w:rPr>
        <w:t>attentive</w:t>
      </w:r>
      <w:r w:rsidRPr="00D516D6">
        <w:rPr>
          <w:w w:val="95"/>
          <w:sz w:val="20"/>
          <w:lang w:val="en-GB"/>
        </w:rPr>
        <w:t xml:space="preserve">. The system includes features that allow customisation of audio and visual messages, helping maintain children’s </w:t>
      </w:r>
      <w:r w:rsidR="008549EB" w:rsidRPr="008549EB">
        <w:rPr>
          <w:w w:val="95"/>
          <w:sz w:val="20"/>
          <w:lang w:val="en-GB"/>
        </w:rPr>
        <w:t>focus</w:t>
      </w:r>
      <w:r w:rsidRPr="00D516D6">
        <w:rPr>
          <w:w w:val="95"/>
          <w:sz w:val="20"/>
          <w:lang w:val="en-GB"/>
        </w:rPr>
        <w:t xml:space="preserve"> during academic activities.</w:t>
      </w:r>
    </w:p>
    <w:p w14:paraId="364862BB" w14:textId="77777777" w:rsidR="00AF779A" w:rsidRPr="00D516D6" w:rsidRDefault="00E9277B">
      <w:pPr>
        <w:pStyle w:val="Prrafodelista"/>
        <w:numPr>
          <w:ilvl w:val="0"/>
          <w:numId w:val="16"/>
        </w:numPr>
        <w:tabs>
          <w:tab w:val="left" w:pos="615"/>
        </w:tabs>
        <w:spacing w:before="160" w:line="244" w:lineRule="auto"/>
        <w:ind w:right="154"/>
        <w:jc w:val="both"/>
        <w:rPr>
          <w:sz w:val="20"/>
          <w:lang w:val="en-GB"/>
        </w:rPr>
      </w:pPr>
      <w:r w:rsidRPr="00D516D6">
        <w:rPr>
          <w:w w:val="95"/>
          <w:sz w:val="20"/>
          <w:lang w:val="en-GB"/>
        </w:rPr>
        <w:t xml:space="preserve">Impact on Education: </w:t>
      </w:r>
      <w:proofErr w:type="spellStart"/>
      <w:r w:rsidRPr="00D516D6">
        <w:rPr>
          <w:w w:val="95"/>
          <w:sz w:val="20"/>
          <w:lang w:val="en-GB"/>
        </w:rPr>
        <w:t>Torddis</w:t>
      </w:r>
      <w:proofErr w:type="spellEnd"/>
      <w:r w:rsidRPr="00D516D6">
        <w:rPr>
          <w:w w:val="95"/>
          <w:sz w:val="20"/>
          <w:lang w:val="en-GB"/>
        </w:rPr>
        <w:t xml:space="preserve"> promises a significant impact on education, positioning itself as a</w:t>
      </w:r>
      <w:r w:rsidRPr="00D516D6">
        <w:rPr>
          <w:w w:val="95"/>
          <w:sz w:val="20"/>
          <w:lang w:val="en-GB"/>
        </w:rPr>
        <w:t xml:space="preserve"> strong ally</w:t>
      </w:r>
      <w:r w:rsidRPr="00D516D6">
        <w:rPr>
          <w:spacing w:val="80"/>
          <w:sz w:val="20"/>
          <w:lang w:val="en-GB"/>
        </w:rPr>
        <w:t xml:space="preserve"> </w:t>
      </w:r>
      <w:r w:rsidRPr="00D516D6">
        <w:rPr>
          <w:w w:val="95"/>
          <w:sz w:val="20"/>
          <w:lang w:val="en-GB"/>
        </w:rPr>
        <w:t>in learning and offering opportunities for further development. The integration of advanced technologies for real-time</w:t>
      </w:r>
      <w:r w:rsidRPr="00D516D6">
        <w:rPr>
          <w:spacing w:val="-2"/>
          <w:w w:val="95"/>
          <w:sz w:val="20"/>
          <w:lang w:val="en-GB"/>
        </w:rPr>
        <w:t xml:space="preserve"> </w:t>
      </w:r>
      <w:r w:rsidRPr="00D516D6">
        <w:rPr>
          <w:w w:val="95"/>
          <w:sz w:val="20"/>
          <w:lang w:val="en-GB"/>
        </w:rPr>
        <w:t>detection</w:t>
      </w:r>
      <w:r w:rsidRPr="00D516D6">
        <w:rPr>
          <w:spacing w:val="-2"/>
          <w:w w:val="95"/>
          <w:sz w:val="20"/>
          <w:lang w:val="en-GB"/>
        </w:rPr>
        <w:t xml:space="preserve"> </w:t>
      </w:r>
      <w:r w:rsidRPr="00D516D6">
        <w:rPr>
          <w:w w:val="95"/>
          <w:sz w:val="20"/>
          <w:lang w:val="en-GB"/>
        </w:rPr>
        <w:t>and</w:t>
      </w:r>
      <w:r w:rsidRPr="00D516D6">
        <w:rPr>
          <w:spacing w:val="-2"/>
          <w:w w:val="95"/>
          <w:sz w:val="20"/>
          <w:lang w:val="en-GB"/>
        </w:rPr>
        <w:t xml:space="preserve"> </w:t>
      </w:r>
      <w:r w:rsidRPr="00D516D6">
        <w:rPr>
          <w:w w:val="95"/>
          <w:sz w:val="20"/>
          <w:lang w:val="en-GB"/>
        </w:rPr>
        <w:t>response</w:t>
      </w:r>
      <w:r w:rsidRPr="00D516D6">
        <w:rPr>
          <w:spacing w:val="-2"/>
          <w:w w:val="95"/>
          <w:sz w:val="20"/>
          <w:lang w:val="en-GB"/>
        </w:rPr>
        <w:t xml:space="preserve"> </w:t>
      </w:r>
      <w:r w:rsidRPr="00D516D6">
        <w:rPr>
          <w:w w:val="95"/>
          <w:sz w:val="20"/>
          <w:lang w:val="en-GB"/>
        </w:rPr>
        <w:t>to</w:t>
      </w:r>
      <w:r w:rsidRPr="00D516D6">
        <w:rPr>
          <w:spacing w:val="-2"/>
          <w:w w:val="95"/>
          <w:sz w:val="20"/>
          <w:lang w:val="en-GB"/>
        </w:rPr>
        <w:t xml:space="preserve"> </w:t>
      </w:r>
      <w:r w:rsidRPr="00D516D6">
        <w:rPr>
          <w:w w:val="95"/>
          <w:sz w:val="20"/>
          <w:lang w:val="en-GB"/>
        </w:rPr>
        <w:t>distractions</w:t>
      </w:r>
      <w:r w:rsidRPr="00D516D6">
        <w:rPr>
          <w:spacing w:val="-2"/>
          <w:w w:val="95"/>
          <w:sz w:val="20"/>
          <w:lang w:val="en-GB"/>
        </w:rPr>
        <w:t xml:space="preserve"> </w:t>
      </w:r>
      <w:r w:rsidRPr="00D516D6">
        <w:rPr>
          <w:w w:val="95"/>
          <w:sz w:val="20"/>
          <w:lang w:val="en-GB"/>
        </w:rPr>
        <w:t>underscores</w:t>
      </w:r>
      <w:r w:rsidRPr="00D516D6">
        <w:rPr>
          <w:spacing w:val="-2"/>
          <w:w w:val="95"/>
          <w:sz w:val="20"/>
          <w:lang w:val="en-GB"/>
        </w:rPr>
        <w:t xml:space="preserve"> </w:t>
      </w:r>
      <w:r w:rsidRPr="00D516D6">
        <w:rPr>
          <w:w w:val="95"/>
          <w:sz w:val="20"/>
          <w:lang w:val="en-GB"/>
        </w:rPr>
        <w:t>the</w:t>
      </w:r>
      <w:r w:rsidRPr="00D516D6">
        <w:rPr>
          <w:spacing w:val="-2"/>
          <w:w w:val="95"/>
          <w:sz w:val="20"/>
          <w:lang w:val="en-GB"/>
        </w:rPr>
        <w:t xml:space="preserve"> </w:t>
      </w:r>
      <w:r w:rsidRPr="00D516D6">
        <w:rPr>
          <w:w w:val="95"/>
          <w:sz w:val="20"/>
          <w:lang w:val="en-GB"/>
        </w:rPr>
        <w:t>relevance</w:t>
      </w:r>
      <w:r w:rsidRPr="00D516D6">
        <w:rPr>
          <w:spacing w:val="-2"/>
          <w:w w:val="95"/>
          <w:sz w:val="20"/>
          <w:lang w:val="en-GB"/>
        </w:rPr>
        <w:t xml:space="preserve"> </w:t>
      </w:r>
      <w:r w:rsidRPr="00D516D6">
        <w:rPr>
          <w:w w:val="95"/>
          <w:sz w:val="20"/>
          <w:lang w:val="en-GB"/>
        </w:rPr>
        <w:t>of</w:t>
      </w:r>
      <w:r w:rsidRPr="00D516D6">
        <w:rPr>
          <w:spacing w:val="-2"/>
          <w:w w:val="95"/>
          <w:sz w:val="20"/>
          <w:lang w:val="en-GB"/>
        </w:rPr>
        <w:t xml:space="preserve"> </w:t>
      </w:r>
      <w:r w:rsidRPr="00D516D6">
        <w:rPr>
          <w:w w:val="95"/>
          <w:sz w:val="20"/>
          <w:lang w:val="en-GB"/>
        </w:rPr>
        <w:t>technological</w:t>
      </w:r>
      <w:r w:rsidRPr="00D516D6">
        <w:rPr>
          <w:spacing w:val="-2"/>
          <w:w w:val="95"/>
          <w:sz w:val="20"/>
          <w:lang w:val="en-GB"/>
        </w:rPr>
        <w:t xml:space="preserve"> </w:t>
      </w:r>
      <w:r w:rsidRPr="00D516D6">
        <w:rPr>
          <w:w w:val="95"/>
          <w:sz w:val="20"/>
          <w:lang w:val="en-GB"/>
        </w:rPr>
        <w:t>innovation</w:t>
      </w:r>
      <w:r w:rsidRPr="00D516D6">
        <w:rPr>
          <w:spacing w:val="-2"/>
          <w:w w:val="95"/>
          <w:sz w:val="20"/>
          <w:lang w:val="en-GB"/>
        </w:rPr>
        <w:t xml:space="preserve"> </w:t>
      </w:r>
      <w:r w:rsidRPr="00D516D6">
        <w:rPr>
          <w:w w:val="95"/>
          <w:sz w:val="20"/>
          <w:lang w:val="en-GB"/>
        </w:rPr>
        <w:t>in</w:t>
      </w:r>
      <w:r w:rsidRPr="00D516D6">
        <w:rPr>
          <w:spacing w:val="-2"/>
          <w:w w:val="95"/>
          <w:sz w:val="20"/>
          <w:lang w:val="en-GB"/>
        </w:rPr>
        <w:t xml:space="preserve"> </w:t>
      </w:r>
      <w:r w:rsidRPr="00D516D6">
        <w:rPr>
          <w:w w:val="95"/>
          <w:sz w:val="20"/>
          <w:lang w:val="en-GB"/>
        </w:rPr>
        <w:t xml:space="preserve">the </w:t>
      </w:r>
      <w:r w:rsidRPr="00D516D6">
        <w:rPr>
          <w:sz w:val="20"/>
          <w:lang w:val="en-GB"/>
        </w:rPr>
        <w:t>educational field.</w:t>
      </w:r>
    </w:p>
    <w:p w14:paraId="120081B8" w14:textId="77777777" w:rsidR="00AF779A" w:rsidRPr="00D516D6" w:rsidRDefault="00AF779A">
      <w:pPr>
        <w:spacing w:line="244" w:lineRule="auto"/>
        <w:jc w:val="both"/>
        <w:rPr>
          <w:sz w:val="20"/>
          <w:lang w:val="en-GB"/>
        </w:rPr>
        <w:sectPr w:rsidR="00AF779A" w:rsidRPr="00D516D6">
          <w:headerReference w:type="default" r:id="rId13"/>
          <w:pgSz w:w="10890" w:h="14860"/>
          <w:pgMar w:top="2380" w:right="620" w:bottom="280" w:left="660" w:header="1008" w:footer="0" w:gutter="0"/>
          <w:cols w:space="720"/>
        </w:sectPr>
      </w:pPr>
    </w:p>
    <w:p w14:paraId="387D24E5" w14:textId="20731E0D" w:rsidR="00AF779A" w:rsidRPr="00D516D6" w:rsidRDefault="007F7812">
      <w:pPr>
        <w:pStyle w:val="Ttulo"/>
        <w:spacing w:line="230" w:lineRule="auto"/>
        <w:rPr>
          <w:rFonts w:ascii="Lucida Sans Unicode" w:hAnsi="Lucida Sans Unicode"/>
          <w:sz w:val="24"/>
          <w:lang w:val="en-GB"/>
        </w:rPr>
      </w:pPr>
      <w:bookmarkStart w:id="11" w:name="_Hlk170286366"/>
      <w:proofErr w:type="spellStart"/>
      <w:r>
        <w:lastRenderedPageBreak/>
        <w:t>Torddis</w:t>
      </w:r>
      <w:proofErr w:type="spellEnd"/>
      <w:r>
        <w:t xml:space="preserve">: A Real-Time </w:t>
      </w:r>
      <w:r w:rsidRPr="00D516D6">
        <w:rPr>
          <w:w w:val="95"/>
          <w:lang w:val="en-GB"/>
        </w:rPr>
        <w:t>IoT System for Detecting Distractions in Children</w:t>
      </w:r>
      <w:r>
        <w:t>'s Home-</w:t>
      </w:r>
      <w:proofErr w:type="gramStart"/>
      <w:r>
        <w:t xml:space="preserve">Based </w:t>
      </w:r>
      <w:r w:rsidRPr="00D516D6">
        <w:rPr>
          <w:w w:val="95"/>
          <w:lang w:val="en-GB"/>
        </w:rPr>
        <w:t xml:space="preserve"> </w:t>
      </w:r>
      <w:r w:rsidRPr="00D516D6">
        <w:rPr>
          <w:lang w:val="en-GB"/>
        </w:rPr>
        <w:t>Academic</w:t>
      </w:r>
      <w:proofErr w:type="gramEnd"/>
      <w:r w:rsidRPr="00D516D6">
        <w:rPr>
          <w:lang w:val="en-GB"/>
        </w:rPr>
        <w:t xml:space="preserve"> Activities</w:t>
      </w:r>
      <w:bookmarkEnd w:id="11"/>
    </w:p>
    <w:p w14:paraId="33FD2FBF" w14:textId="65F8931A" w:rsidR="00AF779A" w:rsidRPr="00A94E0D" w:rsidRDefault="00E9277B">
      <w:pPr>
        <w:spacing w:before="209" w:line="283" w:lineRule="exact"/>
        <w:ind w:left="116"/>
        <w:rPr>
          <w:sz w:val="24"/>
          <w:lang w:val="es-ES"/>
        </w:rPr>
      </w:pPr>
      <w:commentRangeStart w:id="12"/>
      <w:r w:rsidRPr="00A94E0D">
        <w:rPr>
          <w:color w:val="7F7F7F"/>
          <w:w w:val="95"/>
          <w:sz w:val="24"/>
          <w:lang w:val="es-ES"/>
        </w:rPr>
        <w:t>Gleiston</w:t>
      </w:r>
      <w:r w:rsidRPr="00A94E0D">
        <w:rPr>
          <w:color w:val="7F7F7F"/>
          <w:spacing w:val="18"/>
          <w:sz w:val="24"/>
          <w:lang w:val="es-ES"/>
        </w:rPr>
        <w:t xml:space="preserve"> </w:t>
      </w:r>
      <w:commentRangeEnd w:id="12"/>
      <w:r w:rsidR="00D516D6">
        <w:rPr>
          <w:rStyle w:val="Refdecomentario"/>
        </w:rPr>
        <w:commentReference w:id="12"/>
      </w:r>
      <w:r w:rsidRPr="00A94E0D">
        <w:rPr>
          <w:w w:val="95"/>
          <w:sz w:val="24"/>
          <w:lang w:val="es-ES"/>
        </w:rPr>
        <w:t>Guerrero-</w:t>
      </w:r>
      <w:commentRangeStart w:id="13"/>
      <w:r w:rsidRPr="00A94E0D">
        <w:rPr>
          <w:w w:val="95"/>
          <w:sz w:val="24"/>
          <w:lang w:val="es-ES"/>
        </w:rPr>
        <w:t>Ulloa</w:t>
      </w:r>
      <w:r w:rsidRPr="00A94E0D">
        <w:rPr>
          <w:rFonts w:ascii="Times New Roman" w:hAnsi="Times New Roman"/>
          <w:i/>
          <w:w w:val="95"/>
          <w:position w:val="8"/>
          <w:sz w:val="16"/>
          <w:lang w:val="es-ES"/>
        </w:rPr>
        <w:t>a</w:t>
      </w:r>
      <w:commentRangeEnd w:id="13"/>
      <w:r w:rsidR="00981A2B">
        <w:rPr>
          <w:rStyle w:val="Refdecomentario"/>
        </w:rPr>
        <w:commentReference w:id="13"/>
      </w:r>
      <w:r w:rsidRPr="00A94E0D">
        <w:rPr>
          <w:w w:val="95"/>
          <w:sz w:val="24"/>
          <w:lang w:val="es-ES"/>
        </w:rPr>
        <w:t>,</w:t>
      </w:r>
      <w:r w:rsidRPr="00A94E0D">
        <w:rPr>
          <w:spacing w:val="64"/>
          <w:w w:val="150"/>
          <w:sz w:val="24"/>
          <w:lang w:val="es-ES"/>
        </w:rPr>
        <w:t xml:space="preserve"> </w:t>
      </w:r>
      <w:r w:rsidRPr="00A94E0D">
        <w:rPr>
          <w:color w:val="7F7F7F"/>
          <w:w w:val="95"/>
          <w:sz w:val="24"/>
          <w:lang w:val="es-ES"/>
        </w:rPr>
        <w:t>Carlos</w:t>
      </w:r>
      <w:r w:rsidRPr="00A94E0D">
        <w:rPr>
          <w:color w:val="7F7F7F"/>
          <w:spacing w:val="18"/>
          <w:sz w:val="24"/>
          <w:lang w:val="es-ES"/>
        </w:rPr>
        <w:t xml:space="preserve"> </w:t>
      </w:r>
      <w:r w:rsidRPr="00A94E0D">
        <w:rPr>
          <w:w w:val="95"/>
          <w:sz w:val="24"/>
          <w:lang w:val="es-ES"/>
        </w:rPr>
        <w:t>Almeida-Dueñas</w:t>
      </w:r>
      <w:r w:rsidRPr="00A94E0D">
        <w:rPr>
          <w:rFonts w:ascii="Times New Roman" w:hAnsi="Times New Roman"/>
          <w:i/>
          <w:w w:val="95"/>
          <w:position w:val="8"/>
          <w:sz w:val="16"/>
          <w:lang w:val="es-ES"/>
        </w:rPr>
        <w:t>a</w:t>
      </w:r>
      <w:r w:rsidRPr="00A94E0D">
        <w:rPr>
          <w:w w:val="95"/>
          <w:sz w:val="24"/>
          <w:lang w:val="es-ES"/>
        </w:rPr>
        <w:t>,</w:t>
      </w:r>
      <w:r w:rsidRPr="00A94E0D">
        <w:rPr>
          <w:spacing w:val="64"/>
          <w:w w:val="150"/>
          <w:sz w:val="24"/>
          <w:lang w:val="es-ES"/>
        </w:rPr>
        <w:t xml:space="preserve"> </w:t>
      </w:r>
      <w:r w:rsidRPr="00A94E0D">
        <w:rPr>
          <w:color w:val="7F7F7F"/>
          <w:w w:val="95"/>
          <w:sz w:val="24"/>
          <w:lang w:val="es-ES"/>
        </w:rPr>
        <w:t>John</w:t>
      </w:r>
      <w:r w:rsidRPr="00A94E0D">
        <w:rPr>
          <w:color w:val="7F7F7F"/>
          <w:spacing w:val="19"/>
          <w:sz w:val="24"/>
          <w:lang w:val="es-ES"/>
        </w:rPr>
        <w:t xml:space="preserve"> </w:t>
      </w:r>
      <w:proofErr w:type="spellStart"/>
      <w:r w:rsidRPr="00A94E0D">
        <w:rPr>
          <w:w w:val="95"/>
          <w:sz w:val="24"/>
          <w:lang w:val="es-ES"/>
        </w:rPr>
        <w:t>Plazarte</w:t>
      </w:r>
      <w:proofErr w:type="spellEnd"/>
      <w:r w:rsidRPr="00A94E0D">
        <w:rPr>
          <w:w w:val="95"/>
          <w:sz w:val="24"/>
          <w:lang w:val="es-ES"/>
        </w:rPr>
        <w:t>-</w:t>
      </w:r>
      <w:r w:rsidRPr="00A94E0D">
        <w:rPr>
          <w:spacing w:val="-2"/>
          <w:w w:val="95"/>
          <w:sz w:val="24"/>
          <w:lang w:val="es-ES"/>
        </w:rPr>
        <w:t>Suárez</w:t>
      </w:r>
      <w:r w:rsidRPr="00A94E0D">
        <w:rPr>
          <w:rFonts w:ascii="Times New Roman" w:hAnsi="Times New Roman"/>
          <w:i/>
          <w:spacing w:val="-2"/>
          <w:w w:val="95"/>
          <w:position w:val="8"/>
          <w:sz w:val="16"/>
          <w:lang w:val="es-ES"/>
        </w:rPr>
        <w:t>a</w:t>
      </w:r>
      <w:r w:rsidRPr="00A94E0D">
        <w:rPr>
          <w:spacing w:val="-2"/>
          <w:w w:val="95"/>
          <w:sz w:val="24"/>
          <w:lang w:val="es-ES"/>
        </w:rPr>
        <w:t>,</w:t>
      </w:r>
    </w:p>
    <w:p w14:paraId="131D81F7" w14:textId="6F8D67B4" w:rsidR="00AF779A" w:rsidRPr="00A94E0D" w:rsidRDefault="00E9277B">
      <w:pPr>
        <w:spacing w:line="281" w:lineRule="exact"/>
        <w:ind w:left="116"/>
        <w:rPr>
          <w:rFonts w:ascii="Times New Roman" w:hAnsi="Times New Roman"/>
          <w:i/>
          <w:sz w:val="16"/>
          <w:lang w:val="es-ES"/>
        </w:rPr>
      </w:pPr>
      <w:commentRangeStart w:id="14"/>
      <w:commentRangeStart w:id="15"/>
      <w:commentRangeStart w:id="16"/>
      <w:proofErr w:type="spellStart"/>
      <w:r w:rsidRPr="00A94E0D">
        <w:rPr>
          <w:color w:val="7F7F7F"/>
          <w:w w:val="95"/>
          <w:sz w:val="24"/>
          <w:lang w:val="es-ES"/>
        </w:rPr>
        <w:t>Orlanzo</w:t>
      </w:r>
      <w:proofErr w:type="spellEnd"/>
      <w:r w:rsidRPr="00A94E0D">
        <w:rPr>
          <w:color w:val="7F7F7F"/>
          <w:spacing w:val="8"/>
          <w:sz w:val="24"/>
          <w:lang w:val="es-ES"/>
        </w:rPr>
        <w:t xml:space="preserve"> </w:t>
      </w:r>
      <w:commentRangeEnd w:id="14"/>
      <w:r w:rsidR="00DE13F4">
        <w:rPr>
          <w:rStyle w:val="Refdecomentario"/>
        </w:rPr>
        <w:commentReference w:id="14"/>
      </w:r>
      <w:commentRangeEnd w:id="15"/>
      <w:r w:rsidR="00E46D94">
        <w:rPr>
          <w:rStyle w:val="Refdecomentario"/>
        </w:rPr>
        <w:commentReference w:id="15"/>
      </w:r>
      <w:commentRangeEnd w:id="16"/>
      <w:r w:rsidR="00E46D94">
        <w:rPr>
          <w:rStyle w:val="Refdecomentario"/>
        </w:rPr>
        <w:commentReference w:id="16"/>
      </w:r>
      <w:r w:rsidRPr="00A94E0D">
        <w:rPr>
          <w:w w:val="95"/>
          <w:sz w:val="24"/>
          <w:lang w:val="es-ES"/>
        </w:rPr>
        <w:t>Erazo-Moreta</w:t>
      </w:r>
      <w:r w:rsidRPr="00A94E0D">
        <w:rPr>
          <w:rFonts w:ascii="Times New Roman" w:hAnsi="Times New Roman"/>
          <w:i/>
          <w:w w:val="95"/>
          <w:position w:val="8"/>
          <w:sz w:val="16"/>
          <w:lang w:val="es-ES"/>
        </w:rPr>
        <w:t>a</w:t>
      </w:r>
      <w:r w:rsidRPr="00A94E0D">
        <w:rPr>
          <w:w w:val="95"/>
          <w:sz w:val="24"/>
          <w:lang w:val="es-ES"/>
        </w:rPr>
        <w:t>,</w:t>
      </w:r>
      <w:r w:rsidRPr="00A94E0D">
        <w:rPr>
          <w:spacing w:val="70"/>
          <w:sz w:val="24"/>
          <w:lang w:val="es-ES"/>
        </w:rPr>
        <w:t xml:space="preserve"> </w:t>
      </w:r>
      <w:r w:rsidR="00981A2B" w:rsidRPr="00A94E0D">
        <w:rPr>
          <w:color w:val="7F7F7F"/>
          <w:w w:val="95"/>
          <w:sz w:val="24"/>
          <w:lang w:val="es-ES"/>
        </w:rPr>
        <w:t>Carlos</w:t>
      </w:r>
      <w:r w:rsidR="00981A2B" w:rsidRPr="00A94E0D">
        <w:rPr>
          <w:color w:val="7F7F7F"/>
          <w:spacing w:val="9"/>
          <w:sz w:val="24"/>
          <w:lang w:val="es-ES"/>
        </w:rPr>
        <w:t xml:space="preserve"> </w:t>
      </w:r>
      <w:r w:rsidR="00981A2B" w:rsidRPr="00A94E0D">
        <w:rPr>
          <w:w w:val="95"/>
          <w:sz w:val="24"/>
          <w:lang w:val="es-ES"/>
        </w:rPr>
        <w:t>Rodríguez-</w:t>
      </w:r>
      <w:proofErr w:type="gramStart"/>
      <w:r w:rsidR="00981A2B" w:rsidRPr="00A94E0D">
        <w:rPr>
          <w:spacing w:val="-2"/>
          <w:w w:val="95"/>
          <w:sz w:val="24"/>
          <w:lang w:val="es-ES"/>
        </w:rPr>
        <w:t>Domínguez</w:t>
      </w:r>
      <w:r w:rsidR="00981A2B" w:rsidRPr="00A94E0D">
        <w:rPr>
          <w:rFonts w:ascii="Times New Roman" w:hAnsi="Times New Roman"/>
          <w:i/>
          <w:spacing w:val="-2"/>
          <w:w w:val="95"/>
          <w:position w:val="8"/>
          <w:sz w:val="16"/>
          <w:lang w:val="es-ES"/>
        </w:rPr>
        <w:t>b</w:t>
      </w:r>
      <w:r w:rsidR="00981A2B" w:rsidRPr="008C6152">
        <w:rPr>
          <w:w w:val="95"/>
          <w:position w:val="8"/>
          <w:sz w:val="16"/>
          <w:lang w:val="es-ES"/>
        </w:rPr>
        <w:t>,∗</w:t>
      </w:r>
      <w:proofErr w:type="gramEnd"/>
      <w:r w:rsidR="00981A2B" w:rsidRPr="00A94E0D" w:rsidDel="00981A2B">
        <w:rPr>
          <w:color w:val="7F7F7F"/>
          <w:w w:val="95"/>
          <w:sz w:val="24"/>
          <w:lang w:val="es-ES"/>
        </w:rPr>
        <w:t xml:space="preserve"> </w:t>
      </w:r>
      <w:r w:rsidRPr="00A94E0D">
        <w:rPr>
          <w:w w:val="95"/>
          <w:sz w:val="24"/>
          <w:lang w:val="es-ES"/>
        </w:rPr>
        <w:t>and</w:t>
      </w:r>
      <w:r w:rsidRPr="00A94E0D">
        <w:rPr>
          <w:spacing w:val="69"/>
          <w:sz w:val="24"/>
          <w:lang w:val="es-ES"/>
        </w:rPr>
        <w:t xml:space="preserve"> </w:t>
      </w:r>
      <w:r w:rsidR="00981A2B" w:rsidRPr="00A94E0D">
        <w:rPr>
          <w:color w:val="7F7F7F"/>
          <w:w w:val="95"/>
          <w:sz w:val="24"/>
          <w:lang w:val="es-ES"/>
        </w:rPr>
        <w:t>Miguel</w:t>
      </w:r>
      <w:r w:rsidR="00981A2B" w:rsidRPr="00A94E0D">
        <w:rPr>
          <w:color w:val="7F7F7F"/>
          <w:spacing w:val="8"/>
          <w:sz w:val="24"/>
          <w:lang w:val="es-ES"/>
        </w:rPr>
        <w:t xml:space="preserve"> </w:t>
      </w:r>
      <w:r w:rsidR="00981A2B" w:rsidRPr="00A94E0D">
        <w:rPr>
          <w:color w:val="7F7F7F"/>
          <w:w w:val="95"/>
          <w:sz w:val="24"/>
          <w:lang w:val="es-ES"/>
        </w:rPr>
        <w:t>J.</w:t>
      </w:r>
      <w:r w:rsidR="00981A2B" w:rsidRPr="00A94E0D">
        <w:rPr>
          <w:color w:val="7F7F7F"/>
          <w:spacing w:val="9"/>
          <w:sz w:val="24"/>
          <w:lang w:val="es-ES"/>
        </w:rPr>
        <w:t xml:space="preserve"> </w:t>
      </w:r>
      <w:r w:rsidR="00981A2B" w:rsidRPr="00A94E0D">
        <w:rPr>
          <w:w w:val="95"/>
          <w:sz w:val="24"/>
          <w:lang w:val="es-ES"/>
        </w:rPr>
        <w:t>Hornos</w:t>
      </w:r>
      <w:r w:rsidR="00981A2B" w:rsidRPr="00A94E0D">
        <w:rPr>
          <w:rFonts w:ascii="Times New Roman" w:hAnsi="Times New Roman"/>
          <w:i/>
          <w:w w:val="95"/>
          <w:position w:val="8"/>
          <w:sz w:val="16"/>
          <w:lang w:val="es-ES"/>
        </w:rPr>
        <w:t>b</w:t>
      </w:r>
      <w:r w:rsidR="00981A2B" w:rsidRPr="00A94E0D">
        <w:rPr>
          <w:rFonts w:ascii="Times New Roman" w:hAnsi="Times New Roman"/>
          <w:i/>
          <w:spacing w:val="32"/>
          <w:position w:val="8"/>
          <w:sz w:val="16"/>
          <w:lang w:val="es-ES"/>
        </w:rPr>
        <w:t xml:space="preserve"> </w:t>
      </w:r>
    </w:p>
    <w:p w14:paraId="6E0F9075" w14:textId="77777777" w:rsidR="00AF779A" w:rsidRPr="00D516D6" w:rsidRDefault="00E9277B">
      <w:pPr>
        <w:spacing w:before="203"/>
        <w:ind w:left="116"/>
        <w:rPr>
          <w:rFonts w:ascii="Times New Roman"/>
          <w:i/>
          <w:sz w:val="16"/>
          <w:lang w:val="en-GB"/>
        </w:rPr>
      </w:pPr>
      <w:r w:rsidRPr="00D516D6">
        <w:rPr>
          <w:rFonts w:ascii="Times New Roman"/>
          <w:i/>
          <w:position w:val="6"/>
          <w:sz w:val="12"/>
          <w:lang w:val="en-GB"/>
        </w:rPr>
        <w:t>a</w:t>
      </w:r>
      <w:r w:rsidRPr="00D516D6">
        <w:rPr>
          <w:rFonts w:ascii="Times New Roman"/>
          <w:i/>
          <w:sz w:val="16"/>
          <w:lang w:val="en-GB"/>
        </w:rPr>
        <w:t>Faculty</w:t>
      </w:r>
      <w:r w:rsidRPr="00D516D6">
        <w:rPr>
          <w:rFonts w:ascii="Times New Roman"/>
          <w:i/>
          <w:spacing w:val="-8"/>
          <w:sz w:val="16"/>
          <w:lang w:val="en-GB"/>
        </w:rPr>
        <w:t xml:space="preserve"> </w:t>
      </w:r>
      <w:r w:rsidRPr="00D516D6">
        <w:rPr>
          <w:rFonts w:ascii="Times New Roman"/>
          <w:i/>
          <w:sz w:val="16"/>
          <w:lang w:val="en-GB"/>
        </w:rPr>
        <w:t>of</w:t>
      </w:r>
      <w:r w:rsidRPr="00D516D6">
        <w:rPr>
          <w:rFonts w:ascii="Times New Roman"/>
          <w:i/>
          <w:spacing w:val="-8"/>
          <w:sz w:val="16"/>
          <w:lang w:val="en-GB"/>
        </w:rPr>
        <w:t xml:space="preserve"> </w:t>
      </w:r>
      <w:r w:rsidRPr="00D516D6">
        <w:rPr>
          <w:rFonts w:ascii="Times New Roman"/>
          <w:i/>
          <w:sz w:val="16"/>
          <w:lang w:val="en-GB"/>
        </w:rPr>
        <w:t>Engineering</w:t>
      </w:r>
      <w:r w:rsidRPr="00D516D6">
        <w:rPr>
          <w:rFonts w:ascii="Times New Roman"/>
          <w:i/>
          <w:spacing w:val="-8"/>
          <w:sz w:val="16"/>
          <w:lang w:val="en-GB"/>
        </w:rPr>
        <w:t xml:space="preserve"> </w:t>
      </w:r>
      <w:r w:rsidRPr="00D516D6">
        <w:rPr>
          <w:rFonts w:ascii="Times New Roman"/>
          <w:i/>
          <w:sz w:val="16"/>
          <w:lang w:val="en-GB"/>
        </w:rPr>
        <w:t>Sciences,</w:t>
      </w:r>
      <w:r w:rsidRPr="00D516D6">
        <w:rPr>
          <w:rFonts w:ascii="Times New Roman"/>
          <w:i/>
          <w:spacing w:val="-7"/>
          <w:sz w:val="16"/>
          <w:lang w:val="en-GB"/>
        </w:rPr>
        <w:t xml:space="preserve"> </w:t>
      </w:r>
      <w:r w:rsidRPr="00D516D6">
        <w:rPr>
          <w:rFonts w:ascii="Times New Roman"/>
          <w:i/>
          <w:sz w:val="16"/>
          <w:lang w:val="en-GB"/>
        </w:rPr>
        <w:t>State</w:t>
      </w:r>
      <w:r w:rsidRPr="00D516D6">
        <w:rPr>
          <w:rFonts w:ascii="Times New Roman"/>
          <w:i/>
          <w:spacing w:val="-8"/>
          <w:sz w:val="16"/>
          <w:lang w:val="en-GB"/>
        </w:rPr>
        <w:t xml:space="preserve"> </w:t>
      </w:r>
      <w:r w:rsidRPr="00D516D6">
        <w:rPr>
          <w:rFonts w:ascii="Times New Roman"/>
          <w:i/>
          <w:sz w:val="16"/>
          <w:lang w:val="en-GB"/>
        </w:rPr>
        <w:t>Technical</w:t>
      </w:r>
      <w:r w:rsidRPr="00D516D6">
        <w:rPr>
          <w:rFonts w:ascii="Times New Roman"/>
          <w:i/>
          <w:spacing w:val="-8"/>
          <w:sz w:val="16"/>
          <w:lang w:val="en-GB"/>
        </w:rPr>
        <w:t xml:space="preserve"> </w:t>
      </w:r>
      <w:r w:rsidRPr="00D516D6">
        <w:rPr>
          <w:rFonts w:ascii="Times New Roman"/>
          <w:i/>
          <w:sz w:val="16"/>
          <w:lang w:val="en-GB"/>
        </w:rPr>
        <w:t>University</w:t>
      </w:r>
      <w:r w:rsidRPr="00D516D6">
        <w:rPr>
          <w:rFonts w:ascii="Times New Roman"/>
          <w:i/>
          <w:spacing w:val="-7"/>
          <w:sz w:val="16"/>
          <w:lang w:val="en-GB"/>
        </w:rPr>
        <w:t xml:space="preserve"> </w:t>
      </w:r>
      <w:r w:rsidRPr="00D516D6">
        <w:rPr>
          <w:rFonts w:ascii="Times New Roman"/>
          <w:i/>
          <w:sz w:val="16"/>
          <w:lang w:val="en-GB"/>
        </w:rPr>
        <w:t>of</w:t>
      </w:r>
      <w:r w:rsidRPr="00D516D6">
        <w:rPr>
          <w:rFonts w:ascii="Times New Roman"/>
          <w:i/>
          <w:spacing w:val="-8"/>
          <w:sz w:val="16"/>
          <w:lang w:val="en-GB"/>
        </w:rPr>
        <w:t xml:space="preserve"> </w:t>
      </w:r>
      <w:r w:rsidRPr="00D516D6">
        <w:rPr>
          <w:rFonts w:ascii="Times New Roman"/>
          <w:i/>
          <w:sz w:val="16"/>
          <w:lang w:val="en-GB"/>
        </w:rPr>
        <w:t>Quevedo,</w:t>
      </w:r>
      <w:r w:rsidRPr="00D516D6">
        <w:rPr>
          <w:rFonts w:ascii="Times New Roman"/>
          <w:i/>
          <w:spacing w:val="-8"/>
          <w:sz w:val="16"/>
          <w:lang w:val="en-GB"/>
        </w:rPr>
        <w:t xml:space="preserve"> </w:t>
      </w:r>
      <w:r w:rsidRPr="00D516D6">
        <w:rPr>
          <w:rFonts w:ascii="Times New Roman"/>
          <w:i/>
          <w:sz w:val="16"/>
          <w:lang w:val="en-GB"/>
        </w:rPr>
        <w:t>Central</w:t>
      </w:r>
      <w:r w:rsidRPr="00D516D6">
        <w:rPr>
          <w:rFonts w:ascii="Times New Roman"/>
          <w:i/>
          <w:spacing w:val="-7"/>
          <w:sz w:val="16"/>
          <w:lang w:val="en-GB"/>
        </w:rPr>
        <w:t xml:space="preserve"> </w:t>
      </w:r>
      <w:r w:rsidRPr="00D516D6">
        <w:rPr>
          <w:rFonts w:ascii="Times New Roman"/>
          <w:i/>
          <w:sz w:val="16"/>
          <w:lang w:val="en-GB"/>
        </w:rPr>
        <w:t>Campus,</w:t>
      </w:r>
      <w:r w:rsidRPr="00D516D6">
        <w:rPr>
          <w:rFonts w:ascii="Times New Roman"/>
          <w:i/>
          <w:spacing w:val="-8"/>
          <w:sz w:val="16"/>
          <w:lang w:val="en-GB"/>
        </w:rPr>
        <w:t xml:space="preserve"> </w:t>
      </w:r>
      <w:r w:rsidRPr="00D516D6">
        <w:rPr>
          <w:rFonts w:ascii="Times New Roman"/>
          <w:i/>
          <w:sz w:val="16"/>
          <w:lang w:val="en-GB"/>
        </w:rPr>
        <w:t>Quito</w:t>
      </w:r>
      <w:r w:rsidRPr="00D516D6">
        <w:rPr>
          <w:rFonts w:ascii="Times New Roman"/>
          <w:i/>
          <w:spacing w:val="-8"/>
          <w:sz w:val="16"/>
          <w:lang w:val="en-GB"/>
        </w:rPr>
        <w:t xml:space="preserve"> </w:t>
      </w:r>
      <w:r w:rsidRPr="00D516D6">
        <w:rPr>
          <w:rFonts w:ascii="Times New Roman"/>
          <w:i/>
          <w:sz w:val="16"/>
          <w:lang w:val="en-GB"/>
        </w:rPr>
        <w:t>Avenue</w:t>
      </w:r>
      <w:r w:rsidRPr="00D516D6">
        <w:rPr>
          <w:rFonts w:ascii="Times New Roman"/>
          <w:i/>
          <w:spacing w:val="-7"/>
          <w:sz w:val="16"/>
          <w:lang w:val="en-GB"/>
        </w:rPr>
        <w:t xml:space="preserve"> </w:t>
      </w:r>
      <w:r w:rsidRPr="00D516D6">
        <w:rPr>
          <w:rFonts w:ascii="Times New Roman"/>
          <w:i/>
          <w:sz w:val="16"/>
          <w:lang w:val="en-GB"/>
        </w:rPr>
        <w:t>km.</w:t>
      </w:r>
      <w:r w:rsidRPr="00D516D6">
        <w:rPr>
          <w:rFonts w:ascii="Times New Roman"/>
          <w:i/>
          <w:spacing w:val="-8"/>
          <w:sz w:val="16"/>
          <w:lang w:val="en-GB"/>
        </w:rPr>
        <w:t xml:space="preserve"> </w:t>
      </w:r>
      <w:r w:rsidRPr="00D516D6">
        <w:rPr>
          <w:rFonts w:ascii="Times New Roman"/>
          <w:i/>
          <w:sz w:val="16"/>
          <w:lang w:val="en-GB"/>
        </w:rPr>
        <w:t>1</w:t>
      </w:r>
      <w:r w:rsidRPr="00D516D6">
        <w:rPr>
          <w:rFonts w:ascii="Times New Roman"/>
          <w:i/>
          <w:spacing w:val="-8"/>
          <w:sz w:val="16"/>
          <w:lang w:val="en-GB"/>
        </w:rPr>
        <w:t xml:space="preserve"> </w:t>
      </w:r>
      <w:r w:rsidRPr="00D516D6">
        <w:rPr>
          <w:rFonts w:ascii="Times New Roman"/>
          <w:i/>
          <w:sz w:val="16"/>
          <w:lang w:val="en-GB"/>
        </w:rPr>
        <w:t>1/2,</w:t>
      </w:r>
      <w:r w:rsidRPr="00D516D6">
        <w:rPr>
          <w:rFonts w:ascii="Times New Roman"/>
          <w:i/>
          <w:spacing w:val="-8"/>
          <w:sz w:val="16"/>
          <w:lang w:val="en-GB"/>
        </w:rPr>
        <w:t xml:space="preserve"> </w:t>
      </w:r>
      <w:r w:rsidRPr="00D516D6">
        <w:rPr>
          <w:rFonts w:ascii="Times New Roman"/>
          <w:i/>
          <w:sz w:val="16"/>
          <w:lang w:val="en-GB"/>
        </w:rPr>
        <w:t>on</w:t>
      </w:r>
      <w:r w:rsidRPr="00D516D6">
        <w:rPr>
          <w:rFonts w:ascii="Times New Roman"/>
          <w:i/>
          <w:spacing w:val="-7"/>
          <w:sz w:val="16"/>
          <w:lang w:val="en-GB"/>
        </w:rPr>
        <w:t xml:space="preserve"> </w:t>
      </w:r>
      <w:r w:rsidRPr="00D516D6">
        <w:rPr>
          <w:rFonts w:ascii="Times New Roman"/>
          <w:i/>
          <w:sz w:val="16"/>
          <w:lang w:val="en-GB"/>
        </w:rPr>
        <w:t>the</w:t>
      </w:r>
      <w:r w:rsidRPr="00D516D6">
        <w:rPr>
          <w:rFonts w:ascii="Times New Roman"/>
          <w:i/>
          <w:spacing w:val="-8"/>
          <w:sz w:val="16"/>
          <w:lang w:val="en-GB"/>
        </w:rPr>
        <w:t xml:space="preserve"> </w:t>
      </w:r>
      <w:r w:rsidRPr="00D516D6">
        <w:rPr>
          <w:rFonts w:ascii="Times New Roman"/>
          <w:i/>
          <w:sz w:val="16"/>
          <w:lang w:val="en-GB"/>
        </w:rPr>
        <w:t>way</w:t>
      </w:r>
      <w:r w:rsidRPr="00D516D6">
        <w:rPr>
          <w:rFonts w:ascii="Times New Roman"/>
          <w:i/>
          <w:spacing w:val="-8"/>
          <w:sz w:val="16"/>
          <w:lang w:val="en-GB"/>
        </w:rPr>
        <w:t xml:space="preserve"> </w:t>
      </w:r>
      <w:r w:rsidRPr="00D516D6">
        <w:rPr>
          <w:rFonts w:ascii="Times New Roman"/>
          <w:i/>
          <w:sz w:val="16"/>
          <w:lang w:val="en-GB"/>
        </w:rPr>
        <w:t>to</w:t>
      </w:r>
      <w:r w:rsidRPr="00D516D6">
        <w:rPr>
          <w:rFonts w:ascii="Times New Roman"/>
          <w:i/>
          <w:spacing w:val="-7"/>
          <w:sz w:val="16"/>
          <w:lang w:val="en-GB"/>
        </w:rPr>
        <w:t xml:space="preserve"> </w:t>
      </w:r>
      <w:r w:rsidRPr="00D516D6">
        <w:rPr>
          <w:rFonts w:ascii="Times New Roman"/>
          <w:i/>
          <w:sz w:val="16"/>
          <w:lang w:val="en-GB"/>
        </w:rPr>
        <w:t>Santo</w:t>
      </w:r>
      <w:r w:rsidRPr="00D516D6">
        <w:rPr>
          <w:rFonts w:ascii="Times New Roman"/>
          <w:i/>
          <w:spacing w:val="-8"/>
          <w:sz w:val="16"/>
          <w:lang w:val="en-GB"/>
        </w:rPr>
        <w:t xml:space="preserve"> </w:t>
      </w:r>
      <w:r w:rsidRPr="00D516D6">
        <w:rPr>
          <w:rFonts w:ascii="Times New Roman"/>
          <w:i/>
          <w:spacing w:val="-2"/>
          <w:sz w:val="16"/>
          <w:lang w:val="en-GB"/>
        </w:rPr>
        <w:t>Domingo</w:t>
      </w:r>
    </w:p>
    <w:p w14:paraId="6625CD64" w14:textId="77777777" w:rsidR="00AF779A" w:rsidRPr="00A94E0D" w:rsidRDefault="00E9277B">
      <w:pPr>
        <w:spacing w:before="5"/>
        <w:ind w:left="116"/>
        <w:rPr>
          <w:rFonts w:ascii="Times New Roman" w:hAnsi="Times New Roman"/>
          <w:i/>
          <w:sz w:val="16"/>
          <w:lang w:val="es-ES"/>
        </w:rPr>
      </w:pPr>
      <w:r w:rsidRPr="00A94E0D">
        <w:rPr>
          <w:rFonts w:ascii="Times New Roman" w:hAnsi="Times New Roman"/>
          <w:i/>
          <w:sz w:val="16"/>
          <w:lang w:val="es-ES"/>
        </w:rPr>
        <w:t>de</w:t>
      </w:r>
      <w:r w:rsidRPr="00A94E0D">
        <w:rPr>
          <w:rFonts w:ascii="Times New Roman" w:hAnsi="Times New Roman"/>
          <w:i/>
          <w:spacing w:val="-8"/>
          <w:sz w:val="16"/>
          <w:lang w:val="es-ES"/>
        </w:rPr>
        <w:t xml:space="preserve"> </w:t>
      </w:r>
      <w:r w:rsidRPr="00A94E0D">
        <w:rPr>
          <w:rFonts w:ascii="Times New Roman" w:hAnsi="Times New Roman"/>
          <w:i/>
          <w:sz w:val="16"/>
          <w:lang w:val="es-ES"/>
        </w:rPr>
        <w:t>los</w:t>
      </w:r>
      <w:r w:rsidRPr="00A94E0D">
        <w:rPr>
          <w:rFonts w:ascii="Times New Roman" w:hAnsi="Times New Roman"/>
          <w:i/>
          <w:spacing w:val="-8"/>
          <w:sz w:val="16"/>
          <w:lang w:val="es-ES"/>
        </w:rPr>
        <w:t xml:space="preserve"> </w:t>
      </w:r>
      <w:r w:rsidRPr="00A94E0D">
        <w:rPr>
          <w:rFonts w:ascii="Times New Roman" w:hAnsi="Times New Roman"/>
          <w:i/>
          <w:sz w:val="16"/>
          <w:lang w:val="es-ES"/>
        </w:rPr>
        <w:t>Tsáchilas,</w:t>
      </w:r>
      <w:r w:rsidRPr="00A94E0D">
        <w:rPr>
          <w:rFonts w:ascii="Times New Roman" w:hAnsi="Times New Roman"/>
          <w:i/>
          <w:spacing w:val="-8"/>
          <w:sz w:val="16"/>
          <w:lang w:val="es-ES"/>
        </w:rPr>
        <w:t xml:space="preserve"> </w:t>
      </w:r>
      <w:r w:rsidRPr="00A94E0D">
        <w:rPr>
          <w:rFonts w:ascii="Times New Roman" w:hAnsi="Times New Roman"/>
          <w:i/>
          <w:sz w:val="16"/>
          <w:lang w:val="es-ES"/>
        </w:rPr>
        <w:t>Quevedo,</w:t>
      </w:r>
      <w:r w:rsidRPr="00A94E0D">
        <w:rPr>
          <w:rFonts w:ascii="Times New Roman" w:hAnsi="Times New Roman"/>
          <w:i/>
          <w:spacing w:val="-8"/>
          <w:sz w:val="16"/>
          <w:lang w:val="es-ES"/>
        </w:rPr>
        <w:t xml:space="preserve"> </w:t>
      </w:r>
      <w:r w:rsidRPr="00A94E0D">
        <w:rPr>
          <w:rFonts w:ascii="Times New Roman" w:hAnsi="Times New Roman"/>
          <w:i/>
          <w:sz w:val="16"/>
          <w:lang w:val="es-ES"/>
        </w:rPr>
        <w:t>120301,</w:t>
      </w:r>
      <w:r w:rsidRPr="00A94E0D">
        <w:rPr>
          <w:rFonts w:ascii="Times New Roman" w:hAnsi="Times New Roman"/>
          <w:i/>
          <w:spacing w:val="-8"/>
          <w:sz w:val="16"/>
          <w:lang w:val="es-ES"/>
        </w:rPr>
        <w:t xml:space="preserve"> </w:t>
      </w:r>
      <w:r w:rsidRPr="00A94E0D">
        <w:rPr>
          <w:rFonts w:ascii="Times New Roman" w:hAnsi="Times New Roman"/>
          <w:i/>
          <w:sz w:val="16"/>
          <w:lang w:val="es-ES"/>
        </w:rPr>
        <w:t>Los</w:t>
      </w:r>
      <w:r w:rsidRPr="00A94E0D">
        <w:rPr>
          <w:rFonts w:ascii="Times New Roman" w:hAnsi="Times New Roman"/>
          <w:i/>
          <w:spacing w:val="-7"/>
          <w:sz w:val="16"/>
          <w:lang w:val="es-ES"/>
        </w:rPr>
        <w:t xml:space="preserve"> </w:t>
      </w:r>
      <w:r w:rsidRPr="00A94E0D">
        <w:rPr>
          <w:rFonts w:ascii="Times New Roman" w:hAnsi="Times New Roman"/>
          <w:i/>
          <w:sz w:val="16"/>
          <w:lang w:val="es-ES"/>
        </w:rPr>
        <w:t>Ríos,</w:t>
      </w:r>
      <w:r w:rsidRPr="00A94E0D">
        <w:rPr>
          <w:rFonts w:ascii="Times New Roman" w:hAnsi="Times New Roman"/>
          <w:i/>
          <w:spacing w:val="-8"/>
          <w:sz w:val="16"/>
          <w:lang w:val="es-ES"/>
        </w:rPr>
        <w:t xml:space="preserve"> </w:t>
      </w:r>
      <w:r w:rsidRPr="00A94E0D">
        <w:rPr>
          <w:rFonts w:ascii="Times New Roman" w:hAnsi="Times New Roman"/>
          <w:i/>
          <w:spacing w:val="-2"/>
          <w:sz w:val="16"/>
          <w:lang w:val="es-ES"/>
        </w:rPr>
        <w:t>Ecuador</w:t>
      </w:r>
    </w:p>
    <w:p w14:paraId="53455CF4" w14:textId="77777777" w:rsidR="00AF779A" w:rsidRPr="00D516D6" w:rsidRDefault="00E9277B">
      <w:pPr>
        <w:spacing w:before="22"/>
        <w:ind w:left="116"/>
        <w:rPr>
          <w:rFonts w:ascii="Times New Roman"/>
          <w:i/>
          <w:sz w:val="16"/>
          <w:lang w:val="en-GB"/>
        </w:rPr>
      </w:pPr>
      <w:r w:rsidRPr="00D516D6">
        <w:rPr>
          <w:rFonts w:ascii="Times New Roman"/>
          <w:i/>
          <w:position w:val="6"/>
          <w:sz w:val="12"/>
          <w:lang w:val="en-GB"/>
        </w:rPr>
        <w:t>b</w:t>
      </w:r>
      <w:r w:rsidRPr="00D516D6">
        <w:rPr>
          <w:rFonts w:ascii="Times New Roman"/>
          <w:i/>
          <w:sz w:val="16"/>
          <w:lang w:val="en-GB"/>
        </w:rPr>
        <w:t>Software</w:t>
      </w:r>
      <w:r w:rsidRPr="00D516D6">
        <w:rPr>
          <w:rFonts w:ascii="Times New Roman"/>
          <w:i/>
          <w:spacing w:val="-9"/>
          <w:sz w:val="16"/>
          <w:lang w:val="en-GB"/>
        </w:rPr>
        <w:t xml:space="preserve"> </w:t>
      </w:r>
      <w:r w:rsidRPr="00D516D6">
        <w:rPr>
          <w:rFonts w:ascii="Times New Roman"/>
          <w:i/>
          <w:sz w:val="16"/>
          <w:lang w:val="en-GB"/>
        </w:rPr>
        <w:t>Engineering</w:t>
      </w:r>
      <w:r w:rsidRPr="00D516D6">
        <w:rPr>
          <w:rFonts w:ascii="Times New Roman"/>
          <w:i/>
          <w:spacing w:val="-9"/>
          <w:sz w:val="16"/>
          <w:lang w:val="en-GB"/>
        </w:rPr>
        <w:t xml:space="preserve"> </w:t>
      </w:r>
      <w:r w:rsidRPr="00D516D6">
        <w:rPr>
          <w:rFonts w:ascii="Times New Roman"/>
          <w:i/>
          <w:sz w:val="16"/>
          <w:lang w:val="en-GB"/>
        </w:rPr>
        <w:t>Department,</w:t>
      </w:r>
      <w:r w:rsidRPr="00D516D6">
        <w:rPr>
          <w:rFonts w:ascii="Times New Roman"/>
          <w:i/>
          <w:spacing w:val="-8"/>
          <w:sz w:val="16"/>
          <w:lang w:val="en-GB"/>
        </w:rPr>
        <w:t xml:space="preserve"> </w:t>
      </w:r>
      <w:r w:rsidRPr="00D516D6">
        <w:rPr>
          <w:rFonts w:ascii="Times New Roman"/>
          <w:i/>
          <w:sz w:val="16"/>
          <w:lang w:val="en-GB"/>
        </w:rPr>
        <w:t>University</w:t>
      </w:r>
      <w:r w:rsidRPr="00D516D6">
        <w:rPr>
          <w:rFonts w:ascii="Times New Roman"/>
          <w:i/>
          <w:spacing w:val="-9"/>
          <w:sz w:val="16"/>
          <w:lang w:val="en-GB"/>
        </w:rPr>
        <w:t xml:space="preserve"> </w:t>
      </w:r>
      <w:r w:rsidRPr="00D516D6">
        <w:rPr>
          <w:rFonts w:ascii="Times New Roman"/>
          <w:i/>
          <w:sz w:val="16"/>
          <w:lang w:val="en-GB"/>
        </w:rPr>
        <w:t>of</w:t>
      </w:r>
      <w:r w:rsidRPr="00D516D6">
        <w:rPr>
          <w:rFonts w:ascii="Times New Roman"/>
          <w:i/>
          <w:spacing w:val="-8"/>
          <w:sz w:val="16"/>
          <w:lang w:val="en-GB"/>
        </w:rPr>
        <w:t xml:space="preserve"> </w:t>
      </w:r>
      <w:r w:rsidRPr="00D516D6">
        <w:rPr>
          <w:rFonts w:ascii="Times New Roman"/>
          <w:i/>
          <w:sz w:val="16"/>
          <w:lang w:val="en-GB"/>
        </w:rPr>
        <w:t>Granada,</w:t>
      </w:r>
      <w:r w:rsidRPr="00D516D6">
        <w:rPr>
          <w:rFonts w:ascii="Times New Roman"/>
          <w:i/>
          <w:spacing w:val="-9"/>
          <w:sz w:val="16"/>
          <w:lang w:val="en-GB"/>
        </w:rPr>
        <w:t xml:space="preserve"> </w:t>
      </w:r>
      <w:r w:rsidRPr="00D516D6">
        <w:rPr>
          <w:rFonts w:ascii="Times New Roman"/>
          <w:i/>
          <w:sz w:val="16"/>
          <w:lang w:val="en-GB"/>
        </w:rPr>
        <w:t>Calle</w:t>
      </w:r>
      <w:r w:rsidRPr="00D516D6">
        <w:rPr>
          <w:rFonts w:ascii="Times New Roman"/>
          <w:i/>
          <w:spacing w:val="-8"/>
          <w:sz w:val="16"/>
          <w:lang w:val="en-GB"/>
        </w:rPr>
        <w:t xml:space="preserve"> </w:t>
      </w:r>
      <w:proofErr w:type="spellStart"/>
      <w:r w:rsidRPr="00D516D6">
        <w:rPr>
          <w:rFonts w:ascii="Times New Roman"/>
          <w:i/>
          <w:sz w:val="16"/>
          <w:lang w:val="en-GB"/>
        </w:rPr>
        <w:t>Periodista</w:t>
      </w:r>
      <w:proofErr w:type="spellEnd"/>
      <w:r w:rsidRPr="00D516D6">
        <w:rPr>
          <w:rFonts w:ascii="Times New Roman"/>
          <w:i/>
          <w:spacing w:val="-9"/>
          <w:sz w:val="16"/>
          <w:lang w:val="en-GB"/>
        </w:rPr>
        <w:t xml:space="preserve"> </w:t>
      </w:r>
      <w:r w:rsidRPr="00D516D6">
        <w:rPr>
          <w:rFonts w:ascii="Times New Roman"/>
          <w:i/>
          <w:sz w:val="16"/>
          <w:lang w:val="en-GB"/>
        </w:rPr>
        <w:t>Daniel</w:t>
      </w:r>
      <w:r w:rsidRPr="00D516D6">
        <w:rPr>
          <w:rFonts w:ascii="Times New Roman"/>
          <w:i/>
          <w:spacing w:val="-8"/>
          <w:sz w:val="16"/>
          <w:lang w:val="en-GB"/>
        </w:rPr>
        <w:t xml:space="preserve"> </w:t>
      </w:r>
      <w:r w:rsidRPr="00D516D6">
        <w:rPr>
          <w:rFonts w:ascii="Times New Roman"/>
          <w:i/>
          <w:sz w:val="16"/>
          <w:lang w:val="en-GB"/>
        </w:rPr>
        <w:t>Saucedo</w:t>
      </w:r>
      <w:r w:rsidRPr="00D516D6">
        <w:rPr>
          <w:rFonts w:ascii="Times New Roman"/>
          <w:i/>
          <w:spacing w:val="-9"/>
          <w:sz w:val="16"/>
          <w:lang w:val="en-GB"/>
        </w:rPr>
        <w:t xml:space="preserve"> </w:t>
      </w:r>
      <w:r w:rsidRPr="00D516D6">
        <w:rPr>
          <w:rFonts w:ascii="Times New Roman"/>
          <w:i/>
          <w:sz w:val="16"/>
          <w:lang w:val="en-GB"/>
        </w:rPr>
        <w:t>Aranda</w:t>
      </w:r>
      <w:r w:rsidRPr="00D516D6">
        <w:rPr>
          <w:rFonts w:ascii="Times New Roman"/>
          <w:i/>
          <w:spacing w:val="-8"/>
          <w:sz w:val="16"/>
          <w:lang w:val="en-GB"/>
        </w:rPr>
        <w:t xml:space="preserve"> </w:t>
      </w:r>
      <w:r w:rsidRPr="00D516D6">
        <w:rPr>
          <w:rFonts w:ascii="Times New Roman"/>
          <w:i/>
          <w:sz w:val="16"/>
          <w:lang w:val="en-GB"/>
        </w:rPr>
        <w:t>s/n,</w:t>
      </w:r>
      <w:r w:rsidRPr="00D516D6">
        <w:rPr>
          <w:rFonts w:ascii="Times New Roman"/>
          <w:i/>
          <w:spacing w:val="-9"/>
          <w:sz w:val="16"/>
          <w:lang w:val="en-GB"/>
        </w:rPr>
        <w:t xml:space="preserve"> </w:t>
      </w:r>
      <w:r w:rsidRPr="00D516D6">
        <w:rPr>
          <w:rFonts w:ascii="Times New Roman"/>
          <w:i/>
          <w:sz w:val="16"/>
          <w:lang w:val="en-GB"/>
        </w:rPr>
        <w:t>18071</w:t>
      </w:r>
      <w:r w:rsidRPr="00D516D6">
        <w:rPr>
          <w:rFonts w:ascii="Times New Roman"/>
          <w:i/>
          <w:spacing w:val="-8"/>
          <w:sz w:val="16"/>
          <w:lang w:val="en-GB"/>
        </w:rPr>
        <w:t xml:space="preserve"> </w:t>
      </w:r>
      <w:r w:rsidRPr="00D516D6">
        <w:rPr>
          <w:rFonts w:ascii="Times New Roman"/>
          <w:i/>
          <w:sz w:val="16"/>
          <w:lang w:val="en-GB"/>
        </w:rPr>
        <w:t>Granada,</w:t>
      </w:r>
      <w:r w:rsidRPr="00D516D6">
        <w:rPr>
          <w:rFonts w:ascii="Times New Roman"/>
          <w:i/>
          <w:spacing w:val="-9"/>
          <w:sz w:val="16"/>
          <w:lang w:val="en-GB"/>
        </w:rPr>
        <w:t xml:space="preserve"> </w:t>
      </w:r>
      <w:r w:rsidRPr="00D516D6">
        <w:rPr>
          <w:rFonts w:ascii="Times New Roman"/>
          <w:i/>
          <w:spacing w:val="-2"/>
          <w:sz w:val="16"/>
          <w:lang w:val="en-GB"/>
        </w:rPr>
        <w:t>Spain</w:t>
      </w:r>
    </w:p>
    <w:p w14:paraId="270BDE80" w14:textId="77777777" w:rsidR="00AF779A" w:rsidRPr="00D516D6" w:rsidRDefault="00E9277B">
      <w:pPr>
        <w:pStyle w:val="Textoindependiente"/>
        <w:spacing w:before="4"/>
        <w:rPr>
          <w:rFonts w:ascii="Times New Roman"/>
          <w:i/>
          <w:sz w:val="15"/>
          <w:lang w:val="en-GB"/>
        </w:rPr>
      </w:pPr>
      <w:r>
        <w:rPr>
          <w:lang w:val="en-GB"/>
        </w:rPr>
        <w:pict w14:anchorId="3FB4417E">
          <v:shape id="docshape7" o:spid="_x0000_s1313" alt="" style="position:absolute;margin-left:38.85pt;margin-top:10.05pt;width:466.6pt;height:.1pt;z-index:-15728128;mso-wrap-edited:f;mso-width-percent:0;mso-height-percent:0;mso-wrap-distance-left:0;mso-wrap-distance-right:0;mso-position-horizontal-relative:page;mso-width-percent:0;mso-height-percent:0" coordsize="9332,1270" path="m,l9331,e" filled="f" strokecolor="#7f7f7f" strokeweight=".14042mm">
            <v:path arrowok="t" o:connecttype="custom" o:connectlocs="0,0;2147483646,0" o:connectangles="0,0"/>
            <w10:wrap type="topAndBottom" anchorx="page"/>
          </v:shape>
        </w:pict>
      </w:r>
    </w:p>
    <w:p w14:paraId="0D639085" w14:textId="77777777" w:rsidR="00AF779A" w:rsidRPr="00D516D6" w:rsidRDefault="00AF779A">
      <w:pPr>
        <w:pStyle w:val="Textoindependiente"/>
        <w:spacing w:before="1"/>
        <w:rPr>
          <w:rFonts w:ascii="Times New Roman"/>
          <w:i/>
          <w:sz w:val="6"/>
          <w:lang w:val="en-GB"/>
        </w:rPr>
      </w:pPr>
    </w:p>
    <w:p w14:paraId="3FAC04C0" w14:textId="77777777" w:rsidR="00AF779A" w:rsidRPr="00D516D6" w:rsidRDefault="00AF779A">
      <w:pPr>
        <w:rPr>
          <w:rFonts w:ascii="Times New Roman"/>
          <w:sz w:val="6"/>
          <w:lang w:val="en-GB"/>
        </w:rPr>
        <w:sectPr w:rsidR="00AF779A" w:rsidRPr="00D516D6">
          <w:headerReference w:type="default" r:id="rId14"/>
          <w:footerReference w:type="default" r:id="rId15"/>
          <w:pgSz w:w="10890" w:h="14860"/>
          <w:pgMar w:top="880" w:right="620" w:bottom="840" w:left="660" w:header="0" w:footer="642" w:gutter="0"/>
          <w:pgNumType w:start="1"/>
          <w:cols w:space="720"/>
        </w:sectPr>
      </w:pPr>
    </w:p>
    <w:p w14:paraId="453F09B3" w14:textId="77777777" w:rsidR="00AF779A" w:rsidRPr="00A94E0D" w:rsidRDefault="00E9277B">
      <w:pPr>
        <w:pStyle w:val="Textoindependiente"/>
        <w:spacing w:before="39"/>
        <w:ind w:left="116"/>
        <w:rPr>
          <w:lang w:val="es-ES"/>
        </w:rPr>
      </w:pPr>
      <w:r w:rsidRPr="00A94E0D">
        <w:rPr>
          <w:w w:val="110"/>
          <w:lang w:val="es-ES"/>
        </w:rPr>
        <w:t>A</w:t>
      </w:r>
      <w:r w:rsidRPr="00A94E0D">
        <w:rPr>
          <w:spacing w:val="-16"/>
          <w:w w:val="110"/>
          <w:lang w:val="es-ES"/>
        </w:rPr>
        <w:t xml:space="preserve"> </w:t>
      </w:r>
      <w:r w:rsidRPr="00A94E0D">
        <w:rPr>
          <w:w w:val="110"/>
          <w:lang w:val="es-ES"/>
        </w:rPr>
        <w:t>R</w:t>
      </w:r>
      <w:r w:rsidRPr="00A94E0D">
        <w:rPr>
          <w:spacing w:val="-15"/>
          <w:w w:val="110"/>
          <w:lang w:val="es-ES"/>
        </w:rPr>
        <w:t xml:space="preserve"> </w:t>
      </w:r>
      <w:r w:rsidRPr="00A94E0D">
        <w:rPr>
          <w:w w:val="110"/>
          <w:lang w:val="es-ES"/>
        </w:rPr>
        <w:t>T</w:t>
      </w:r>
      <w:r w:rsidRPr="00A94E0D">
        <w:rPr>
          <w:spacing w:val="-16"/>
          <w:w w:val="110"/>
          <w:lang w:val="es-ES"/>
        </w:rPr>
        <w:t xml:space="preserve"> </w:t>
      </w:r>
      <w:r w:rsidRPr="00A94E0D">
        <w:rPr>
          <w:w w:val="110"/>
          <w:lang w:val="es-ES"/>
        </w:rPr>
        <w:t>I</w:t>
      </w:r>
      <w:r w:rsidRPr="00A94E0D">
        <w:rPr>
          <w:spacing w:val="-15"/>
          <w:w w:val="110"/>
          <w:lang w:val="es-ES"/>
        </w:rPr>
        <w:t xml:space="preserve"> </w:t>
      </w:r>
      <w:r w:rsidRPr="00A94E0D">
        <w:rPr>
          <w:w w:val="110"/>
          <w:lang w:val="es-ES"/>
        </w:rPr>
        <w:t>C</w:t>
      </w:r>
      <w:r w:rsidRPr="00A94E0D">
        <w:rPr>
          <w:spacing w:val="-16"/>
          <w:w w:val="110"/>
          <w:lang w:val="es-ES"/>
        </w:rPr>
        <w:t xml:space="preserve"> </w:t>
      </w:r>
      <w:r w:rsidRPr="00A94E0D">
        <w:rPr>
          <w:w w:val="110"/>
          <w:lang w:val="es-ES"/>
        </w:rPr>
        <w:t>L</w:t>
      </w:r>
      <w:r w:rsidRPr="00A94E0D">
        <w:rPr>
          <w:spacing w:val="-15"/>
          <w:w w:val="110"/>
          <w:lang w:val="es-ES"/>
        </w:rPr>
        <w:t xml:space="preserve"> </w:t>
      </w:r>
      <w:r w:rsidRPr="00A94E0D">
        <w:rPr>
          <w:w w:val="110"/>
          <w:lang w:val="es-ES"/>
        </w:rPr>
        <w:t>E</w:t>
      </w:r>
      <w:r w:rsidRPr="00A94E0D">
        <w:rPr>
          <w:spacing w:val="24"/>
          <w:w w:val="110"/>
          <w:lang w:val="es-ES"/>
        </w:rPr>
        <w:t xml:space="preserve"> </w:t>
      </w:r>
      <w:r w:rsidRPr="00A94E0D">
        <w:rPr>
          <w:w w:val="110"/>
          <w:lang w:val="es-ES"/>
        </w:rPr>
        <w:t>I</w:t>
      </w:r>
      <w:r w:rsidRPr="00A94E0D">
        <w:rPr>
          <w:spacing w:val="-15"/>
          <w:w w:val="110"/>
          <w:lang w:val="es-ES"/>
        </w:rPr>
        <w:t xml:space="preserve"> </w:t>
      </w:r>
      <w:r w:rsidRPr="00A94E0D">
        <w:rPr>
          <w:w w:val="110"/>
          <w:lang w:val="es-ES"/>
        </w:rPr>
        <w:t>N</w:t>
      </w:r>
      <w:r w:rsidRPr="00A94E0D">
        <w:rPr>
          <w:spacing w:val="-16"/>
          <w:w w:val="110"/>
          <w:lang w:val="es-ES"/>
        </w:rPr>
        <w:t xml:space="preserve"> </w:t>
      </w:r>
      <w:r w:rsidRPr="00A94E0D">
        <w:rPr>
          <w:w w:val="110"/>
          <w:lang w:val="es-ES"/>
        </w:rPr>
        <w:t>F</w:t>
      </w:r>
      <w:r w:rsidRPr="00A94E0D">
        <w:rPr>
          <w:spacing w:val="-15"/>
          <w:w w:val="110"/>
          <w:lang w:val="es-ES"/>
        </w:rPr>
        <w:t xml:space="preserve"> </w:t>
      </w:r>
      <w:r w:rsidRPr="00A94E0D">
        <w:rPr>
          <w:spacing w:val="-10"/>
          <w:w w:val="110"/>
          <w:lang w:val="es-ES"/>
        </w:rPr>
        <w:t>O</w:t>
      </w:r>
    </w:p>
    <w:p w14:paraId="1E63EA9A" w14:textId="77777777" w:rsidR="00AF779A" w:rsidRPr="00A94E0D" w:rsidRDefault="00AF779A">
      <w:pPr>
        <w:pStyle w:val="Textoindependiente"/>
        <w:spacing w:before="3"/>
        <w:rPr>
          <w:sz w:val="11"/>
          <w:lang w:val="es-ES"/>
        </w:rPr>
      </w:pPr>
    </w:p>
    <w:p w14:paraId="7A2BCFDD" w14:textId="77777777" w:rsidR="00AF779A" w:rsidRPr="00D516D6" w:rsidRDefault="00E9277B">
      <w:pPr>
        <w:pStyle w:val="Textoindependiente"/>
        <w:spacing w:line="20" w:lineRule="exact"/>
        <w:ind w:left="116" w:right="-663"/>
        <w:rPr>
          <w:sz w:val="2"/>
          <w:lang w:val="en-GB"/>
        </w:rPr>
      </w:pPr>
      <w:r>
        <w:rPr>
          <w:sz w:val="2"/>
          <w:lang w:val="en-GB"/>
        </w:rPr>
      </w:r>
      <w:r>
        <w:rPr>
          <w:sz w:val="2"/>
          <w:lang w:val="en-GB"/>
        </w:rPr>
        <w:pict w14:anchorId="07D18787">
          <v:group id="docshapegroup8" o:spid="_x0000_s1311" alt="" style="width:116.65pt;height:.2pt;mso-position-horizontal-relative:char;mso-position-vertical-relative:line" coordsize="2333,4">
            <v:line id="_x0000_s1312" alt="" style="position:absolute" from="0,2" to="2333,2" strokeweight=".07019mm"/>
            <w10:anchorlock/>
          </v:group>
        </w:pict>
      </w:r>
    </w:p>
    <w:p w14:paraId="7DD23AC8" w14:textId="77777777" w:rsidR="00AF779A" w:rsidRPr="00D516D6" w:rsidRDefault="00E9277B">
      <w:pPr>
        <w:spacing w:before="19"/>
        <w:ind w:left="116" w:right="584"/>
        <w:rPr>
          <w:sz w:val="16"/>
          <w:lang w:val="en-GB"/>
        </w:rPr>
      </w:pPr>
      <w:r w:rsidRPr="00D516D6">
        <w:rPr>
          <w:rFonts w:ascii="Times New Roman"/>
          <w:i/>
          <w:spacing w:val="-2"/>
          <w:sz w:val="16"/>
          <w:lang w:val="en-GB"/>
        </w:rPr>
        <w:t>Keywords</w:t>
      </w:r>
      <w:r w:rsidRPr="00D516D6">
        <w:rPr>
          <w:spacing w:val="-2"/>
          <w:sz w:val="16"/>
          <w:lang w:val="en-GB"/>
        </w:rPr>
        <w:t>:</w:t>
      </w:r>
      <w:r w:rsidRPr="00D516D6">
        <w:rPr>
          <w:spacing w:val="40"/>
          <w:sz w:val="16"/>
          <w:lang w:val="en-GB"/>
        </w:rPr>
        <w:t xml:space="preserve"> </w:t>
      </w:r>
      <w:r w:rsidRPr="00D516D6">
        <w:rPr>
          <w:spacing w:val="-2"/>
          <w:w w:val="95"/>
          <w:sz w:val="16"/>
          <w:lang w:val="en-GB"/>
        </w:rPr>
        <w:t>Internet</w:t>
      </w:r>
      <w:r w:rsidRPr="00D516D6">
        <w:rPr>
          <w:spacing w:val="-6"/>
          <w:w w:val="95"/>
          <w:sz w:val="16"/>
          <w:lang w:val="en-GB"/>
        </w:rPr>
        <w:t xml:space="preserve"> </w:t>
      </w:r>
      <w:r w:rsidRPr="00D516D6">
        <w:rPr>
          <w:spacing w:val="-2"/>
          <w:w w:val="95"/>
          <w:sz w:val="16"/>
          <w:lang w:val="en-GB"/>
        </w:rPr>
        <w:t>of</w:t>
      </w:r>
      <w:r w:rsidRPr="00D516D6">
        <w:rPr>
          <w:spacing w:val="-5"/>
          <w:w w:val="95"/>
          <w:sz w:val="16"/>
          <w:lang w:val="en-GB"/>
        </w:rPr>
        <w:t xml:space="preserve"> </w:t>
      </w:r>
      <w:r w:rsidRPr="00D516D6">
        <w:rPr>
          <w:spacing w:val="-2"/>
          <w:w w:val="95"/>
          <w:sz w:val="16"/>
          <w:lang w:val="en-GB"/>
        </w:rPr>
        <w:t>Things</w:t>
      </w:r>
    </w:p>
    <w:p w14:paraId="05260146" w14:textId="77777777" w:rsidR="00AF779A" w:rsidRPr="00D516D6" w:rsidRDefault="00E9277B">
      <w:pPr>
        <w:spacing w:before="3"/>
        <w:ind w:left="116"/>
        <w:rPr>
          <w:sz w:val="16"/>
          <w:lang w:val="en-GB"/>
        </w:rPr>
      </w:pPr>
      <w:r w:rsidRPr="00D516D6">
        <w:rPr>
          <w:sz w:val="16"/>
          <w:lang w:val="en-GB"/>
        </w:rPr>
        <w:t>Artificial Intelligence</w:t>
      </w:r>
      <w:r w:rsidRPr="00D516D6">
        <w:rPr>
          <w:spacing w:val="40"/>
          <w:sz w:val="16"/>
          <w:lang w:val="en-GB"/>
        </w:rPr>
        <w:t xml:space="preserve"> </w:t>
      </w:r>
      <w:r w:rsidRPr="00D516D6">
        <w:rPr>
          <w:sz w:val="16"/>
          <w:lang w:val="en-GB"/>
        </w:rPr>
        <w:t>Computer Vision</w:t>
      </w:r>
      <w:r w:rsidRPr="00D516D6">
        <w:rPr>
          <w:spacing w:val="40"/>
          <w:sz w:val="16"/>
          <w:lang w:val="en-GB"/>
        </w:rPr>
        <w:t xml:space="preserve"> </w:t>
      </w:r>
      <w:r w:rsidRPr="00D516D6">
        <w:rPr>
          <w:spacing w:val="-2"/>
          <w:w w:val="95"/>
          <w:sz w:val="16"/>
          <w:lang w:val="en-GB"/>
        </w:rPr>
        <w:t>Distraction</w:t>
      </w:r>
      <w:r w:rsidRPr="00D516D6">
        <w:rPr>
          <w:spacing w:val="-5"/>
          <w:w w:val="95"/>
          <w:sz w:val="16"/>
          <w:lang w:val="en-GB"/>
        </w:rPr>
        <w:t xml:space="preserve"> </w:t>
      </w:r>
      <w:r w:rsidRPr="00D516D6">
        <w:rPr>
          <w:spacing w:val="-2"/>
          <w:w w:val="95"/>
          <w:sz w:val="16"/>
          <w:lang w:val="en-GB"/>
        </w:rPr>
        <w:t>Monitoring</w:t>
      </w:r>
      <w:r w:rsidRPr="00D516D6">
        <w:rPr>
          <w:spacing w:val="40"/>
          <w:sz w:val="16"/>
          <w:lang w:val="en-GB"/>
        </w:rPr>
        <w:t xml:space="preserve"> </w:t>
      </w:r>
      <w:r w:rsidRPr="00D516D6">
        <w:rPr>
          <w:w w:val="90"/>
          <w:sz w:val="16"/>
          <w:lang w:val="en-GB"/>
        </w:rPr>
        <w:t>Student</w:t>
      </w:r>
      <w:r w:rsidRPr="00D516D6">
        <w:rPr>
          <w:spacing w:val="9"/>
          <w:sz w:val="16"/>
          <w:lang w:val="en-GB"/>
        </w:rPr>
        <w:t xml:space="preserve"> </w:t>
      </w:r>
      <w:r w:rsidRPr="00D516D6">
        <w:rPr>
          <w:spacing w:val="-2"/>
          <w:w w:val="95"/>
          <w:sz w:val="16"/>
          <w:lang w:val="en-GB"/>
        </w:rPr>
        <w:t>Concentration</w:t>
      </w:r>
    </w:p>
    <w:p w14:paraId="1E0B7C3A" w14:textId="77777777" w:rsidR="00AF779A" w:rsidRPr="00D516D6" w:rsidRDefault="00E9277B">
      <w:pPr>
        <w:pStyle w:val="Textoindependiente"/>
        <w:spacing w:before="58"/>
        <w:ind w:left="116"/>
        <w:jc w:val="both"/>
        <w:rPr>
          <w:lang w:val="en-GB"/>
        </w:rPr>
      </w:pPr>
      <w:r w:rsidRPr="00D516D6">
        <w:rPr>
          <w:lang w:val="en-GB"/>
        </w:rPr>
        <w:br w:type="column"/>
      </w:r>
      <w:r w:rsidRPr="00D516D6">
        <w:rPr>
          <w:w w:val="110"/>
          <w:lang w:val="en-GB"/>
        </w:rPr>
        <w:t>A</w:t>
      </w:r>
      <w:r w:rsidRPr="00D516D6">
        <w:rPr>
          <w:spacing w:val="-15"/>
          <w:w w:val="110"/>
          <w:lang w:val="en-GB"/>
        </w:rPr>
        <w:t xml:space="preserve"> </w:t>
      </w:r>
      <w:r w:rsidRPr="00D516D6">
        <w:rPr>
          <w:w w:val="110"/>
          <w:lang w:val="en-GB"/>
        </w:rPr>
        <w:t>B</w:t>
      </w:r>
      <w:r w:rsidRPr="00D516D6">
        <w:rPr>
          <w:spacing w:val="-15"/>
          <w:w w:val="110"/>
          <w:lang w:val="en-GB"/>
        </w:rPr>
        <w:t xml:space="preserve"> </w:t>
      </w:r>
      <w:r w:rsidRPr="00D516D6">
        <w:rPr>
          <w:w w:val="110"/>
          <w:lang w:val="en-GB"/>
        </w:rPr>
        <w:t>S</w:t>
      </w:r>
      <w:r w:rsidRPr="00D516D6">
        <w:rPr>
          <w:spacing w:val="-14"/>
          <w:w w:val="110"/>
          <w:lang w:val="en-GB"/>
        </w:rPr>
        <w:t xml:space="preserve"> </w:t>
      </w:r>
      <w:r w:rsidRPr="00D516D6">
        <w:rPr>
          <w:w w:val="110"/>
          <w:lang w:val="en-GB"/>
        </w:rPr>
        <w:t>T</w:t>
      </w:r>
      <w:r w:rsidRPr="00D516D6">
        <w:rPr>
          <w:spacing w:val="-15"/>
          <w:w w:val="110"/>
          <w:lang w:val="en-GB"/>
        </w:rPr>
        <w:t xml:space="preserve"> </w:t>
      </w:r>
      <w:r w:rsidRPr="00D516D6">
        <w:rPr>
          <w:w w:val="110"/>
          <w:lang w:val="en-GB"/>
        </w:rPr>
        <w:t>R</w:t>
      </w:r>
      <w:r w:rsidRPr="00D516D6">
        <w:rPr>
          <w:spacing w:val="-15"/>
          <w:w w:val="110"/>
          <w:lang w:val="en-GB"/>
        </w:rPr>
        <w:t xml:space="preserve"> </w:t>
      </w:r>
      <w:r w:rsidRPr="00D516D6">
        <w:rPr>
          <w:w w:val="110"/>
          <w:lang w:val="en-GB"/>
        </w:rPr>
        <w:t>A</w:t>
      </w:r>
      <w:r w:rsidRPr="00D516D6">
        <w:rPr>
          <w:spacing w:val="-14"/>
          <w:w w:val="110"/>
          <w:lang w:val="en-GB"/>
        </w:rPr>
        <w:t xml:space="preserve"> </w:t>
      </w:r>
      <w:r w:rsidRPr="00D516D6">
        <w:rPr>
          <w:w w:val="110"/>
          <w:lang w:val="en-GB"/>
        </w:rPr>
        <w:t>C</w:t>
      </w:r>
      <w:r w:rsidRPr="00D516D6">
        <w:rPr>
          <w:spacing w:val="-15"/>
          <w:w w:val="110"/>
          <w:lang w:val="en-GB"/>
        </w:rPr>
        <w:t xml:space="preserve"> </w:t>
      </w:r>
      <w:r w:rsidRPr="00D516D6">
        <w:rPr>
          <w:spacing w:val="-10"/>
          <w:w w:val="110"/>
          <w:lang w:val="en-GB"/>
        </w:rPr>
        <w:t>T</w:t>
      </w:r>
    </w:p>
    <w:p w14:paraId="39A96D7A" w14:textId="77777777" w:rsidR="00AF779A" w:rsidRPr="00D516D6" w:rsidRDefault="00E9277B">
      <w:pPr>
        <w:pStyle w:val="Textoindependiente"/>
        <w:spacing w:before="7"/>
        <w:rPr>
          <w:sz w:val="7"/>
          <w:lang w:val="en-GB"/>
        </w:rPr>
      </w:pPr>
      <w:r>
        <w:rPr>
          <w:lang w:val="en-GB"/>
        </w:rPr>
        <w:pict w14:anchorId="7A43B915">
          <v:shape id="docshape9" o:spid="_x0000_s1310" alt="" style="position:absolute;margin-left:202.15pt;margin-top:5.7pt;width:303.3pt;height:.1pt;z-index:-15727104;mso-wrap-edited:f;mso-width-percent:0;mso-height-percent:0;mso-wrap-distance-left:0;mso-wrap-distance-right:0;mso-position-horizontal-relative:page;mso-width-percent:0;mso-height-percent:0" coordsize="6066,1270" path="m,l6065,e" filled="f" strokeweight=".07019mm">
            <v:path arrowok="t" o:connecttype="custom" o:connectlocs="0,0;2147483646,0" o:connectangles="0,0"/>
            <w10:wrap type="topAndBottom" anchorx="page"/>
          </v:shape>
        </w:pict>
      </w:r>
    </w:p>
    <w:p w14:paraId="33D9A1D6" w14:textId="669ADA80" w:rsidR="00AF779A" w:rsidRPr="00D516D6" w:rsidRDefault="00E9277B">
      <w:pPr>
        <w:spacing w:before="37"/>
        <w:ind w:left="116" w:right="154"/>
        <w:jc w:val="both"/>
        <w:rPr>
          <w:sz w:val="16"/>
          <w:lang w:val="en-GB"/>
        </w:rPr>
      </w:pPr>
      <w:proofErr w:type="spellStart"/>
      <w:r w:rsidRPr="00D516D6">
        <w:rPr>
          <w:spacing w:val="-2"/>
          <w:sz w:val="16"/>
          <w:lang w:val="en-GB"/>
        </w:rPr>
        <w:t>Torddis</w:t>
      </w:r>
      <w:proofErr w:type="spellEnd"/>
      <w:r w:rsidR="002657DD">
        <w:rPr>
          <w:spacing w:val="-2"/>
          <w:sz w:val="16"/>
          <w:lang w:val="en-GB"/>
        </w:rPr>
        <w:t xml:space="preserve"> is</w:t>
      </w:r>
      <w:r w:rsidRPr="00D516D6">
        <w:rPr>
          <w:spacing w:val="-2"/>
          <w:sz w:val="16"/>
          <w:lang w:val="en-GB"/>
        </w:rPr>
        <w:t xml:space="preserve"> an innovative system </w:t>
      </w:r>
      <w:r w:rsidR="002657DD" w:rsidRPr="002657DD">
        <w:rPr>
          <w:spacing w:val="-2"/>
          <w:sz w:val="16"/>
          <w:lang w:val="en-GB"/>
        </w:rPr>
        <w:t xml:space="preserve">designed </w:t>
      </w:r>
      <w:r w:rsidRPr="00D516D6">
        <w:rPr>
          <w:spacing w:val="-2"/>
          <w:sz w:val="16"/>
          <w:lang w:val="en-GB"/>
        </w:rPr>
        <w:t xml:space="preserve">to </w:t>
      </w:r>
      <w:r w:rsidR="002657DD" w:rsidRPr="002657DD">
        <w:rPr>
          <w:spacing w:val="-2"/>
          <w:sz w:val="16"/>
          <w:lang w:val="en-GB"/>
        </w:rPr>
        <w:t>mitigate</w:t>
      </w:r>
      <w:r w:rsidR="002657DD">
        <w:rPr>
          <w:spacing w:val="-2"/>
          <w:sz w:val="16"/>
          <w:lang w:val="en-GB"/>
        </w:rPr>
        <w:t xml:space="preserve"> </w:t>
      </w:r>
      <w:r w:rsidRPr="00D516D6">
        <w:rPr>
          <w:spacing w:val="-2"/>
          <w:sz w:val="16"/>
          <w:lang w:val="en-GB"/>
        </w:rPr>
        <w:t xml:space="preserve">the </w:t>
      </w:r>
      <w:r w:rsidR="002657DD" w:rsidRPr="002657DD">
        <w:rPr>
          <w:spacing w:val="-2"/>
          <w:sz w:val="16"/>
          <w:lang w:val="en-GB"/>
        </w:rPr>
        <w:t>effects</w:t>
      </w:r>
      <w:r w:rsidRPr="00D516D6">
        <w:rPr>
          <w:spacing w:val="-2"/>
          <w:sz w:val="16"/>
          <w:lang w:val="en-GB"/>
        </w:rPr>
        <w:t xml:space="preserve"> of parental absenteeism on</w:t>
      </w:r>
      <w:r w:rsidRPr="00D516D6">
        <w:rPr>
          <w:spacing w:val="40"/>
          <w:sz w:val="16"/>
          <w:lang w:val="en-GB"/>
        </w:rPr>
        <w:t xml:space="preserve"> </w:t>
      </w:r>
      <w:r w:rsidRPr="00D516D6">
        <w:rPr>
          <w:w w:val="95"/>
          <w:sz w:val="16"/>
          <w:lang w:val="en-GB"/>
        </w:rPr>
        <w:t>academic performance</w:t>
      </w:r>
      <w:r w:rsidR="002657DD">
        <w:rPr>
          <w:w w:val="95"/>
          <w:sz w:val="16"/>
          <w:lang w:val="en-GB"/>
        </w:rPr>
        <w:t xml:space="preserve"> </w:t>
      </w:r>
      <w:r w:rsidR="002657DD" w:rsidRPr="002657DD">
        <w:rPr>
          <w:w w:val="95"/>
          <w:sz w:val="16"/>
          <w:lang w:val="en-GB"/>
        </w:rPr>
        <w:t>by leveraging</w:t>
      </w:r>
      <w:r w:rsidRPr="00D516D6">
        <w:rPr>
          <w:w w:val="95"/>
          <w:sz w:val="16"/>
          <w:lang w:val="en-GB"/>
        </w:rPr>
        <w:t xml:space="preserve"> Artificial Intelligence (AI) and Internet of Th</w:t>
      </w:r>
      <w:r w:rsidR="00D516D6">
        <w:rPr>
          <w:w w:val="95"/>
          <w:sz w:val="16"/>
          <w:lang w:val="en-GB"/>
        </w:rPr>
        <w:t>i</w:t>
      </w:r>
      <w:r w:rsidRPr="00D516D6">
        <w:rPr>
          <w:w w:val="95"/>
          <w:sz w:val="16"/>
          <w:lang w:val="en-GB"/>
        </w:rPr>
        <w:t>ngs (IoT) technologies</w:t>
      </w:r>
      <w:r w:rsidR="002657DD" w:rsidRPr="002657DD">
        <w:rPr>
          <w:w w:val="95"/>
          <w:sz w:val="16"/>
          <w:lang w:val="en-GB"/>
        </w:rPr>
        <w:t xml:space="preserve">. The system </w:t>
      </w:r>
      <w:r w:rsidRPr="00D516D6">
        <w:rPr>
          <w:w w:val="95"/>
          <w:sz w:val="16"/>
          <w:lang w:val="en-GB"/>
        </w:rPr>
        <w:t>monitor</w:t>
      </w:r>
      <w:r w:rsidR="002657DD">
        <w:rPr>
          <w:w w:val="95"/>
          <w:sz w:val="16"/>
          <w:lang w:val="en-GB"/>
        </w:rPr>
        <w:t>s</w:t>
      </w:r>
      <w:r w:rsidRPr="00D516D6">
        <w:rPr>
          <w:w w:val="95"/>
          <w:sz w:val="16"/>
          <w:lang w:val="en-GB"/>
        </w:rPr>
        <w:t xml:space="preserve"> student distractions in real-time within home</w:t>
      </w:r>
      <w:r w:rsidR="002657DD">
        <w:rPr>
          <w:w w:val="95"/>
          <w:sz w:val="16"/>
          <w:lang w:val="en-GB"/>
        </w:rPr>
        <w:t xml:space="preserve"> </w:t>
      </w:r>
      <w:r w:rsidR="002657DD" w:rsidRPr="002657DD">
        <w:rPr>
          <w:w w:val="95"/>
          <w:sz w:val="16"/>
          <w:lang w:val="en-GB"/>
        </w:rPr>
        <w:t>environments</w:t>
      </w:r>
      <w:r w:rsidRPr="00D516D6">
        <w:rPr>
          <w:w w:val="95"/>
          <w:sz w:val="16"/>
          <w:lang w:val="en-GB"/>
        </w:rPr>
        <w:t xml:space="preserve">, </w:t>
      </w:r>
      <w:r w:rsidR="002657DD" w:rsidRPr="002657DD">
        <w:rPr>
          <w:w w:val="95"/>
          <w:sz w:val="16"/>
          <w:lang w:val="en-GB"/>
        </w:rPr>
        <w:t>detecting</w:t>
      </w:r>
      <w:r w:rsidRPr="00D516D6">
        <w:rPr>
          <w:w w:val="95"/>
          <w:sz w:val="16"/>
          <w:lang w:val="en-GB"/>
        </w:rPr>
        <w:t xml:space="preserve"> facial</w:t>
      </w:r>
      <w:r w:rsidRPr="00D516D6">
        <w:rPr>
          <w:spacing w:val="40"/>
          <w:sz w:val="16"/>
          <w:lang w:val="en-GB"/>
        </w:rPr>
        <w:t xml:space="preserve"> </w:t>
      </w:r>
      <w:r w:rsidRPr="00D516D6">
        <w:rPr>
          <w:w w:val="95"/>
          <w:sz w:val="16"/>
          <w:lang w:val="en-GB"/>
        </w:rPr>
        <w:t xml:space="preserve">expressions </w:t>
      </w:r>
      <w:r w:rsidR="002657DD" w:rsidRPr="002657DD">
        <w:rPr>
          <w:w w:val="95"/>
          <w:sz w:val="16"/>
          <w:lang w:val="en-GB"/>
        </w:rPr>
        <w:t>indicative</w:t>
      </w:r>
      <w:r w:rsidR="002657DD">
        <w:rPr>
          <w:w w:val="95"/>
          <w:sz w:val="16"/>
          <w:lang w:val="en-GB"/>
        </w:rPr>
        <w:t xml:space="preserve"> </w:t>
      </w:r>
      <w:r w:rsidRPr="00D516D6">
        <w:rPr>
          <w:w w:val="95"/>
          <w:sz w:val="16"/>
          <w:lang w:val="en-GB"/>
        </w:rPr>
        <w:t xml:space="preserve">of distraction, unauthorised objects, and signs of drowsiness. </w:t>
      </w:r>
      <w:r w:rsidR="002657DD" w:rsidRPr="002657DD">
        <w:rPr>
          <w:w w:val="95"/>
          <w:sz w:val="16"/>
          <w:lang w:val="en-GB"/>
        </w:rPr>
        <w:t xml:space="preserve">Developed using </w:t>
      </w:r>
      <w:r w:rsidRPr="00D516D6">
        <w:rPr>
          <w:w w:val="95"/>
          <w:sz w:val="16"/>
          <w:lang w:val="en-GB"/>
        </w:rPr>
        <w:t xml:space="preserve">the TDDM4IoTS methodology, </w:t>
      </w:r>
      <w:proofErr w:type="spellStart"/>
      <w:r w:rsidR="002657DD" w:rsidRPr="002657DD">
        <w:rPr>
          <w:w w:val="95"/>
          <w:sz w:val="16"/>
          <w:lang w:val="en-GB"/>
        </w:rPr>
        <w:t>Torddis</w:t>
      </w:r>
      <w:proofErr w:type="spellEnd"/>
      <w:r w:rsidR="002657DD">
        <w:rPr>
          <w:w w:val="95"/>
          <w:sz w:val="16"/>
          <w:lang w:val="en-GB"/>
        </w:rPr>
        <w:t xml:space="preserve"> </w:t>
      </w:r>
      <w:r w:rsidRPr="00D516D6">
        <w:rPr>
          <w:w w:val="95"/>
          <w:sz w:val="16"/>
          <w:lang w:val="en-GB"/>
        </w:rPr>
        <w:t xml:space="preserve">integrates a mobile application </w:t>
      </w:r>
      <w:r w:rsidR="002657DD" w:rsidRPr="002657DD">
        <w:rPr>
          <w:w w:val="95"/>
          <w:sz w:val="16"/>
          <w:lang w:val="en-GB"/>
        </w:rPr>
        <w:t>with</w:t>
      </w:r>
      <w:r w:rsidRPr="00D516D6">
        <w:rPr>
          <w:spacing w:val="40"/>
          <w:sz w:val="16"/>
          <w:lang w:val="en-GB"/>
        </w:rPr>
        <w:t xml:space="preserve"> </w:t>
      </w:r>
      <w:r w:rsidRPr="00D516D6">
        <w:rPr>
          <w:w w:val="95"/>
          <w:sz w:val="16"/>
          <w:lang w:val="en-GB"/>
        </w:rPr>
        <w:t>an</w:t>
      </w:r>
      <w:r w:rsidRPr="00D516D6">
        <w:rPr>
          <w:spacing w:val="-8"/>
          <w:w w:val="95"/>
          <w:sz w:val="16"/>
          <w:lang w:val="en-GB"/>
        </w:rPr>
        <w:t xml:space="preserve"> </w:t>
      </w:r>
      <w:r w:rsidRPr="00D516D6">
        <w:rPr>
          <w:w w:val="95"/>
          <w:sz w:val="16"/>
          <w:lang w:val="en-GB"/>
        </w:rPr>
        <w:t>IoT</w:t>
      </w:r>
      <w:r w:rsidRPr="00D516D6">
        <w:rPr>
          <w:spacing w:val="-7"/>
          <w:w w:val="95"/>
          <w:sz w:val="16"/>
          <w:lang w:val="en-GB"/>
        </w:rPr>
        <w:t xml:space="preserve"> </w:t>
      </w:r>
      <w:r w:rsidRPr="00D516D6">
        <w:rPr>
          <w:w w:val="95"/>
          <w:sz w:val="16"/>
          <w:lang w:val="en-GB"/>
        </w:rPr>
        <w:t>device</w:t>
      </w:r>
      <w:r w:rsidR="002657DD">
        <w:rPr>
          <w:w w:val="95"/>
          <w:sz w:val="16"/>
          <w:lang w:val="en-GB"/>
        </w:rPr>
        <w:t xml:space="preserve"> </w:t>
      </w:r>
      <w:r w:rsidR="002657DD" w:rsidRPr="002657DD">
        <w:rPr>
          <w:w w:val="95"/>
          <w:sz w:val="16"/>
          <w:lang w:val="en-GB"/>
        </w:rPr>
        <w:t>to offer</w:t>
      </w:r>
      <w:r w:rsidRPr="00D516D6">
        <w:rPr>
          <w:spacing w:val="-7"/>
          <w:w w:val="95"/>
          <w:sz w:val="16"/>
          <w:lang w:val="en-GB"/>
        </w:rPr>
        <w:t xml:space="preserve"> </w:t>
      </w:r>
      <w:r w:rsidRPr="00D516D6">
        <w:rPr>
          <w:w w:val="95"/>
          <w:sz w:val="16"/>
          <w:lang w:val="en-GB"/>
        </w:rPr>
        <w:t>tutors</w:t>
      </w:r>
      <w:r w:rsidRPr="00D516D6">
        <w:rPr>
          <w:spacing w:val="-7"/>
          <w:w w:val="95"/>
          <w:sz w:val="16"/>
          <w:lang w:val="en-GB"/>
        </w:rPr>
        <w:t xml:space="preserve"> </w:t>
      </w:r>
      <w:r w:rsidRPr="00D516D6">
        <w:rPr>
          <w:w w:val="95"/>
          <w:sz w:val="16"/>
          <w:lang w:val="en-GB"/>
        </w:rPr>
        <w:t>a</w:t>
      </w:r>
      <w:r w:rsidRPr="00D516D6">
        <w:rPr>
          <w:spacing w:val="-7"/>
          <w:w w:val="95"/>
          <w:sz w:val="16"/>
          <w:lang w:val="en-GB"/>
        </w:rPr>
        <w:t xml:space="preserve"> </w:t>
      </w:r>
      <w:r w:rsidR="002657DD" w:rsidRPr="002657DD">
        <w:rPr>
          <w:spacing w:val="-7"/>
          <w:w w:val="95"/>
          <w:sz w:val="16"/>
          <w:lang w:val="en-GB"/>
        </w:rPr>
        <w:t>practical</w:t>
      </w:r>
      <w:r w:rsidRPr="00D516D6">
        <w:rPr>
          <w:spacing w:val="-7"/>
          <w:w w:val="95"/>
          <w:sz w:val="16"/>
          <w:lang w:val="en-GB"/>
        </w:rPr>
        <w:t xml:space="preserve"> </w:t>
      </w:r>
      <w:r w:rsidRPr="00D516D6">
        <w:rPr>
          <w:w w:val="95"/>
          <w:sz w:val="16"/>
          <w:lang w:val="en-GB"/>
        </w:rPr>
        <w:t>and</w:t>
      </w:r>
      <w:r w:rsidRPr="00D516D6">
        <w:rPr>
          <w:spacing w:val="-7"/>
          <w:w w:val="95"/>
          <w:sz w:val="16"/>
          <w:lang w:val="en-GB"/>
        </w:rPr>
        <w:t xml:space="preserve"> </w:t>
      </w:r>
      <w:r w:rsidRPr="00D516D6">
        <w:rPr>
          <w:w w:val="95"/>
          <w:sz w:val="16"/>
          <w:lang w:val="en-GB"/>
        </w:rPr>
        <w:t>efficient</w:t>
      </w:r>
      <w:r w:rsidRPr="00D516D6">
        <w:rPr>
          <w:spacing w:val="-7"/>
          <w:w w:val="95"/>
          <w:sz w:val="16"/>
          <w:lang w:val="en-GB"/>
        </w:rPr>
        <w:t xml:space="preserve"> </w:t>
      </w:r>
      <w:r w:rsidRPr="00D516D6">
        <w:rPr>
          <w:w w:val="95"/>
          <w:sz w:val="16"/>
          <w:lang w:val="en-GB"/>
        </w:rPr>
        <w:t>tool</w:t>
      </w:r>
      <w:r w:rsidRPr="00D516D6">
        <w:rPr>
          <w:spacing w:val="-7"/>
          <w:w w:val="95"/>
          <w:sz w:val="16"/>
          <w:lang w:val="en-GB"/>
        </w:rPr>
        <w:t xml:space="preserve"> </w:t>
      </w:r>
      <w:r w:rsidRPr="00D516D6">
        <w:rPr>
          <w:w w:val="95"/>
          <w:sz w:val="16"/>
          <w:lang w:val="en-GB"/>
        </w:rPr>
        <w:t>for</w:t>
      </w:r>
      <w:r w:rsidRPr="00D516D6">
        <w:rPr>
          <w:spacing w:val="-7"/>
          <w:w w:val="95"/>
          <w:sz w:val="16"/>
          <w:lang w:val="en-GB"/>
        </w:rPr>
        <w:t xml:space="preserve"> </w:t>
      </w:r>
      <w:r w:rsidRPr="00D516D6">
        <w:rPr>
          <w:w w:val="95"/>
          <w:sz w:val="16"/>
          <w:lang w:val="en-GB"/>
        </w:rPr>
        <w:t>supervisi</w:t>
      </w:r>
      <w:r w:rsidR="002657DD">
        <w:rPr>
          <w:w w:val="95"/>
          <w:sz w:val="16"/>
          <w:lang w:val="en-GB"/>
        </w:rPr>
        <w:t>ng</w:t>
      </w:r>
      <w:r w:rsidRPr="00D516D6">
        <w:rPr>
          <w:spacing w:val="-7"/>
          <w:w w:val="95"/>
          <w:sz w:val="16"/>
          <w:lang w:val="en-GB"/>
        </w:rPr>
        <w:t xml:space="preserve"> </w:t>
      </w:r>
      <w:r w:rsidR="002657DD" w:rsidRPr="00D516D6">
        <w:rPr>
          <w:w w:val="95"/>
          <w:sz w:val="16"/>
          <w:lang w:val="en-GB"/>
        </w:rPr>
        <w:t>academic</w:t>
      </w:r>
      <w:r w:rsidR="002657DD" w:rsidRPr="00D516D6">
        <w:rPr>
          <w:spacing w:val="-7"/>
          <w:w w:val="95"/>
          <w:sz w:val="16"/>
          <w:lang w:val="en-GB"/>
        </w:rPr>
        <w:t xml:space="preserve"> </w:t>
      </w:r>
      <w:r w:rsidR="002657DD" w:rsidRPr="002657DD">
        <w:rPr>
          <w:spacing w:val="-7"/>
          <w:w w:val="95"/>
          <w:sz w:val="16"/>
          <w:lang w:val="en-GB"/>
        </w:rPr>
        <w:t>activities</w:t>
      </w:r>
      <w:r w:rsidR="002657DD">
        <w:rPr>
          <w:spacing w:val="-7"/>
          <w:w w:val="95"/>
          <w:sz w:val="16"/>
          <w:lang w:val="en-GB"/>
        </w:rPr>
        <w:t xml:space="preserve"> at home</w:t>
      </w:r>
      <w:r w:rsidRPr="00D516D6">
        <w:rPr>
          <w:w w:val="95"/>
          <w:sz w:val="16"/>
          <w:lang w:val="en-GB"/>
        </w:rPr>
        <w:t xml:space="preserve">. </w:t>
      </w:r>
      <w:r w:rsidR="00932BFB">
        <w:rPr>
          <w:w w:val="95"/>
          <w:sz w:val="16"/>
          <w:lang w:val="en-GB"/>
        </w:rPr>
        <w:t>U</w:t>
      </w:r>
      <w:r w:rsidRPr="00D516D6">
        <w:rPr>
          <w:w w:val="95"/>
          <w:sz w:val="16"/>
          <w:lang w:val="en-GB"/>
        </w:rPr>
        <w:t xml:space="preserve">sability </w:t>
      </w:r>
      <w:r w:rsidR="00932BFB" w:rsidRPr="00932BFB">
        <w:rPr>
          <w:w w:val="95"/>
          <w:sz w:val="16"/>
          <w:lang w:val="en-GB"/>
        </w:rPr>
        <w:t>evaluations</w:t>
      </w:r>
      <w:r w:rsidR="00932BFB">
        <w:rPr>
          <w:w w:val="95"/>
          <w:sz w:val="16"/>
          <w:lang w:val="en-GB"/>
        </w:rPr>
        <w:t xml:space="preserve"> </w:t>
      </w:r>
      <w:r w:rsidRPr="00D516D6">
        <w:rPr>
          <w:w w:val="95"/>
          <w:sz w:val="16"/>
          <w:lang w:val="en-GB"/>
        </w:rPr>
        <w:t>by tutors</w:t>
      </w:r>
      <w:r w:rsidR="00D502B0">
        <w:rPr>
          <w:w w:val="95"/>
          <w:sz w:val="16"/>
          <w:lang w:val="en-GB"/>
        </w:rPr>
        <w:t xml:space="preserve"> </w:t>
      </w:r>
      <w:r w:rsidR="00D502B0" w:rsidRPr="00D502B0">
        <w:rPr>
          <w:w w:val="95"/>
          <w:sz w:val="16"/>
          <w:lang w:val="en-GB"/>
        </w:rPr>
        <w:t>yielded a high</w:t>
      </w:r>
      <w:r w:rsidR="00D502B0">
        <w:rPr>
          <w:w w:val="95"/>
          <w:sz w:val="16"/>
          <w:lang w:val="en-GB"/>
        </w:rPr>
        <w:t xml:space="preserve"> </w:t>
      </w:r>
      <w:r w:rsidRPr="00D516D6">
        <w:rPr>
          <w:sz w:val="16"/>
          <w:lang w:val="en-GB"/>
        </w:rPr>
        <w:t>System</w:t>
      </w:r>
      <w:r w:rsidRPr="00D516D6">
        <w:rPr>
          <w:spacing w:val="-1"/>
          <w:sz w:val="16"/>
          <w:lang w:val="en-GB"/>
        </w:rPr>
        <w:t xml:space="preserve"> </w:t>
      </w:r>
      <w:r w:rsidRPr="00D516D6">
        <w:rPr>
          <w:sz w:val="16"/>
          <w:lang w:val="en-GB"/>
        </w:rPr>
        <w:t>Usability</w:t>
      </w:r>
      <w:r w:rsidRPr="00D516D6">
        <w:rPr>
          <w:spacing w:val="-1"/>
          <w:sz w:val="16"/>
          <w:lang w:val="en-GB"/>
        </w:rPr>
        <w:t xml:space="preserve"> </w:t>
      </w:r>
      <w:r w:rsidRPr="00D516D6">
        <w:rPr>
          <w:sz w:val="16"/>
          <w:lang w:val="en-GB"/>
        </w:rPr>
        <w:t>Scale</w:t>
      </w:r>
      <w:r w:rsidR="00D502B0">
        <w:rPr>
          <w:sz w:val="16"/>
          <w:lang w:val="en-GB"/>
        </w:rPr>
        <w:t xml:space="preserve"> (</w:t>
      </w:r>
      <w:r w:rsidR="00D502B0" w:rsidRPr="00D516D6">
        <w:rPr>
          <w:sz w:val="16"/>
          <w:lang w:val="en-GB"/>
        </w:rPr>
        <w:t>SUS</w:t>
      </w:r>
      <w:r w:rsidRPr="00D516D6">
        <w:rPr>
          <w:sz w:val="16"/>
          <w:lang w:val="en-GB"/>
        </w:rPr>
        <w:t>)</w:t>
      </w:r>
      <w:r w:rsidR="00D502B0">
        <w:rPr>
          <w:sz w:val="16"/>
          <w:lang w:val="en-GB"/>
        </w:rPr>
        <w:t xml:space="preserve"> </w:t>
      </w:r>
      <w:r w:rsidR="00D502B0" w:rsidRPr="00D502B0">
        <w:rPr>
          <w:sz w:val="16"/>
          <w:lang w:val="en-GB"/>
        </w:rPr>
        <w:t>score of 81.46%</w:t>
      </w:r>
      <w:r w:rsidRPr="00D516D6">
        <w:rPr>
          <w:sz w:val="16"/>
          <w:lang w:val="en-GB"/>
        </w:rPr>
        <w:t>,</w:t>
      </w:r>
      <w:r w:rsidRPr="00D516D6">
        <w:rPr>
          <w:spacing w:val="-1"/>
          <w:sz w:val="16"/>
          <w:lang w:val="en-GB"/>
        </w:rPr>
        <w:t xml:space="preserve"> </w:t>
      </w:r>
      <w:r w:rsidR="00D502B0" w:rsidRPr="00D502B0">
        <w:rPr>
          <w:spacing w:val="-1"/>
          <w:sz w:val="16"/>
          <w:lang w:val="en-GB"/>
        </w:rPr>
        <w:t>underscoring</w:t>
      </w:r>
      <w:r w:rsidR="00D502B0">
        <w:rPr>
          <w:spacing w:val="-1"/>
          <w:sz w:val="16"/>
          <w:lang w:val="en-GB"/>
        </w:rPr>
        <w:t xml:space="preserve"> </w:t>
      </w:r>
      <w:r w:rsidR="00D502B0" w:rsidRPr="00D502B0">
        <w:rPr>
          <w:spacing w:val="-1"/>
          <w:sz w:val="16"/>
          <w:lang w:val="en-GB"/>
        </w:rPr>
        <w:t>the system's effectiveness in</w:t>
      </w:r>
      <w:r w:rsidRPr="00D516D6">
        <w:rPr>
          <w:spacing w:val="-1"/>
          <w:sz w:val="16"/>
          <w:lang w:val="en-GB"/>
        </w:rPr>
        <w:t xml:space="preserve"> </w:t>
      </w:r>
      <w:r w:rsidRPr="00D516D6">
        <w:rPr>
          <w:w w:val="95"/>
          <w:sz w:val="16"/>
          <w:lang w:val="en-GB"/>
        </w:rPr>
        <w:t xml:space="preserve">enhancing student concentration and providing </w:t>
      </w:r>
      <w:r w:rsidR="00D502B0" w:rsidRPr="00D502B0">
        <w:rPr>
          <w:w w:val="95"/>
          <w:sz w:val="16"/>
          <w:lang w:val="en-GB"/>
        </w:rPr>
        <w:t>valuable insights for</w:t>
      </w:r>
      <w:r w:rsidRPr="00D516D6">
        <w:rPr>
          <w:w w:val="95"/>
          <w:sz w:val="16"/>
          <w:lang w:val="en-GB"/>
        </w:rPr>
        <w:t xml:space="preserve"> parents. </w:t>
      </w:r>
      <w:r w:rsidR="00D502B0" w:rsidRPr="00D502B0">
        <w:rPr>
          <w:w w:val="95"/>
          <w:sz w:val="16"/>
          <w:lang w:val="en-GB"/>
        </w:rPr>
        <w:t>While the system has demonstrated significant potential, recommendations for improving</w:t>
      </w:r>
      <w:r w:rsidR="00D502B0">
        <w:rPr>
          <w:w w:val="95"/>
          <w:sz w:val="16"/>
          <w:lang w:val="en-GB"/>
        </w:rPr>
        <w:t xml:space="preserve"> </w:t>
      </w:r>
      <w:r w:rsidRPr="00D516D6">
        <w:rPr>
          <w:w w:val="95"/>
          <w:sz w:val="16"/>
          <w:lang w:val="en-GB"/>
        </w:rPr>
        <w:t xml:space="preserve">camera quality </w:t>
      </w:r>
      <w:r w:rsidR="00D502B0" w:rsidRPr="00D502B0">
        <w:rPr>
          <w:w w:val="95"/>
          <w:sz w:val="16"/>
          <w:lang w:val="en-GB"/>
        </w:rPr>
        <w:t>have been noted</w:t>
      </w:r>
      <w:r w:rsidRPr="00D516D6">
        <w:rPr>
          <w:w w:val="95"/>
          <w:sz w:val="16"/>
          <w:lang w:val="en-GB"/>
        </w:rPr>
        <w:t xml:space="preserve">. </w:t>
      </w:r>
      <w:proofErr w:type="spellStart"/>
      <w:r w:rsidRPr="00D516D6">
        <w:rPr>
          <w:w w:val="95"/>
          <w:sz w:val="16"/>
          <w:lang w:val="en-GB"/>
        </w:rPr>
        <w:t>Torddis</w:t>
      </w:r>
      <w:proofErr w:type="spellEnd"/>
      <w:r w:rsidRPr="00D516D6">
        <w:rPr>
          <w:spacing w:val="40"/>
          <w:sz w:val="16"/>
          <w:lang w:val="en-GB"/>
        </w:rPr>
        <w:t xml:space="preserve"> </w:t>
      </w:r>
      <w:r w:rsidR="00D502B0" w:rsidRPr="00D502B0">
        <w:rPr>
          <w:w w:val="90"/>
          <w:sz w:val="16"/>
          <w:lang w:val="en-GB"/>
        </w:rPr>
        <w:t xml:space="preserve">aims to make a substantial </w:t>
      </w:r>
      <w:r w:rsidRPr="00D516D6">
        <w:rPr>
          <w:w w:val="90"/>
          <w:sz w:val="16"/>
          <w:lang w:val="en-GB"/>
        </w:rPr>
        <w:t xml:space="preserve">impact on education, </w:t>
      </w:r>
      <w:r w:rsidR="00D502B0" w:rsidRPr="00D502B0">
        <w:rPr>
          <w:w w:val="90"/>
          <w:sz w:val="16"/>
          <w:lang w:val="en-GB"/>
        </w:rPr>
        <w:t>serving as a robust</w:t>
      </w:r>
      <w:r w:rsidR="00D502B0">
        <w:rPr>
          <w:w w:val="90"/>
          <w:sz w:val="16"/>
          <w:lang w:val="en-GB"/>
        </w:rPr>
        <w:t xml:space="preserve"> </w:t>
      </w:r>
      <w:r w:rsidRPr="00D516D6">
        <w:rPr>
          <w:w w:val="90"/>
          <w:sz w:val="16"/>
          <w:lang w:val="en-GB"/>
        </w:rPr>
        <w:t xml:space="preserve">ally in </w:t>
      </w:r>
      <w:r w:rsidR="00D502B0">
        <w:rPr>
          <w:w w:val="90"/>
          <w:sz w:val="16"/>
          <w:lang w:val="en-GB"/>
        </w:rPr>
        <w:t xml:space="preserve">the </w:t>
      </w:r>
      <w:r w:rsidRPr="00D516D6">
        <w:rPr>
          <w:w w:val="90"/>
          <w:sz w:val="16"/>
          <w:lang w:val="en-GB"/>
        </w:rPr>
        <w:t xml:space="preserve">learning </w:t>
      </w:r>
      <w:r w:rsidR="00D502B0" w:rsidRPr="00D502B0">
        <w:rPr>
          <w:w w:val="90"/>
          <w:sz w:val="16"/>
          <w:lang w:val="en-GB"/>
        </w:rPr>
        <w:t>process</w:t>
      </w:r>
      <w:r w:rsidR="00D502B0">
        <w:rPr>
          <w:w w:val="90"/>
          <w:sz w:val="16"/>
          <w:lang w:val="en-GB"/>
        </w:rPr>
        <w:t xml:space="preserve"> </w:t>
      </w:r>
      <w:r w:rsidRPr="00D516D6">
        <w:rPr>
          <w:w w:val="90"/>
          <w:sz w:val="16"/>
          <w:lang w:val="en-GB"/>
        </w:rPr>
        <w:t xml:space="preserve">and </w:t>
      </w:r>
      <w:r w:rsidR="00D502B0" w:rsidRPr="00D502B0">
        <w:rPr>
          <w:w w:val="90"/>
          <w:sz w:val="16"/>
          <w:lang w:val="en-GB"/>
        </w:rPr>
        <w:t>offering promising avenues</w:t>
      </w:r>
      <w:r w:rsidRPr="00D516D6">
        <w:rPr>
          <w:w w:val="95"/>
          <w:sz w:val="16"/>
          <w:lang w:val="en-GB"/>
        </w:rPr>
        <w:t xml:space="preserve"> for further </w:t>
      </w:r>
      <w:r w:rsidR="00D502B0" w:rsidRPr="00D502B0">
        <w:rPr>
          <w:w w:val="95"/>
          <w:sz w:val="16"/>
          <w:lang w:val="en-GB"/>
        </w:rPr>
        <w:t>technological advancements</w:t>
      </w:r>
      <w:r w:rsidRPr="00D516D6">
        <w:rPr>
          <w:w w:val="95"/>
          <w:sz w:val="16"/>
          <w:lang w:val="en-GB"/>
        </w:rPr>
        <w:t>.</w:t>
      </w:r>
    </w:p>
    <w:p w14:paraId="3F225147" w14:textId="77777777" w:rsidR="00AF779A" w:rsidRPr="00D516D6" w:rsidRDefault="00AF779A">
      <w:pPr>
        <w:jc w:val="both"/>
        <w:rPr>
          <w:sz w:val="16"/>
          <w:lang w:val="en-GB"/>
        </w:rPr>
        <w:sectPr w:rsidR="00AF779A" w:rsidRPr="00D516D6">
          <w:type w:val="continuous"/>
          <w:pgSz w:w="10890" w:h="14860"/>
          <w:pgMar w:top="2380" w:right="620" w:bottom="280" w:left="660" w:header="0" w:footer="642" w:gutter="0"/>
          <w:cols w:num="2" w:space="720" w:equalWidth="0">
            <w:col w:w="1862" w:space="1404"/>
            <w:col w:w="6344"/>
          </w:cols>
        </w:sectPr>
      </w:pPr>
    </w:p>
    <w:p w14:paraId="2294F606" w14:textId="77777777" w:rsidR="00AF779A" w:rsidRPr="00D516D6" w:rsidRDefault="00AF779A">
      <w:pPr>
        <w:pStyle w:val="Textoindependiente"/>
        <w:spacing w:before="9" w:after="1"/>
        <w:rPr>
          <w:sz w:val="28"/>
          <w:lang w:val="en-GB"/>
        </w:rPr>
      </w:pPr>
    </w:p>
    <w:p w14:paraId="47AF06DE" w14:textId="77777777" w:rsidR="00AF779A" w:rsidRPr="00D516D6" w:rsidRDefault="00E9277B">
      <w:pPr>
        <w:pStyle w:val="Textoindependiente"/>
        <w:spacing w:line="20" w:lineRule="exact"/>
        <w:ind w:left="116"/>
        <w:rPr>
          <w:sz w:val="2"/>
          <w:lang w:val="en-GB"/>
        </w:rPr>
      </w:pPr>
      <w:r>
        <w:rPr>
          <w:sz w:val="2"/>
          <w:lang w:val="en-GB"/>
        </w:rPr>
      </w:r>
      <w:r>
        <w:rPr>
          <w:sz w:val="2"/>
          <w:lang w:val="en-GB"/>
        </w:rPr>
        <w:pict w14:anchorId="4B8658D4">
          <v:group id="docshapegroup10" o:spid="_x0000_s1308" alt="" style="width:466.6pt;height:.4pt;mso-position-horizontal-relative:char;mso-position-vertical-relative:line" coordsize="9332,8">
            <v:line id="_x0000_s1309" alt="" style="position:absolute" from="0,4" to="9332,4" strokecolor="#7f7f7f" strokeweight=".14042mm"/>
            <w10:anchorlock/>
          </v:group>
        </w:pict>
      </w:r>
    </w:p>
    <w:p w14:paraId="20A73F74" w14:textId="77777777" w:rsidR="00AF779A" w:rsidRPr="00D516D6" w:rsidRDefault="00AF779A">
      <w:pPr>
        <w:pStyle w:val="Textoindependiente"/>
        <w:spacing w:before="4"/>
        <w:rPr>
          <w:sz w:val="26"/>
          <w:lang w:val="en-GB"/>
        </w:rPr>
      </w:pPr>
    </w:p>
    <w:p w14:paraId="4B39FF96" w14:textId="77777777" w:rsidR="00AF779A" w:rsidRPr="00D516D6" w:rsidRDefault="00E9277B">
      <w:pPr>
        <w:pStyle w:val="Ttulo1"/>
        <w:numPr>
          <w:ilvl w:val="0"/>
          <w:numId w:val="15"/>
        </w:numPr>
        <w:tabs>
          <w:tab w:val="left" w:pos="416"/>
        </w:tabs>
        <w:spacing w:before="64"/>
        <w:ind w:hanging="300"/>
        <w:rPr>
          <w:lang w:val="en-GB"/>
        </w:rPr>
      </w:pPr>
      <w:r w:rsidRPr="00D516D6">
        <w:rPr>
          <w:spacing w:val="-2"/>
          <w:lang w:val="en-GB"/>
        </w:rPr>
        <w:t>Introduction</w:t>
      </w:r>
    </w:p>
    <w:p w14:paraId="0B0EEB0C" w14:textId="77777777" w:rsidR="00AF779A" w:rsidRPr="00D516D6" w:rsidRDefault="00E9277B">
      <w:pPr>
        <w:pStyle w:val="Textoindependiente"/>
        <w:spacing w:before="77" w:line="244" w:lineRule="auto"/>
        <w:ind w:left="116" w:right="154" w:firstLine="298"/>
        <w:jc w:val="both"/>
        <w:rPr>
          <w:lang w:val="en-GB"/>
        </w:rPr>
      </w:pPr>
      <w:r w:rsidRPr="00D516D6">
        <w:rPr>
          <w:w w:val="90"/>
          <w:lang w:val="en-GB"/>
        </w:rPr>
        <w:t>Over the past decade, fast-paced lifestyles and increasing workloads have led to a rise in parental absenteeism during</w:t>
      </w:r>
      <w:r w:rsidRPr="00D516D6">
        <w:rPr>
          <w:lang w:val="en-GB"/>
        </w:rPr>
        <w:t xml:space="preserve"> </w:t>
      </w:r>
      <w:r w:rsidRPr="00D516D6">
        <w:rPr>
          <w:w w:val="90"/>
          <w:lang w:val="en-GB"/>
        </w:rPr>
        <w:t xml:space="preserve">the hours reserved for primary school students’ activities. This absence and lack of </w:t>
      </w:r>
      <w:r w:rsidRPr="00D516D6">
        <w:rPr>
          <w:w w:val="90"/>
          <w:lang w:val="en-GB"/>
        </w:rPr>
        <w:t>support have been shown to directly</w:t>
      </w:r>
      <w:r w:rsidRPr="00D516D6">
        <w:rPr>
          <w:w w:val="95"/>
          <w:lang w:val="en-GB"/>
        </w:rPr>
        <w:t xml:space="preserve"> affect</w:t>
      </w:r>
      <w:r w:rsidRPr="00D516D6">
        <w:rPr>
          <w:spacing w:val="-4"/>
          <w:w w:val="95"/>
          <w:lang w:val="en-GB"/>
        </w:rPr>
        <w:t xml:space="preserve"> </w:t>
      </w:r>
      <w:r w:rsidRPr="00D516D6">
        <w:rPr>
          <w:w w:val="95"/>
          <w:lang w:val="en-GB"/>
        </w:rPr>
        <w:t>young</w:t>
      </w:r>
      <w:r w:rsidRPr="00D516D6">
        <w:rPr>
          <w:spacing w:val="-4"/>
          <w:w w:val="95"/>
          <w:lang w:val="en-GB"/>
        </w:rPr>
        <w:t xml:space="preserve"> </w:t>
      </w:r>
      <w:r w:rsidRPr="00D516D6">
        <w:rPr>
          <w:w w:val="95"/>
          <w:lang w:val="en-GB"/>
        </w:rPr>
        <w:t>students’</w:t>
      </w:r>
      <w:r w:rsidRPr="00D516D6">
        <w:rPr>
          <w:spacing w:val="-4"/>
          <w:w w:val="95"/>
          <w:lang w:val="en-GB"/>
        </w:rPr>
        <w:t xml:space="preserve"> </w:t>
      </w:r>
      <w:r w:rsidRPr="00D516D6">
        <w:rPr>
          <w:w w:val="95"/>
          <w:lang w:val="en-GB"/>
        </w:rPr>
        <w:t>academic</w:t>
      </w:r>
      <w:r w:rsidRPr="00D516D6">
        <w:rPr>
          <w:spacing w:val="-4"/>
          <w:w w:val="95"/>
          <w:lang w:val="en-GB"/>
        </w:rPr>
        <w:t xml:space="preserve"> </w:t>
      </w:r>
      <w:r w:rsidRPr="00D516D6">
        <w:rPr>
          <w:w w:val="95"/>
          <w:lang w:val="en-GB"/>
        </w:rPr>
        <w:t>performance.</w:t>
      </w:r>
      <w:r w:rsidRPr="00D516D6">
        <w:rPr>
          <w:spacing w:val="-4"/>
          <w:w w:val="95"/>
          <w:lang w:val="en-GB"/>
        </w:rPr>
        <w:t xml:space="preserve"> </w:t>
      </w:r>
      <w:r w:rsidRPr="00D516D6">
        <w:rPr>
          <w:w w:val="95"/>
          <w:lang w:val="en-GB"/>
        </w:rPr>
        <w:t>Teachers</w:t>
      </w:r>
      <w:r w:rsidRPr="00D516D6">
        <w:rPr>
          <w:spacing w:val="-4"/>
          <w:w w:val="95"/>
          <w:lang w:val="en-GB"/>
        </w:rPr>
        <w:t xml:space="preserve"> </w:t>
      </w:r>
      <w:r w:rsidRPr="00D516D6">
        <w:rPr>
          <w:w w:val="95"/>
          <w:lang w:val="en-GB"/>
        </w:rPr>
        <w:t>have</w:t>
      </w:r>
      <w:r w:rsidRPr="00D516D6">
        <w:rPr>
          <w:spacing w:val="-4"/>
          <w:w w:val="95"/>
          <w:lang w:val="en-GB"/>
        </w:rPr>
        <w:t xml:space="preserve"> </w:t>
      </w:r>
      <w:r w:rsidRPr="00D516D6">
        <w:rPr>
          <w:w w:val="95"/>
          <w:lang w:val="en-GB"/>
        </w:rPr>
        <w:t>noted</w:t>
      </w:r>
      <w:r w:rsidRPr="00D516D6">
        <w:rPr>
          <w:spacing w:val="-4"/>
          <w:w w:val="95"/>
          <w:lang w:val="en-GB"/>
        </w:rPr>
        <w:t xml:space="preserve"> </w:t>
      </w:r>
      <w:r w:rsidRPr="00D516D6">
        <w:rPr>
          <w:w w:val="95"/>
          <w:lang w:val="en-GB"/>
        </w:rPr>
        <w:t>a</w:t>
      </w:r>
      <w:r w:rsidRPr="00D516D6">
        <w:rPr>
          <w:spacing w:val="-4"/>
          <w:w w:val="95"/>
          <w:lang w:val="en-GB"/>
        </w:rPr>
        <w:t xml:space="preserve"> </w:t>
      </w:r>
      <w:r w:rsidRPr="00D516D6">
        <w:rPr>
          <w:w w:val="95"/>
          <w:lang w:val="en-GB"/>
        </w:rPr>
        <w:t>decline</w:t>
      </w:r>
      <w:r w:rsidRPr="00D516D6">
        <w:rPr>
          <w:spacing w:val="-4"/>
          <w:w w:val="95"/>
          <w:lang w:val="en-GB"/>
        </w:rPr>
        <w:t xml:space="preserve"> </w:t>
      </w:r>
      <w:r w:rsidRPr="00D516D6">
        <w:rPr>
          <w:w w:val="95"/>
          <w:lang w:val="en-GB"/>
        </w:rPr>
        <w:t>in</w:t>
      </w:r>
      <w:r w:rsidRPr="00D516D6">
        <w:rPr>
          <w:spacing w:val="-4"/>
          <w:w w:val="95"/>
          <w:lang w:val="en-GB"/>
        </w:rPr>
        <w:t xml:space="preserve"> </w:t>
      </w:r>
      <w:r w:rsidRPr="00D516D6">
        <w:rPr>
          <w:w w:val="95"/>
          <w:lang w:val="en-GB"/>
        </w:rPr>
        <w:t>performance</w:t>
      </w:r>
      <w:r w:rsidRPr="00D516D6">
        <w:rPr>
          <w:spacing w:val="-4"/>
          <w:w w:val="95"/>
          <w:lang w:val="en-GB"/>
        </w:rPr>
        <w:t xml:space="preserve"> </w:t>
      </w:r>
      <w:r w:rsidRPr="00D516D6">
        <w:rPr>
          <w:w w:val="95"/>
          <w:lang w:val="en-GB"/>
        </w:rPr>
        <w:t>and</w:t>
      </w:r>
      <w:r w:rsidRPr="00D516D6">
        <w:rPr>
          <w:spacing w:val="-4"/>
          <w:w w:val="95"/>
          <w:lang w:val="en-GB"/>
        </w:rPr>
        <w:t xml:space="preserve"> </w:t>
      </w:r>
      <w:r w:rsidRPr="00D516D6">
        <w:rPr>
          <w:w w:val="95"/>
          <w:lang w:val="en-GB"/>
        </w:rPr>
        <w:t>discipline</w:t>
      </w:r>
      <w:r w:rsidRPr="00D516D6">
        <w:rPr>
          <w:spacing w:val="-4"/>
          <w:w w:val="95"/>
          <w:lang w:val="en-GB"/>
        </w:rPr>
        <w:t xml:space="preserve"> </w:t>
      </w:r>
      <w:r w:rsidRPr="00D516D6">
        <w:rPr>
          <w:w w:val="95"/>
          <w:lang w:val="en-GB"/>
        </w:rPr>
        <w:t xml:space="preserve">metrics, </w:t>
      </w:r>
      <w:r w:rsidRPr="00D516D6">
        <w:rPr>
          <w:w w:val="90"/>
          <w:lang w:val="en-GB"/>
        </w:rPr>
        <w:t xml:space="preserve">potentially negatively impacting students’ self-esteem and other psychosocial aspects. Moreover, the </w:t>
      </w:r>
      <w:r w:rsidRPr="00D516D6">
        <w:rPr>
          <w:w w:val="90"/>
          <w:lang w:val="en-GB"/>
        </w:rPr>
        <w:t>literature suggests</w:t>
      </w:r>
      <w:r w:rsidRPr="00D516D6">
        <w:rPr>
          <w:w w:val="95"/>
          <w:lang w:val="en-GB"/>
        </w:rPr>
        <w:t xml:space="preserve"> that emotional support at home is an essential pillar for children to focus on their studies (</w:t>
      </w:r>
      <w:proofErr w:type="spellStart"/>
      <w:r>
        <w:fldChar w:fldCharType="begin"/>
      </w:r>
      <w:r>
        <w:instrText xml:space="preserve"> HYPERLINK \l "_bookmark89" </w:instrText>
      </w:r>
      <w:r>
        <w:fldChar w:fldCharType="separate"/>
      </w:r>
      <w:r w:rsidRPr="00D516D6">
        <w:rPr>
          <w:color w:val="2F4F4F"/>
          <w:w w:val="95"/>
          <w:lang w:val="en-GB"/>
        </w:rPr>
        <w:t>Seidu</w:t>
      </w:r>
      <w:proofErr w:type="spellEnd"/>
      <w:r w:rsidRPr="00D516D6">
        <w:rPr>
          <w:color w:val="2F4F4F"/>
          <w:w w:val="95"/>
          <w:lang w:val="en-GB"/>
        </w:rPr>
        <w:t>, Arthur-Holmes,</w:t>
      </w:r>
      <w:r>
        <w:rPr>
          <w:color w:val="2F4F4F"/>
          <w:w w:val="95"/>
          <w:lang w:val="en-GB"/>
        </w:rPr>
        <w:fldChar w:fldCharType="end"/>
      </w:r>
      <w:r w:rsidRPr="00D516D6">
        <w:rPr>
          <w:color w:val="2F4F4F"/>
          <w:w w:val="95"/>
          <w:lang w:val="en-GB"/>
        </w:rPr>
        <w:t xml:space="preserve"> </w:t>
      </w:r>
      <w:hyperlink w:anchor="_bookmark89" w:history="1">
        <w:proofErr w:type="spellStart"/>
        <w:r w:rsidRPr="00D516D6">
          <w:rPr>
            <w:color w:val="2F4F4F"/>
            <w:lang w:val="en-GB"/>
          </w:rPr>
          <w:t>Agbaglo</w:t>
        </w:r>
        <w:proofErr w:type="spellEnd"/>
        <w:r w:rsidRPr="00D516D6">
          <w:rPr>
            <w:color w:val="2F4F4F"/>
            <w:lang w:val="en-GB"/>
          </w:rPr>
          <w:t xml:space="preserve"> and </w:t>
        </w:r>
        <w:proofErr w:type="spellStart"/>
        <w:r w:rsidRPr="00D516D6">
          <w:rPr>
            <w:color w:val="2F4F4F"/>
            <w:lang w:val="en-GB"/>
          </w:rPr>
          <w:t>Ahinkorah</w:t>
        </w:r>
        <w:proofErr w:type="spellEnd"/>
      </w:hyperlink>
      <w:r w:rsidRPr="00D516D6">
        <w:rPr>
          <w:lang w:val="en-GB"/>
        </w:rPr>
        <w:t xml:space="preserve">, </w:t>
      </w:r>
      <w:hyperlink w:anchor="_bookmark89" w:history="1">
        <w:r w:rsidRPr="00D516D6">
          <w:rPr>
            <w:color w:val="2F4F4F"/>
            <w:lang w:val="en-GB"/>
          </w:rPr>
          <w:t>2022</w:t>
        </w:r>
      </w:hyperlink>
      <w:r w:rsidRPr="00D516D6">
        <w:rPr>
          <w:lang w:val="en-GB"/>
        </w:rPr>
        <w:t>).</w:t>
      </w:r>
    </w:p>
    <w:p w14:paraId="565BDEC2" w14:textId="78EE3488" w:rsidR="00AF779A" w:rsidRPr="00D516D6" w:rsidRDefault="00E9277B">
      <w:pPr>
        <w:pStyle w:val="Textoindependiente"/>
        <w:spacing w:line="244" w:lineRule="auto"/>
        <w:ind w:left="116" w:right="154" w:firstLine="298"/>
        <w:jc w:val="both"/>
        <w:rPr>
          <w:lang w:val="en-GB"/>
        </w:rPr>
      </w:pPr>
      <w:r w:rsidRPr="00D516D6">
        <w:rPr>
          <w:lang w:val="en-GB"/>
        </w:rPr>
        <w:t>Emotional</w:t>
      </w:r>
      <w:r w:rsidRPr="00D516D6">
        <w:rPr>
          <w:spacing w:val="-9"/>
          <w:lang w:val="en-GB"/>
        </w:rPr>
        <w:t xml:space="preserve"> </w:t>
      </w:r>
      <w:r w:rsidRPr="00D516D6">
        <w:rPr>
          <w:lang w:val="en-GB"/>
        </w:rPr>
        <w:t>interference</w:t>
      </w:r>
      <w:r w:rsidRPr="00D516D6">
        <w:rPr>
          <w:spacing w:val="-9"/>
          <w:lang w:val="en-GB"/>
        </w:rPr>
        <w:t xml:space="preserve"> </w:t>
      </w:r>
      <w:r w:rsidRPr="00D516D6">
        <w:rPr>
          <w:lang w:val="en-GB"/>
        </w:rPr>
        <w:t>not</w:t>
      </w:r>
      <w:r w:rsidRPr="00D516D6">
        <w:rPr>
          <w:spacing w:val="-9"/>
          <w:lang w:val="en-GB"/>
        </w:rPr>
        <w:t xml:space="preserve"> </w:t>
      </w:r>
      <w:r w:rsidRPr="00D516D6">
        <w:rPr>
          <w:lang w:val="en-GB"/>
        </w:rPr>
        <w:t>only</w:t>
      </w:r>
      <w:r w:rsidRPr="00D516D6">
        <w:rPr>
          <w:spacing w:val="-9"/>
          <w:lang w:val="en-GB"/>
        </w:rPr>
        <w:t xml:space="preserve"> </w:t>
      </w:r>
      <w:r w:rsidRPr="00D516D6">
        <w:rPr>
          <w:lang w:val="en-GB"/>
        </w:rPr>
        <w:t>affects</w:t>
      </w:r>
      <w:r w:rsidRPr="00D516D6">
        <w:rPr>
          <w:spacing w:val="-9"/>
          <w:lang w:val="en-GB"/>
        </w:rPr>
        <w:t xml:space="preserve"> </w:t>
      </w:r>
      <w:r w:rsidRPr="00D516D6">
        <w:rPr>
          <w:lang w:val="en-GB"/>
        </w:rPr>
        <w:t>educational</w:t>
      </w:r>
      <w:r w:rsidRPr="00D516D6">
        <w:rPr>
          <w:spacing w:val="-9"/>
          <w:lang w:val="en-GB"/>
        </w:rPr>
        <w:t xml:space="preserve"> </w:t>
      </w:r>
      <w:r w:rsidRPr="00D516D6">
        <w:rPr>
          <w:lang w:val="en-GB"/>
        </w:rPr>
        <w:t>success</w:t>
      </w:r>
      <w:r w:rsidRPr="00D516D6">
        <w:rPr>
          <w:spacing w:val="-9"/>
          <w:lang w:val="en-GB"/>
        </w:rPr>
        <w:t xml:space="preserve"> </w:t>
      </w:r>
      <w:r w:rsidRPr="00D516D6">
        <w:rPr>
          <w:lang w:val="en-GB"/>
        </w:rPr>
        <w:t>but</w:t>
      </w:r>
      <w:r w:rsidRPr="00D516D6">
        <w:rPr>
          <w:spacing w:val="-9"/>
          <w:lang w:val="en-GB"/>
        </w:rPr>
        <w:t xml:space="preserve"> </w:t>
      </w:r>
      <w:r w:rsidRPr="00D516D6">
        <w:rPr>
          <w:lang w:val="en-GB"/>
        </w:rPr>
        <w:t>also</w:t>
      </w:r>
      <w:r w:rsidRPr="00D516D6">
        <w:rPr>
          <w:spacing w:val="-9"/>
          <w:lang w:val="en-GB"/>
        </w:rPr>
        <w:t xml:space="preserve"> </w:t>
      </w:r>
      <w:r w:rsidRPr="00D516D6">
        <w:rPr>
          <w:lang w:val="en-GB"/>
        </w:rPr>
        <w:t>permeates</w:t>
      </w:r>
      <w:r w:rsidRPr="00D516D6">
        <w:rPr>
          <w:spacing w:val="-9"/>
          <w:lang w:val="en-GB"/>
        </w:rPr>
        <w:t xml:space="preserve"> </w:t>
      </w:r>
      <w:r w:rsidRPr="00D516D6">
        <w:rPr>
          <w:lang w:val="en-GB"/>
        </w:rPr>
        <w:t>all</w:t>
      </w:r>
      <w:r w:rsidRPr="00D516D6">
        <w:rPr>
          <w:spacing w:val="-9"/>
          <w:lang w:val="en-GB"/>
        </w:rPr>
        <w:t xml:space="preserve"> </w:t>
      </w:r>
      <w:r w:rsidRPr="00D516D6">
        <w:rPr>
          <w:lang w:val="en-GB"/>
        </w:rPr>
        <w:t>aspects</w:t>
      </w:r>
      <w:r w:rsidRPr="00D516D6">
        <w:rPr>
          <w:spacing w:val="-9"/>
          <w:lang w:val="en-GB"/>
        </w:rPr>
        <w:t xml:space="preserve"> </w:t>
      </w:r>
      <w:r w:rsidRPr="00D516D6">
        <w:rPr>
          <w:lang w:val="en-GB"/>
        </w:rPr>
        <w:t>of</w:t>
      </w:r>
      <w:r w:rsidRPr="00D516D6">
        <w:rPr>
          <w:spacing w:val="-9"/>
          <w:lang w:val="en-GB"/>
        </w:rPr>
        <w:t xml:space="preserve"> </w:t>
      </w:r>
      <w:r w:rsidRPr="00D516D6">
        <w:rPr>
          <w:lang w:val="en-GB"/>
        </w:rPr>
        <w:t>students’</w:t>
      </w:r>
      <w:r w:rsidRPr="00D516D6">
        <w:rPr>
          <w:spacing w:val="-9"/>
          <w:lang w:val="en-GB"/>
        </w:rPr>
        <w:t xml:space="preserve"> </w:t>
      </w:r>
      <w:r w:rsidRPr="00D516D6">
        <w:rPr>
          <w:lang w:val="en-GB"/>
        </w:rPr>
        <w:t xml:space="preserve">lives </w:t>
      </w:r>
      <w:r w:rsidRPr="00D516D6">
        <w:rPr>
          <w:w w:val="90"/>
          <w:lang w:val="en-GB"/>
        </w:rPr>
        <w:t>(</w:t>
      </w:r>
      <w:proofErr w:type="spellStart"/>
      <w:r>
        <w:fldChar w:fldCharType="begin"/>
      </w:r>
      <w:r>
        <w:instrText xml:space="preserve"> HYPERLINK \l "_bookmark88" </w:instrText>
      </w:r>
      <w:r>
        <w:fldChar w:fldCharType="separate"/>
      </w:r>
      <w:r w:rsidRPr="00D516D6">
        <w:rPr>
          <w:color w:val="2F4F4F"/>
          <w:w w:val="90"/>
          <w:lang w:val="en-GB"/>
        </w:rPr>
        <w:t>Åke</w:t>
      </w:r>
      <w:proofErr w:type="spellEnd"/>
      <w:r w:rsidRPr="00D516D6">
        <w:rPr>
          <w:color w:val="2F4F4F"/>
          <w:w w:val="90"/>
          <w:lang w:val="en-GB"/>
        </w:rPr>
        <w:t xml:space="preserve"> and </w:t>
      </w:r>
      <w:proofErr w:type="spellStart"/>
      <w:r w:rsidRPr="00D516D6">
        <w:rPr>
          <w:color w:val="2F4F4F"/>
          <w:w w:val="90"/>
          <w:lang w:val="en-GB"/>
        </w:rPr>
        <w:t>Antonsson</w:t>
      </w:r>
      <w:proofErr w:type="spellEnd"/>
      <w:r>
        <w:rPr>
          <w:color w:val="2F4F4F"/>
          <w:w w:val="90"/>
          <w:lang w:val="en-GB"/>
        </w:rPr>
        <w:fldChar w:fldCharType="end"/>
      </w:r>
      <w:r w:rsidRPr="00D516D6">
        <w:rPr>
          <w:w w:val="90"/>
          <w:lang w:val="en-GB"/>
        </w:rPr>
        <w:t xml:space="preserve">, </w:t>
      </w:r>
      <w:hyperlink w:anchor="_bookmark88" w:history="1">
        <w:r w:rsidRPr="00D516D6">
          <w:rPr>
            <w:color w:val="2F4F4F"/>
            <w:w w:val="90"/>
            <w:lang w:val="en-GB"/>
          </w:rPr>
          <w:t>2023</w:t>
        </w:r>
      </w:hyperlink>
      <w:r w:rsidRPr="00D516D6">
        <w:rPr>
          <w:w w:val="90"/>
          <w:lang w:val="en-GB"/>
        </w:rPr>
        <w:t>). A family environment that fosters positive communicati</w:t>
      </w:r>
      <w:r w:rsidRPr="00D516D6">
        <w:rPr>
          <w:w w:val="90"/>
          <w:lang w:val="en-GB"/>
        </w:rPr>
        <w:t>on and genuine interaction</w:t>
      </w:r>
      <w:r w:rsidRPr="00D516D6">
        <w:rPr>
          <w:lang w:val="en-GB"/>
        </w:rPr>
        <w:t xml:space="preserve"> can</w:t>
      </w:r>
      <w:r w:rsidRPr="00D516D6">
        <w:rPr>
          <w:spacing w:val="-2"/>
          <w:lang w:val="en-GB"/>
        </w:rPr>
        <w:t xml:space="preserve"> </w:t>
      </w:r>
      <w:r w:rsidRPr="00D516D6">
        <w:rPr>
          <w:lang w:val="en-GB"/>
        </w:rPr>
        <w:t>lead</w:t>
      </w:r>
      <w:r w:rsidRPr="00D516D6">
        <w:rPr>
          <w:spacing w:val="-2"/>
          <w:lang w:val="en-GB"/>
        </w:rPr>
        <w:t xml:space="preserve"> </w:t>
      </w:r>
      <w:r w:rsidRPr="00D516D6">
        <w:rPr>
          <w:lang w:val="en-GB"/>
        </w:rPr>
        <w:t>to</w:t>
      </w:r>
      <w:r w:rsidRPr="00D516D6">
        <w:rPr>
          <w:spacing w:val="-2"/>
          <w:lang w:val="en-GB"/>
        </w:rPr>
        <w:t xml:space="preserve"> </w:t>
      </w:r>
      <w:r w:rsidRPr="00D516D6">
        <w:rPr>
          <w:lang w:val="en-GB"/>
        </w:rPr>
        <w:t>significant</w:t>
      </w:r>
      <w:r w:rsidRPr="00D516D6">
        <w:rPr>
          <w:spacing w:val="-2"/>
          <w:lang w:val="en-GB"/>
        </w:rPr>
        <w:t xml:space="preserve"> </w:t>
      </w:r>
      <w:r w:rsidRPr="00D516D6">
        <w:rPr>
          <w:lang w:val="en-GB"/>
        </w:rPr>
        <w:t>improvements</w:t>
      </w:r>
      <w:r w:rsidRPr="00D516D6">
        <w:rPr>
          <w:spacing w:val="-2"/>
          <w:lang w:val="en-GB"/>
        </w:rPr>
        <w:t xml:space="preserve"> </w:t>
      </w:r>
      <w:r w:rsidRPr="00D516D6">
        <w:rPr>
          <w:lang w:val="en-GB"/>
        </w:rPr>
        <w:t>in</w:t>
      </w:r>
      <w:r w:rsidRPr="00D516D6">
        <w:rPr>
          <w:spacing w:val="-2"/>
          <w:lang w:val="en-GB"/>
        </w:rPr>
        <w:t xml:space="preserve"> </w:t>
      </w:r>
      <w:r w:rsidRPr="00D516D6">
        <w:rPr>
          <w:lang w:val="en-GB"/>
        </w:rPr>
        <w:t>students’</w:t>
      </w:r>
      <w:r w:rsidRPr="00D516D6">
        <w:rPr>
          <w:spacing w:val="-2"/>
          <w:lang w:val="en-GB"/>
        </w:rPr>
        <w:t xml:space="preserve"> </w:t>
      </w:r>
      <w:r w:rsidRPr="00D516D6">
        <w:rPr>
          <w:lang w:val="en-GB"/>
        </w:rPr>
        <w:t>well</w:t>
      </w:r>
      <w:r w:rsidR="00394EB3">
        <w:rPr>
          <w:lang w:val="en-GB"/>
        </w:rPr>
        <w:t>-</w:t>
      </w:r>
      <w:r w:rsidRPr="00D516D6">
        <w:rPr>
          <w:lang w:val="en-GB"/>
        </w:rPr>
        <w:t>being</w:t>
      </w:r>
      <w:r w:rsidRPr="00D516D6">
        <w:rPr>
          <w:spacing w:val="-2"/>
          <w:lang w:val="en-GB"/>
        </w:rPr>
        <w:t xml:space="preserve"> </w:t>
      </w:r>
      <w:r w:rsidRPr="00D516D6">
        <w:rPr>
          <w:lang w:val="en-GB"/>
        </w:rPr>
        <w:t>and</w:t>
      </w:r>
      <w:r w:rsidRPr="00D516D6">
        <w:rPr>
          <w:spacing w:val="-2"/>
          <w:lang w:val="en-GB"/>
        </w:rPr>
        <w:t xml:space="preserve"> </w:t>
      </w:r>
      <w:r w:rsidRPr="00D516D6">
        <w:rPr>
          <w:lang w:val="en-GB"/>
        </w:rPr>
        <w:t>social</w:t>
      </w:r>
      <w:r w:rsidRPr="00D516D6">
        <w:rPr>
          <w:spacing w:val="-2"/>
          <w:lang w:val="en-GB"/>
        </w:rPr>
        <w:t xml:space="preserve"> </w:t>
      </w:r>
      <w:r w:rsidRPr="00D516D6">
        <w:rPr>
          <w:lang w:val="en-GB"/>
        </w:rPr>
        <w:t>skills</w:t>
      </w:r>
      <w:r w:rsidRPr="00D516D6">
        <w:rPr>
          <w:spacing w:val="-2"/>
          <w:lang w:val="en-GB"/>
        </w:rPr>
        <w:t xml:space="preserve"> </w:t>
      </w:r>
      <w:r w:rsidRPr="00D516D6">
        <w:rPr>
          <w:lang w:val="en-GB"/>
        </w:rPr>
        <w:t>(</w:t>
      </w:r>
      <w:hyperlink w:anchor="_bookmark85" w:history="1">
        <w:r w:rsidRPr="00D516D6">
          <w:rPr>
            <w:color w:val="2F4F4F"/>
            <w:lang w:val="en-GB"/>
          </w:rPr>
          <w:t>Navarro</w:t>
        </w:r>
        <w:r w:rsidRPr="00D516D6">
          <w:rPr>
            <w:color w:val="2F4F4F"/>
            <w:spacing w:val="-2"/>
            <w:lang w:val="en-GB"/>
          </w:rPr>
          <w:t xml:space="preserve"> </w:t>
        </w:r>
        <w:r w:rsidRPr="00D516D6">
          <w:rPr>
            <w:color w:val="2F4F4F"/>
            <w:lang w:val="en-GB"/>
          </w:rPr>
          <w:t>and</w:t>
        </w:r>
        <w:r w:rsidRPr="00D516D6">
          <w:rPr>
            <w:color w:val="2F4F4F"/>
            <w:spacing w:val="-2"/>
            <w:lang w:val="en-GB"/>
          </w:rPr>
          <w:t xml:space="preserve"> </w:t>
        </w:r>
        <w:proofErr w:type="spellStart"/>
        <w:r w:rsidRPr="00D516D6">
          <w:rPr>
            <w:color w:val="2F4F4F"/>
            <w:lang w:val="en-GB"/>
          </w:rPr>
          <w:t>Víllora</w:t>
        </w:r>
        <w:proofErr w:type="spellEnd"/>
      </w:hyperlink>
      <w:r w:rsidRPr="00D516D6">
        <w:rPr>
          <w:lang w:val="en-GB"/>
        </w:rPr>
        <w:t>,</w:t>
      </w:r>
      <w:r w:rsidRPr="00D516D6">
        <w:rPr>
          <w:spacing w:val="-2"/>
          <w:lang w:val="en-GB"/>
        </w:rPr>
        <w:t xml:space="preserve"> </w:t>
      </w:r>
      <w:hyperlink w:anchor="_bookmark85" w:history="1">
        <w:r w:rsidRPr="00D516D6">
          <w:rPr>
            <w:color w:val="2F4F4F"/>
            <w:lang w:val="en-GB"/>
          </w:rPr>
          <w:t>2024</w:t>
        </w:r>
      </w:hyperlink>
      <w:r w:rsidRPr="00D516D6">
        <w:rPr>
          <w:lang w:val="en-GB"/>
        </w:rPr>
        <w:t>). Given</w:t>
      </w:r>
      <w:r w:rsidRPr="00D516D6">
        <w:rPr>
          <w:spacing w:val="-8"/>
          <w:lang w:val="en-GB"/>
        </w:rPr>
        <w:t xml:space="preserve"> </w:t>
      </w:r>
      <w:r w:rsidRPr="00D516D6">
        <w:rPr>
          <w:lang w:val="en-GB"/>
        </w:rPr>
        <w:t>this</w:t>
      </w:r>
      <w:r w:rsidRPr="00D516D6">
        <w:rPr>
          <w:spacing w:val="-8"/>
          <w:lang w:val="en-GB"/>
        </w:rPr>
        <w:t xml:space="preserve"> </w:t>
      </w:r>
      <w:r w:rsidRPr="00D516D6">
        <w:rPr>
          <w:lang w:val="en-GB"/>
        </w:rPr>
        <w:t>scenario,</w:t>
      </w:r>
      <w:r w:rsidRPr="00D516D6">
        <w:rPr>
          <w:spacing w:val="-8"/>
          <w:lang w:val="en-GB"/>
        </w:rPr>
        <w:t xml:space="preserve"> </w:t>
      </w:r>
      <w:r w:rsidRPr="00D516D6">
        <w:rPr>
          <w:lang w:val="en-GB"/>
        </w:rPr>
        <w:t>technological</w:t>
      </w:r>
      <w:r w:rsidRPr="00D516D6">
        <w:rPr>
          <w:spacing w:val="-8"/>
          <w:lang w:val="en-GB"/>
        </w:rPr>
        <w:t xml:space="preserve"> </w:t>
      </w:r>
      <w:r w:rsidRPr="00D516D6">
        <w:rPr>
          <w:lang w:val="en-GB"/>
        </w:rPr>
        <w:t>tools</w:t>
      </w:r>
      <w:r w:rsidRPr="00D516D6">
        <w:rPr>
          <w:spacing w:val="-8"/>
          <w:lang w:val="en-GB"/>
        </w:rPr>
        <w:t xml:space="preserve"> </w:t>
      </w:r>
      <w:r w:rsidRPr="00D516D6">
        <w:rPr>
          <w:lang w:val="en-GB"/>
        </w:rPr>
        <w:t>that</w:t>
      </w:r>
      <w:r w:rsidRPr="00D516D6">
        <w:rPr>
          <w:spacing w:val="-8"/>
          <w:lang w:val="en-GB"/>
        </w:rPr>
        <w:t xml:space="preserve"> </w:t>
      </w:r>
      <w:r w:rsidRPr="00D516D6">
        <w:rPr>
          <w:lang w:val="en-GB"/>
        </w:rPr>
        <w:t>utilise</w:t>
      </w:r>
      <w:r w:rsidRPr="00D516D6">
        <w:rPr>
          <w:spacing w:val="-8"/>
          <w:lang w:val="en-GB"/>
        </w:rPr>
        <w:t xml:space="preserve"> </w:t>
      </w:r>
      <w:r w:rsidRPr="00D516D6">
        <w:rPr>
          <w:lang w:val="en-GB"/>
        </w:rPr>
        <w:t>Artificial</w:t>
      </w:r>
      <w:r w:rsidRPr="00D516D6">
        <w:rPr>
          <w:spacing w:val="-8"/>
          <w:lang w:val="en-GB"/>
        </w:rPr>
        <w:t xml:space="preserve"> </w:t>
      </w:r>
      <w:r w:rsidRPr="00D516D6">
        <w:rPr>
          <w:lang w:val="en-GB"/>
        </w:rPr>
        <w:t>Intelligence</w:t>
      </w:r>
      <w:r w:rsidRPr="00D516D6">
        <w:rPr>
          <w:spacing w:val="-8"/>
          <w:lang w:val="en-GB"/>
        </w:rPr>
        <w:t xml:space="preserve"> </w:t>
      </w:r>
      <w:r w:rsidRPr="00D516D6">
        <w:rPr>
          <w:lang w:val="en-GB"/>
        </w:rPr>
        <w:t>(AI)</w:t>
      </w:r>
      <w:r w:rsidRPr="00D516D6">
        <w:rPr>
          <w:spacing w:val="-8"/>
          <w:lang w:val="en-GB"/>
        </w:rPr>
        <w:t xml:space="preserve"> </w:t>
      </w:r>
      <w:r w:rsidRPr="00D516D6">
        <w:rPr>
          <w:lang w:val="en-GB"/>
        </w:rPr>
        <w:t>and</w:t>
      </w:r>
      <w:r w:rsidRPr="00D516D6">
        <w:rPr>
          <w:spacing w:val="-8"/>
          <w:lang w:val="en-GB"/>
        </w:rPr>
        <w:t xml:space="preserve"> </w:t>
      </w:r>
      <w:r w:rsidRPr="00D516D6">
        <w:rPr>
          <w:lang w:val="en-GB"/>
        </w:rPr>
        <w:t>Internet</w:t>
      </w:r>
      <w:r w:rsidRPr="00D516D6">
        <w:rPr>
          <w:spacing w:val="-8"/>
          <w:lang w:val="en-GB"/>
        </w:rPr>
        <w:t xml:space="preserve"> </w:t>
      </w:r>
      <w:r w:rsidRPr="00D516D6">
        <w:rPr>
          <w:lang w:val="en-GB"/>
        </w:rPr>
        <w:t>of</w:t>
      </w:r>
      <w:r w:rsidRPr="00D516D6">
        <w:rPr>
          <w:spacing w:val="-8"/>
          <w:lang w:val="en-GB"/>
        </w:rPr>
        <w:t xml:space="preserve"> </w:t>
      </w:r>
      <w:r w:rsidRPr="00D516D6">
        <w:rPr>
          <w:lang w:val="en-GB"/>
        </w:rPr>
        <w:t>Th</w:t>
      </w:r>
      <w:r w:rsidR="00394EB3">
        <w:rPr>
          <w:lang w:val="en-GB"/>
        </w:rPr>
        <w:t>i</w:t>
      </w:r>
      <w:r w:rsidRPr="00D516D6">
        <w:rPr>
          <w:lang w:val="en-GB"/>
        </w:rPr>
        <w:t>ngs</w:t>
      </w:r>
      <w:r w:rsidRPr="00D516D6">
        <w:rPr>
          <w:spacing w:val="-8"/>
          <w:lang w:val="en-GB"/>
        </w:rPr>
        <w:t xml:space="preserve"> </w:t>
      </w:r>
      <w:r w:rsidRPr="00D516D6">
        <w:rPr>
          <w:lang w:val="en-GB"/>
        </w:rPr>
        <w:t>(IoT)</w:t>
      </w:r>
      <w:r w:rsidRPr="00D516D6">
        <w:rPr>
          <w:spacing w:val="-8"/>
          <w:lang w:val="en-GB"/>
        </w:rPr>
        <w:t xml:space="preserve"> </w:t>
      </w:r>
      <w:r w:rsidRPr="00D516D6">
        <w:rPr>
          <w:lang w:val="en-GB"/>
        </w:rPr>
        <w:t xml:space="preserve">have </w:t>
      </w:r>
      <w:r w:rsidRPr="00D516D6">
        <w:rPr>
          <w:spacing w:val="-2"/>
          <w:lang w:val="en-GB"/>
        </w:rPr>
        <w:t>the</w:t>
      </w:r>
      <w:r w:rsidRPr="00D516D6">
        <w:rPr>
          <w:spacing w:val="-3"/>
          <w:lang w:val="en-GB"/>
        </w:rPr>
        <w:t xml:space="preserve"> </w:t>
      </w:r>
      <w:r w:rsidRPr="00D516D6">
        <w:rPr>
          <w:spacing w:val="-2"/>
          <w:lang w:val="en-GB"/>
        </w:rPr>
        <w:t>potential</w:t>
      </w:r>
      <w:r w:rsidRPr="00D516D6">
        <w:rPr>
          <w:spacing w:val="-3"/>
          <w:lang w:val="en-GB"/>
        </w:rPr>
        <w:t xml:space="preserve"> </w:t>
      </w:r>
      <w:r w:rsidRPr="00D516D6">
        <w:rPr>
          <w:spacing w:val="-2"/>
          <w:lang w:val="en-GB"/>
        </w:rPr>
        <w:t>to</w:t>
      </w:r>
      <w:r w:rsidRPr="00D516D6">
        <w:rPr>
          <w:spacing w:val="-3"/>
          <w:lang w:val="en-GB"/>
        </w:rPr>
        <w:t xml:space="preserve"> </w:t>
      </w:r>
      <w:r w:rsidRPr="00D516D6">
        <w:rPr>
          <w:spacing w:val="-2"/>
          <w:lang w:val="en-GB"/>
        </w:rPr>
        <w:t>monitor and</w:t>
      </w:r>
      <w:r w:rsidRPr="00D516D6">
        <w:rPr>
          <w:spacing w:val="-3"/>
          <w:lang w:val="en-GB"/>
        </w:rPr>
        <w:t xml:space="preserve"> </w:t>
      </w:r>
      <w:r w:rsidRPr="00D516D6">
        <w:rPr>
          <w:spacing w:val="-2"/>
          <w:lang w:val="en-GB"/>
        </w:rPr>
        <w:t>measure</w:t>
      </w:r>
      <w:r w:rsidRPr="00D516D6">
        <w:rPr>
          <w:spacing w:val="-3"/>
          <w:lang w:val="en-GB"/>
        </w:rPr>
        <w:t xml:space="preserve"> </w:t>
      </w:r>
      <w:r w:rsidRPr="00D516D6">
        <w:rPr>
          <w:spacing w:val="-2"/>
          <w:lang w:val="en-GB"/>
        </w:rPr>
        <w:t>children’s</w:t>
      </w:r>
      <w:r w:rsidRPr="00D516D6">
        <w:rPr>
          <w:spacing w:val="-3"/>
          <w:lang w:val="en-GB"/>
        </w:rPr>
        <w:t xml:space="preserve"> </w:t>
      </w:r>
      <w:r w:rsidRPr="00D516D6">
        <w:rPr>
          <w:spacing w:val="-2"/>
          <w:lang w:val="en-GB"/>
        </w:rPr>
        <w:t>distractions,</w:t>
      </w:r>
      <w:r w:rsidRPr="00D516D6">
        <w:rPr>
          <w:spacing w:val="-3"/>
          <w:lang w:val="en-GB"/>
        </w:rPr>
        <w:t xml:space="preserve"> </w:t>
      </w:r>
      <w:r w:rsidRPr="00D516D6">
        <w:rPr>
          <w:spacing w:val="-2"/>
          <w:lang w:val="en-GB"/>
        </w:rPr>
        <w:t>providing crucial</w:t>
      </w:r>
      <w:r w:rsidRPr="00D516D6">
        <w:rPr>
          <w:spacing w:val="-3"/>
          <w:lang w:val="en-GB"/>
        </w:rPr>
        <w:t xml:space="preserve"> </w:t>
      </w:r>
      <w:r w:rsidRPr="00D516D6">
        <w:rPr>
          <w:spacing w:val="-2"/>
          <w:lang w:val="en-GB"/>
        </w:rPr>
        <w:t>data</w:t>
      </w:r>
      <w:r w:rsidRPr="00D516D6">
        <w:rPr>
          <w:spacing w:val="-3"/>
          <w:lang w:val="en-GB"/>
        </w:rPr>
        <w:t xml:space="preserve"> </w:t>
      </w:r>
      <w:r w:rsidRPr="00D516D6">
        <w:rPr>
          <w:spacing w:val="-2"/>
          <w:lang w:val="en-GB"/>
        </w:rPr>
        <w:t>for</w:t>
      </w:r>
      <w:r w:rsidRPr="00D516D6">
        <w:rPr>
          <w:spacing w:val="-3"/>
          <w:lang w:val="en-GB"/>
        </w:rPr>
        <w:t xml:space="preserve"> </w:t>
      </w:r>
      <w:r w:rsidRPr="00D516D6">
        <w:rPr>
          <w:spacing w:val="-2"/>
          <w:lang w:val="en-GB"/>
        </w:rPr>
        <w:t>decision</w:t>
      </w:r>
      <w:r w:rsidRPr="00D516D6">
        <w:rPr>
          <w:spacing w:val="-3"/>
          <w:lang w:val="en-GB"/>
        </w:rPr>
        <w:t xml:space="preserve"> </w:t>
      </w:r>
      <w:r w:rsidRPr="00D516D6">
        <w:rPr>
          <w:spacing w:val="-2"/>
          <w:lang w:val="en-GB"/>
        </w:rPr>
        <w:t>making</w:t>
      </w:r>
      <w:r w:rsidRPr="00D516D6">
        <w:rPr>
          <w:spacing w:val="-3"/>
          <w:lang w:val="en-GB"/>
        </w:rPr>
        <w:t xml:space="preserve"> </w:t>
      </w:r>
      <w:r w:rsidRPr="00D516D6">
        <w:rPr>
          <w:spacing w:val="-2"/>
          <w:lang w:val="en-GB"/>
        </w:rPr>
        <w:t xml:space="preserve">focused </w:t>
      </w:r>
      <w:r w:rsidRPr="00D516D6">
        <w:rPr>
          <w:lang w:val="en-GB"/>
        </w:rPr>
        <w:t>on</w:t>
      </w:r>
      <w:r w:rsidRPr="00D516D6">
        <w:rPr>
          <w:spacing w:val="-12"/>
          <w:lang w:val="en-GB"/>
        </w:rPr>
        <w:t xml:space="preserve"> </w:t>
      </w:r>
      <w:r w:rsidRPr="00D516D6">
        <w:rPr>
          <w:lang w:val="en-GB"/>
        </w:rPr>
        <w:t>improving</w:t>
      </w:r>
      <w:r w:rsidRPr="00D516D6">
        <w:rPr>
          <w:spacing w:val="-11"/>
          <w:lang w:val="en-GB"/>
        </w:rPr>
        <w:t xml:space="preserve"> </w:t>
      </w:r>
      <w:r w:rsidRPr="00D516D6">
        <w:rPr>
          <w:lang w:val="en-GB"/>
        </w:rPr>
        <w:t>attention</w:t>
      </w:r>
      <w:r w:rsidRPr="00D516D6">
        <w:rPr>
          <w:spacing w:val="-11"/>
          <w:lang w:val="en-GB"/>
        </w:rPr>
        <w:t xml:space="preserve"> </w:t>
      </w:r>
      <w:r w:rsidRPr="00D516D6">
        <w:rPr>
          <w:lang w:val="en-GB"/>
        </w:rPr>
        <w:t>and</w:t>
      </w:r>
      <w:r w:rsidRPr="00D516D6">
        <w:rPr>
          <w:spacing w:val="-11"/>
          <w:lang w:val="en-GB"/>
        </w:rPr>
        <w:t xml:space="preserve"> </w:t>
      </w:r>
      <w:r w:rsidRPr="00D516D6">
        <w:rPr>
          <w:lang w:val="en-GB"/>
        </w:rPr>
        <w:t>learning</w:t>
      </w:r>
      <w:r w:rsidRPr="00D516D6">
        <w:rPr>
          <w:spacing w:val="-11"/>
          <w:lang w:val="en-GB"/>
        </w:rPr>
        <w:t xml:space="preserve"> </w:t>
      </w:r>
      <w:r w:rsidRPr="00D516D6">
        <w:rPr>
          <w:lang w:val="en-GB"/>
        </w:rPr>
        <w:t>(</w:t>
      </w:r>
      <w:proofErr w:type="spellStart"/>
      <w:r>
        <w:fldChar w:fldCharType="begin"/>
      </w:r>
      <w:r>
        <w:instrText xml:space="preserve"> HYPERLINK \l "_bookmark44" </w:instrText>
      </w:r>
      <w:r>
        <w:fldChar w:fldCharType="separate"/>
      </w:r>
      <w:r w:rsidRPr="00D516D6">
        <w:rPr>
          <w:color w:val="2F4F4F"/>
          <w:lang w:val="en-GB"/>
        </w:rPr>
        <w:t>Alvear-Puertas</w:t>
      </w:r>
      <w:proofErr w:type="spellEnd"/>
      <w:r w:rsidRPr="00D516D6">
        <w:rPr>
          <w:color w:val="2F4F4F"/>
          <w:lang w:val="en-GB"/>
        </w:rPr>
        <w:t>,</w:t>
      </w:r>
      <w:r w:rsidRPr="00D516D6">
        <w:rPr>
          <w:color w:val="2F4F4F"/>
          <w:spacing w:val="-11"/>
          <w:lang w:val="en-GB"/>
        </w:rPr>
        <w:t xml:space="preserve"> </w:t>
      </w:r>
      <w:proofErr w:type="spellStart"/>
      <w:r w:rsidRPr="00D516D6">
        <w:rPr>
          <w:color w:val="2F4F4F"/>
          <w:lang w:val="en-GB"/>
        </w:rPr>
        <w:t>Rosero</w:t>
      </w:r>
      <w:proofErr w:type="spellEnd"/>
      <w:r w:rsidRPr="00D516D6">
        <w:rPr>
          <w:color w:val="2F4F4F"/>
          <w:lang w:val="en-GB"/>
        </w:rPr>
        <w:t>-Montalvo,</w:t>
      </w:r>
      <w:r w:rsidRPr="00D516D6">
        <w:rPr>
          <w:color w:val="2F4F4F"/>
          <w:spacing w:val="-11"/>
          <w:lang w:val="en-GB"/>
        </w:rPr>
        <w:t xml:space="preserve"> </w:t>
      </w:r>
      <w:proofErr w:type="spellStart"/>
      <w:r w:rsidRPr="00D516D6">
        <w:rPr>
          <w:color w:val="2F4F4F"/>
          <w:lang w:val="en-GB"/>
        </w:rPr>
        <w:t>Peluffo-Ordóñez</w:t>
      </w:r>
      <w:proofErr w:type="spellEnd"/>
      <w:r w:rsidRPr="00D516D6">
        <w:rPr>
          <w:color w:val="2F4F4F"/>
          <w:spacing w:val="-11"/>
          <w:lang w:val="en-GB"/>
        </w:rPr>
        <w:t xml:space="preserve"> </w:t>
      </w:r>
      <w:r w:rsidRPr="00A94E0D">
        <w:rPr>
          <w:color w:val="2F4F4F"/>
          <w:highlight w:val="yellow"/>
          <w:lang w:val="en-GB"/>
        </w:rPr>
        <w:t>and</w:t>
      </w:r>
      <w:r w:rsidRPr="00D516D6">
        <w:rPr>
          <w:color w:val="2F4F4F"/>
          <w:spacing w:val="-11"/>
          <w:lang w:val="en-GB"/>
        </w:rPr>
        <w:t xml:space="preserve"> </w:t>
      </w:r>
      <w:proofErr w:type="spellStart"/>
      <w:r w:rsidRPr="00D516D6">
        <w:rPr>
          <w:color w:val="2F4F4F"/>
          <w:lang w:val="en-GB"/>
        </w:rPr>
        <w:t>Pijal</w:t>
      </w:r>
      <w:proofErr w:type="spellEnd"/>
      <w:r w:rsidRPr="00D516D6">
        <w:rPr>
          <w:color w:val="2F4F4F"/>
          <w:lang w:val="en-GB"/>
        </w:rPr>
        <w:t>-Rojas</w:t>
      </w:r>
      <w:r>
        <w:rPr>
          <w:color w:val="2F4F4F"/>
          <w:lang w:val="en-GB"/>
        </w:rPr>
        <w:fldChar w:fldCharType="end"/>
      </w:r>
      <w:r w:rsidRPr="00D516D6">
        <w:rPr>
          <w:lang w:val="en-GB"/>
        </w:rPr>
        <w:t>,</w:t>
      </w:r>
      <w:r w:rsidRPr="00D516D6">
        <w:rPr>
          <w:spacing w:val="-11"/>
          <w:lang w:val="en-GB"/>
        </w:rPr>
        <w:t xml:space="preserve"> </w:t>
      </w:r>
      <w:hyperlink w:anchor="_bookmark44" w:history="1">
        <w:r w:rsidRPr="00D516D6">
          <w:rPr>
            <w:color w:val="2F4F4F"/>
            <w:lang w:val="en-GB"/>
          </w:rPr>
          <w:t>2017</w:t>
        </w:r>
      </w:hyperlink>
      <w:r w:rsidRPr="00D516D6">
        <w:rPr>
          <w:lang w:val="en-GB"/>
        </w:rPr>
        <w:t xml:space="preserve">; </w:t>
      </w:r>
      <w:hyperlink w:anchor="_bookmark48" w:history="1">
        <w:proofErr w:type="spellStart"/>
        <w:r w:rsidRPr="00D516D6">
          <w:rPr>
            <w:color w:val="2F4F4F"/>
            <w:w w:val="95"/>
            <w:lang w:val="en-GB"/>
          </w:rPr>
          <w:t>Berrezueta</w:t>
        </w:r>
        <w:proofErr w:type="spellEnd"/>
        <w:r w:rsidRPr="00D516D6">
          <w:rPr>
            <w:color w:val="2F4F4F"/>
            <w:w w:val="95"/>
            <w:lang w:val="en-GB"/>
          </w:rPr>
          <w:t xml:space="preserve">-Guzman, Pau, Martín-Ruiz </w:t>
        </w:r>
        <w:r w:rsidRPr="00A94E0D">
          <w:rPr>
            <w:color w:val="2F4F4F"/>
            <w:w w:val="95"/>
            <w:highlight w:val="yellow"/>
            <w:lang w:val="en-GB"/>
          </w:rPr>
          <w:t>and</w:t>
        </w:r>
        <w:r w:rsidRPr="00D516D6">
          <w:rPr>
            <w:color w:val="2F4F4F"/>
            <w:w w:val="95"/>
            <w:lang w:val="en-GB"/>
          </w:rPr>
          <w:t xml:space="preserve"> </w:t>
        </w:r>
        <w:proofErr w:type="spellStart"/>
        <w:r w:rsidRPr="00D516D6">
          <w:rPr>
            <w:color w:val="2F4F4F"/>
            <w:w w:val="95"/>
            <w:lang w:val="en-GB"/>
          </w:rPr>
          <w:t>Máximo-Bocanegra</w:t>
        </w:r>
        <w:proofErr w:type="spellEnd"/>
      </w:hyperlink>
      <w:r w:rsidRPr="00D516D6">
        <w:rPr>
          <w:w w:val="95"/>
          <w:lang w:val="en-GB"/>
        </w:rPr>
        <w:t xml:space="preserve">, </w:t>
      </w:r>
      <w:hyperlink w:anchor="_bookmark48" w:history="1">
        <w:r w:rsidRPr="00D516D6">
          <w:rPr>
            <w:color w:val="2F4F4F"/>
            <w:w w:val="95"/>
            <w:lang w:val="en-GB"/>
          </w:rPr>
          <w:t>2021</w:t>
        </w:r>
      </w:hyperlink>
      <w:commentRangeStart w:id="17"/>
      <w:commentRangeStart w:id="18"/>
      <w:r w:rsidRPr="00D516D6">
        <w:rPr>
          <w:w w:val="95"/>
          <w:lang w:val="en-GB"/>
        </w:rPr>
        <w:t>).</w:t>
      </w:r>
      <w:commentRangeEnd w:id="17"/>
      <w:r w:rsidR="00394EB3">
        <w:rPr>
          <w:rStyle w:val="Refdecomentario"/>
        </w:rPr>
        <w:commentReference w:id="17"/>
      </w:r>
      <w:commentRangeEnd w:id="18"/>
      <w:r w:rsidR="00E46D94">
        <w:rPr>
          <w:rStyle w:val="Refdecomentario"/>
        </w:rPr>
        <w:commentReference w:id="18"/>
      </w:r>
    </w:p>
    <w:p w14:paraId="1D7DA98C" w14:textId="77777777" w:rsidR="00AF779A" w:rsidRPr="00D516D6" w:rsidRDefault="00E9277B">
      <w:pPr>
        <w:pStyle w:val="Textoindependiente"/>
        <w:spacing w:before="6"/>
        <w:rPr>
          <w:sz w:val="6"/>
          <w:lang w:val="en-GB"/>
        </w:rPr>
      </w:pPr>
      <w:r>
        <w:rPr>
          <w:lang w:val="en-GB"/>
        </w:rPr>
        <w:pict w14:anchorId="726D38EE">
          <v:shape id="docshape11" o:spid="_x0000_s1307" alt="" style="position:absolute;margin-left:38.85pt;margin-top:5.05pt;width:186.65pt;height:.1pt;z-index:-15726080;mso-wrap-edited:f;mso-width-percent:0;mso-height-percent:0;mso-wrap-distance-left:0;mso-wrap-distance-right:0;mso-position-horizontal-relative:page;mso-width-percent:0;mso-height-percent:0" coordsize="3733,1270" path="m,l3732,e" filled="f" strokeweight=".14042mm">
            <v:path arrowok="t" o:connecttype="custom" o:connectlocs="0,0;2147483646,0" o:connectangles="0,0"/>
            <w10:wrap type="topAndBottom" anchorx="page"/>
          </v:shape>
        </w:pict>
      </w:r>
    </w:p>
    <w:p w14:paraId="78DE1701" w14:textId="77777777" w:rsidR="00AF779A" w:rsidRPr="00D516D6" w:rsidRDefault="00E9277B">
      <w:pPr>
        <w:spacing w:before="32"/>
        <w:ind w:left="116" w:firstLine="358"/>
        <w:rPr>
          <w:sz w:val="16"/>
          <w:lang w:val="en-GB"/>
        </w:rPr>
      </w:pPr>
      <w:commentRangeStart w:id="19"/>
      <w:commentRangeStart w:id="20"/>
      <w:proofErr w:type="spellStart"/>
      <w:r w:rsidRPr="00D516D6">
        <w:rPr>
          <w:w w:val="95"/>
          <w:sz w:val="16"/>
          <w:lang w:val="en-GB"/>
        </w:rPr>
        <w:t>Torddis</w:t>
      </w:r>
      <w:proofErr w:type="spellEnd"/>
      <w:r w:rsidRPr="00D516D6">
        <w:rPr>
          <w:spacing w:val="-2"/>
          <w:sz w:val="16"/>
          <w:lang w:val="en-GB"/>
        </w:rPr>
        <w:t xml:space="preserve"> </w:t>
      </w:r>
      <w:r w:rsidRPr="00D516D6">
        <w:rPr>
          <w:w w:val="95"/>
          <w:sz w:val="16"/>
          <w:lang w:val="en-GB"/>
        </w:rPr>
        <w:t>is</w:t>
      </w:r>
      <w:r w:rsidRPr="00D516D6">
        <w:rPr>
          <w:spacing w:val="-1"/>
          <w:sz w:val="16"/>
          <w:lang w:val="en-GB"/>
        </w:rPr>
        <w:t xml:space="preserve"> </w:t>
      </w:r>
      <w:r w:rsidRPr="00D516D6">
        <w:rPr>
          <w:w w:val="95"/>
          <w:sz w:val="16"/>
          <w:lang w:val="en-GB"/>
        </w:rPr>
        <w:t>an</w:t>
      </w:r>
      <w:r w:rsidRPr="00D516D6">
        <w:rPr>
          <w:spacing w:val="-1"/>
          <w:sz w:val="16"/>
          <w:lang w:val="en-GB"/>
        </w:rPr>
        <w:t xml:space="preserve"> </w:t>
      </w:r>
      <w:r w:rsidRPr="00D516D6">
        <w:rPr>
          <w:w w:val="95"/>
          <w:sz w:val="16"/>
          <w:lang w:val="en-GB"/>
        </w:rPr>
        <w:t>innovative</w:t>
      </w:r>
      <w:r w:rsidRPr="00D516D6">
        <w:rPr>
          <w:spacing w:val="-2"/>
          <w:sz w:val="16"/>
          <w:lang w:val="en-GB"/>
        </w:rPr>
        <w:t xml:space="preserve"> </w:t>
      </w:r>
      <w:r w:rsidRPr="00D516D6">
        <w:rPr>
          <w:w w:val="95"/>
          <w:sz w:val="16"/>
          <w:lang w:val="en-GB"/>
        </w:rPr>
        <w:t>IoT</w:t>
      </w:r>
      <w:r w:rsidRPr="00D516D6">
        <w:rPr>
          <w:spacing w:val="-1"/>
          <w:sz w:val="16"/>
          <w:lang w:val="en-GB"/>
        </w:rPr>
        <w:t xml:space="preserve"> </w:t>
      </w:r>
      <w:r w:rsidRPr="00D516D6">
        <w:rPr>
          <w:w w:val="95"/>
          <w:sz w:val="16"/>
          <w:lang w:val="en-GB"/>
        </w:rPr>
        <w:t>system</w:t>
      </w:r>
      <w:r w:rsidRPr="00D516D6">
        <w:rPr>
          <w:spacing w:val="-1"/>
          <w:sz w:val="16"/>
          <w:lang w:val="en-GB"/>
        </w:rPr>
        <w:t xml:space="preserve"> </w:t>
      </w:r>
      <w:r w:rsidRPr="00D516D6">
        <w:rPr>
          <w:w w:val="95"/>
          <w:sz w:val="16"/>
          <w:lang w:val="en-GB"/>
        </w:rPr>
        <w:t>designed</w:t>
      </w:r>
      <w:r w:rsidRPr="00D516D6">
        <w:rPr>
          <w:spacing w:val="-1"/>
          <w:sz w:val="16"/>
          <w:lang w:val="en-GB"/>
        </w:rPr>
        <w:t xml:space="preserve"> </w:t>
      </w:r>
      <w:r w:rsidRPr="00D516D6">
        <w:rPr>
          <w:w w:val="95"/>
          <w:sz w:val="16"/>
          <w:lang w:val="en-GB"/>
        </w:rPr>
        <w:t>to</w:t>
      </w:r>
      <w:r w:rsidRPr="00D516D6">
        <w:rPr>
          <w:spacing w:val="-2"/>
          <w:sz w:val="16"/>
          <w:lang w:val="en-GB"/>
        </w:rPr>
        <w:t xml:space="preserve"> </w:t>
      </w:r>
      <w:r w:rsidRPr="00D516D6">
        <w:rPr>
          <w:w w:val="95"/>
          <w:sz w:val="16"/>
          <w:lang w:val="en-GB"/>
        </w:rPr>
        <w:t>monitor</w:t>
      </w:r>
      <w:r w:rsidRPr="00D516D6">
        <w:rPr>
          <w:spacing w:val="-1"/>
          <w:sz w:val="16"/>
          <w:lang w:val="en-GB"/>
        </w:rPr>
        <w:t xml:space="preserve"> </w:t>
      </w:r>
      <w:r w:rsidRPr="00D516D6">
        <w:rPr>
          <w:w w:val="95"/>
          <w:sz w:val="16"/>
          <w:lang w:val="en-GB"/>
        </w:rPr>
        <w:t>and</w:t>
      </w:r>
      <w:r w:rsidRPr="00D516D6">
        <w:rPr>
          <w:spacing w:val="-1"/>
          <w:sz w:val="16"/>
          <w:lang w:val="en-GB"/>
        </w:rPr>
        <w:t xml:space="preserve"> </w:t>
      </w:r>
      <w:r w:rsidRPr="00D516D6">
        <w:rPr>
          <w:w w:val="95"/>
          <w:sz w:val="16"/>
          <w:lang w:val="en-GB"/>
        </w:rPr>
        <w:t>improve</w:t>
      </w:r>
      <w:r w:rsidRPr="00D516D6">
        <w:rPr>
          <w:spacing w:val="-2"/>
          <w:sz w:val="16"/>
          <w:lang w:val="en-GB"/>
        </w:rPr>
        <w:t xml:space="preserve"> </w:t>
      </w:r>
      <w:r w:rsidRPr="00D516D6">
        <w:rPr>
          <w:w w:val="95"/>
          <w:sz w:val="16"/>
          <w:lang w:val="en-GB"/>
        </w:rPr>
        <w:t>student</w:t>
      </w:r>
      <w:r w:rsidRPr="00D516D6">
        <w:rPr>
          <w:spacing w:val="-1"/>
          <w:sz w:val="16"/>
          <w:lang w:val="en-GB"/>
        </w:rPr>
        <w:t xml:space="preserve"> </w:t>
      </w:r>
      <w:r w:rsidRPr="00D516D6">
        <w:rPr>
          <w:w w:val="95"/>
          <w:sz w:val="16"/>
          <w:lang w:val="en-GB"/>
        </w:rPr>
        <w:t>concentration</w:t>
      </w:r>
      <w:r w:rsidRPr="00D516D6">
        <w:rPr>
          <w:spacing w:val="-1"/>
          <w:sz w:val="16"/>
          <w:lang w:val="en-GB"/>
        </w:rPr>
        <w:t xml:space="preserve"> </w:t>
      </w:r>
      <w:r w:rsidRPr="00D516D6">
        <w:rPr>
          <w:w w:val="95"/>
          <w:sz w:val="16"/>
          <w:lang w:val="en-GB"/>
        </w:rPr>
        <w:t>at</w:t>
      </w:r>
      <w:r w:rsidRPr="00D516D6">
        <w:rPr>
          <w:spacing w:val="-1"/>
          <w:sz w:val="16"/>
          <w:lang w:val="en-GB"/>
        </w:rPr>
        <w:t xml:space="preserve"> </w:t>
      </w:r>
      <w:r w:rsidRPr="00D516D6">
        <w:rPr>
          <w:w w:val="95"/>
          <w:sz w:val="16"/>
          <w:lang w:val="en-GB"/>
        </w:rPr>
        <w:t>home,</w:t>
      </w:r>
      <w:r w:rsidRPr="00D516D6">
        <w:rPr>
          <w:spacing w:val="-2"/>
          <w:sz w:val="16"/>
          <w:lang w:val="en-GB"/>
        </w:rPr>
        <w:t xml:space="preserve"> </w:t>
      </w:r>
      <w:r w:rsidRPr="00D516D6">
        <w:rPr>
          <w:w w:val="95"/>
          <w:sz w:val="16"/>
          <w:lang w:val="en-GB"/>
        </w:rPr>
        <w:t>providing</w:t>
      </w:r>
      <w:r w:rsidRPr="00D516D6">
        <w:rPr>
          <w:spacing w:val="-1"/>
          <w:sz w:val="16"/>
          <w:lang w:val="en-GB"/>
        </w:rPr>
        <w:t xml:space="preserve"> </w:t>
      </w:r>
      <w:r w:rsidRPr="00D516D6">
        <w:rPr>
          <w:w w:val="95"/>
          <w:sz w:val="16"/>
          <w:lang w:val="en-GB"/>
        </w:rPr>
        <w:t>tutors</w:t>
      </w:r>
      <w:r w:rsidRPr="00D516D6">
        <w:rPr>
          <w:spacing w:val="-1"/>
          <w:sz w:val="16"/>
          <w:lang w:val="en-GB"/>
        </w:rPr>
        <w:t xml:space="preserve"> </w:t>
      </w:r>
      <w:r w:rsidRPr="00D516D6">
        <w:rPr>
          <w:w w:val="95"/>
          <w:sz w:val="16"/>
          <w:lang w:val="en-GB"/>
        </w:rPr>
        <w:t>with</w:t>
      </w:r>
      <w:r w:rsidRPr="00D516D6">
        <w:rPr>
          <w:spacing w:val="-2"/>
          <w:sz w:val="16"/>
          <w:lang w:val="en-GB"/>
        </w:rPr>
        <w:t xml:space="preserve"> </w:t>
      </w:r>
      <w:r w:rsidRPr="00D516D6">
        <w:rPr>
          <w:w w:val="95"/>
          <w:sz w:val="16"/>
          <w:lang w:val="en-GB"/>
        </w:rPr>
        <w:t>tools</w:t>
      </w:r>
      <w:r w:rsidRPr="00D516D6">
        <w:rPr>
          <w:spacing w:val="-1"/>
          <w:sz w:val="16"/>
          <w:lang w:val="en-GB"/>
        </w:rPr>
        <w:t xml:space="preserve"> </w:t>
      </w:r>
      <w:r w:rsidRPr="00D516D6">
        <w:rPr>
          <w:w w:val="95"/>
          <w:sz w:val="16"/>
          <w:lang w:val="en-GB"/>
        </w:rPr>
        <w:t>to</w:t>
      </w:r>
      <w:r w:rsidRPr="00D516D6">
        <w:rPr>
          <w:spacing w:val="-1"/>
          <w:sz w:val="16"/>
          <w:lang w:val="en-GB"/>
        </w:rPr>
        <w:t xml:space="preserve"> </w:t>
      </w:r>
      <w:r w:rsidRPr="00D516D6">
        <w:rPr>
          <w:w w:val="95"/>
          <w:sz w:val="16"/>
          <w:lang w:val="en-GB"/>
        </w:rPr>
        <w:t>detect</w:t>
      </w:r>
      <w:r w:rsidRPr="00D516D6">
        <w:rPr>
          <w:spacing w:val="40"/>
          <w:sz w:val="16"/>
          <w:lang w:val="en-GB"/>
        </w:rPr>
        <w:t xml:space="preserve"> </w:t>
      </w:r>
      <w:r w:rsidRPr="00D516D6">
        <w:rPr>
          <w:sz w:val="16"/>
          <w:lang w:val="en-GB"/>
        </w:rPr>
        <w:t>distractions</w:t>
      </w:r>
      <w:r w:rsidRPr="00D516D6">
        <w:rPr>
          <w:spacing w:val="-9"/>
          <w:sz w:val="16"/>
          <w:lang w:val="en-GB"/>
        </w:rPr>
        <w:t xml:space="preserve"> </w:t>
      </w:r>
      <w:r w:rsidRPr="00D516D6">
        <w:rPr>
          <w:sz w:val="16"/>
          <w:lang w:val="en-GB"/>
        </w:rPr>
        <w:t>and</w:t>
      </w:r>
      <w:r w:rsidRPr="00D516D6">
        <w:rPr>
          <w:spacing w:val="-9"/>
          <w:sz w:val="16"/>
          <w:lang w:val="en-GB"/>
        </w:rPr>
        <w:t xml:space="preserve"> </w:t>
      </w:r>
      <w:r w:rsidRPr="00D516D6">
        <w:rPr>
          <w:sz w:val="16"/>
          <w:lang w:val="en-GB"/>
        </w:rPr>
        <w:t>maintain</w:t>
      </w:r>
      <w:r w:rsidRPr="00D516D6">
        <w:rPr>
          <w:spacing w:val="-9"/>
          <w:sz w:val="16"/>
          <w:lang w:val="en-GB"/>
        </w:rPr>
        <w:t xml:space="preserve"> </w:t>
      </w:r>
      <w:r w:rsidRPr="00D516D6">
        <w:rPr>
          <w:sz w:val="16"/>
          <w:lang w:val="en-GB"/>
        </w:rPr>
        <w:t>focus</w:t>
      </w:r>
      <w:r w:rsidRPr="00D516D6">
        <w:rPr>
          <w:spacing w:val="-9"/>
          <w:sz w:val="16"/>
          <w:lang w:val="en-GB"/>
        </w:rPr>
        <w:t xml:space="preserve"> </w:t>
      </w:r>
      <w:r w:rsidRPr="00D516D6">
        <w:rPr>
          <w:sz w:val="16"/>
          <w:lang w:val="en-GB"/>
        </w:rPr>
        <w:t>on</w:t>
      </w:r>
      <w:r w:rsidRPr="00D516D6">
        <w:rPr>
          <w:spacing w:val="-9"/>
          <w:sz w:val="16"/>
          <w:lang w:val="en-GB"/>
        </w:rPr>
        <w:t xml:space="preserve"> </w:t>
      </w:r>
      <w:r w:rsidRPr="00D516D6">
        <w:rPr>
          <w:sz w:val="16"/>
          <w:lang w:val="en-GB"/>
        </w:rPr>
        <w:t>school</w:t>
      </w:r>
      <w:r w:rsidRPr="00D516D6">
        <w:rPr>
          <w:spacing w:val="-8"/>
          <w:sz w:val="16"/>
          <w:lang w:val="en-GB"/>
        </w:rPr>
        <w:t xml:space="preserve"> </w:t>
      </w:r>
      <w:r w:rsidRPr="00D516D6">
        <w:rPr>
          <w:sz w:val="16"/>
          <w:lang w:val="en-GB"/>
        </w:rPr>
        <w:t>tasks.</w:t>
      </w:r>
      <w:commentRangeEnd w:id="19"/>
      <w:r w:rsidR="007F7812">
        <w:rPr>
          <w:rStyle w:val="Refdecomentario"/>
        </w:rPr>
        <w:commentReference w:id="19"/>
      </w:r>
      <w:commentRangeEnd w:id="20"/>
      <w:r w:rsidR="00E46D94">
        <w:rPr>
          <w:rStyle w:val="Refdecomentario"/>
        </w:rPr>
        <w:commentReference w:id="20"/>
      </w:r>
    </w:p>
    <w:p w14:paraId="7B257593" w14:textId="77777777" w:rsidR="00AF779A" w:rsidRPr="0058313E" w:rsidRDefault="00E9277B">
      <w:pPr>
        <w:spacing w:line="181" w:lineRule="exact"/>
        <w:ind w:left="402"/>
        <w:rPr>
          <w:sz w:val="16"/>
          <w:lang w:val="es-ES"/>
        </w:rPr>
      </w:pPr>
      <w:r w:rsidRPr="0058313E">
        <w:rPr>
          <w:w w:val="90"/>
          <w:position w:val="6"/>
          <w:sz w:val="12"/>
          <w:lang w:val="es-ES"/>
        </w:rPr>
        <w:t>∗</w:t>
      </w:r>
      <w:proofErr w:type="spellStart"/>
      <w:r w:rsidRPr="0058313E">
        <w:rPr>
          <w:w w:val="90"/>
          <w:sz w:val="16"/>
          <w:lang w:val="es-ES"/>
        </w:rPr>
        <w:t>Corresponding</w:t>
      </w:r>
      <w:proofErr w:type="spellEnd"/>
      <w:r w:rsidRPr="0058313E">
        <w:rPr>
          <w:spacing w:val="55"/>
          <w:sz w:val="16"/>
          <w:lang w:val="es-ES"/>
        </w:rPr>
        <w:t xml:space="preserve"> </w:t>
      </w:r>
      <w:proofErr w:type="spellStart"/>
      <w:r w:rsidRPr="0058313E">
        <w:rPr>
          <w:spacing w:val="-2"/>
          <w:sz w:val="16"/>
          <w:lang w:val="es-ES"/>
        </w:rPr>
        <w:t>author</w:t>
      </w:r>
      <w:proofErr w:type="spellEnd"/>
    </w:p>
    <w:p w14:paraId="4B1F0629" w14:textId="4BEC4D68" w:rsidR="00AF779A" w:rsidRPr="00A94E0D" w:rsidRDefault="00E9277B">
      <w:pPr>
        <w:spacing w:before="21"/>
        <w:ind w:left="116" w:right="622" w:firstLine="358"/>
        <w:rPr>
          <w:sz w:val="16"/>
          <w:lang w:val="es-ES"/>
        </w:rPr>
      </w:pPr>
      <w:r w:rsidRPr="00D516D6">
        <w:rPr>
          <w:noProof/>
          <w:lang w:val="en-GB"/>
        </w:rPr>
        <w:drawing>
          <wp:inline distT="0" distB="0" distL="0" distR="0" wp14:anchorId="14A88D0E" wp14:editId="21381287">
            <wp:extent cx="101212" cy="10121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stretch>
                      <a:fillRect/>
                    </a:stretch>
                  </pic:blipFill>
                  <pic:spPr>
                    <a:xfrm>
                      <a:off x="0" y="0"/>
                      <a:ext cx="101212" cy="101212"/>
                    </a:xfrm>
                    <a:prstGeom prst="rect">
                      <a:avLst/>
                    </a:prstGeom>
                  </pic:spPr>
                </pic:pic>
              </a:graphicData>
            </a:graphic>
          </wp:inline>
        </w:drawing>
      </w:r>
      <w:r w:rsidRPr="00A94E0D">
        <w:rPr>
          <w:rFonts w:ascii="Times New Roman" w:hAnsi="Times New Roman"/>
          <w:sz w:val="20"/>
          <w:lang w:val="es-ES"/>
        </w:rPr>
        <w:t xml:space="preserve"> </w:t>
      </w:r>
      <w:r>
        <w:fldChar w:fldCharType="begin"/>
      </w:r>
      <w:r w:rsidRPr="00E46D94">
        <w:rPr>
          <w:lang w:val="es-EC"/>
          <w:rPrChange w:id="21" w:author="Gleiston C. Guerrero Ulloa" w:date="2024-07-22T19:25:00Z">
            <w:rPr/>
          </w:rPrChange>
        </w:rPr>
        <w:instrText xml:space="preserve"> HYPERLINK "mailto:gguerrero@uteq.edu.ec" \h </w:instrText>
      </w:r>
      <w:r>
        <w:fldChar w:fldCharType="separate"/>
      </w:r>
      <w:r w:rsidRPr="00A94E0D">
        <w:rPr>
          <w:w w:val="105"/>
          <w:sz w:val="16"/>
          <w:lang w:val="es-ES"/>
        </w:rPr>
        <w:t>gguerrero@uteq.edu.ec</w:t>
      </w:r>
      <w:r>
        <w:rPr>
          <w:w w:val="105"/>
          <w:sz w:val="16"/>
          <w:lang w:val="es-ES"/>
        </w:rPr>
        <w:fldChar w:fldCharType="end"/>
      </w:r>
      <w:r w:rsidRPr="00A94E0D">
        <w:rPr>
          <w:w w:val="105"/>
          <w:sz w:val="16"/>
          <w:lang w:val="es-ES"/>
        </w:rPr>
        <w:t xml:space="preserve"> (G. Guerrero-Ulloa); </w:t>
      </w:r>
      <w:r>
        <w:fldChar w:fldCharType="begin"/>
      </w:r>
      <w:r w:rsidRPr="00E46D94">
        <w:rPr>
          <w:lang w:val="es-EC"/>
          <w:rPrChange w:id="22" w:author="Gleiston C. Guerrero Ulloa" w:date="2024-07-22T19:25:00Z">
            <w:rPr/>
          </w:rPrChange>
        </w:rPr>
        <w:instrText xml:space="preserve"> HYPERLINK "mailto:carlos.almeida2017@uteq.edu.ec" \h </w:instrText>
      </w:r>
      <w:r>
        <w:fldChar w:fldCharType="separate"/>
      </w:r>
      <w:r w:rsidRPr="00A94E0D">
        <w:rPr>
          <w:w w:val="105"/>
          <w:sz w:val="16"/>
          <w:lang w:val="es-ES"/>
        </w:rPr>
        <w:t>carlos.almeida2017@uteq.edu.ec</w:t>
      </w:r>
      <w:r>
        <w:rPr>
          <w:w w:val="105"/>
          <w:sz w:val="16"/>
          <w:lang w:val="es-ES"/>
        </w:rPr>
        <w:fldChar w:fldCharType="end"/>
      </w:r>
      <w:r w:rsidRPr="00A94E0D">
        <w:rPr>
          <w:w w:val="105"/>
          <w:sz w:val="16"/>
          <w:lang w:val="es-ES"/>
        </w:rPr>
        <w:t xml:space="preserve"> (C. Almeida-Dueñas);</w:t>
      </w:r>
      <w:r w:rsidRPr="00A94E0D">
        <w:rPr>
          <w:spacing w:val="40"/>
          <w:w w:val="105"/>
          <w:sz w:val="16"/>
          <w:lang w:val="es-ES"/>
        </w:rPr>
        <w:t xml:space="preserve"> </w:t>
      </w:r>
      <w:r>
        <w:fldChar w:fldCharType="begin"/>
      </w:r>
      <w:r w:rsidRPr="00E46D94">
        <w:rPr>
          <w:lang w:val="es-EC"/>
          <w:rPrChange w:id="23" w:author="Gleiston C. Guerrero Ulloa" w:date="2024-07-22T19:25:00Z">
            <w:rPr/>
          </w:rPrChange>
        </w:rPr>
        <w:instrText xml:space="preserve"> HYPERLINK "mailto:john.plazarte2017@uteq.edu.ec" \h </w:instrText>
      </w:r>
      <w:r>
        <w:fldChar w:fldCharType="separate"/>
      </w:r>
      <w:r w:rsidRPr="00A94E0D">
        <w:rPr>
          <w:spacing w:val="-2"/>
          <w:w w:val="105"/>
          <w:sz w:val="16"/>
          <w:lang w:val="es-ES"/>
        </w:rPr>
        <w:t>john.plazarte2017@uteq.edu.ec</w:t>
      </w:r>
      <w:r>
        <w:rPr>
          <w:spacing w:val="-2"/>
          <w:w w:val="105"/>
          <w:sz w:val="16"/>
          <w:lang w:val="es-ES"/>
        </w:rPr>
        <w:fldChar w:fldCharType="end"/>
      </w:r>
      <w:r w:rsidRPr="00A94E0D">
        <w:rPr>
          <w:spacing w:val="-2"/>
          <w:w w:val="105"/>
          <w:sz w:val="16"/>
          <w:lang w:val="es-ES"/>
        </w:rPr>
        <w:t xml:space="preserve"> (J. </w:t>
      </w:r>
      <w:proofErr w:type="spellStart"/>
      <w:r w:rsidRPr="00A94E0D">
        <w:rPr>
          <w:spacing w:val="-2"/>
          <w:w w:val="105"/>
          <w:sz w:val="16"/>
          <w:lang w:val="es-ES"/>
        </w:rPr>
        <w:t>Plazarte</w:t>
      </w:r>
      <w:proofErr w:type="spellEnd"/>
      <w:r w:rsidRPr="00A94E0D">
        <w:rPr>
          <w:spacing w:val="-2"/>
          <w:w w:val="105"/>
          <w:sz w:val="16"/>
          <w:lang w:val="es-ES"/>
        </w:rPr>
        <w:t xml:space="preserve">-Suárez); </w:t>
      </w:r>
      <w:r>
        <w:fldChar w:fldCharType="begin"/>
      </w:r>
      <w:r w:rsidRPr="00E46D94">
        <w:rPr>
          <w:lang w:val="es-EC"/>
          <w:rPrChange w:id="24" w:author="Gleiston C. Guerrero Ulloa" w:date="2024-07-22T19:25:00Z">
            <w:rPr/>
          </w:rPrChange>
        </w:rPr>
        <w:instrText xml:space="preserve"> HYPERLINK "mailto:oerazo@uteq.edu.ec" \h </w:instrText>
      </w:r>
      <w:r>
        <w:fldChar w:fldCharType="separate"/>
      </w:r>
      <w:r w:rsidRPr="00A94E0D">
        <w:rPr>
          <w:spacing w:val="-2"/>
          <w:w w:val="105"/>
          <w:sz w:val="16"/>
          <w:lang w:val="es-ES"/>
        </w:rPr>
        <w:t>oerazo@uteq.edu.ec</w:t>
      </w:r>
      <w:r>
        <w:rPr>
          <w:spacing w:val="-2"/>
          <w:w w:val="105"/>
          <w:sz w:val="16"/>
          <w:lang w:val="es-ES"/>
        </w:rPr>
        <w:fldChar w:fldCharType="end"/>
      </w:r>
      <w:r w:rsidRPr="00A94E0D">
        <w:rPr>
          <w:spacing w:val="-2"/>
          <w:w w:val="105"/>
          <w:sz w:val="16"/>
          <w:lang w:val="es-ES"/>
        </w:rPr>
        <w:t xml:space="preserve"> (O. Erazo-Moreta)</w:t>
      </w:r>
      <w:r w:rsidR="00981A2B" w:rsidRPr="00A94E0D">
        <w:rPr>
          <w:spacing w:val="-2"/>
          <w:w w:val="105"/>
          <w:sz w:val="16"/>
          <w:lang w:val="es-ES"/>
        </w:rPr>
        <w:t xml:space="preserve"> ;</w:t>
      </w:r>
      <w:r w:rsidR="00981A2B" w:rsidRPr="00A94E0D">
        <w:rPr>
          <w:spacing w:val="40"/>
          <w:w w:val="105"/>
          <w:sz w:val="16"/>
          <w:lang w:val="es-ES"/>
        </w:rPr>
        <w:t xml:space="preserve"> </w:t>
      </w:r>
      <w:r>
        <w:fldChar w:fldCharType="begin"/>
      </w:r>
      <w:r w:rsidRPr="00E46D94">
        <w:rPr>
          <w:lang w:val="es-EC"/>
          <w:rPrChange w:id="25" w:author="Gleiston C. Guerrero Ulloa" w:date="2024-07-22T19:25:00Z">
            <w:rPr/>
          </w:rPrChange>
        </w:rPr>
        <w:instrText xml:space="preserve"> HYPERLINK "mailto:carlosrodriguez@ugr.es" \h </w:instrText>
      </w:r>
      <w:r>
        <w:fldChar w:fldCharType="separate"/>
      </w:r>
      <w:r w:rsidR="00981A2B" w:rsidRPr="00A94E0D">
        <w:rPr>
          <w:w w:val="105"/>
          <w:sz w:val="16"/>
          <w:lang w:val="es-ES"/>
        </w:rPr>
        <w:t>carlosrodriguez@ugr.es</w:t>
      </w:r>
      <w:r>
        <w:rPr>
          <w:w w:val="105"/>
          <w:sz w:val="16"/>
          <w:lang w:val="es-ES"/>
        </w:rPr>
        <w:fldChar w:fldCharType="end"/>
      </w:r>
      <w:r w:rsidR="00981A2B" w:rsidRPr="00A94E0D">
        <w:rPr>
          <w:w w:val="105"/>
          <w:sz w:val="16"/>
          <w:lang w:val="es-ES"/>
        </w:rPr>
        <w:t xml:space="preserve"> (C. Rodríguez-Domínguez)</w:t>
      </w:r>
      <w:r w:rsidRPr="00A94E0D">
        <w:rPr>
          <w:spacing w:val="-2"/>
          <w:w w:val="105"/>
          <w:sz w:val="16"/>
          <w:lang w:val="es-ES"/>
        </w:rPr>
        <w:t xml:space="preserve">; </w:t>
      </w:r>
      <w:r>
        <w:fldChar w:fldCharType="begin"/>
      </w:r>
      <w:r w:rsidRPr="00E46D94">
        <w:rPr>
          <w:lang w:val="es-EC"/>
          <w:rPrChange w:id="26" w:author="Gleiston C. Guerrero Ulloa" w:date="2024-07-22T19:25:00Z">
            <w:rPr/>
          </w:rPrChange>
        </w:rPr>
        <w:instrText xml:space="preserve"> HYPERLINK "mailto:m</w:instrText>
      </w:r>
      <w:r w:rsidRPr="00E46D94">
        <w:rPr>
          <w:lang w:val="es-EC"/>
          <w:rPrChange w:id="27" w:author="Gleiston C. Guerrero Ulloa" w:date="2024-07-22T19:25:00Z">
            <w:rPr/>
          </w:rPrChange>
        </w:rPr>
        <w:instrText xml:space="preserve">hornos@ugr.es" \h </w:instrText>
      </w:r>
      <w:r>
        <w:fldChar w:fldCharType="separate"/>
      </w:r>
      <w:r w:rsidRPr="00A94E0D">
        <w:rPr>
          <w:spacing w:val="-2"/>
          <w:w w:val="105"/>
          <w:sz w:val="16"/>
          <w:lang w:val="es-ES"/>
        </w:rPr>
        <w:t>mhornos@ugr.es</w:t>
      </w:r>
      <w:r>
        <w:rPr>
          <w:spacing w:val="-2"/>
          <w:w w:val="105"/>
          <w:sz w:val="16"/>
          <w:lang w:val="es-ES"/>
        </w:rPr>
        <w:fldChar w:fldCharType="end"/>
      </w:r>
      <w:r w:rsidRPr="00A94E0D">
        <w:rPr>
          <w:spacing w:val="-2"/>
          <w:w w:val="105"/>
          <w:sz w:val="16"/>
          <w:lang w:val="es-ES"/>
        </w:rPr>
        <w:t xml:space="preserve"> (M.J. Hornos)</w:t>
      </w:r>
    </w:p>
    <w:p w14:paraId="1202C245" w14:textId="3D48A26E" w:rsidR="00981A2B" w:rsidRPr="00A94E0D" w:rsidRDefault="00E9277B" w:rsidP="00981A2B">
      <w:pPr>
        <w:spacing w:before="3"/>
        <w:ind w:left="116"/>
        <w:rPr>
          <w:sz w:val="16"/>
          <w:lang w:val="es-ES"/>
        </w:rPr>
      </w:pPr>
      <w:r w:rsidRPr="00D516D6">
        <w:rPr>
          <w:noProof/>
          <w:lang w:val="en-GB"/>
        </w:rPr>
        <w:drawing>
          <wp:inline distT="0" distB="0" distL="0" distR="0" wp14:anchorId="7F2B809C" wp14:editId="42F1CA05">
            <wp:extent cx="98513" cy="9716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98513" cy="97164"/>
                    </a:xfrm>
                    <a:prstGeom prst="rect">
                      <a:avLst/>
                    </a:prstGeom>
                  </pic:spPr>
                </pic:pic>
              </a:graphicData>
            </a:graphic>
          </wp:inline>
        </w:drawing>
      </w:r>
      <w:r w:rsidRPr="00A94E0D">
        <w:rPr>
          <w:rFonts w:ascii="Times New Roman" w:hAnsi="Times New Roman"/>
          <w:sz w:val="20"/>
          <w:lang w:val="es-ES"/>
        </w:rPr>
        <w:t xml:space="preserve"> </w:t>
      </w:r>
      <w:r>
        <w:fldChar w:fldCharType="begin"/>
      </w:r>
      <w:r w:rsidRPr="00E46D94">
        <w:rPr>
          <w:lang w:val="es-EC"/>
          <w:rPrChange w:id="28" w:author="Gleiston C. Guerrero Ulloa" w:date="2024-07-22T19:25:00Z">
            <w:rPr/>
          </w:rPrChange>
        </w:rPr>
        <w:instrText xml:space="preserve"> HYPERLINK "https://www.uteq.edu.ec/" \h </w:instrText>
      </w:r>
      <w:r>
        <w:fldChar w:fldCharType="separate"/>
      </w:r>
      <w:r w:rsidRPr="00A94E0D">
        <w:rPr>
          <w:color w:val="2F4F4F"/>
          <w:w w:val="105"/>
          <w:sz w:val="16"/>
          <w:lang w:val="es-ES"/>
        </w:rPr>
        <w:t>https://www.uteq.edu.ec</w:t>
      </w:r>
      <w:r>
        <w:rPr>
          <w:color w:val="2F4F4F"/>
          <w:w w:val="105"/>
          <w:sz w:val="16"/>
          <w:lang w:val="es-ES"/>
        </w:rPr>
        <w:fldChar w:fldCharType="end"/>
      </w:r>
      <w:r w:rsidRPr="00A94E0D">
        <w:rPr>
          <w:color w:val="2F4F4F"/>
          <w:w w:val="105"/>
          <w:sz w:val="16"/>
          <w:lang w:val="es-ES"/>
        </w:rPr>
        <w:t xml:space="preserve"> </w:t>
      </w:r>
      <w:r w:rsidRPr="00A94E0D">
        <w:rPr>
          <w:w w:val="105"/>
          <w:sz w:val="16"/>
          <w:lang w:val="es-ES"/>
        </w:rPr>
        <w:t xml:space="preserve">(G. Guerrero-Ulloa); </w:t>
      </w:r>
      <w:r>
        <w:fldChar w:fldCharType="begin"/>
      </w:r>
      <w:r w:rsidRPr="00E46D94">
        <w:rPr>
          <w:lang w:val="es-EC"/>
          <w:rPrChange w:id="29" w:author="Gleiston C. Guerrero Ulloa" w:date="2024-07-22T19:25:00Z">
            <w:rPr/>
          </w:rPrChange>
        </w:rPr>
        <w:instrText xml:space="preserve"> HYPERLINK "https://www.uteq.edu.ec/" \h </w:instrText>
      </w:r>
      <w:r>
        <w:fldChar w:fldCharType="separate"/>
      </w:r>
      <w:r w:rsidRPr="00A94E0D">
        <w:rPr>
          <w:color w:val="2F4F4F"/>
          <w:w w:val="105"/>
          <w:sz w:val="16"/>
          <w:lang w:val="es-ES"/>
        </w:rPr>
        <w:t>https://www.uteq.edu.ec</w:t>
      </w:r>
      <w:r>
        <w:rPr>
          <w:color w:val="2F4F4F"/>
          <w:w w:val="105"/>
          <w:sz w:val="16"/>
          <w:lang w:val="es-ES"/>
        </w:rPr>
        <w:fldChar w:fldCharType="end"/>
      </w:r>
      <w:r w:rsidRPr="00A94E0D">
        <w:rPr>
          <w:color w:val="2F4F4F"/>
          <w:w w:val="105"/>
          <w:sz w:val="16"/>
          <w:lang w:val="es-ES"/>
        </w:rPr>
        <w:t xml:space="preserve"> </w:t>
      </w:r>
      <w:r w:rsidRPr="00A94E0D">
        <w:rPr>
          <w:w w:val="105"/>
          <w:sz w:val="16"/>
          <w:lang w:val="es-ES"/>
        </w:rPr>
        <w:t xml:space="preserve">(C. Almeida-Dueñas); </w:t>
      </w:r>
      <w:r>
        <w:fldChar w:fldCharType="begin"/>
      </w:r>
      <w:r w:rsidRPr="00E46D94">
        <w:rPr>
          <w:lang w:val="es-EC"/>
          <w:rPrChange w:id="30" w:author="Gleiston C. Guerrero Ulloa" w:date="2024-07-22T19:25:00Z">
            <w:rPr/>
          </w:rPrChange>
        </w:rPr>
        <w:instrText xml:space="preserve"> HYPERLINK "https://www.ut</w:instrText>
      </w:r>
      <w:r w:rsidRPr="00E46D94">
        <w:rPr>
          <w:lang w:val="es-EC"/>
          <w:rPrChange w:id="31" w:author="Gleiston C. Guerrero Ulloa" w:date="2024-07-22T19:25:00Z">
            <w:rPr/>
          </w:rPrChange>
        </w:rPr>
        <w:instrText xml:space="preserve">eq.edu.ec/" \h </w:instrText>
      </w:r>
      <w:r>
        <w:fldChar w:fldCharType="separate"/>
      </w:r>
      <w:r w:rsidRPr="00A94E0D">
        <w:rPr>
          <w:color w:val="2F4F4F"/>
          <w:w w:val="105"/>
          <w:sz w:val="16"/>
          <w:lang w:val="es-ES"/>
        </w:rPr>
        <w:t>https://www.uteq.edu.ec</w:t>
      </w:r>
      <w:r>
        <w:rPr>
          <w:color w:val="2F4F4F"/>
          <w:w w:val="105"/>
          <w:sz w:val="16"/>
          <w:lang w:val="es-ES"/>
        </w:rPr>
        <w:fldChar w:fldCharType="end"/>
      </w:r>
      <w:r w:rsidRPr="00A94E0D">
        <w:rPr>
          <w:color w:val="2F4F4F"/>
          <w:spacing w:val="40"/>
          <w:w w:val="105"/>
          <w:sz w:val="16"/>
          <w:lang w:val="es-ES"/>
        </w:rPr>
        <w:t xml:space="preserve"> </w:t>
      </w:r>
      <w:r w:rsidRPr="00A94E0D">
        <w:rPr>
          <w:w w:val="105"/>
          <w:sz w:val="16"/>
          <w:lang w:val="es-ES"/>
        </w:rPr>
        <w:t xml:space="preserve">(J. </w:t>
      </w:r>
      <w:proofErr w:type="spellStart"/>
      <w:r w:rsidRPr="00A94E0D">
        <w:rPr>
          <w:w w:val="105"/>
          <w:sz w:val="16"/>
          <w:lang w:val="es-ES"/>
        </w:rPr>
        <w:t>Plazarte</w:t>
      </w:r>
      <w:proofErr w:type="spellEnd"/>
      <w:r w:rsidRPr="00A94E0D">
        <w:rPr>
          <w:w w:val="105"/>
          <w:sz w:val="16"/>
          <w:lang w:val="es-ES"/>
        </w:rPr>
        <w:t xml:space="preserve">-Suárez); </w:t>
      </w:r>
      <w:r>
        <w:fldChar w:fldCharType="begin"/>
      </w:r>
      <w:r w:rsidRPr="00E46D94">
        <w:rPr>
          <w:lang w:val="es-EC"/>
          <w:rPrChange w:id="32" w:author="Gleiston C. Guerrero Ulloa" w:date="2024-07-22T19:25:00Z">
            <w:rPr/>
          </w:rPrChange>
        </w:rPr>
        <w:instrText xml:space="preserve"> HYPERLINK "https://www.uteq.edu.ec/" \h </w:instrText>
      </w:r>
      <w:r>
        <w:fldChar w:fldCharType="separate"/>
      </w:r>
      <w:r w:rsidRPr="00A94E0D">
        <w:rPr>
          <w:color w:val="2F4F4F"/>
          <w:w w:val="105"/>
          <w:sz w:val="16"/>
          <w:lang w:val="es-ES"/>
        </w:rPr>
        <w:t>https://www.uteq.edu.ec</w:t>
      </w:r>
      <w:r>
        <w:rPr>
          <w:color w:val="2F4F4F"/>
          <w:w w:val="105"/>
          <w:sz w:val="16"/>
          <w:lang w:val="es-ES"/>
        </w:rPr>
        <w:fldChar w:fldCharType="end"/>
      </w:r>
      <w:r w:rsidRPr="00A94E0D">
        <w:rPr>
          <w:color w:val="2F4F4F"/>
          <w:w w:val="105"/>
          <w:sz w:val="16"/>
          <w:lang w:val="es-ES"/>
        </w:rPr>
        <w:t xml:space="preserve"> </w:t>
      </w:r>
      <w:r w:rsidRPr="00A94E0D">
        <w:rPr>
          <w:w w:val="105"/>
          <w:sz w:val="16"/>
          <w:lang w:val="es-ES"/>
        </w:rPr>
        <w:t>(O. Erazo-Moreta)</w:t>
      </w:r>
      <w:r w:rsidR="00981A2B" w:rsidRPr="00A94E0D">
        <w:rPr>
          <w:spacing w:val="-2"/>
          <w:w w:val="110"/>
          <w:sz w:val="16"/>
          <w:lang w:val="es-ES"/>
        </w:rPr>
        <w:t>;</w:t>
      </w:r>
    </w:p>
    <w:p w14:paraId="15CCBACA" w14:textId="7A246159" w:rsidR="00AF779A" w:rsidRPr="00A94E0D" w:rsidRDefault="00E9277B" w:rsidP="00A94E0D">
      <w:pPr>
        <w:spacing w:before="3"/>
        <w:ind w:left="116"/>
        <w:rPr>
          <w:sz w:val="16"/>
          <w:lang w:val="es-ES"/>
        </w:rPr>
      </w:pPr>
      <w:r>
        <w:fldChar w:fldCharType="begin"/>
      </w:r>
      <w:r w:rsidRPr="00E46D94">
        <w:rPr>
          <w:lang w:val="es-EC"/>
          <w:rPrChange w:id="33" w:author="Gleiston C. Guerrero Ulloa" w:date="2024-07-22T19:25:00Z">
            <w:rPr/>
          </w:rPrChange>
        </w:rPr>
        <w:instrText xml:space="preserve"> HYPERLINK "https://lsi.ugr.es/informacion/directorio-personal/carlos-rodriguez-dominguez" \h </w:instrText>
      </w:r>
      <w:r>
        <w:fldChar w:fldCharType="separate"/>
      </w:r>
      <w:r w:rsidR="00981A2B" w:rsidRPr="00A94E0D">
        <w:rPr>
          <w:color w:val="2F4F4F"/>
          <w:w w:val="110"/>
          <w:sz w:val="16"/>
          <w:lang w:val="es-ES"/>
        </w:rPr>
        <w:t>https://lsi.ugr.es/informacion/directorio-personal/carlos-rodriguez-dominguez</w:t>
      </w:r>
      <w:r>
        <w:rPr>
          <w:color w:val="2F4F4F"/>
          <w:w w:val="110"/>
          <w:sz w:val="16"/>
          <w:lang w:val="es-ES"/>
        </w:rPr>
        <w:fldChar w:fldCharType="end"/>
      </w:r>
      <w:r w:rsidR="00981A2B" w:rsidRPr="00A94E0D">
        <w:rPr>
          <w:color w:val="2F4F4F"/>
          <w:spacing w:val="67"/>
          <w:w w:val="110"/>
          <w:sz w:val="16"/>
          <w:lang w:val="es-ES"/>
        </w:rPr>
        <w:t xml:space="preserve"> </w:t>
      </w:r>
      <w:r w:rsidR="00981A2B" w:rsidRPr="00A94E0D">
        <w:rPr>
          <w:w w:val="110"/>
          <w:sz w:val="16"/>
          <w:lang w:val="es-ES"/>
        </w:rPr>
        <w:t>(C.</w:t>
      </w:r>
      <w:r w:rsidR="00981A2B" w:rsidRPr="00A94E0D">
        <w:rPr>
          <w:spacing w:val="67"/>
          <w:w w:val="110"/>
          <w:sz w:val="16"/>
          <w:lang w:val="es-ES"/>
        </w:rPr>
        <w:t xml:space="preserve"> </w:t>
      </w:r>
      <w:r w:rsidR="00981A2B" w:rsidRPr="00A94E0D">
        <w:rPr>
          <w:w w:val="110"/>
          <w:sz w:val="16"/>
          <w:lang w:val="es-ES"/>
        </w:rPr>
        <w:t>Rodríguez-</w:t>
      </w:r>
      <w:r w:rsidR="00981A2B" w:rsidRPr="00A94E0D">
        <w:rPr>
          <w:spacing w:val="-2"/>
          <w:w w:val="110"/>
          <w:sz w:val="16"/>
          <w:lang w:val="es-ES"/>
        </w:rPr>
        <w:t>Domínguez);</w:t>
      </w:r>
      <w:r w:rsidR="002657DD">
        <w:rPr>
          <w:spacing w:val="-2"/>
          <w:w w:val="110"/>
          <w:sz w:val="16"/>
          <w:lang w:val="es-ES"/>
        </w:rPr>
        <w:t xml:space="preserve"> </w:t>
      </w:r>
      <w:r>
        <w:fldChar w:fldCharType="begin"/>
      </w:r>
      <w:r w:rsidRPr="00E46D94">
        <w:rPr>
          <w:lang w:val="es-EC"/>
          <w:rPrChange w:id="34" w:author="Gleiston C. Guerrero Ulloa" w:date="2024-07-22T19:25:00Z">
            <w:rPr/>
          </w:rPrChange>
        </w:rPr>
        <w:instrText xml:space="preserve"> HYPERLINK "https://lsi.ugr.es/informacion/directorio-p</w:instrText>
      </w:r>
      <w:r w:rsidRPr="00E46D94">
        <w:rPr>
          <w:lang w:val="es-EC"/>
          <w:rPrChange w:id="35" w:author="Gleiston C. Guerrero Ulloa" w:date="2024-07-22T19:25:00Z">
            <w:rPr/>
          </w:rPrChange>
        </w:rPr>
        <w:instrText xml:space="preserve">ersonal/miguel-juan-hornos-barranco" \h </w:instrText>
      </w:r>
      <w:r>
        <w:fldChar w:fldCharType="separate"/>
      </w:r>
      <w:r w:rsidR="00981A2B" w:rsidRPr="00A94E0D">
        <w:rPr>
          <w:color w:val="2F4F4F"/>
          <w:w w:val="110"/>
          <w:sz w:val="16"/>
          <w:lang w:val="es-ES"/>
        </w:rPr>
        <w:t>https://lsi.ugr.es/informacion/directorio-personal/miguel-juan-hornos-barranco</w:t>
      </w:r>
      <w:r>
        <w:rPr>
          <w:color w:val="2F4F4F"/>
          <w:w w:val="110"/>
          <w:sz w:val="16"/>
          <w:lang w:val="es-ES"/>
        </w:rPr>
        <w:fldChar w:fldCharType="end"/>
      </w:r>
      <w:r w:rsidR="00981A2B" w:rsidRPr="00A94E0D">
        <w:rPr>
          <w:color w:val="2F4F4F"/>
          <w:spacing w:val="52"/>
          <w:w w:val="110"/>
          <w:sz w:val="16"/>
          <w:lang w:val="es-ES"/>
        </w:rPr>
        <w:t xml:space="preserve"> </w:t>
      </w:r>
      <w:r w:rsidR="00981A2B" w:rsidRPr="00A94E0D">
        <w:rPr>
          <w:w w:val="110"/>
          <w:sz w:val="16"/>
          <w:lang w:val="es-ES"/>
        </w:rPr>
        <w:t>(M.J.</w:t>
      </w:r>
      <w:r w:rsidR="00981A2B" w:rsidRPr="00A94E0D">
        <w:rPr>
          <w:spacing w:val="53"/>
          <w:w w:val="110"/>
          <w:sz w:val="16"/>
          <w:lang w:val="es-ES"/>
        </w:rPr>
        <w:t xml:space="preserve"> </w:t>
      </w:r>
      <w:r w:rsidR="00981A2B" w:rsidRPr="00A94E0D">
        <w:rPr>
          <w:spacing w:val="-2"/>
          <w:w w:val="110"/>
          <w:sz w:val="16"/>
          <w:lang w:val="es-ES"/>
        </w:rPr>
        <w:t>Hornos)</w:t>
      </w:r>
    </w:p>
    <w:p w14:paraId="6A268F5A" w14:textId="60B79CD3" w:rsidR="00AF779A" w:rsidRPr="00A94E0D" w:rsidRDefault="00E9277B">
      <w:pPr>
        <w:spacing w:before="1"/>
        <w:ind w:left="116" w:right="622" w:firstLine="358"/>
        <w:rPr>
          <w:sz w:val="16"/>
          <w:lang w:val="es-ES"/>
        </w:rPr>
      </w:pPr>
      <w:r w:rsidRPr="00A94E0D">
        <w:rPr>
          <w:sz w:val="12"/>
          <w:lang w:val="es-ES"/>
        </w:rPr>
        <w:t>ORCID</w:t>
      </w:r>
      <w:r w:rsidRPr="00A94E0D">
        <w:rPr>
          <w:sz w:val="16"/>
          <w:lang w:val="es-ES"/>
        </w:rPr>
        <w:t>(s): 000-0001-5990-2357 (G. Guerrero-Ulloa); 0000-0002-0959-922X (C. Almeida-Dueñas); 0000-0001-5488-9982 (J.</w:t>
      </w:r>
      <w:r w:rsidRPr="00A94E0D">
        <w:rPr>
          <w:spacing w:val="40"/>
          <w:sz w:val="16"/>
          <w:lang w:val="es-ES"/>
        </w:rPr>
        <w:t xml:space="preserve"> </w:t>
      </w:r>
      <w:proofErr w:type="spellStart"/>
      <w:r w:rsidRPr="00A94E0D">
        <w:rPr>
          <w:sz w:val="16"/>
          <w:lang w:val="es-ES"/>
        </w:rPr>
        <w:t>Plazart</w:t>
      </w:r>
      <w:r w:rsidRPr="00A94E0D">
        <w:rPr>
          <w:sz w:val="16"/>
          <w:lang w:val="es-ES"/>
        </w:rPr>
        <w:t>e</w:t>
      </w:r>
      <w:proofErr w:type="spellEnd"/>
      <w:r w:rsidRPr="00A94E0D">
        <w:rPr>
          <w:sz w:val="16"/>
          <w:lang w:val="es-ES"/>
        </w:rPr>
        <w:t>-Suárez); 0000-0001-5642-9920 (O. Erazo-Moreta); 0000-0001-5626-3115 (C.</w:t>
      </w:r>
    </w:p>
    <w:p w14:paraId="645663D5" w14:textId="671423C4" w:rsidR="00AF779A" w:rsidRPr="00A94E0D" w:rsidRDefault="00E9277B">
      <w:pPr>
        <w:spacing w:before="4" w:line="179" w:lineRule="exact"/>
        <w:ind w:left="116"/>
        <w:rPr>
          <w:sz w:val="16"/>
          <w:lang w:val="es-ES"/>
        </w:rPr>
      </w:pPr>
      <w:r w:rsidRPr="00A94E0D">
        <w:rPr>
          <w:w w:val="90"/>
          <w:sz w:val="16"/>
          <w:lang w:val="es-ES"/>
        </w:rPr>
        <w:t>Rodríguez-</w:t>
      </w:r>
      <w:r w:rsidRPr="00A94E0D">
        <w:rPr>
          <w:spacing w:val="-2"/>
          <w:sz w:val="16"/>
          <w:lang w:val="es-ES"/>
        </w:rPr>
        <w:t>Domínguez)</w:t>
      </w:r>
      <w:r w:rsidR="00981A2B" w:rsidRPr="00A94E0D">
        <w:rPr>
          <w:sz w:val="16"/>
          <w:lang w:val="es-ES"/>
        </w:rPr>
        <w:t>; 0000-0001-5722-9816 (M.J. Hornos)</w:t>
      </w:r>
    </w:p>
    <w:p w14:paraId="6140D10C" w14:textId="77777777" w:rsidR="00AF779A" w:rsidRPr="00D516D6" w:rsidRDefault="00E9277B">
      <w:pPr>
        <w:spacing w:before="14" w:line="190" w:lineRule="exact"/>
        <w:ind w:left="116" w:firstLine="288"/>
        <w:rPr>
          <w:sz w:val="16"/>
          <w:lang w:val="en-GB"/>
        </w:rPr>
      </w:pPr>
      <w:commentRangeStart w:id="36"/>
      <w:commentRangeStart w:id="37"/>
      <w:r w:rsidRPr="00D516D6">
        <w:rPr>
          <w:w w:val="95"/>
          <w:position w:val="6"/>
          <w:sz w:val="12"/>
          <w:lang w:val="en-GB"/>
        </w:rPr>
        <w:t>1</w:t>
      </w:r>
      <w:r w:rsidRPr="00D516D6">
        <w:rPr>
          <w:w w:val="95"/>
          <w:sz w:val="16"/>
          <w:lang w:val="en-GB"/>
        </w:rPr>
        <w:t xml:space="preserve">This document is the result of research conducted as part of teaching activities at the Technical State University of </w:t>
      </w:r>
      <w:r w:rsidRPr="00D516D6">
        <w:rPr>
          <w:w w:val="95"/>
          <w:sz w:val="16"/>
          <w:lang w:val="en-GB"/>
        </w:rPr>
        <w:t>Quevedo, applying the</w:t>
      </w:r>
      <w:r w:rsidRPr="00D516D6">
        <w:rPr>
          <w:spacing w:val="40"/>
          <w:sz w:val="16"/>
          <w:lang w:val="en-GB"/>
        </w:rPr>
        <w:t xml:space="preserve"> </w:t>
      </w:r>
      <w:r w:rsidRPr="00D516D6">
        <w:rPr>
          <w:sz w:val="16"/>
          <w:lang w:val="en-GB"/>
        </w:rPr>
        <w:t>findings</w:t>
      </w:r>
      <w:r w:rsidRPr="00D516D6">
        <w:rPr>
          <w:spacing w:val="-6"/>
          <w:sz w:val="16"/>
          <w:lang w:val="en-GB"/>
        </w:rPr>
        <w:t xml:space="preserve"> </w:t>
      </w:r>
      <w:r w:rsidRPr="00D516D6">
        <w:rPr>
          <w:sz w:val="16"/>
          <w:lang w:val="en-GB"/>
        </w:rPr>
        <w:t>from</w:t>
      </w:r>
      <w:r w:rsidRPr="00D516D6">
        <w:rPr>
          <w:spacing w:val="-6"/>
          <w:sz w:val="16"/>
          <w:lang w:val="en-GB"/>
        </w:rPr>
        <w:t xml:space="preserve"> </w:t>
      </w:r>
      <w:r w:rsidRPr="00D516D6">
        <w:rPr>
          <w:sz w:val="16"/>
          <w:lang w:val="en-GB"/>
        </w:rPr>
        <w:t>the</w:t>
      </w:r>
      <w:r w:rsidRPr="00D516D6">
        <w:rPr>
          <w:spacing w:val="-6"/>
          <w:sz w:val="16"/>
          <w:lang w:val="en-GB"/>
        </w:rPr>
        <w:t xml:space="preserve"> </w:t>
      </w:r>
      <w:r w:rsidRPr="00D516D6">
        <w:rPr>
          <w:sz w:val="16"/>
          <w:lang w:val="en-GB"/>
        </w:rPr>
        <w:t>Ph.D.</w:t>
      </w:r>
      <w:r w:rsidRPr="00D516D6">
        <w:rPr>
          <w:spacing w:val="-6"/>
          <w:sz w:val="16"/>
          <w:lang w:val="en-GB"/>
        </w:rPr>
        <w:t xml:space="preserve"> </w:t>
      </w:r>
      <w:r w:rsidRPr="00D516D6">
        <w:rPr>
          <w:sz w:val="16"/>
          <w:lang w:val="en-GB"/>
        </w:rPr>
        <w:t>thesis</w:t>
      </w:r>
      <w:r w:rsidRPr="00D516D6">
        <w:rPr>
          <w:spacing w:val="-6"/>
          <w:sz w:val="16"/>
          <w:lang w:val="en-GB"/>
        </w:rPr>
        <w:t xml:space="preserve"> </w:t>
      </w:r>
      <w:r w:rsidRPr="00D516D6">
        <w:rPr>
          <w:sz w:val="16"/>
          <w:lang w:val="en-GB"/>
        </w:rPr>
        <w:t>at</w:t>
      </w:r>
      <w:r w:rsidRPr="00D516D6">
        <w:rPr>
          <w:spacing w:val="-6"/>
          <w:sz w:val="16"/>
          <w:lang w:val="en-GB"/>
        </w:rPr>
        <w:t xml:space="preserve"> </w:t>
      </w:r>
      <w:r w:rsidRPr="00D516D6">
        <w:rPr>
          <w:sz w:val="16"/>
          <w:lang w:val="en-GB"/>
        </w:rPr>
        <w:t>the</w:t>
      </w:r>
      <w:r w:rsidRPr="00D516D6">
        <w:rPr>
          <w:spacing w:val="-6"/>
          <w:sz w:val="16"/>
          <w:lang w:val="en-GB"/>
        </w:rPr>
        <w:t xml:space="preserve"> </w:t>
      </w:r>
      <w:r w:rsidRPr="00D516D6">
        <w:rPr>
          <w:sz w:val="16"/>
          <w:lang w:val="en-GB"/>
        </w:rPr>
        <w:t>University</w:t>
      </w:r>
      <w:r w:rsidRPr="00D516D6">
        <w:rPr>
          <w:spacing w:val="-6"/>
          <w:sz w:val="16"/>
          <w:lang w:val="en-GB"/>
        </w:rPr>
        <w:t xml:space="preserve"> </w:t>
      </w:r>
      <w:r w:rsidRPr="00D516D6">
        <w:rPr>
          <w:sz w:val="16"/>
          <w:lang w:val="en-GB"/>
        </w:rPr>
        <w:t>of</w:t>
      </w:r>
      <w:r w:rsidRPr="00D516D6">
        <w:rPr>
          <w:spacing w:val="-6"/>
          <w:sz w:val="16"/>
          <w:lang w:val="en-GB"/>
        </w:rPr>
        <w:t xml:space="preserve"> </w:t>
      </w:r>
      <w:r w:rsidRPr="00D516D6">
        <w:rPr>
          <w:sz w:val="16"/>
          <w:lang w:val="en-GB"/>
        </w:rPr>
        <w:t>Granada.</w:t>
      </w:r>
      <w:commentRangeEnd w:id="36"/>
      <w:r w:rsidR="00575D21">
        <w:rPr>
          <w:rStyle w:val="Refdecomentario"/>
        </w:rPr>
        <w:commentReference w:id="36"/>
      </w:r>
      <w:commentRangeEnd w:id="37"/>
      <w:r w:rsidR="00E46D94">
        <w:rPr>
          <w:rStyle w:val="Refdecomentario"/>
        </w:rPr>
        <w:commentReference w:id="37"/>
      </w:r>
    </w:p>
    <w:p w14:paraId="0EA09E11" w14:textId="77777777" w:rsidR="00AF779A" w:rsidRPr="00D516D6" w:rsidRDefault="00AF779A">
      <w:pPr>
        <w:spacing w:line="190" w:lineRule="exact"/>
        <w:rPr>
          <w:sz w:val="16"/>
          <w:lang w:val="en-GB"/>
        </w:rPr>
        <w:sectPr w:rsidR="00AF779A" w:rsidRPr="00D516D6">
          <w:type w:val="continuous"/>
          <w:pgSz w:w="10890" w:h="14860"/>
          <w:pgMar w:top="2380" w:right="620" w:bottom="280" w:left="660" w:header="0" w:footer="642" w:gutter="0"/>
          <w:cols w:space="720"/>
        </w:sectPr>
      </w:pPr>
    </w:p>
    <w:p w14:paraId="42DCAA72" w14:textId="769AE433" w:rsidR="00AF779A" w:rsidRPr="00D516D6" w:rsidRDefault="00E9277B">
      <w:pPr>
        <w:pStyle w:val="Textoindependiente"/>
        <w:spacing w:before="193" w:line="244" w:lineRule="auto"/>
        <w:ind w:left="116" w:right="154" w:firstLine="298"/>
        <w:jc w:val="both"/>
        <w:rPr>
          <w:lang w:val="en-GB"/>
        </w:rPr>
      </w:pPr>
      <w:r w:rsidRPr="00D516D6">
        <w:rPr>
          <w:w w:val="95"/>
          <w:lang w:val="en-GB"/>
        </w:rPr>
        <w:lastRenderedPageBreak/>
        <w:t>Student</w:t>
      </w:r>
      <w:r w:rsidRPr="00D516D6">
        <w:rPr>
          <w:spacing w:val="-9"/>
          <w:w w:val="95"/>
          <w:lang w:val="en-GB"/>
        </w:rPr>
        <w:t xml:space="preserve"> </w:t>
      </w:r>
      <w:r w:rsidRPr="00D516D6">
        <w:rPr>
          <w:w w:val="95"/>
          <w:lang w:val="en-GB"/>
        </w:rPr>
        <w:t>concentration</w:t>
      </w:r>
      <w:r w:rsidRPr="00D516D6">
        <w:rPr>
          <w:spacing w:val="-9"/>
          <w:w w:val="95"/>
          <w:lang w:val="en-GB"/>
        </w:rPr>
        <w:t xml:space="preserve"> </w:t>
      </w:r>
      <w:r w:rsidRPr="00D516D6">
        <w:rPr>
          <w:w w:val="95"/>
          <w:lang w:val="en-GB"/>
        </w:rPr>
        <w:t>is</w:t>
      </w:r>
      <w:r w:rsidRPr="00D516D6">
        <w:rPr>
          <w:spacing w:val="-8"/>
          <w:w w:val="95"/>
          <w:lang w:val="en-GB"/>
        </w:rPr>
        <w:t xml:space="preserve"> </w:t>
      </w:r>
      <w:r w:rsidRPr="00D516D6">
        <w:rPr>
          <w:w w:val="95"/>
          <w:lang w:val="en-GB"/>
        </w:rPr>
        <w:t>a</w:t>
      </w:r>
      <w:r w:rsidRPr="00D516D6">
        <w:rPr>
          <w:spacing w:val="-9"/>
          <w:w w:val="95"/>
          <w:lang w:val="en-GB"/>
        </w:rPr>
        <w:t xml:space="preserve"> </w:t>
      </w:r>
      <w:r w:rsidR="00394EB3" w:rsidRPr="00394EB3">
        <w:rPr>
          <w:spacing w:val="-9"/>
          <w:w w:val="95"/>
          <w:lang w:val="en-GB"/>
        </w:rPr>
        <w:t xml:space="preserve">crucial </w:t>
      </w:r>
      <w:r w:rsidRPr="00D516D6">
        <w:rPr>
          <w:w w:val="95"/>
          <w:lang w:val="en-GB"/>
        </w:rPr>
        <w:t>factor</w:t>
      </w:r>
      <w:r w:rsidRPr="00D516D6">
        <w:rPr>
          <w:spacing w:val="-9"/>
          <w:w w:val="95"/>
          <w:lang w:val="en-GB"/>
        </w:rPr>
        <w:t xml:space="preserve"> </w:t>
      </w:r>
      <w:r w:rsidRPr="00D516D6">
        <w:rPr>
          <w:w w:val="95"/>
          <w:lang w:val="en-GB"/>
        </w:rPr>
        <w:t>that</w:t>
      </w:r>
      <w:r w:rsidRPr="00D516D6">
        <w:rPr>
          <w:spacing w:val="-8"/>
          <w:w w:val="95"/>
          <w:lang w:val="en-GB"/>
        </w:rPr>
        <w:t xml:space="preserve"> </w:t>
      </w:r>
      <w:r w:rsidRPr="00D516D6">
        <w:rPr>
          <w:w w:val="95"/>
          <w:lang w:val="en-GB"/>
        </w:rPr>
        <w:t>determine</w:t>
      </w:r>
      <w:r w:rsidRPr="00D516D6">
        <w:rPr>
          <w:spacing w:val="-9"/>
          <w:w w:val="95"/>
          <w:lang w:val="en-GB"/>
        </w:rPr>
        <w:t xml:space="preserve"> </w:t>
      </w:r>
      <w:r w:rsidRPr="00D516D6">
        <w:rPr>
          <w:w w:val="95"/>
          <w:lang w:val="en-GB"/>
        </w:rPr>
        <w:t>their</w:t>
      </w:r>
      <w:r w:rsidRPr="00D516D6">
        <w:rPr>
          <w:spacing w:val="-8"/>
          <w:w w:val="95"/>
          <w:lang w:val="en-GB"/>
        </w:rPr>
        <w:t xml:space="preserve"> </w:t>
      </w:r>
      <w:r w:rsidR="00394EB3" w:rsidRPr="00394EB3">
        <w:rPr>
          <w:spacing w:val="-8"/>
          <w:w w:val="95"/>
          <w:lang w:val="en-GB"/>
        </w:rPr>
        <w:t>ability</w:t>
      </w:r>
      <w:r w:rsidRPr="00D516D6">
        <w:rPr>
          <w:spacing w:val="-9"/>
          <w:w w:val="95"/>
          <w:lang w:val="en-GB"/>
        </w:rPr>
        <w:t xml:space="preserve"> </w:t>
      </w:r>
      <w:r w:rsidRPr="00D516D6">
        <w:rPr>
          <w:w w:val="95"/>
          <w:lang w:val="en-GB"/>
        </w:rPr>
        <w:t>to</w:t>
      </w:r>
      <w:r w:rsidRPr="00D516D6">
        <w:rPr>
          <w:spacing w:val="-9"/>
          <w:w w:val="95"/>
          <w:lang w:val="en-GB"/>
        </w:rPr>
        <w:t xml:space="preserve"> </w:t>
      </w:r>
      <w:r w:rsidRPr="00D516D6">
        <w:rPr>
          <w:w w:val="95"/>
          <w:lang w:val="en-GB"/>
        </w:rPr>
        <w:t>learn</w:t>
      </w:r>
      <w:r w:rsidRPr="00D516D6">
        <w:rPr>
          <w:spacing w:val="-8"/>
          <w:w w:val="95"/>
          <w:lang w:val="en-GB"/>
        </w:rPr>
        <w:t xml:space="preserve"> </w:t>
      </w:r>
      <w:r w:rsidRPr="00D516D6">
        <w:rPr>
          <w:w w:val="95"/>
          <w:lang w:val="en-GB"/>
        </w:rPr>
        <w:t>and</w:t>
      </w:r>
      <w:r w:rsidRPr="00D516D6">
        <w:rPr>
          <w:spacing w:val="-9"/>
          <w:w w:val="95"/>
          <w:lang w:val="en-GB"/>
        </w:rPr>
        <w:t xml:space="preserve"> </w:t>
      </w:r>
      <w:r w:rsidRPr="00D516D6">
        <w:rPr>
          <w:w w:val="95"/>
          <w:lang w:val="en-GB"/>
        </w:rPr>
        <w:t>apply</w:t>
      </w:r>
      <w:r w:rsidRPr="00D516D6">
        <w:rPr>
          <w:spacing w:val="-9"/>
          <w:w w:val="95"/>
          <w:lang w:val="en-GB"/>
        </w:rPr>
        <w:t xml:space="preserve"> </w:t>
      </w:r>
      <w:r w:rsidRPr="00D516D6">
        <w:rPr>
          <w:w w:val="95"/>
          <w:lang w:val="en-GB"/>
        </w:rPr>
        <w:t>the</w:t>
      </w:r>
      <w:r w:rsidRPr="00D516D6">
        <w:rPr>
          <w:spacing w:val="-8"/>
          <w:w w:val="95"/>
          <w:lang w:val="en-GB"/>
        </w:rPr>
        <w:t xml:space="preserve"> </w:t>
      </w:r>
      <w:r w:rsidRPr="00D516D6">
        <w:rPr>
          <w:w w:val="95"/>
          <w:lang w:val="en-GB"/>
        </w:rPr>
        <w:t>knowledge</w:t>
      </w:r>
      <w:r w:rsidRPr="00D516D6">
        <w:rPr>
          <w:spacing w:val="-9"/>
          <w:w w:val="95"/>
          <w:lang w:val="en-GB"/>
        </w:rPr>
        <w:t xml:space="preserve"> </w:t>
      </w:r>
      <w:r w:rsidRPr="00D516D6">
        <w:rPr>
          <w:w w:val="95"/>
          <w:lang w:val="en-GB"/>
        </w:rPr>
        <w:t>imparted</w:t>
      </w:r>
      <w:r w:rsidRPr="00D516D6">
        <w:rPr>
          <w:spacing w:val="-9"/>
          <w:w w:val="95"/>
          <w:lang w:val="en-GB"/>
        </w:rPr>
        <w:t xml:space="preserve"> </w:t>
      </w:r>
      <w:r w:rsidRPr="00D516D6">
        <w:rPr>
          <w:w w:val="95"/>
          <w:lang w:val="en-GB"/>
        </w:rPr>
        <w:t xml:space="preserve">by teachers. In a study conducted by </w:t>
      </w:r>
      <w:hyperlink w:anchor="_bookmark98" w:history="1">
        <w:proofErr w:type="spellStart"/>
        <w:r w:rsidRPr="00D516D6">
          <w:rPr>
            <w:color w:val="2F4F4F"/>
            <w:w w:val="95"/>
            <w:lang w:val="en-GB"/>
          </w:rPr>
          <w:t>Terraza</w:t>
        </w:r>
        <w:proofErr w:type="spellEnd"/>
        <w:r w:rsidRPr="00D516D6">
          <w:rPr>
            <w:color w:val="2F4F4F"/>
            <w:w w:val="95"/>
            <w:lang w:val="en-GB"/>
          </w:rPr>
          <w:t xml:space="preserve"> Arciniegas, Amaya, </w:t>
        </w:r>
        <w:proofErr w:type="spellStart"/>
        <w:r w:rsidRPr="00D516D6">
          <w:rPr>
            <w:color w:val="2F4F4F"/>
            <w:w w:val="95"/>
            <w:lang w:val="en-GB"/>
          </w:rPr>
          <w:t>Piedrahita</w:t>
        </w:r>
        <w:proofErr w:type="spellEnd"/>
        <w:r w:rsidRPr="00D516D6">
          <w:rPr>
            <w:color w:val="2F4F4F"/>
            <w:w w:val="95"/>
            <w:lang w:val="en-GB"/>
          </w:rPr>
          <w:t xml:space="preserve"> Carvajal, Rodriguez-Marin, Duque-Muñoz</w:t>
        </w:r>
      </w:hyperlink>
      <w:r w:rsidRPr="00D516D6">
        <w:rPr>
          <w:color w:val="2F4F4F"/>
          <w:w w:val="95"/>
          <w:lang w:val="en-GB"/>
        </w:rPr>
        <w:t xml:space="preserve"> </w:t>
      </w:r>
      <w:hyperlink w:anchor="_bookmark98" w:history="1">
        <w:r w:rsidRPr="00D516D6">
          <w:rPr>
            <w:color w:val="2F4F4F"/>
            <w:w w:val="95"/>
            <w:lang w:val="en-GB"/>
          </w:rPr>
          <w:t>and Martinez-Vargas</w:t>
        </w:r>
      </w:hyperlink>
      <w:r w:rsidRPr="00D516D6">
        <w:rPr>
          <w:color w:val="2F4F4F"/>
          <w:w w:val="95"/>
          <w:lang w:val="en-GB"/>
        </w:rPr>
        <w:t xml:space="preserve"> </w:t>
      </w:r>
      <w:r w:rsidRPr="00D516D6">
        <w:rPr>
          <w:w w:val="95"/>
          <w:lang w:val="en-GB"/>
        </w:rPr>
        <w:t>(</w:t>
      </w:r>
      <w:hyperlink w:anchor="_bookmark98" w:history="1">
        <w:r w:rsidRPr="00D516D6">
          <w:rPr>
            <w:color w:val="2F4F4F"/>
            <w:w w:val="95"/>
            <w:lang w:val="en-GB"/>
          </w:rPr>
          <w:t>2022</w:t>
        </w:r>
      </w:hyperlink>
      <w:r w:rsidRPr="00D516D6">
        <w:rPr>
          <w:w w:val="95"/>
          <w:lang w:val="en-GB"/>
        </w:rPr>
        <w:t xml:space="preserve">), a system is proposed </w:t>
      </w:r>
      <w:r w:rsidRPr="00D516D6">
        <w:rPr>
          <w:w w:val="95"/>
          <w:lang w:val="en-GB"/>
        </w:rPr>
        <w:t>to monitor student attention in an online learning environment</w:t>
      </w:r>
      <w:r w:rsidR="009926A1">
        <w:rPr>
          <w:w w:val="95"/>
          <w:lang w:val="en-GB"/>
        </w:rPr>
        <w:t xml:space="preserve"> </w:t>
      </w:r>
      <w:r w:rsidR="009926A1" w:rsidRPr="009926A1">
        <w:rPr>
          <w:w w:val="95"/>
          <w:lang w:val="en-GB"/>
        </w:rPr>
        <w:t>using</w:t>
      </w:r>
      <w:r w:rsidRPr="00D516D6">
        <w:rPr>
          <w:w w:val="90"/>
          <w:lang w:val="en-GB"/>
        </w:rPr>
        <w:t xml:space="preserve"> computer vision algorithms. The authors </w:t>
      </w:r>
      <w:r w:rsidR="009926A1" w:rsidRPr="009926A1">
        <w:rPr>
          <w:w w:val="90"/>
          <w:lang w:val="en-GB"/>
        </w:rPr>
        <w:t>utilize</w:t>
      </w:r>
      <w:r w:rsidRPr="00D516D6">
        <w:rPr>
          <w:w w:val="90"/>
          <w:lang w:val="en-GB"/>
        </w:rPr>
        <w:t xml:space="preserve"> a Recurrent Neural Network (RNN) to identify facial landmarks,</w:t>
      </w:r>
      <w:r w:rsidRPr="00D516D6">
        <w:rPr>
          <w:lang w:val="en-GB"/>
        </w:rPr>
        <w:t xml:space="preserve"> </w:t>
      </w:r>
      <w:r w:rsidRPr="00D516D6">
        <w:rPr>
          <w:w w:val="90"/>
          <w:lang w:val="en-GB"/>
        </w:rPr>
        <w:t>which detects if a student is maintaining a frontal position towards the dev</w:t>
      </w:r>
      <w:r w:rsidRPr="00D516D6">
        <w:rPr>
          <w:w w:val="90"/>
          <w:lang w:val="en-GB"/>
        </w:rPr>
        <w:t>ice used to attend an online class. Their study</w:t>
      </w:r>
      <w:r w:rsidRPr="00D516D6">
        <w:rPr>
          <w:w w:val="95"/>
          <w:lang w:val="en-GB"/>
        </w:rPr>
        <w:t xml:space="preserve"> highlights some limitations present in current proposals.</w:t>
      </w:r>
    </w:p>
    <w:p w14:paraId="2683C111" w14:textId="051BB252" w:rsidR="00AF779A" w:rsidRPr="00D516D6" w:rsidRDefault="00E9277B">
      <w:pPr>
        <w:pStyle w:val="Textoindependiente"/>
        <w:spacing w:line="244" w:lineRule="auto"/>
        <w:ind w:left="116" w:right="154" w:firstLine="298"/>
        <w:jc w:val="both"/>
        <w:rPr>
          <w:lang w:val="en-GB"/>
        </w:rPr>
      </w:pPr>
      <w:r w:rsidRPr="00D516D6">
        <w:rPr>
          <w:w w:val="95"/>
          <w:lang w:val="en-GB"/>
        </w:rPr>
        <w:t xml:space="preserve">Conversely, the work by </w:t>
      </w:r>
      <w:hyperlink w:anchor="_bookmark48" w:history="1">
        <w:proofErr w:type="spellStart"/>
        <w:r w:rsidRPr="00D516D6">
          <w:rPr>
            <w:color w:val="2F4F4F"/>
            <w:w w:val="95"/>
            <w:lang w:val="en-GB"/>
          </w:rPr>
          <w:t>Berrezueta</w:t>
        </w:r>
        <w:proofErr w:type="spellEnd"/>
        <w:r w:rsidRPr="00D516D6">
          <w:rPr>
            <w:color w:val="2F4F4F"/>
            <w:w w:val="95"/>
            <w:lang w:val="en-GB"/>
          </w:rPr>
          <w:t>-Guzman et al.</w:t>
        </w:r>
      </w:hyperlink>
      <w:r w:rsidRPr="00D516D6">
        <w:rPr>
          <w:color w:val="2F4F4F"/>
          <w:w w:val="95"/>
          <w:lang w:val="en-GB"/>
        </w:rPr>
        <w:t xml:space="preserve"> </w:t>
      </w:r>
      <w:r w:rsidRPr="00D516D6">
        <w:rPr>
          <w:w w:val="95"/>
          <w:lang w:val="en-GB"/>
        </w:rPr>
        <w:t>(</w:t>
      </w:r>
      <w:hyperlink w:anchor="_bookmark48" w:history="1">
        <w:r w:rsidRPr="00D516D6">
          <w:rPr>
            <w:color w:val="2F4F4F"/>
            <w:w w:val="95"/>
            <w:lang w:val="en-GB"/>
          </w:rPr>
          <w:t>2021</w:t>
        </w:r>
      </w:hyperlink>
      <w:r w:rsidRPr="00D516D6">
        <w:rPr>
          <w:w w:val="95"/>
          <w:lang w:val="en-GB"/>
        </w:rPr>
        <w:t>) presents a robotic system design</w:t>
      </w:r>
      <w:r w:rsidRPr="00D516D6">
        <w:rPr>
          <w:w w:val="95"/>
          <w:lang w:val="en-GB"/>
        </w:rPr>
        <w:t>ed to interact with children</w:t>
      </w:r>
      <w:r w:rsidRPr="00D516D6">
        <w:rPr>
          <w:spacing w:val="-6"/>
          <w:w w:val="95"/>
          <w:lang w:val="en-GB"/>
        </w:rPr>
        <w:t xml:space="preserve"> </w:t>
      </w:r>
      <w:r w:rsidRPr="00D516D6">
        <w:rPr>
          <w:w w:val="95"/>
          <w:lang w:val="en-GB"/>
        </w:rPr>
        <w:t>diagnosed</w:t>
      </w:r>
      <w:r w:rsidRPr="00D516D6">
        <w:rPr>
          <w:spacing w:val="-6"/>
          <w:w w:val="95"/>
          <w:lang w:val="en-GB"/>
        </w:rPr>
        <w:t xml:space="preserve"> </w:t>
      </w:r>
      <w:r w:rsidRPr="00D516D6">
        <w:rPr>
          <w:w w:val="95"/>
          <w:lang w:val="en-GB"/>
        </w:rPr>
        <w:t>with</w:t>
      </w:r>
      <w:r w:rsidRPr="00D516D6">
        <w:rPr>
          <w:spacing w:val="-6"/>
          <w:w w:val="95"/>
          <w:lang w:val="en-GB"/>
        </w:rPr>
        <w:t xml:space="preserve"> </w:t>
      </w:r>
      <w:proofErr w:type="gramStart"/>
      <w:r w:rsidRPr="00D516D6">
        <w:rPr>
          <w:w w:val="95"/>
          <w:lang w:val="en-GB"/>
        </w:rPr>
        <w:t>Attention</w:t>
      </w:r>
      <w:r w:rsidRPr="00D516D6">
        <w:rPr>
          <w:spacing w:val="-6"/>
          <w:w w:val="95"/>
          <w:lang w:val="en-GB"/>
        </w:rPr>
        <w:t xml:space="preserve"> </w:t>
      </w:r>
      <w:r w:rsidRPr="00D516D6">
        <w:rPr>
          <w:w w:val="95"/>
          <w:lang w:val="en-GB"/>
        </w:rPr>
        <w:t>Deficit</w:t>
      </w:r>
      <w:r w:rsidRPr="00D516D6">
        <w:rPr>
          <w:spacing w:val="-6"/>
          <w:w w:val="95"/>
          <w:lang w:val="en-GB"/>
        </w:rPr>
        <w:t xml:space="preserve"> </w:t>
      </w:r>
      <w:r w:rsidRPr="00D516D6">
        <w:rPr>
          <w:w w:val="95"/>
          <w:lang w:val="en-GB"/>
        </w:rPr>
        <w:t>Hyperactivity</w:t>
      </w:r>
      <w:r w:rsidRPr="00D516D6">
        <w:rPr>
          <w:spacing w:val="-6"/>
          <w:w w:val="95"/>
          <w:lang w:val="en-GB"/>
        </w:rPr>
        <w:t xml:space="preserve"> </w:t>
      </w:r>
      <w:r w:rsidRPr="00D516D6">
        <w:rPr>
          <w:w w:val="95"/>
          <w:lang w:val="en-GB"/>
        </w:rPr>
        <w:t>Disorder</w:t>
      </w:r>
      <w:proofErr w:type="gramEnd"/>
      <w:r w:rsidRPr="00D516D6">
        <w:rPr>
          <w:spacing w:val="-6"/>
          <w:w w:val="95"/>
          <w:lang w:val="en-GB"/>
        </w:rPr>
        <w:t xml:space="preserve"> </w:t>
      </w:r>
      <w:r w:rsidRPr="00D516D6">
        <w:rPr>
          <w:w w:val="95"/>
          <w:lang w:val="en-GB"/>
        </w:rPr>
        <w:t>(ADHD)</w:t>
      </w:r>
      <w:r w:rsidRPr="00D516D6">
        <w:rPr>
          <w:spacing w:val="-6"/>
          <w:w w:val="95"/>
          <w:lang w:val="en-GB"/>
        </w:rPr>
        <w:t xml:space="preserve"> </w:t>
      </w:r>
      <w:r w:rsidRPr="00D516D6">
        <w:rPr>
          <w:w w:val="95"/>
          <w:lang w:val="en-GB"/>
        </w:rPr>
        <w:t>to</w:t>
      </w:r>
      <w:r w:rsidRPr="00D516D6">
        <w:rPr>
          <w:spacing w:val="-6"/>
          <w:w w:val="95"/>
          <w:lang w:val="en-GB"/>
        </w:rPr>
        <w:t xml:space="preserve"> </w:t>
      </w:r>
      <w:r w:rsidRPr="00D516D6">
        <w:rPr>
          <w:w w:val="95"/>
          <w:lang w:val="en-GB"/>
        </w:rPr>
        <w:t>help</w:t>
      </w:r>
      <w:r w:rsidRPr="00D516D6">
        <w:rPr>
          <w:spacing w:val="-6"/>
          <w:w w:val="95"/>
          <w:lang w:val="en-GB"/>
        </w:rPr>
        <w:t xml:space="preserve"> </w:t>
      </w:r>
      <w:r w:rsidRPr="00D516D6">
        <w:rPr>
          <w:w w:val="95"/>
          <w:lang w:val="en-GB"/>
        </w:rPr>
        <w:t>them</w:t>
      </w:r>
      <w:r w:rsidRPr="00D516D6">
        <w:rPr>
          <w:spacing w:val="-6"/>
          <w:w w:val="95"/>
          <w:lang w:val="en-GB"/>
        </w:rPr>
        <w:t xml:space="preserve"> </w:t>
      </w:r>
      <w:r w:rsidRPr="00D516D6">
        <w:rPr>
          <w:w w:val="95"/>
          <w:lang w:val="en-GB"/>
        </w:rPr>
        <w:t>correct</w:t>
      </w:r>
      <w:r w:rsidRPr="00D516D6">
        <w:rPr>
          <w:spacing w:val="-6"/>
          <w:w w:val="95"/>
          <w:lang w:val="en-GB"/>
        </w:rPr>
        <w:t xml:space="preserve"> </w:t>
      </w:r>
      <w:r w:rsidRPr="00D516D6">
        <w:rPr>
          <w:w w:val="95"/>
          <w:lang w:val="en-GB"/>
        </w:rPr>
        <w:t>unhealthy</w:t>
      </w:r>
      <w:r w:rsidRPr="00D516D6">
        <w:rPr>
          <w:spacing w:val="-6"/>
          <w:w w:val="95"/>
          <w:lang w:val="en-GB"/>
        </w:rPr>
        <w:t xml:space="preserve"> </w:t>
      </w:r>
      <w:r w:rsidRPr="00D516D6">
        <w:rPr>
          <w:w w:val="95"/>
          <w:lang w:val="en-GB"/>
        </w:rPr>
        <w:t>habits</w:t>
      </w:r>
      <w:r w:rsidRPr="00D516D6">
        <w:rPr>
          <w:spacing w:val="-6"/>
          <w:w w:val="95"/>
          <w:lang w:val="en-GB"/>
        </w:rPr>
        <w:t xml:space="preserve"> </w:t>
      </w:r>
      <w:r w:rsidRPr="00D516D6">
        <w:rPr>
          <w:w w:val="95"/>
          <w:lang w:val="en-GB"/>
        </w:rPr>
        <w:t xml:space="preserve">and </w:t>
      </w:r>
      <w:r w:rsidRPr="00D516D6">
        <w:rPr>
          <w:spacing w:val="-2"/>
          <w:w w:val="95"/>
          <w:lang w:val="en-GB"/>
        </w:rPr>
        <w:t>inappropriate behaviours associated with ADHD. This system is tailored for children diagnosed with ADHD; however,</w:t>
      </w:r>
      <w:r w:rsidRPr="00D516D6">
        <w:rPr>
          <w:w w:val="95"/>
          <w:lang w:val="en-GB"/>
        </w:rPr>
        <w:t xml:space="preserve"> </w:t>
      </w:r>
      <w:r w:rsidRPr="00D516D6">
        <w:rPr>
          <w:w w:val="90"/>
          <w:lang w:val="en-GB"/>
        </w:rPr>
        <w:t>despite its promising aspects, when applied broadly, it may disrupt children without such conditions. Furthermore, this</w:t>
      </w:r>
      <w:r w:rsidRPr="00D516D6">
        <w:rPr>
          <w:w w:val="95"/>
          <w:lang w:val="en-GB"/>
        </w:rPr>
        <w:t xml:space="preserve"> system lacks notification, alert, or alarm feature</w:t>
      </w:r>
      <w:ins w:id="38" w:author="MIGUEL JUAN HORNOS BARRANCO" w:date="2024-06-26T11:19:00Z">
        <w:r w:rsidR="009926A1">
          <w:rPr>
            <w:w w:val="95"/>
            <w:lang w:val="en-GB"/>
          </w:rPr>
          <w:t>s</w:t>
        </w:r>
      </w:ins>
      <w:r w:rsidRPr="00D516D6">
        <w:rPr>
          <w:w w:val="95"/>
          <w:lang w:val="en-GB"/>
        </w:rPr>
        <w:t xml:space="preserve"> to inform their guardians.</w:t>
      </w:r>
    </w:p>
    <w:p w14:paraId="27926100" w14:textId="0FB6061D" w:rsidR="00AF779A" w:rsidRPr="00D516D6" w:rsidRDefault="00E9277B">
      <w:pPr>
        <w:pStyle w:val="Textoindependiente"/>
        <w:spacing w:line="234" w:lineRule="exact"/>
        <w:ind w:left="415"/>
        <w:jc w:val="both"/>
        <w:rPr>
          <w:lang w:val="en-GB"/>
        </w:rPr>
      </w:pPr>
      <w:r w:rsidRPr="00D516D6">
        <w:rPr>
          <w:w w:val="95"/>
          <w:lang w:val="en-GB"/>
        </w:rPr>
        <w:t>In</w:t>
      </w:r>
      <w:r w:rsidRPr="00D516D6">
        <w:rPr>
          <w:spacing w:val="24"/>
          <w:lang w:val="en-GB"/>
        </w:rPr>
        <w:t xml:space="preserve"> </w:t>
      </w:r>
      <w:r w:rsidRPr="00D516D6">
        <w:rPr>
          <w:w w:val="95"/>
          <w:lang w:val="en-GB"/>
        </w:rPr>
        <w:t>an</w:t>
      </w:r>
      <w:r w:rsidRPr="00D516D6">
        <w:rPr>
          <w:spacing w:val="24"/>
          <w:lang w:val="en-GB"/>
        </w:rPr>
        <w:t xml:space="preserve"> </w:t>
      </w:r>
      <w:r w:rsidRPr="00D516D6">
        <w:rPr>
          <w:w w:val="95"/>
          <w:lang w:val="en-GB"/>
        </w:rPr>
        <w:t>effort</w:t>
      </w:r>
      <w:r w:rsidRPr="00D516D6">
        <w:rPr>
          <w:spacing w:val="25"/>
          <w:lang w:val="en-GB"/>
        </w:rPr>
        <w:t xml:space="preserve"> </w:t>
      </w:r>
      <w:r w:rsidRPr="00D516D6">
        <w:rPr>
          <w:w w:val="95"/>
          <w:lang w:val="en-GB"/>
        </w:rPr>
        <w:t>to</w:t>
      </w:r>
      <w:r w:rsidRPr="00D516D6">
        <w:rPr>
          <w:spacing w:val="24"/>
          <w:lang w:val="en-GB"/>
        </w:rPr>
        <w:t xml:space="preserve"> </w:t>
      </w:r>
      <w:r w:rsidRPr="00D516D6">
        <w:rPr>
          <w:w w:val="95"/>
          <w:lang w:val="en-GB"/>
        </w:rPr>
        <w:t>include</w:t>
      </w:r>
      <w:r w:rsidRPr="00D516D6">
        <w:rPr>
          <w:spacing w:val="24"/>
          <w:lang w:val="en-GB"/>
        </w:rPr>
        <w:t xml:space="preserve"> </w:t>
      </w:r>
      <w:r w:rsidRPr="00D516D6">
        <w:rPr>
          <w:w w:val="95"/>
          <w:lang w:val="en-GB"/>
        </w:rPr>
        <w:t>the</w:t>
      </w:r>
      <w:r w:rsidRPr="00D516D6">
        <w:rPr>
          <w:spacing w:val="25"/>
          <w:lang w:val="en-GB"/>
        </w:rPr>
        <w:t xml:space="preserve"> </w:t>
      </w:r>
      <w:r w:rsidRPr="00D516D6">
        <w:rPr>
          <w:w w:val="95"/>
          <w:lang w:val="en-GB"/>
        </w:rPr>
        <w:t>tutor’s</w:t>
      </w:r>
      <w:r w:rsidRPr="00D516D6">
        <w:rPr>
          <w:spacing w:val="24"/>
          <w:lang w:val="en-GB"/>
        </w:rPr>
        <w:t xml:space="preserve"> </w:t>
      </w:r>
      <w:r w:rsidRPr="00D516D6">
        <w:rPr>
          <w:w w:val="95"/>
          <w:lang w:val="en-GB"/>
        </w:rPr>
        <w:t>participation</w:t>
      </w:r>
      <w:r w:rsidRPr="00D516D6">
        <w:rPr>
          <w:spacing w:val="24"/>
          <w:lang w:val="en-GB"/>
        </w:rPr>
        <w:t xml:space="preserve"> </w:t>
      </w:r>
      <w:r w:rsidRPr="00D516D6">
        <w:rPr>
          <w:w w:val="95"/>
          <w:lang w:val="en-GB"/>
        </w:rPr>
        <w:t>to</w:t>
      </w:r>
      <w:r w:rsidRPr="00D516D6">
        <w:rPr>
          <w:spacing w:val="25"/>
          <w:lang w:val="en-GB"/>
        </w:rPr>
        <w:t xml:space="preserve"> </w:t>
      </w:r>
      <w:r w:rsidRPr="00D516D6">
        <w:rPr>
          <w:w w:val="95"/>
          <w:lang w:val="en-GB"/>
        </w:rPr>
        <w:t>impr</w:t>
      </w:r>
      <w:r w:rsidRPr="00D516D6">
        <w:rPr>
          <w:w w:val="95"/>
          <w:lang w:val="en-GB"/>
        </w:rPr>
        <w:t>ove</w:t>
      </w:r>
      <w:r w:rsidRPr="00D516D6">
        <w:rPr>
          <w:spacing w:val="24"/>
          <w:lang w:val="en-GB"/>
        </w:rPr>
        <w:t xml:space="preserve"> </w:t>
      </w:r>
      <w:r w:rsidRPr="00D516D6">
        <w:rPr>
          <w:w w:val="95"/>
          <w:lang w:val="en-GB"/>
        </w:rPr>
        <w:t>the</w:t>
      </w:r>
      <w:r w:rsidRPr="00D516D6">
        <w:rPr>
          <w:spacing w:val="24"/>
          <w:lang w:val="en-GB"/>
        </w:rPr>
        <w:t xml:space="preserve"> </w:t>
      </w:r>
      <w:r w:rsidRPr="00D516D6">
        <w:rPr>
          <w:w w:val="95"/>
          <w:lang w:val="en-GB"/>
        </w:rPr>
        <w:t>emotional</w:t>
      </w:r>
      <w:r w:rsidRPr="00D516D6">
        <w:rPr>
          <w:spacing w:val="25"/>
          <w:lang w:val="en-GB"/>
        </w:rPr>
        <w:t xml:space="preserve"> </w:t>
      </w:r>
      <w:r w:rsidRPr="00D516D6">
        <w:rPr>
          <w:w w:val="95"/>
          <w:lang w:val="en-GB"/>
        </w:rPr>
        <w:t>well</w:t>
      </w:r>
      <w:ins w:id="39" w:author="MIGUEL JUAN HORNOS BARRANCO" w:date="2024-06-26T11:19:00Z">
        <w:r w:rsidR="009926A1">
          <w:rPr>
            <w:w w:val="95"/>
            <w:lang w:val="en-GB"/>
          </w:rPr>
          <w:t>-</w:t>
        </w:r>
      </w:ins>
      <w:r w:rsidRPr="00D516D6">
        <w:rPr>
          <w:w w:val="95"/>
          <w:lang w:val="en-GB"/>
        </w:rPr>
        <w:t>being</w:t>
      </w:r>
      <w:r w:rsidRPr="00D516D6">
        <w:rPr>
          <w:spacing w:val="24"/>
          <w:lang w:val="en-GB"/>
        </w:rPr>
        <w:t xml:space="preserve"> </w:t>
      </w:r>
      <w:r w:rsidRPr="00D516D6">
        <w:rPr>
          <w:w w:val="95"/>
          <w:lang w:val="en-GB"/>
        </w:rPr>
        <w:t>of</w:t>
      </w:r>
      <w:r w:rsidRPr="00D516D6">
        <w:rPr>
          <w:spacing w:val="24"/>
          <w:lang w:val="en-GB"/>
        </w:rPr>
        <w:t xml:space="preserve"> </w:t>
      </w:r>
      <w:r w:rsidRPr="00D516D6">
        <w:rPr>
          <w:w w:val="95"/>
          <w:lang w:val="en-GB"/>
        </w:rPr>
        <w:t>children,</w:t>
      </w:r>
      <w:r w:rsidRPr="00D516D6">
        <w:rPr>
          <w:spacing w:val="25"/>
          <w:lang w:val="en-GB"/>
        </w:rPr>
        <w:t xml:space="preserve"> </w:t>
      </w:r>
      <w:proofErr w:type="spellStart"/>
      <w:r w:rsidRPr="00D516D6">
        <w:rPr>
          <w:w w:val="95"/>
          <w:lang w:val="en-GB"/>
        </w:rPr>
        <w:t>Torddis</w:t>
      </w:r>
      <w:proofErr w:type="spellEnd"/>
      <w:r>
        <w:fldChar w:fldCharType="begin"/>
      </w:r>
      <w:r>
        <w:instrText xml:space="preserve"> HYPERLINK \l "_bookmark1" </w:instrText>
      </w:r>
      <w:r>
        <w:fldChar w:fldCharType="separate"/>
      </w:r>
      <w:r w:rsidRPr="00D516D6">
        <w:rPr>
          <w:color w:val="2F4F4F"/>
          <w:w w:val="95"/>
          <w:position w:val="7"/>
          <w:sz w:val="15"/>
          <w:lang w:val="en-GB"/>
        </w:rPr>
        <w:t>2</w:t>
      </w:r>
      <w:r>
        <w:rPr>
          <w:color w:val="2F4F4F"/>
          <w:w w:val="95"/>
          <w:position w:val="7"/>
          <w:sz w:val="15"/>
          <w:lang w:val="en-GB"/>
        </w:rPr>
        <w:fldChar w:fldCharType="end"/>
      </w:r>
      <w:r w:rsidRPr="00D516D6">
        <w:rPr>
          <w:color w:val="2F4F4F"/>
          <w:spacing w:val="43"/>
          <w:position w:val="7"/>
          <w:sz w:val="15"/>
          <w:lang w:val="en-GB"/>
        </w:rPr>
        <w:t xml:space="preserve"> </w:t>
      </w:r>
      <w:r w:rsidRPr="00D516D6">
        <w:rPr>
          <w:spacing w:val="-5"/>
          <w:w w:val="95"/>
          <w:lang w:val="en-GB"/>
        </w:rPr>
        <w:t>is</w:t>
      </w:r>
    </w:p>
    <w:p w14:paraId="359FFCD7" w14:textId="0061C64B" w:rsidR="00AF779A" w:rsidRPr="00D516D6" w:rsidRDefault="00E9277B">
      <w:pPr>
        <w:pStyle w:val="Textoindependiente"/>
        <w:spacing w:before="4" w:line="244" w:lineRule="auto"/>
        <w:ind w:left="116" w:right="154"/>
        <w:jc w:val="both"/>
        <w:rPr>
          <w:lang w:val="en-GB"/>
        </w:rPr>
      </w:pPr>
      <w:r w:rsidRPr="00D516D6">
        <w:rPr>
          <w:w w:val="95"/>
          <w:lang w:val="en-GB"/>
        </w:rPr>
        <w:t>introduced</w:t>
      </w:r>
      <w:r w:rsidRPr="00D516D6">
        <w:rPr>
          <w:spacing w:val="-5"/>
          <w:w w:val="95"/>
          <w:lang w:val="en-GB"/>
        </w:rPr>
        <w:t xml:space="preserve"> </w:t>
      </w:r>
      <w:r w:rsidRPr="00D516D6">
        <w:rPr>
          <w:w w:val="95"/>
          <w:lang w:val="en-GB"/>
        </w:rPr>
        <w:t>as</w:t>
      </w:r>
      <w:r w:rsidRPr="00D516D6">
        <w:rPr>
          <w:spacing w:val="-5"/>
          <w:w w:val="95"/>
          <w:lang w:val="en-GB"/>
        </w:rPr>
        <w:t xml:space="preserve"> </w:t>
      </w:r>
      <w:r w:rsidRPr="00D516D6">
        <w:rPr>
          <w:w w:val="95"/>
          <w:lang w:val="en-GB"/>
        </w:rPr>
        <w:t>a</w:t>
      </w:r>
      <w:r w:rsidRPr="00D516D6">
        <w:rPr>
          <w:spacing w:val="-5"/>
          <w:w w:val="95"/>
          <w:lang w:val="en-GB"/>
        </w:rPr>
        <w:t xml:space="preserve"> </w:t>
      </w:r>
      <w:r w:rsidRPr="00D516D6">
        <w:rPr>
          <w:w w:val="95"/>
          <w:lang w:val="en-GB"/>
        </w:rPr>
        <w:t>solution</w:t>
      </w:r>
      <w:r w:rsidRPr="00D516D6">
        <w:rPr>
          <w:spacing w:val="-5"/>
          <w:w w:val="95"/>
          <w:lang w:val="en-GB"/>
        </w:rPr>
        <w:t xml:space="preserve"> </w:t>
      </w:r>
      <w:r w:rsidRPr="00D516D6">
        <w:rPr>
          <w:w w:val="95"/>
          <w:lang w:val="en-GB"/>
        </w:rPr>
        <w:t>utilising</w:t>
      </w:r>
      <w:r w:rsidRPr="00D516D6">
        <w:rPr>
          <w:spacing w:val="-5"/>
          <w:w w:val="95"/>
          <w:lang w:val="en-GB"/>
        </w:rPr>
        <w:t xml:space="preserve"> </w:t>
      </w:r>
      <w:r w:rsidRPr="00D516D6">
        <w:rPr>
          <w:w w:val="95"/>
          <w:lang w:val="en-GB"/>
        </w:rPr>
        <w:t>technological</w:t>
      </w:r>
      <w:r w:rsidRPr="00D516D6">
        <w:rPr>
          <w:spacing w:val="-5"/>
          <w:w w:val="95"/>
          <w:lang w:val="en-GB"/>
        </w:rPr>
        <w:t xml:space="preserve"> </w:t>
      </w:r>
      <w:r w:rsidRPr="00D516D6">
        <w:rPr>
          <w:w w:val="95"/>
          <w:lang w:val="en-GB"/>
        </w:rPr>
        <w:t>advances</w:t>
      </w:r>
      <w:r w:rsidRPr="00D516D6">
        <w:rPr>
          <w:spacing w:val="-5"/>
          <w:w w:val="95"/>
          <w:lang w:val="en-GB"/>
        </w:rPr>
        <w:t xml:space="preserve"> </w:t>
      </w:r>
      <w:r w:rsidRPr="00D516D6">
        <w:rPr>
          <w:w w:val="95"/>
          <w:lang w:val="en-GB"/>
        </w:rPr>
        <w:t>to</w:t>
      </w:r>
      <w:r w:rsidRPr="00D516D6">
        <w:rPr>
          <w:spacing w:val="-5"/>
          <w:w w:val="95"/>
          <w:lang w:val="en-GB"/>
        </w:rPr>
        <w:t xml:space="preserve"> </w:t>
      </w:r>
      <w:r w:rsidRPr="00D516D6">
        <w:rPr>
          <w:w w:val="95"/>
          <w:lang w:val="en-GB"/>
        </w:rPr>
        <w:t>monitor</w:t>
      </w:r>
      <w:r w:rsidRPr="00D516D6">
        <w:rPr>
          <w:spacing w:val="-5"/>
          <w:w w:val="95"/>
          <w:lang w:val="en-GB"/>
        </w:rPr>
        <w:t xml:space="preserve"> </w:t>
      </w:r>
      <w:r w:rsidRPr="00D516D6">
        <w:rPr>
          <w:w w:val="95"/>
          <w:lang w:val="en-GB"/>
        </w:rPr>
        <w:t>students’</w:t>
      </w:r>
      <w:r w:rsidRPr="00D516D6">
        <w:rPr>
          <w:spacing w:val="-5"/>
          <w:w w:val="95"/>
          <w:lang w:val="en-GB"/>
        </w:rPr>
        <w:t xml:space="preserve"> </w:t>
      </w:r>
      <w:r w:rsidRPr="00D516D6">
        <w:rPr>
          <w:w w:val="95"/>
          <w:lang w:val="en-GB"/>
        </w:rPr>
        <w:t>behaviour</w:t>
      </w:r>
      <w:r w:rsidRPr="00D516D6">
        <w:rPr>
          <w:spacing w:val="-5"/>
          <w:w w:val="95"/>
          <w:lang w:val="en-GB"/>
        </w:rPr>
        <w:t xml:space="preserve"> </w:t>
      </w:r>
      <w:r w:rsidRPr="00D516D6">
        <w:rPr>
          <w:w w:val="95"/>
          <w:lang w:val="en-GB"/>
        </w:rPr>
        <w:t>while</w:t>
      </w:r>
      <w:r w:rsidRPr="00D516D6">
        <w:rPr>
          <w:spacing w:val="-5"/>
          <w:w w:val="95"/>
          <w:lang w:val="en-GB"/>
        </w:rPr>
        <w:t xml:space="preserve"> </w:t>
      </w:r>
      <w:r w:rsidRPr="00D516D6">
        <w:rPr>
          <w:w w:val="95"/>
          <w:lang w:val="en-GB"/>
        </w:rPr>
        <w:t>they</w:t>
      </w:r>
      <w:r w:rsidRPr="00D516D6">
        <w:rPr>
          <w:spacing w:val="-5"/>
          <w:w w:val="95"/>
          <w:lang w:val="en-GB"/>
        </w:rPr>
        <w:t xml:space="preserve"> </w:t>
      </w:r>
      <w:r w:rsidRPr="00D516D6">
        <w:rPr>
          <w:w w:val="95"/>
          <w:lang w:val="en-GB"/>
        </w:rPr>
        <w:t>carry</w:t>
      </w:r>
      <w:r w:rsidRPr="00D516D6">
        <w:rPr>
          <w:spacing w:val="-5"/>
          <w:w w:val="95"/>
          <w:lang w:val="en-GB"/>
        </w:rPr>
        <w:t xml:space="preserve"> </w:t>
      </w:r>
      <w:r w:rsidRPr="00D516D6">
        <w:rPr>
          <w:w w:val="95"/>
          <w:lang w:val="en-GB"/>
        </w:rPr>
        <w:t>out</w:t>
      </w:r>
      <w:r w:rsidRPr="00D516D6">
        <w:rPr>
          <w:spacing w:val="-5"/>
          <w:w w:val="95"/>
          <w:lang w:val="en-GB"/>
        </w:rPr>
        <w:t xml:space="preserve"> </w:t>
      </w:r>
      <w:r w:rsidRPr="00D516D6">
        <w:rPr>
          <w:w w:val="95"/>
          <w:lang w:val="en-GB"/>
        </w:rPr>
        <w:t xml:space="preserve">school </w:t>
      </w:r>
      <w:r w:rsidRPr="00D516D6">
        <w:rPr>
          <w:w w:val="90"/>
          <w:lang w:val="en-GB"/>
        </w:rPr>
        <w:t xml:space="preserve">tasks independently in their homes and informs the </w:t>
      </w:r>
      <w:r w:rsidRPr="00D516D6">
        <w:rPr>
          <w:w w:val="90"/>
          <w:lang w:val="en-GB"/>
        </w:rPr>
        <w:t>tutors of any developments, so they can reassure their children</w:t>
      </w:r>
      <w:r w:rsidRPr="00D516D6">
        <w:rPr>
          <w:lang w:val="en-GB"/>
        </w:rPr>
        <w:t xml:space="preserve"> </w:t>
      </w:r>
      <w:r w:rsidRPr="00D516D6">
        <w:rPr>
          <w:w w:val="90"/>
          <w:lang w:val="en-GB"/>
        </w:rPr>
        <w:t xml:space="preserve">that they are not alone. </w:t>
      </w:r>
      <w:r w:rsidR="00654A10" w:rsidRPr="00FB2B89">
        <w:rPr>
          <w:w w:val="90"/>
          <w:lang w:val="en-GB"/>
        </w:rPr>
        <w:t>Additionally,</w:t>
      </w:r>
      <w:r w:rsidRPr="00D516D6">
        <w:rPr>
          <w:w w:val="90"/>
          <w:lang w:val="en-GB"/>
        </w:rPr>
        <w:t xml:space="preserve"> </w:t>
      </w:r>
      <w:proofErr w:type="spellStart"/>
      <w:r w:rsidRPr="00D516D6">
        <w:rPr>
          <w:w w:val="90"/>
          <w:lang w:val="en-GB"/>
        </w:rPr>
        <w:t>Torddis</w:t>
      </w:r>
      <w:proofErr w:type="spellEnd"/>
      <w:r w:rsidRPr="00D516D6">
        <w:rPr>
          <w:w w:val="90"/>
          <w:lang w:val="en-GB"/>
        </w:rPr>
        <w:t xml:space="preserve"> is enabled to play sounds that can be personalised messages in accordance</w:t>
      </w:r>
      <w:r w:rsidRPr="00D516D6">
        <w:rPr>
          <w:lang w:val="en-GB"/>
        </w:rPr>
        <w:t xml:space="preserve"> with</w:t>
      </w:r>
      <w:r w:rsidRPr="00D516D6">
        <w:rPr>
          <w:spacing w:val="-8"/>
          <w:lang w:val="en-GB"/>
        </w:rPr>
        <w:t xml:space="preserve"> </w:t>
      </w:r>
      <w:r w:rsidRPr="00D516D6">
        <w:rPr>
          <w:lang w:val="en-GB"/>
        </w:rPr>
        <w:t>the</w:t>
      </w:r>
      <w:r w:rsidRPr="00D516D6">
        <w:rPr>
          <w:spacing w:val="-8"/>
          <w:lang w:val="en-GB"/>
        </w:rPr>
        <w:t xml:space="preserve"> </w:t>
      </w:r>
      <w:r w:rsidRPr="00D516D6">
        <w:rPr>
          <w:lang w:val="en-GB"/>
        </w:rPr>
        <w:t>users’</w:t>
      </w:r>
      <w:r w:rsidRPr="00D516D6">
        <w:rPr>
          <w:spacing w:val="-8"/>
          <w:lang w:val="en-GB"/>
        </w:rPr>
        <w:t xml:space="preserve"> </w:t>
      </w:r>
      <w:r w:rsidRPr="00D516D6">
        <w:rPr>
          <w:lang w:val="en-GB"/>
        </w:rPr>
        <w:t>preferences.</w:t>
      </w:r>
    </w:p>
    <w:p w14:paraId="55B394A7" w14:textId="2D15A5BB" w:rsidR="00AF779A" w:rsidRPr="00D516D6" w:rsidRDefault="00E9277B">
      <w:pPr>
        <w:pStyle w:val="Textoindependiente"/>
        <w:spacing w:line="244" w:lineRule="auto"/>
        <w:ind w:left="116" w:right="154" w:firstLine="298"/>
        <w:jc w:val="both"/>
        <w:rPr>
          <w:lang w:val="en-GB"/>
        </w:rPr>
      </w:pPr>
      <w:r w:rsidRPr="00D516D6">
        <w:rPr>
          <w:w w:val="90"/>
          <w:lang w:val="en-GB"/>
        </w:rPr>
        <w:t xml:space="preserve">To achieve its objectives, </w:t>
      </w:r>
      <w:proofErr w:type="spellStart"/>
      <w:r w:rsidRPr="00D516D6">
        <w:rPr>
          <w:w w:val="90"/>
          <w:lang w:val="en-GB"/>
        </w:rPr>
        <w:t>Torddis</w:t>
      </w:r>
      <w:proofErr w:type="spellEnd"/>
      <w:r w:rsidRPr="00D516D6">
        <w:rPr>
          <w:w w:val="90"/>
          <w:lang w:val="en-GB"/>
        </w:rPr>
        <w:t xml:space="preserve"> employs</w:t>
      </w:r>
      <w:r w:rsidRPr="00D516D6">
        <w:rPr>
          <w:w w:val="90"/>
          <w:lang w:val="en-GB"/>
        </w:rPr>
        <w:t xml:space="preserve"> advanced computer vision algorithms and deep learning techniques. The</w:t>
      </w:r>
      <w:r w:rsidRPr="00D516D6">
        <w:rPr>
          <w:w w:val="95"/>
          <w:lang w:val="en-GB"/>
        </w:rPr>
        <w:t xml:space="preserve"> system</w:t>
      </w:r>
      <w:r w:rsidRPr="00D516D6">
        <w:rPr>
          <w:spacing w:val="-5"/>
          <w:w w:val="95"/>
          <w:lang w:val="en-GB"/>
        </w:rPr>
        <w:t xml:space="preserve"> </w:t>
      </w:r>
      <w:r w:rsidRPr="00D516D6">
        <w:rPr>
          <w:w w:val="95"/>
          <w:lang w:val="en-GB"/>
        </w:rPr>
        <w:t>includes</w:t>
      </w:r>
      <w:r w:rsidRPr="00D516D6">
        <w:rPr>
          <w:spacing w:val="-5"/>
          <w:w w:val="95"/>
          <w:lang w:val="en-GB"/>
        </w:rPr>
        <w:t xml:space="preserve"> </w:t>
      </w:r>
      <w:r w:rsidRPr="00D516D6">
        <w:rPr>
          <w:w w:val="95"/>
          <w:lang w:val="en-GB"/>
        </w:rPr>
        <w:t>a</w:t>
      </w:r>
      <w:r w:rsidRPr="00D516D6">
        <w:rPr>
          <w:spacing w:val="-5"/>
          <w:w w:val="95"/>
          <w:lang w:val="en-GB"/>
        </w:rPr>
        <w:t xml:space="preserve"> </w:t>
      </w:r>
      <w:r w:rsidRPr="00D516D6">
        <w:rPr>
          <w:w w:val="95"/>
          <w:lang w:val="en-GB"/>
        </w:rPr>
        <w:t>mobile</w:t>
      </w:r>
      <w:r w:rsidRPr="00D516D6">
        <w:rPr>
          <w:spacing w:val="-5"/>
          <w:w w:val="95"/>
          <w:lang w:val="en-GB"/>
        </w:rPr>
        <w:t xml:space="preserve"> </w:t>
      </w:r>
      <w:r w:rsidRPr="00D516D6">
        <w:rPr>
          <w:w w:val="95"/>
          <w:lang w:val="en-GB"/>
        </w:rPr>
        <w:t>application</w:t>
      </w:r>
      <w:r w:rsidRPr="00D516D6">
        <w:rPr>
          <w:spacing w:val="-5"/>
          <w:w w:val="95"/>
          <w:lang w:val="en-GB"/>
        </w:rPr>
        <w:t xml:space="preserve"> </w:t>
      </w:r>
      <w:r w:rsidRPr="00D516D6">
        <w:rPr>
          <w:w w:val="95"/>
          <w:lang w:val="en-GB"/>
        </w:rPr>
        <w:t>for</w:t>
      </w:r>
      <w:r w:rsidRPr="00D516D6">
        <w:rPr>
          <w:spacing w:val="-5"/>
          <w:w w:val="95"/>
          <w:lang w:val="en-GB"/>
        </w:rPr>
        <w:t xml:space="preserve"> </w:t>
      </w:r>
      <w:r w:rsidRPr="00D516D6">
        <w:rPr>
          <w:w w:val="95"/>
          <w:lang w:val="en-GB"/>
        </w:rPr>
        <w:t>tutors</w:t>
      </w:r>
      <w:r w:rsidRPr="00D516D6">
        <w:rPr>
          <w:spacing w:val="-5"/>
          <w:w w:val="95"/>
          <w:lang w:val="en-GB"/>
        </w:rPr>
        <w:t xml:space="preserve"> </w:t>
      </w:r>
      <w:r w:rsidRPr="00D516D6">
        <w:rPr>
          <w:w w:val="95"/>
          <w:lang w:val="en-GB"/>
        </w:rPr>
        <w:t>and</w:t>
      </w:r>
      <w:r w:rsidRPr="00D516D6">
        <w:rPr>
          <w:spacing w:val="-5"/>
          <w:w w:val="95"/>
          <w:lang w:val="en-GB"/>
        </w:rPr>
        <w:t xml:space="preserve"> </w:t>
      </w:r>
      <w:r w:rsidRPr="00D516D6">
        <w:rPr>
          <w:w w:val="95"/>
          <w:lang w:val="en-GB"/>
        </w:rPr>
        <w:t>an</w:t>
      </w:r>
      <w:r w:rsidRPr="00D516D6">
        <w:rPr>
          <w:spacing w:val="-5"/>
          <w:w w:val="95"/>
          <w:lang w:val="en-GB"/>
        </w:rPr>
        <w:t xml:space="preserve"> </w:t>
      </w:r>
      <w:r w:rsidRPr="00D516D6">
        <w:rPr>
          <w:w w:val="95"/>
          <w:lang w:val="en-GB"/>
        </w:rPr>
        <w:t>IoT</w:t>
      </w:r>
      <w:r w:rsidRPr="00D516D6">
        <w:rPr>
          <w:spacing w:val="-5"/>
          <w:w w:val="95"/>
          <w:lang w:val="en-GB"/>
        </w:rPr>
        <w:t xml:space="preserve"> </w:t>
      </w:r>
      <w:r w:rsidRPr="00D516D6">
        <w:rPr>
          <w:w w:val="95"/>
          <w:lang w:val="en-GB"/>
        </w:rPr>
        <w:t>device</w:t>
      </w:r>
      <w:r w:rsidRPr="00D516D6">
        <w:rPr>
          <w:spacing w:val="-5"/>
          <w:w w:val="95"/>
          <w:lang w:val="en-GB"/>
        </w:rPr>
        <w:t xml:space="preserve"> </w:t>
      </w:r>
      <w:r w:rsidRPr="00D516D6">
        <w:rPr>
          <w:w w:val="95"/>
          <w:lang w:val="en-GB"/>
        </w:rPr>
        <w:t>that</w:t>
      </w:r>
      <w:r w:rsidRPr="00D516D6">
        <w:rPr>
          <w:spacing w:val="-5"/>
          <w:w w:val="95"/>
          <w:lang w:val="en-GB"/>
        </w:rPr>
        <w:t xml:space="preserve"> </w:t>
      </w:r>
      <w:r w:rsidRPr="00D516D6">
        <w:rPr>
          <w:w w:val="95"/>
          <w:lang w:val="en-GB"/>
        </w:rPr>
        <w:t>facilitates</w:t>
      </w:r>
      <w:r w:rsidRPr="00D516D6">
        <w:rPr>
          <w:spacing w:val="-5"/>
          <w:w w:val="95"/>
          <w:lang w:val="en-GB"/>
        </w:rPr>
        <w:t xml:space="preserve"> </w:t>
      </w:r>
      <w:r w:rsidRPr="00D516D6">
        <w:rPr>
          <w:w w:val="95"/>
          <w:lang w:val="en-GB"/>
        </w:rPr>
        <w:t>the</w:t>
      </w:r>
      <w:r w:rsidRPr="00D516D6">
        <w:rPr>
          <w:spacing w:val="-5"/>
          <w:w w:val="95"/>
          <w:lang w:val="en-GB"/>
        </w:rPr>
        <w:t xml:space="preserve"> </w:t>
      </w:r>
      <w:r w:rsidRPr="00D516D6">
        <w:rPr>
          <w:w w:val="95"/>
          <w:lang w:val="en-GB"/>
        </w:rPr>
        <w:t>analysis</w:t>
      </w:r>
      <w:r w:rsidRPr="00D516D6">
        <w:rPr>
          <w:spacing w:val="-5"/>
          <w:w w:val="95"/>
          <w:lang w:val="en-GB"/>
        </w:rPr>
        <w:t xml:space="preserve"> </w:t>
      </w:r>
      <w:r w:rsidRPr="00D516D6">
        <w:rPr>
          <w:w w:val="95"/>
          <w:lang w:val="en-GB"/>
        </w:rPr>
        <w:t>of</w:t>
      </w:r>
      <w:r w:rsidRPr="00D516D6">
        <w:rPr>
          <w:spacing w:val="-5"/>
          <w:w w:val="95"/>
          <w:lang w:val="en-GB"/>
        </w:rPr>
        <w:t xml:space="preserve"> </w:t>
      </w:r>
      <w:r w:rsidRPr="00D516D6">
        <w:rPr>
          <w:w w:val="95"/>
          <w:lang w:val="en-GB"/>
        </w:rPr>
        <w:t>children’s</w:t>
      </w:r>
      <w:r w:rsidRPr="00D516D6">
        <w:rPr>
          <w:spacing w:val="-5"/>
          <w:w w:val="95"/>
          <w:lang w:val="en-GB"/>
        </w:rPr>
        <w:t xml:space="preserve"> </w:t>
      </w:r>
      <w:r w:rsidRPr="00D516D6">
        <w:rPr>
          <w:w w:val="95"/>
          <w:lang w:val="en-GB"/>
        </w:rPr>
        <w:t xml:space="preserve">behaviour </w:t>
      </w:r>
      <w:r w:rsidRPr="00D516D6">
        <w:rPr>
          <w:spacing w:val="-2"/>
          <w:lang w:val="en-GB"/>
        </w:rPr>
        <w:t xml:space="preserve">while they engage in school tasks on their own. </w:t>
      </w:r>
      <w:r w:rsidRPr="00D516D6">
        <w:rPr>
          <w:spacing w:val="-2"/>
          <w:lang w:val="en-GB"/>
        </w:rPr>
        <w:t>Developed using the TDDM4IoTS methodology (</w:t>
      </w:r>
      <w:hyperlink w:anchor="_bookmark63" w:history="1">
        <w:r w:rsidRPr="00D516D6">
          <w:rPr>
            <w:color w:val="2F4F4F"/>
            <w:spacing w:val="-2"/>
            <w:lang w:val="en-GB"/>
          </w:rPr>
          <w:t>Guerrero-Ulloa,</w:t>
        </w:r>
      </w:hyperlink>
      <w:r w:rsidRPr="00D516D6">
        <w:rPr>
          <w:color w:val="2F4F4F"/>
          <w:spacing w:val="-2"/>
          <w:lang w:val="en-GB"/>
        </w:rPr>
        <w:t xml:space="preserve"> </w:t>
      </w:r>
      <w:hyperlink w:anchor="_bookmark63" w:history="1">
        <w:proofErr w:type="spellStart"/>
        <w:r w:rsidRPr="00D516D6">
          <w:rPr>
            <w:color w:val="2F4F4F"/>
            <w:w w:val="95"/>
            <w:lang w:val="en-GB"/>
          </w:rPr>
          <w:t>Hornos</w:t>
        </w:r>
        <w:proofErr w:type="spellEnd"/>
        <w:r w:rsidRPr="00D516D6">
          <w:rPr>
            <w:color w:val="2F4F4F"/>
            <w:spacing w:val="-9"/>
            <w:w w:val="95"/>
            <w:lang w:val="en-GB"/>
          </w:rPr>
          <w:t xml:space="preserve"> </w:t>
        </w:r>
        <w:r w:rsidRPr="00D516D6">
          <w:rPr>
            <w:color w:val="2F4F4F"/>
            <w:w w:val="95"/>
            <w:lang w:val="en-GB"/>
          </w:rPr>
          <w:t>and</w:t>
        </w:r>
        <w:r w:rsidRPr="00D516D6">
          <w:rPr>
            <w:color w:val="2F4F4F"/>
            <w:spacing w:val="-9"/>
            <w:w w:val="95"/>
            <w:lang w:val="en-GB"/>
          </w:rPr>
          <w:t xml:space="preserve"> </w:t>
        </w:r>
        <w:r w:rsidRPr="00D516D6">
          <w:rPr>
            <w:color w:val="2F4F4F"/>
            <w:w w:val="95"/>
            <w:lang w:val="en-GB"/>
          </w:rPr>
          <w:t>Rodríguez-Domínguez</w:t>
        </w:r>
      </w:hyperlink>
      <w:r w:rsidRPr="00D516D6">
        <w:rPr>
          <w:w w:val="95"/>
          <w:lang w:val="en-GB"/>
        </w:rPr>
        <w:t>,</w:t>
      </w:r>
      <w:r w:rsidRPr="00D516D6">
        <w:rPr>
          <w:spacing w:val="-9"/>
          <w:w w:val="95"/>
          <w:lang w:val="en-GB"/>
        </w:rPr>
        <w:t xml:space="preserve"> </w:t>
      </w:r>
      <w:hyperlink w:anchor="_bookmark63" w:history="1">
        <w:r w:rsidRPr="00D516D6">
          <w:rPr>
            <w:color w:val="2F4F4F"/>
            <w:w w:val="95"/>
            <w:lang w:val="en-GB"/>
          </w:rPr>
          <w:t>2020</w:t>
        </w:r>
      </w:hyperlink>
      <w:r w:rsidRPr="00D516D6">
        <w:rPr>
          <w:w w:val="95"/>
          <w:lang w:val="en-GB"/>
        </w:rPr>
        <w:t>),</w:t>
      </w:r>
      <w:r w:rsidRPr="00D516D6">
        <w:rPr>
          <w:spacing w:val="-9"/>
          <w:w w:val="95"/>
          <w:lang w:val="en-GB"/>
        </w:rPr>
        <w:t xml:space="preserve"> </w:t>
      </w:r>
      <w:proofErr w:type="spellStart"/>
      <w:r w:rsidRPr="00D516D6">
        <w:rPr>
          <w:w w:val="95"/>
          <w:lang w:val="en-GB"/>
        </w:rPr>
        <w:t>Torddis</w:t>
      </w:r>
      <w:proofErr w:type="spellEnd"/>
      <w:r w:rsidRPr="00D516D6">
        <w:rPr>
          <w:spacing w:val="-9"/>
          <w:w w:val="95"/>
          <w:lang w:val="en-GB"/>
        </w:rPr>
        <w:t xml:space="preserve"> </w:t>
      </w:r>
      <w:r w:rsidRPr="00D516D6">
        <w:rPr>
          <w:w w:val="95"/>
          <w:lang w:val="en-GB"/>
        </w:rPr>
        <w:t>is</w:t>
      </w:r>
      <w:r w:rsidRPr="00D516D6">
        <w:rPr>
          <w:spacing w:val="-8"/>
          <w:w w:val="95"/>
          <w:lang w:val="en-GB"/>
        </w:rPr>
        <w:t xml:space="preserve"> </w:t>
      </w:r>
      <w:r w:rsidRPr="00D516D6">
        <w:rPr>
          <w:w w:val="95"/>
          <w:lang w:val="en-GB"/>
        </w:rPr>
        <w:t>notable</w:t>
      </w:r>
      <w:r w:rsidRPr="00D516D6">
        <w:rPr>
          <w:spacing w:val="-9"/>
          <w:w w:val="95"/>
          <w:lang w:val="en-GB"/>
        </w:rPr>
        <w:t xml:space="preserve"> </w:t>
      </w:r>
      <w:r w:rsidRPr="00D516D6">
        <w:rPr>
          <w:w w:val="95"/>
          <w:lang w:val="en-GB"/>
        </w:rPr>
        <w:t>for</w:t>
      </w:r>
      <w:r w:rsidRPr="00D516D6">
        <w:rPr>
          <w:spacing w:val="-9"/>
          <w:w w:val="95"/>
          <w:lang w:val="en-GB"/>
        </w:rPr>
        <w:t xml:space="preserve"> </w:t>
      </w:r>
      <w:r w:rsidRPr="00D516D6">
        <w:rPr>
          <w:w w:val="95"/>
          <w:lang w:val="en-GB"/>
        </w:rPr>
        <w:t>its</w:t>
      </w:r>
      <w:r w:rsidRPr="00D516D6">
        <w:rPr>
          <w:spacing w:val="-9"/>
          <w:w w:val="95"/>
          <w:lang w:val="en-GB"/>
        </w:rPr>
        <w:t xml:space="preserve"> </w:t>
      </w:r>
      <w:r w:rsidRPr="00D516D6">
        <w:rPr>
          <w:w w:val="95"/>
          <w:lang w:val="en-GB"/>
        </w:rPr>
        <w:t>holistic</w:t>
      </w:r>
      <w:r w:rsidRPr="00D516D6">
        <w:rPr>
          <w:spacing w:val="-9"/>
          <w:w w:val="95"/>
          <w:lang w:val="en-GB"/>
        </w:rPr>
        <w:t xml:space="preserve"> </w:t>
      </w:r>
      <w:r w:rsidRPr="00D516D6">
        <w:rPr>
          <w:w w:val="95"/>
          <w:lang w:val="en-GB"/>
        </w:rPr>
        <w:t>approach.</w:t>
      </w:r>
      <w:r w:rsidRPr="00D516D6">
        <w:rPr>
          <w:spacing w:val="-8"/>
          <w:w w:val="95"/>
          <w:lang w:val="en-GB"/>
        </w:rPr>
        <w:t xml:space="preserve"> </w:t>
      </w:r>
      <w:r w:rsidRPr="00D516D6">
        <w:rPr>
          <w:w w:val="95"/>
          <w:lang w:val="en-GB"/>
        </w:rPr>
        <w:t>It</w:t>
      </w:r>
      <w:r w:rsidRPr="00D516D6">
        <w:rPr>
          <w:spacing w:val="-9"/>
          <w:w w:val="95"/>
          <w:lang w:val="en-GB"/>
        </w:rPr>
        <w:t xml:space="preserve"> </w:t>
      </w:r>
      <w:r w:rsidRPr="00D516D6">
        <w:rPr>
          <w:w w:val="95"/>
          <w:lang w:val="en-GB"/>
        </w:rPr>
        <w:t>allows</w:t>
      </w:r>
      <w:r w:rsidRPr="00D516D6">
        <w:rPr>
          <w:spacing w:val="-9"/>
          <w:w w:val="95"/>
          <w:lang w:val="en-GB"/>
        </w:rPr>
        <w:t xml:space="preserve"> </w:t>
      </w:r>
      <w:r w:rsidRPr="00D516D6">
        <w:rPr>
          <w:w w:val="95"/>
          <w:lang w:val="en-GB"/>
        </w:rPr>
        <w:t>tutors</w:t>
      </w:r>
      <w:r w:rsidRPr="00D516D6">
        <w:rPr>
          <w:spacing w:val="-9"/>
          <w:w w:val="95"/>
          <w:lang w:val="en-GB"/>
        </w:rPr>
        <w:t xml:space="preserve"> </w:t>
      </w:r>
      <w:r w:rsidRPr="00D516D6">
        <w:rPr>
          <w:w w:val="95"/>
          <w:lang w:val="en-GB"/>
        </w:rPr>
        <w:t>to</w:t>
      </w:r>
      <w:r w:rsidRPr="00D516D6">
        <w:rPr>
          <w:spacing w:val="-9"/>
          <w:w w:val="95"/>
          <w:lang w:val="en-GB"/>
        </w:rPr>
        <w:t xml:space="preserve"> </w:t>
      </w:r>
      <w:r w:rsidRPr="00D516D6">
        <w:rPr>
          <w:w w:val="95"/>
          <w:lang w:val="en-GB"/>
        </w:rPr>
        <w:t>monitor</w:t>
      </w:r>
      <w:r w:rsidRPr="00D516D6">
        <w:rPr>
          <w:spacing w:val="-8"/>
          <w:w w:val="95"/>
          <w:lang w:val="en-GB"/>
        </w:rPr>
        <w:t xml:space="preserve"> </w:t>
      </w:r>
      <w:r w:rsidRPr="00D516D6">
        <w:rPr>
          <w:w w:val="95"/>
          <w:lang w:val="en-GB"/>
        </w:rPr>
        <w:t>and respond to real-time signs of inattention. Key features include the ability to detect facial expressions that represent fundamental emotions and identify signs of drowsiness or the inappropriate use of objects during educational activities. Th</w:t>
      </w:r>
      <w:r w:rsidRPr="00D516D6">
        <w:rPr>
          <w:w w:val="95"/>
          <w:lang w:val="en-GB"/>
        </w:rPr>
        <w:t>is functionality enables tutors to encourage their children to remain focused, utilising both visual and auditory stimuli as motivators (</w:t>
      </w:r>
      <w:hyperlink w:anchor="_bookmark41" w:history="1">
        <w:r w:rsidRPr="00D516D6">
          <w:rPr>
            <w:color w:val="2F4F4F"/>
            <w:w w:val="95"/>
            <w:lang w:val="en-GB"/>
          </w:rPr>
          <w:t>Al-</w:t>
        </w:r>
        <w:proofErr w:type="spellStart"/>
        <w:r w:rsidRPr="00D516D6">
          <w:rPr>
            <w:color w:val="2F4F4F"/>
            <w:w w:val="95"/>
            <w:lang w:val="en-GB"/>
          </w:rPr>
          <w:t>Gburi</w:t>
        </w:r>
        <w:proofErr w:type="spellEnd"/>
        <w:r w:rsidRPr="00D516D6">
          <w:rPr>
            <w:color w:val="2F4F4F"/>
            <w:w w:val="95"/>
            <w:lang w:val="en-GB"/>
          </w:rPr>
          <w:t>, Al-</w:t>
        </w:r>
        <w:proofErr w:type="spellStart"/>
        <w:r w:rsidRPr="00D516D6">
          <w:rPr>
            <w:color w:val="2F4F4F"/>
            <w:w w:val="95"/>
            <w:lang w:val="en-GB"/>
          </w:rPr>
          <w:t>Sammak</w:t>
        </w:r>
        <w:proofErr w:type="spellEnd"/>
        <w:r w:rsidRPr="00D516D6">
          <w:rPr>
            <w:color w:val="2F4F4F"/>
            <w:w w:val="95"/>
            <w:lang w:val="en-GB"/>
          </w:rPr>
          <w:t xml:space="preserve">, </w:t>
        </w:r>
        <w:proofErr w:type="spellStart"/>
        <w:r w:rsidRPr="00D516D6">
          <w:rPr>
            <w:color w:val="2F4F4F"/>
            <w:w w:val="95"/>
            <w:lang w:val="en-GB"/>
          </w:rPr>
          <w:t>Marghescu</w:t>
        </w:r>
        <w:proofErr w:type="spellEnd"/>
        <w:r w:rsidRPr="00D516D6">
          <w:rPr>
            <w:color w:val="2F4F4F"/>
            <w:w w:val="95"/>
            <w:lang w:val="en-GB"/>
          </w:rPr>
          <w:t xml:space="preserve"> and </w:t>
        </w:r>
        <w:proofErr w:type="spellStart"/>
        <w:r w:rsidRPr="00D516D6">
          <w:rPr>
            <w:color w:val="2F4F4F"/>
            <w:w w:val="95"/>
            <w:lang w:val="en-GB"/>
          </w:rPr>
          <w:t>Oprea</w:t>
        </w:r>
        <w:proofErr w:type="spellEnd"/>
      </w:hyperlink>
      <w:r w:rsidRPr="00D516D6">
        <w:rPr>
          <w:w w:val="95"/>
          <w:lang w:val="en-GB"/>
        </w:rPr>
        <w:t xml:space="preserve">, </w:t>
      </w:r>
      <w:hyperlink w:anchor="_bookmark41" w:history="1">
        <w:r w:rsidRPr="00D516D6">
          <w:rPr>
            <w:color w:val="2F4F4F"/>
            <w:w w:val="95"/>
            <w:lang w:val="en-GB"/>
          </w:rPr>
          <w:t>2023</w:t>
        </w:r>
      </w:hyperlink>
      <w:r w:rsidRPr="00D516D6">
        <w:rPr>
          <w:w w:val="95"/>
          <w:lang w:val="en-GB"/>
        </w:rPr>
        <w:t xml:space="preserve">; </w:t>
      </w:r>
      <w:commentRangeStart w:id="40"/>
      <w:commentRangeStart w:id="41"/>
      <w:r>
        <w:fldChar w:fldCharType="begin"/>
      </w:r>
      <w:r>
        <w:instrText>HYPERLINK</w:instrText>
      </w:r>
      <w:r>
        <w:instrText xml:space="preserve"> \l "_bookmark55"</w:instrText>
      </w:r>
      <w:r>
        <w:fldChar w:fldCharType="separate"/>
      </w:r>
      <w:proofErr w:type="spellStart"/>
      <w:r w:rsidRPr="00654A10">
        <w:rPr>
          <w:color w:val="2F4F4F"/>
          <w:w w:val="95"/>
          <w:lang w:val="en-GB"/>
        </w:rPr>
        <w:t>Enadula</w:t>
      </w:r>
      <w:proofErr w:type="spellEnd"/>
      <w:r w:rsidRPr="00654A10">
        <w:rPr>
          <w:color w:val="2F4F4F"/>
          <w:w w:val="95"/>
          <w:lang w:val="en-GB"/>
        </w:rPr>
        <w:t xml:space="preserve">, Sriram </w:t>
      </w:r>
      <w:proofErr w:type="spellStart"/>
      <w:r w:rsidRPr="00654A10">
        <w:rPr>
          <w:color w:val="2F4F4F"/>
          <w:w w:val="95"/>
          <w:lang w:val="en-GB"/>
        </w:rPr>
        <w:t>Enadula</w:t>
      </w:r>
      <w:proofErr w:type="spellEnd"/>
      <w:r w:rsidRPr="00654A10">
        <w:rPr>
          <w:color w:val="2F4F4F"/>
          <w:w w:val="95"/>
          <w:lang w:val="en-GB"/>
        </w:rPr>
        <w:t xml:space="preserve"> and</w:t>
      </w:r>
      <w:r>
        <w:rPr>
          <w:color w:val="2F4F4F"/>
          <w:w w:val="95"/>
          <w:lang w:val="en-GB"/>
        </w:rPr>
        <w:fldChar w:fldCharType="end"/>
      </w:r>
      <w:commentRangeEnd w:id="40"/>
      <w:r w:rsidR="00FD2508">
        <w:rPr>
          <w:rStyle w:val="Refdecomentario"/>
        </w:rPr>
        <w:commentReference w:id="40"/>
      </w:r>
      <w:commentRangeEnd w:id="41"/>
      <w:r w:rsidR="00E46D94">
        <w:rPr>
          <w:rStyle w:val="Refdecomentario"/>
        </w:rPr>
        <w:commentReference w:id="41"/>
      </w:r>
      <w:r w:rsidRPr="00D516D6">
        <w:rPr>
          <w:color w:val="2F4F4F"/>
          <w:w w:val="95"/>
          <w:lang w:val="en-GB"/>
        </w:rPr>
        <w:t xml:space="preserve"> </w:t>
      </w:r>
      <w:hyperlink w:anchor="_bookmark55" w:history="1">
        <w:proofErr w:type="spellStart"/>
        <w:r w:rsidRPr="00D516D6">
          <w:rPr>
            <w:color w:val="2F4F4F"/>
            <w:spacing w:val="-2"/>
            <w:w w:val="95"/>
            <w:lang w:val="en-GB"/>
          </w:rPr>
          <w:t>Burri</w:t>
        </w:r>
        <w:proofErr w:type="spellEnd"/>
      </w:hyperlink>
      <w:r w:rsidRPr="00D516D6">
        <w:rPr>
          <w:spacing w:val="-2"/>
          <w:w w:val="95"/>
          <w:lang w:val="en-GB"/>
        </w:rPr>
        <w:t xml:space="preserve">, </w:t>
      </w:r>
      <w:hyperlink w:anchor="_bookmark55" w:history="1">
        <w:r w:rsidRPr="00D516D6">
          <w:rPr>
            <w:color w:val="2F4F4F"/>
            <w:spacing w:val="-2"/>
            <w:w w:val="95"/>
            <w:lang w:val="en-GB"/>
          </w:rPr>
          <w:t>2021</w:t>
        </w:r>
      </w:hyperlink>
      <w:r w:rsidRPr="00D516D6">
        <w:rPr>
          <w:spacing w:val="-2"/>
          <w:w w:val="95"/>
          <w:lang w:val="en-GB"/>
        </w:rPr>
        <w:t xml:space="preserve">; </w:t>
      </w:r>
      <w:hyperlink w:anchor="_bookmark98" w:history="1">
        <w:proofErr w:type="spellStart"/>
        <w:r w:rsidRPr="00D516D6">
          <w:rPr>
            <w:color w:val="2F4F4F"/>
            <w:spacing w:val="-2"/>
            <w:w w:val="95"/>
            <w:lang w:val="en-GB"/>
          </w:rPr>
          <w:t>Terraza</w:t>
        </w:r>
        <w:proofErr w:type="spellEnd"/>
        <w:r w:rsidRPr="00D516D6">
          <w:rPr>
            <w:color w:val="2F4F4F"/>
            <w:spacing w:val="-2"/>
            <w:w w:val="95"/>
            <w:lang w:val="en-GB"/>
          </w:rPr>
          <w:t xml:space="preserve"> Arciniegas et al.</w:t>
        </w:r>
      </w:hyperlink>
      <w:r w:rsidRPr="00D516D6">
        <w:rPr>
          <w:spacing w:val="-2"/>
          <w:w w:val="95"/>
          <w:lang w:val="en-GB"/>
        </w:rPr>
        <w:t xml:space="preserve">, </w:t>
      </w:r>
      <w:hyperlink w:anchor="_bookmark98" w:history="1">
        <w:r w:rsidRPr="00D516D6">
          <w:rPr>
            <w:color w:val="2F4F4F"/>
            <w:spacing w:val="-2"/>
            <w:w w:val="95"/>
            <w:lang w:val="en-GB"/>
          </w:rPr>
          <w:t>2022</w:t>
        </w:r>
      </w:hyperlink>
      <w:r w:rsidRPr="00D516D6">
        <w:rPr>
          <w:spacing w:val="-2"/>
          <w:w w:val="95"/>
          <w:lang w:val="en-GB"/>
        </w:rPr>
        <w:t xml:space="preserve">). </w:t>
      </w:r>
      <w:r w:rsidR="00654A10">
        <w:rPr>
          <w:spacing w:val="-2"/>
          <w:w w:val="95"/>
          <w:lang w:val="en-GB"/>
        </w:rPr>
        <w:t xml:space="preserve">The </w:t>
      </w:r>
      <w:r w:rsidR="00654A10" w:rsidRPr="00D516D6">
        <w:rPr>
          <w:spacing w:val="-2"/>
          <w:w w:val="95"/>
          <w:lang w:val="en-GB"/>
        </w:rPr>
        <w:t xml:space="preserve">focus </w:t>
      </w:r>
      <w:r w:rsidR="00654A10">
        <w:rPr>
          <w:spacing w:val="-2"/>
          <w:w w:val="95"/>
          <w:lang w:val="en-GB"/>
        </w:rPr>
        <w:t xml:space="preserve">of </w:t>
      </w:r>
      <w:proofErr w:type="spellStart"/>
      <w:r w:rsidRPr="00D516D6">
        <w:rPr>
          <w:spacing w:val="-2"/>
          <w:w w:val="95"/>
          <w:lang w:val="en-GB"/>
        </w:rPr>
        <w:t>Torddis</w:t>
      </w:r>
      <w:proofErr w:type="spellEnd"/>
      <w:r w:rsidRPr="00D516D6">
        <w:rPr>
          <w:spacing w:val="-2"/>
          <w:w w:val="95"/>
          <w:lang w:val="en-GB"/>
        </w:rPr>
        <w:t xml:space="preserve"> on proactive </w:t>
      </w:r>
      <w:r w:rsidRPr="00D516D6">
        <w:rPr>
          <w:spacing w:val="-2"/>
          <w:w w:val="95"/>
          <w:lang w:val="en-GB"/>
        </w:rPr>
        <w:t>supervision is based on the need to support</w:t>
      </w:r>
      <w:r w:rsidRPr="00D516D6">
        <w:rPr>
          <w:lang w:val="en-GB"/>
        </w:rPr>
        <w:t xml:space="preserve"> </w:t>
      </w:r>
      <w:r w:rsidRPr="00D516D6">
        <w:rPr>
          <w:spacing w:val="-2"/>
          <w:w w:val="95"/>
          <w:lang w:val="en-GB"/>
        </w:rPr>
        <w:t>children during a critical stage of development, providing tutors with a valuable tool to complement traditional home</w:t>
      </w:r>
      <w:r w:rsidRPr="00D516D6">
        <w:rPr>
          <w:w w:val="95"/>
          <w:lang w:val="en-GB"/>
        </w:rPr>
        <w:t xml:space="preserve"> supervision and enhance educational outcomes for this population.</w:t>
      </w:r>
    </w:p>
    <w:p w14:paraId="655AAE9F" w14:textId="04E49981" w:rsidR="00AF779A" w:rsidRPr="00D516D6" w:rsidRDefault="00E9277B">
      <w:pPr>
        <w:pStyle w:val="Textoindependiente"/>
        <w:spacing w:line="244" w:lineRule="auto"/>
        <w:ind w:left="116" w:right="154" w:firstLine="298"/>
        <w:jc w:val="both"/>
        <w:rPr>
          <w:lang w:val="en-GB"/>
        </w:rPr>
      </w:pPr>
      <w:r w:rsidRPr="00D516D6">
        <w:rPr>
          <w:w w:val="95"/>
          <w:lang w:val="en-GB"/>
        </w:rPr>
        <w:t>This</w:t>
      </w:r>
      <w:r w:rsidRPr="00D516D6">
        <w:rPr>
          <w:spacing w:val="-1"/>
          <w:w w:val="95"/>
          <w:lang w:val="en-GB"/>
        </w:rPr>
        <w:t xml:space="preserve"> </w:t>
      </w:r>
      <w:r w:rsidRPr="00D516D6">
        <w:rPr>
          <w:w w:val="95"/>
          <w:lang w:val="en-GB"/>
        </w:rPr>
        <w:t>paper</w:t>
      </w:r>
      <w:r w:rsidRPr="00D516D6">
        <w:rPr>
          <w:spacing w:val="-1"/>
          <w:w w:val="95"/>
          <w:lang w:val="en-GB"/>
        </w:rPr>
        <w:t xml:space="preserve"> </w:t>
      </w:r>
      <w:r w:rsidRPr="00D516D6">
        <w:rPr>
          <w:w w:val="95"/>
          <w:lang w:val="en-GB"/>
        </w:rPr>
        <w:t>is</w:t>
      </w:r>
      <w:r w:rsidRPr="00D516D6">
        <w:rPr>
          <w:spacing w:val="-1"/>
          <w:w w:val="95"/>
          <w:lang w:val="en-GB"/>
        </w:rPr>
        <w:t xml:space="preserve"> </w:t>
      </w:r>
      <w:r w:rsidRPr="00D516D6">
        <w:rPr>
          <w:w w:val="95"/>
          <w:lang w:val="en-GB"/>
        </w:rPr>
        <w:t>organised</w:t>
      </w:r>
      <w:r w:rsidRPr="00D516D6">
        <w:rPr>
          <w:spacing w:val="-1"/>
          <w:w w:val="95"/>
          <w:lang w:val="en-GB"/>
        </w:rPr>
        <w:t xml:space="preserve"> </w:t>
      </w:r>
      <w:r w:rsidRPr="00D516D6">
        <w:rPr>
          <w:w w:val="95"/>
          <w:lang w:val="en-GB"/>
        </w:rPr>
        <w:t>into</w:t>
      </w:r>
      <w:r w:rsidRPr="00D516D6">
        <w:rPr>
          <w:spacing w:val="-1"/>
          <w:w w:val="95"/>
          <w:lang w:val="en-GB"/>
        </w:rPr>
        <w:t xml:space="preserve"> </w:t>
      </w:r>
      <w:r w:rsidRPr="00D516D6">
        <w:rPr>
          <w:w w:val="95"/>
          <w:lang w:val="en-GB"/>
        </w:rPr>
        <w:t>sections</w:t>
      </w:r>
      <w:r w:rsidRPr="00D516D6">
        <w:rPr>
          <w:spacing w:val="-1"/>
          <w:w w:val="95"/>
          <w:lang w:val="en-GB"/>
        </w:rPr>
        <w:t xml:space="preserve"> </w:t>
      </w:r>
      <w:r w:rsidRPr="00D516D6">
        <w:rPr>
          <w:w w:val="95"/>
          <w:lang w:val="en-GB"/>
        </w:rPr>
        <w:t>that</w:t>
      </w:r>
      <w:r w:rsidRPr="00D516D6">
        <w:rPr>
          <w:spacing w:val="-1"/>
          <w:w w:val="95"/>
          <w:lang w:val="en-GB"/>
        </w:rPr>
        <w:t xml:space="preserve"> </w:t>
      </w:r>
      <w:r w:rsidRPr="00D516D6">
        <w:rPr>
          <w:w w:val="95"/>
          <w:lang w:val="en-GB"/>
        </w:rPr>
        <w:t>cover</w:t>
      </w:r>
      <w:r w:rsidRPr="00D516D6">
        <w:rPr>
          <w:spacing w:val="-1"/>
          <w:w w:val="95"/>
          <w:lang w:val="en-GB"/>
        </w:rPr>
        <w:t xml:space="preserve"> </w:t>
      </w:r>
      <w:r w:rsidRPr="00D516D6">
        <w:rPr>
          <w:w w:val="95"/>
          <w:lang w:val="en-GB"/>
        </w:rPr>
        <w:t>different</w:t>
      </w:r>
      <w:r w:rsidRPr="00D516D6">
        <w:rPr>
          <w:spacing w:val="-1"/>
          <w:w w:val="95"/>
          <w:lang w:val="en-GB"/>
        </w:rPr>
        <w:t xml:space="preserve"> </w:t>
      </w:r>
      <w:r w:rsidRPr="00D516D6">
        <w:rPr>
          <w:w w:val="95"/>
          <w:lang w:val="en-GB"/>
        </w:rPr>
        <w:t>aspects</w:t>
      </w:r>
      <w:r w:rsidRPr="00D516D6">
        <w:rPr>
          <w:spacing w:val="-1"/>
          <w:w w:val="95"/>
          <w:lang w:val="en-GB"/>
        </w:rPr>
        <w:t xml:space="preserve"> </w:t>
      </w:r>
      <w:r w:rsidRPr="00D516D6">
        <w:rPr>
          <w:w w:val="95"/>
          <w:lang w:val="en-GB"/>
        </w:rPr>
        <w:t>of</w:t>
      </w:r>
      <w:r w:rsidRPr="00D516D6">
        <w:rPr>
          <w:spacing w:val="-1"/>
          <w:w w:val="95"/>
          <w:lang w:val="en-GB"/>
        </w:rPr>
        <w:t xml:space="preserve"> </w:t>
      </w:r>
      <w:r w:rsidRPr="00D516D6">
        <w:rPr>
          <w:w w:val="95"/>
          <w:lang w:val="en-GB"/>
        </w:rPr>
        <w:t>the</w:t>
      </w:r>
      <w:r w:rsidRPr="00D516D6">
        <w:rPr>
          <w:spacing w:val="-1"/>
          <w:w w:val="95"/>
          <w:lang w:val="en-GB"/>
        </w:rPr>
        <w:t xml:space="preserve"> </w:t>
      </w:r>
      <w:r w:rsidRPr="00D516D6">
        <w:rPr>
          <w:w w:val="95"/>
          <w:lang w:val="en-GB"/>
        </w:rPr>
        <w:t>implementation</w:t>
      </w:r>
      <w:r w:rsidRPr="00D516D6">
        <w:rPr>
          <w:spacing w:val="-1"/>
          <w:w w:val="95"/>
          <w:lang w:val="en-GB"/>
        </w:rPr>
        <w:t xml:space="preserve"> </w:t>
      </w:r>
      <w:r w:rsidRPr="00D516D6">
        <w:rPr>
          <w:w w:val="95"/>
          <w:lang w:val="en-GB"/>
        </w:rPr>
        <w:t>of</w:t>
      </w:r>
      <w:r w:rsidRPr="00D516D6">
        <w:rPr>
          <w:spacing w:val="-1"/>
          <w:w w:val="95"/>
          <w:lang w:val="en-GB"/>
        </w:rPr>
        <w:t xml:space="preserve"> </w:t>
      </w:r>
      <w:r w:rsidRPr="00D516D6">
        <w:rPr>
          <w:w w:val="95"/>
          <w:lang w:val="en-GB"/>
        </w:rPr>
        <w:t>the</w:t>
      </w:r>
      <w:r w:rsidRPr="00D516D6">
        <w:rPr>
          <w:spacing w:val="-1"/>
          <w:w w:val="95"/>
          <w:lang w:val="en-GB"/>
        </w:rPr>
        <w:t xml:space="preserve"> </w:t>
      </w:r>
      <w:r w:rsidRPr="00D516D6">
        <w:rPr>
          <w:w w:val="95"/>
          <w:lang w:val="en-GB"/>
        </w:rPr>
        <w:t>current</w:t>
      </w:r>
      <w:r w:rsidRPr="00D516D6">
        <w:rPr>
          <w:spacing w:val="-1"/>
          <w:w w:val="95"/>
          <w:lang w:val="en-GB"/>
        </w:rPr>
        <w:t xml:space="preserve"> </w:t>
      </w:r>
      <w:r w:rsidRPr="00D516D6">
        <w:rPr>
          <w:w w:val="95"/>
          <w:lang w:val="en-GB"/>
        </w:rPr>
        <w:t xml:space="preserve">proposal. Section </w:t>
      </w:r>
      <w:hyperlink w:anchor="_bookmark0" w:history="1">
        <w:r w:rsidRPr="00D516D6">
          <w:rPr>
            <w:color w:val="2F4F4F"/>
            <w:w w:val="95"/>
            <w:lang w:val="en-GB"/>
          </w:rPr>
          <w:t>2</w:t>
        </w:r>
      </w:hyperlink>
      <w:r w:rsidRPr="00D516D6">
        <w:rPr>
          <w:color w:val="2F4F4F"/>
          <w:w w:val="95"/>
          <w:lang w:val="en-GB"/>
        </w:rPr>
        <w:t xml:space="preserve"> </w:t>
      </w:r>
      <w:r w:rsidRPr="00D516D6">
        <w:rPr>
          <w:w w:val="95"/>
          <w:lang w:val="en-GB"/>
        </w:rPr>
        <w:t xml:space="preserve">reviews related works published in </w:t>
      </w:r>
      <w:r w:rsidR="00654A10">
        <w:rPr>
          <w:w w:val="95"/>
          <w:lang w:val="en-GB"/>
        </w:rPr>
        <w:t>prestigious</w:t>
      </w:r>
      <w:r w:rsidRPr="00D516D6">
        <w:rPr>
          <w:w w:val="95"/>
          <w:lang w:val="en-GB"/>
        </w:rPr>
        <w:t xml:space="preserve"> </w:t>
      </w:r>
      <w:r w:rsidR="00654A10" w:rsidRPr="00D516D6">
        <w:rPr>
          <w:w w:val="95"/>
          <w:lang w:val="en-GB"/>
        </w:rPr>
        <w:t xml:space="preserve">international </w:t>
      </w:r>
      <w:r w:rsidRPr="00D516D6">
        <w:rPr>
          <w:w w:val="95"/>
          <w:lang w:val="en-GB"/>
        </w:rPr>
        <w:t>journals</w:t>
      </w:r>
      <w:r w:rsidR="00654A10">
        <w:rPr>
          <w:w w:val="95"/>
          <w:lang w:val="en-GB"/>
        </w:rPr>
        <w:t xml:space="preserve"> </w:t>
      </w:r>
      <w:r w:rsidR="00654A10" w:rsidRPr="00654A10">
        <w:rPr>
          <w:w w:val="95"/>
          <w:lang w:val="en-GB"/>
        </w:rPr>
        <w:t>over the last ten years</w:t>
      </w:r>
      <w:r w:rsidRPr="00D516D6">
        <w:rPr>
          <w:w w:val="95"/>
          <w:lang w:val="en-GB"/>
        </w:rPr>
        <w:t>. These works are indexed in databases such as the Web of Science (</w:t>
      </w:r>
      <w:proofErr w:type="spellStart"/>
      <w:r w:rsidRPr="00D516D6">
        <w:rPr>
          <w:w w:val="95"/>
          <w:lang w:val="en-GB"/>
        </w:rPr>
        <w:t>WoS</w:t>
      </w:r>
      <w:proofErr w:type="spellEnd"/>
      <w:r w:rsidRPr="00D516D6">
        <w:rPr>
          <w:w w:val="95"/>
          <w:lang w:val="en-GB"/>
        </w:rPr>
        <w:t xml:space="preserve">), IEEE Xplore, ACM Digital Library, and PubMed. Section </w:t>
      </w:r>
      <w:hyperlink w:anchor="_bookmark4" w:history="1">
        <w:r w:rsidRPr="00D516D6">
          <w:rPr>
            <w:color w:val="2F4F4F"/>
            <w:w w:val="95"/>
            <w:lang w:val="en-GB"/>
          </w:rPr>
          <w:t>3</w:t>
        </w:r>
      </w:hyperlink>
      <w:r w:rsidRPr="00D516D6">
        <w:rPr>
          <w:color w:val="2F4F4F"/>
          <w:w w:val="95"/>
          <w:lang w:val="en-GB"/>
        </w:rPr>
        <w:t xml:space="preserve"> </w:t>
      </w:r>
      <w:r w:rsidRPr="00D516D6">
        <w:rPr>
          <w:w w:val="90"/>
          <w:lang w:val="en-GB"/>
        </w:rPr>
        <w:t>describes the materials and methods use</w:t>
      </w:r>
      <w:r w:rsidRPr="00D516D6">
        <w:rPr>
          <w:w w:val="90"/>
          <w:lang w:val="en-GB"/>
        </w:rPr>
        <w:t>d throughout the development and evaluation processes of the system. Section</w:t>
      </w:r>
      <w:r w:rsidRPr="00D516D6">
        <w:rPr>
          <w:spacing w:val="80"/>
          <w:lang w:val="en-GB"/>
        </w:rPr>
        <w:t xml:space="preserve"> </w:t>
      </w:r>
      <w:hyperlink w:anchor="_bookmark25" w:history="1">
        <w:r w:rsidRPr="00D516D6">
          <w:rPr>
            <w:color w:val="2F4F4F"/>
            <w:w w:val="95"/>
            <w:lang w:val="en-GB"/>
          </w:rPr>
          <w:t>4</w:t>
        </w:r>
      </w:hyperlink>
      <w:r w:rsidRPr="00D516D6">
        <w:rPr>
          <w:color w:val="2F4F4F"/>
          <w:spacing w:val="-1"/>
          <w:w w:val="95"/>
          <w:lang w:val="en-GB"/>
        </w:rPr>
        <w:t xml:space="preserve"> </w:t>
      </w:r>
      <w:r w:rsidRPr="00D516D6">
        <w:rPr>
          <w:w w:val="95"/>
          <w:lang w:val="en-GB"/>
        </w:rPr>
        <w:t>presents</w:t>
      </w:r>
      <w:r w:rsidRPr="00D516D6">
        <w:rPr>
          <w:spacing w:val="-1"/>
          <w:w w:val="95"/>
          <w:lang w:val="en-GB"/>
        </w:rPr>
        <w:t xml:space="preserve"> </w:t>
      </w:r>
      <w:r w:rsidRPr="00D516D6">
        <w:rPr>
          <w:w w:val="95"/>
          <w:lang w:val="en-GB"/>
        </w:rPr>
        <w:t>the</w:t>
      </w:r>
      <w:r w:rsidRPr="00D516D6">
        <w:rPr>
          <w:spacing w:val="-1"/>
          <w:w w:val="95"/>
          <w:lang w:val="en-GB"/>
        </w:rPr>
        <w:t xml:space="preserve"> </w:t>
      </w:r>
      <w:r w:rsidRPr="00D516D6">
        <w:rPr>
          <w:w w:val="95"/>
          <w:lang w:val="en-GB"/>
        </w:rPr>
        <w:t>main</w:t>
      </w:r>
      <w:r w:rsidRPr="00D516D6">
        <w:rPr>
          <w:spacing w:val="-1"/>
          <w:w w:val="95"/>
          <w:lang w:val="en-GB"/>
        </w:rPr>
        <w:t xml:space="preserve"> </w:t>
      </w:r>
      <w:r w:rsidRPr="00D516D6">
        <w:rPr>
          <w:w w:val="95"/>
          <w:lang w:val="en-GB"/>
        </w:rPr>
        <w:t>results</w:t>
      </w:r>
      <w:r w:rsidRPr="00D516D6">
        <w:rPr>
          <w:spacing w:val="-1"/>
          <w:w w:val="95"/>
          <w:lang w:val="en-GB"/>
        </w:rPr>
        <w:t xml:space="preserve"> </w:t>
      </w:r>
      <w:r w:rsidRPr="00D516D6">
        <w:rPr>
          <w:w w:val="95"/>
          <w:lang w:val="en-GB"/>
        </w:rPr>
        <w:t>and</w:t>
      </w:r>
      <w:r w:rsidRPr="00D516D6">
        <w:rPr>
          <w:spacing w:val="-1"/>
          <w:w w:val="95"/>
          <w:lang w:val="en-GB"/>
        </w:rPr>
        <w:t xml:space="preserve"> </w:t>
      </w:r>
      <w:r w:rsidRPr="00D516D6">
        <w:rPr>
          <w:w w:val="95"/>
          <w:lang w:val="en-GB"/>
        </w:rPr>
        <w:t>discussion,</w:t>
      </w:r>
      <w:r w:rsidRPr="00D516D6">
        <w:rPr>
          <w:spacing w:val="-1"/>
          <w:w w:val="95"/>
          <w:lang w:val="en-GB"/>
        </w:rPr>
        <w:t xml:space="preserve"> </w:t>
      </w:r>
      <w:r w:rsidRPr="00D516D6">
        <w:rPr>
          <w:w w:val="95"/>
          <w:lang w:val="en-GB"/>
        </w:rPr>
        <w:t>and</w:t>
      </w:r>
      <w:r w:rsidRPr="00D516D6">
        <w:rPr>
          <w:spacing w:val="-1"/>
          <w:w w:val="95"/>
          <w:lang w:val="en-GB"/>
        </w:rPr>
        <w:t xml:space="preserve"> </w:t>
      </w:r>
      <w:r w:rsidRPr="00D516D6">
        <w:rPr>
          <w:w w:val="95"/>
          <w:lang w:val="en-GB"/>
        </w:rPr>
        <w:t>Section</w:t>
      </w:r>
      <w:r w:rsidRPr="00D516D6">
        <w:rPr>
          <w:spacing w:val="-1"/>
          <w:w w:val="95"/>
          <w:lang w:val="en-GB"/>
        </w:rPr>
        <w:t xml:space="preserve"> </w:t>
      </w:r>
      <w:hyperlink w:anchor="_bookmark36" w:history="1">
        <w:r w:rsidRPr="00D516D6">
          <w:rPr>
            <w:color w:val="2F4F4F"/>
            <w:w w:val="95"/>
            <w:lang w:val="en-GB"/>
          </w:rPr>
          <w:t>5</w:t>
        </w:r>
      </w:hyperlink>
      <w:r w:rsidRPr="00D516D6">
        <w:rPr>
          <w:color w:val="2F4F4F"/>
          <w:spacing w:val="-1"/>
          <w:w w:val="95"/>
          <w:lang w:val="en-GB"/>
        </w:rPr>
        <w:t xml:space="preserve"> </w:t>
      </w:r>
      <w:r w:rsidRPr="00D516D6">
        <w:rPr>
          <w:w w:val="95"/>
          <w:lang w:val="en-GB"/>
        </w:rPr>
        <w:t>outlines</w:t>
      </w:r>
      <w:r w:rsidRPr="00D516D6">
        <w:rPr>
          <w:spacing w:val="-1"/>
          <w:w w:val="95"/>
          <w:lang w:val="en-GB"/>
        </w:rPr>
        <w:t xml:space="preserve"> </w:t>
      </w:r>
      <w:r w:rsidRPr="00D516D6">
        <w:rPr>
          <w:w w:val="95"/>
          <w:lang w:val="en-GB"/>
        </w:rPr>
        <w:t>the</w:t>
      </w:r>
      <w:r w:rsidRPr="00D516D6">
        <w:rPr>
          <w:spacing w:val="-1"/>
          <w:w w:val="95"/>
          <w:lang w:val="en-GB"/>
        </w:rPr>
        <w:t xml:space="preserve"> </w:t>
      </w:r>
      <w:r w:rsidRPr="00D516D6">
        <w:rPr>
          <w:w w:val="95"/>
          <w:lang w:val="en-GB"/>
        </w:rPr>
        <w:t>conclusions</w:t>
      </w:r>
      <w:r w:rsidRPr="00D516D6">
        <w:rPr>
          <w:spacing w:val="-1"/>
          <w:w w:val="95"/>
          <w:lang w:val="en-GB"/>
        </w:rPr>
        <w:t xml:space="preserve"> </w:t>
      </w:r>
      <w:commentRangeStart w:id="42"/>
      <w:commentRangeStart w:id="43"/>
      <w:r w:rsidRPr="00D516D6">
        <w:rPr>
          <w:w w:val="95"/>
          <w:lang w:val="en-GB"/>
        </w:rPr>
        <w:t>and</w:t>
      </w:r>
      <w:r w:rsidRPr="00D516D6">
        <w:rPr>
          <w:spacing w:val="-1"/>
          <w:w w:val="95"/>
          <w:lang w:val="en-GB"/>
        </w:rPr>
        <w:t xml:space="preserve"> </w:t>
      </w:r>
      <w:r w:rsidRPr="00D516D6">
        <w:rPr>
          <w:w w:val="95"/>
          <w:lang w:val="en-GB"/>
        </w:rPr>
        <w:t>future</w:t>
      </w:r>
      <w:r w:rsidRPr="00D516D6">
        <w:rPr>
          <w:spacing w:val="-1"/>
          <w:w w:val="95"/>
          <w:lang w:val="en-GB"/>
        </w:rPr>
        <w:t xml:space="preserve"> </w:t>
      </w:r>
      <w:r w:rsidRPr="00D516D6">
        <w:rPr>
          <w:w w:val="95"/>
          <w:lang w:val="en-GB"/>
        </w:rPr>
        <w:t>work</w:t>
      </w:r>
      <w:commentRangeEnd w:id="42"/>
      <w:r w:rsidR="00C347A4">
        <w:rPr>
          <w:rStyle w:val="Refdecomentario"/>
        </w:rPr>
        <w:commentReference w:id="42"/>
      </w:r>
      <w:commentRangeEnd w:id="43"/>
      <w:r w:rsidR="00E46D94">
        <w:rPr>
          <w:rStyle w:val="Refdecomentario"/>
        </w:rPr>
        <w:commentReference w:id="43"/>
      </w:r>
      <w:r w:rsidRPr="00D516D6">
        <w:rPr>
          <w:w w:val="95"/>
          <w:lang w:val="en-GB"/>
        </w:rPr>
        <w:t>.</w:t>
      </w:r>
    </w:p>
    <w:p w14:paraId="62E9EF70" w14:textId="77777777" w:rsidR="00AF779A" w:rsidRPr="00D516D6" w:rsidRDefault="00AF779A">
      <w:pPr>
        <w:pStyle w:val="Textoindependiente"/>
        <w:spacing w:before="7"/>
        <w:rPr>
          <w:sz w:val="28"/>
          <w:lang w:val="en-GB"/>
        </w:rPr>
      </w:pPr>
    </w:p>
    <w:p w14:paraId="4393882F" w14:textId="77777777" w:rsidR="00AF779A" w:rsidRPr="00D516D6" w:rsidRDefault="00E9277B">
      <w:pPr>
        <w:pStyle w:val="Ttulo1"/>
        <w:numPr>
          <w:ilvl w:val="0"/>
          <w:numId w:val="15"/>
        </w:numPr>
        <w:tabs>
          <w:tab w:val="left" w:pos="416"/>
        </w:tabs>
        <w:ind w:hanging="300"/>
        <w:rPr>
          <w:lang w:val="en-GB"/>
        </w:rPr>
      </w:pPr>
      <w:bookmarkStart w:id="44" w:name="_bookmark0"/>
      <w:bookmarkStart w:id="45" w:name="_Hlk170302454"/>
      <w:bookmarkEnd w:id="44"/>
      <w:r w:rsidRPr="00D516D6">
        <w:rPr>
          <w:lang w:val="en-GB"/>
        </w:rPr>
        <w:t>Related</w:t>
      </w:r>
      <w:r w:rsidRPr="00D516D6">
        <w:rPr>
          <w:spacing w:val="-14"/>
          <w:lang w:val="en-GB"/>
        </w:rPr>
        <w:t xml:space="preserve"> </w:t>
      </w:r>
      <w:r w:rsidRPr="00D516D6">
        <w:rPr>
          <w:spacing w:val="-2"/>
          <w:lang w:val="en-GB"/>
        </w:rPr>
        <w:t>Works</w:t>
      </w:r>
      <w:bookmarkEnd w:id="45"/>
    </w:p>
    <w:p w14:paraId="0DDC4D84" w14:textId="77777777" w:rsidR="00AF779A" w:rsidRPr="00D516D6" w:rsidRDefault="00E9277B">
      <w:pPr>
        <w:pStyle w:val="Textoindependiente"/>
        <w:spacing w:before="77" w:line="244" w:lineRule="auto"/>
        <w:ind w:left="116" w:right="154" w:firstLine="298"/>
        <w:jc w:val="both"/>
        <w:rPr>
          <w:lang w:val="en-GB"/>
        </w:rPr>
      </w:pPr>
      <w:r w:rsidRPr="00D516D6">
        <w:rPr>
          <w:w w:val="90"/>
          <w:lang w:val="en-GB"/>
        </w:rPr>
        <w:t>In the review of the literature on facial or gesture recognition in students, and its relation to learning in the selected</w:t>
      </w:r>
      <w:r w:rsidRPr="00D516D6">
        <w:rPr>
          <w:w w:val="95"/>
          <w:lang w:val="en-GB"/>
        </w:rPr>
        <w:t xml:space="preserve"> </w:t>
      </w:r>
      <w:r w:rsidRPr="00D516D6">
        <w:rPr>
          <w:spacing w:val="-2"/>
          <w:w w:val="95"/>
          <w:lang w:val="en-GB"/>
        </w:rPr>
        <w:t>scientific databases, very few studies have been found, suggesting that this field has not been sufficiently investigat</w:t>
      </w:r>
      <w:r w:rsidRPr="00D516D6">
        <w:rPr>
          <w:spacing w:val="-2"/>
          <w:w w:val="95"/>
          <w:lang w:val="en-GB"/>
        </w:rPr>
        <w:t>ed.</w:t>
      </w:r>
      <w:r w:rsidRPr="00D516D6">
        <w:rPr>
          <w:w w:val="95"/>
          <w:lang w:val="en-GB"/>
        </w:rPr>
        <w:t xml:space="preserve"> The process of reviewing the state of the art followed the methodology outlined in the scheme of Figure </w:t>
      </w:r>
      <w:hyperlink w:anchor="_bookmark2" w:history="1">
        <w:r w:rsidRPr="00D516D6">
          <w:rPr>
            <w:color w:val="2F4F4F"/>
            <w:w w:val="95"/>
            <w:lang w:val="en-GB"/>
          </w:rPr>
          <w:t>1</w:t>
        </w:r>
      </w:hyperlink>
      <w:r w:rsidRPr="00D516D6">
        <w:rPr>
          <w:w w:val="95"/>
          <w:lang w:val="en-GB"/>
        </w:rPr>
        <w:t>.</w:t>
      </w:r>
    </w:p>
    <w:p w14:paraId="57967DA5" w14:textId="408D4E5F" w:rsidR="00AF779A" w:rsidRPr="00D516D6" w:rsidRDefault="00EA5ECB">
      <w:pPr>
        <w:pStyle w:val="Ttulo2"/>
        <w:numPr>
          <w:ilvl w:val="1"/>
          <w:numId w:val="15"/>
        </w:numPr>
        <w:tabs>
          <w:tab w:val="left" w:pos="556"/>
        </w:tabs>
        <w:spacing w:before="196"/>
        <w:ind w:hanging="440"/>
        <w:rPr>
          <w:lang w:val="en-GB"/>
        </w:rPr>
      </w:pPr>
      <w:r>
        <w:rPr>
          <w:lang w:val="en-GB"/>
        </w:rPr>
        <w:t>Res</w:t>
      </w:r>
      <w:r w:rsidRPr="00D516D6">
        <w:rPr>
          <w:lang w:val="en-GB"/>
        </w:rPr>
        <w:t>earch</w:t>
      </w:r>
      <w:r w:rsidRPr="00D516D6">
        <w:rPr>
          <w:spacing w:val="-13"/>
          <w:lang w:val="en-GB"/>
        </w:rPr>
        <w:t xml:space="preserve"> </w:t>
      </w:r>
      <w:r w:rsidRPr="00D516D6">
        <w:rPr>
          <w:spacing w:val="-2"/>
          <w:lang w:val="en-GB"/>
        </w:rPr>
        <w:t>Questions</w:t>
      </w:r>
    </w:p>
    <w:p w14:paraId="435F01BA" w14:textId="77777777" w:rsidR="00AF779A" w:rsidRPr="00D516D6" w:rsidRDefault="00E9277B">
      <w:pPr>
        <w:pStyle w:val="Textoindependiente"/>
        <w:spacing w:before="4" w:line="244" w:lineRule="auto"/>
        <w:ind w:left="116" w:right="154" w:firstLine="298"/>
        <w:jc w:val="both"/>
        <w:rPr>
          <w:lang w:val="en-GB"/>
        </w:rPr>
      </w:pPr>
      <w:r w:rsidRPr="00D516D6">
        <w:rPr>
          <w:w w:val="95"/>
          <w:lang w:val="en-GB"/>
        </w:rPr>
        <w:t>This</w:t>
      </w:r>
      <w:r w:rsidRPr="00D516D6">
        <w:rPr>
          <w:spacing w:val="-4"/>
          <w:w w:val="95"/>
          <w:lang w:val="en-GB"/>
        </w:rPr>
        <w:t xml:space="preserve"> </w:t>
      </w:r>
      <w:r w:rsidRPr="00D516D6">
        <w:rPr>
          <w:w w:val="95"/>
          <w:lang w:val="en-GB"/>
        </w:rPr>
        <w:t>paper</w:t>
      </w:r>
      <w:r w:rsidRPr="00D516D6">
        <w:rPr>
          <w:spacing w:val="-5"/>
          <w:w w:val="95"/>
          <w:lang w:val="en-GB"/>
        </w:rPr>
        <w:t xml:space="preserve"> </w:t>
      </w:r>
      <w:r w:rsidRPr="00D516D6">
        <w:rPr>
          <w:w w:val="95"/>
          <w:lang w:val="en-GB"/>
        </w:rPr>
        <w:t>explores</w:t>
      </w:r>
      <w:r w:rsidRPr="00D516D6">
        <w:rPr>
          <w:spacing w:val="-4"/>
          <w:w w:val="95"/>
          <w:lang w:val="en-GB"/>
        </w:rPr>
        <w:t xml:space="preserve"> </w:t>
      </w:r>
      <w:r w:rsidRPr="00D516D6">
        <w:rPr>
          <w:w w:val="95"/>
          <w:lang w:val="en-GB"/>
        </w:rPr>
        <w:t>the</w:t>
      </w:r>
      <w:r w:rsidRPr="00D516D6">
        <w:rPr>
          <w:spacing w:val="-4"/>
          <w:w w:val="95"/>
          <w:lang w:val="en-GB"/>
        </w:rPr>
        <w:t xml:space="preserve"> </w:t>
      </w:r>
      <w:r w:rsidRPr="00D516D6">
        <w:rPr>
          <w:w w:val="95"/>
          <w:lang w:val="en-GB"/>
        </w:rPr>
        <w:t>critical</w:t>
      </w:r>
      <w:r w:rsidRPr="00D516D6">
        <w:rPr>
          <w:spacing w:val="-5"/>
          <w:w w:val="95"/>
          <w:lang w:val="en-GB"/>
        </w:rPr>
        <w:t xml:space="preserve"> </w:t>
      </w:r>
      <w:r w:rsidRPr="00D516D6">
        <w:rPr>
          <w:w w:val="95"/>
          <w:lang w:val="en-GB"/>
        </w:rPr>
        <w:t>issue</w:t>
      </w:r>
      <w:r w:rsidRPr="00D516D6">
        <w:rPr>
          <w:spacing w:val="-4"/>
          <w:w w:val="95"/>
          <w:lang w:val="en-GB"/>
        </w:rPr>
        <w:t xml:space="preserve"> </w:t>
      </w:r>
      <w:r w:rsidRPr="00D516D6">
        <w:rPr>
          <w:w w:val="95"/>
          <w:lang w:val="en-GB"/>
        </w:rPr>
        <w:t>of</w:t>
      </w:r>
      <w:r w:rsidRPr="00D516D6">
        <w:rPr>
          <w:spacing w:val="-4"/>
          <w:w w:val="95"/>
          <w:lang w:val="en-GB"/>
        </w:rPr>
        <w:t xml:space="preserve"> </w:t>
      </w:r>
      <w:r w:rsidRPr="00D516D6">
        <w:rPr>
          <w:w w:val="95"/>
          <w:lang w:val="en-GB"/>
        </w:rPr>
        <w:t>distraction</w:t>
      </w:r>
      <w:r w:rsidRPr="00D516D6">
        <w:rPr>
          <w:spacing w:val="-5"/>
          <w:w w:val="95"/>
          <w:lang w:val="en-GB"/>
        </w:rPr>
        <w:t xml:space="preserve"> </w:t>
      </w:r>
      <w:r w:rsidRPr="00D516D6">
        <w:rPr>
          <w:w w:val="95"/>
          <w:lang w:val="en-GB"/>
        </w:rPr>
        <w:t>detection</w:t>
      </w:r>
      <w:r w:rsidRPr="00D516D6">
        <w:rPr>
          <w:spacing w:val="-4"/>
          <w:w w:val="95"/>
          <w:lang w:val="en-GB"/>
        </w:rPr>
        <w:t xml:space="preserve"> </w:t>
      </w:r>
      <w:r w:rsidRPr="00D516D6">
        <w:rPr>
          <w:w w:val="95"/>
          <w:lang w:val="en-GB"/>
        </w:rPr>
        <w:t>in</w:t>
      </w:r>
      <w:r w:rsidRPr="00D516D6">
        <w:rPr>
          <w:spacing w:val="-4"/>
          <w:w w:val="95"/>
          <w:lang w:val="en-GB"/>
        </w:rPr>
        <w:t xml:space="preserve"> </w:t>
      </w:r>
      <w:r w:rsidRPr="00D516D6">
        <w:rPr>
          <w:w w:val="95"/>
          <w:lang w:val="en-GB"/>
        </w:rPr>
        <w:t>students</w:t>
      </w:r>
      <w:r w:rsidRPr="00D516D6">
        <w:rPr>
          <w:spacing w:val="-5"/>
          <w:w w:val="95"/>
          <w:lang w:val="en-GB"/>
        </w:rPr>
        <w:t xml:space="preserve"> </w:t>
      </w:r>
      <w:r w:rsidRPr="00D516D6">
        <w:rPr>
          <w:w w:val="95"/>
          <w:lang w:val="en-GB"/>
        </w:rPr>
        <w:t>as</w:t>
      </w:r>
      <w:r w:rsidRPr="00D516D6">
        <w:rPr>
          <w:spacing w:val="-4"/>
          <w:w w:val="95"/>
          <w:lang w:val="en-GB"/>
        </w:rPr>
        <w:t xml:space="preserve"> </w:t>
      </w:r>
      <w:r w:rsidRPr="00D516D6">
        <w:rPr>
          <w:w w:val="95"/>
          <w:lang w:val="en-GB"/>
        </w:rPr>
        <w:t>they</w:t>
      </w:r>
      <w:r w:rsidRPr="00D516D6">
        <w:rPr>
          <w:spacing w:val="-4"/>
          <w:w w:val="95"/>
          <w:lang w:val="en-GB"/>
        </w:rPr>
        <w:t xml:space="preserve"> </w:t>
      </w:r>
      <w:r w:rsidRPr="00D516D6">
        <w:rPr>
          <w:w w:val="95"/>
          <w:lang w:val="en-GB"/>
        </w:rPr>
        <w:t>engage</w:t>
      </w:r>
      <w:r w:rsidRPr="00D516D6">
        <w:rPr>
          <w:spacing w:val="-5"/>
          <w:w w:val="95"/>
          <w:lang w:val="en-GB"/>
        </w:rPr>
        <w:t xml:space="preserve"> </w:t>
      </w:r>
      <w:r w:rsidRPr="00D516D6">
        <w:rPr>
          <w:w w:val="95"/>
          <w:lang w:val="en-GB"/>
        </w:rPr>
        <w:t>in</w:t>
      </w:r>
      <w:r w:rsidRPr="00D516D6">
        <w:rPr>
          <w:spacing w:val="-4"/>
          <w:w w:val="95"/>
          <w:lang w:val="en-GB"/>
        </w:rPr>
        <w:t xml:space="preserve"> </w:t>
      </w:r>
      <w:r w:rsidRPr="00D516D6">
        <w:rPr>
          <w:w w:val="95"/>
          <w:lang w:val="en-GB"/>
        </w:rPr>
        <w:t>school</w:t>
      </w:r>
      <w:r w:rsidRPr="00D516D6">
        <w:rPr>
          <w:spacing w:val="-4"/>
          <w:w w:val="95"/>
          <w:lang w:val="en-GB"/>
        </w:rPr>
        <w:t xml:space="preserve"> </w:t>
      </w:r>
      <w:r w:rsidRPr="00D516D6">
        <w:rPr>
          <w:w w:val="95"/>
          <w:lang w:val="en-GB"/>
        </w:rPr>
        <w:t>tasks</w:t>
      </w:r>
      <w:r w:rsidRPr="00D516D6">
        <w:rPr>
          <w:spacing w:val="-5"/>
          <w:w w:val="95"/>
          <w:lang w:val="en-GB"/>
        </w:rPr>
        <w:t xml:space="preserve"> </w:t>
      </w:r>
      <w:proofErr w:type="spellStart"/>
      <w:r w:rsidRPr="00D516D6">
        <w:rPr>
          <w:w w:val="95"/>
          <w:lang w:val="en-GB"/>
        </w:rPr>
        <w:t>indepen</w:t>
      </w:r>
      <w:proofErr w:type="spellEnd"/>
      <w:r w:rsidRPr="00D516D6">
        <w:rPr>
          <w:w w:val="95"/>
          <w:lang w:val="en-GB"/>
        </w:rPr>
        <w:t xml:space="preserve">- </w:t>
      </w:r>
      <w:proofErr w:type="spellStart"/>
      <w:r w:rsidRPr="00D516D6">
        <w:rPr>
          <w:w w:val="95"/>
          <w:lang w:val="en-GB"/>
        </w:rPr>
        <w:t>dently</w:t>
      </w:r>
      <w:proofErr w:type="spellEnd"/>
      <w:r w:rsidRPr="00D516D6">
        <w:rPr>
          <w:w w:val="95"/>
          <w:lang w:val="en-GB"/>
        </w:rPr>
        <w:t>.</w:t>
      </w:r>
      <w:r w:rsidRPr="00D516D6">
        <w:rPr>
          <w:spacing w:val="-3"/>
          <w:w w:val="95"/>
          <w:lang w:val="en-GB"/>
        </w:rPr>
        <w:t xml:space="preserve"> </w:t>
      </w:r>
      <w:r w:rsidRPr="00D516D6">
        <w:rPr>
          <w:w w:val="95"/>
          <w:lang w:val="en-GB"/>
        </w:rPr>
        <w:t>With</w:t>
      </w:r>
      <w:r w:rsidRPr="00D516D6">
        <w:rPr>
          <w:spacing w:val="-3"/>
          <w:w w:val="95"/>
          <w:lang w:val="en-GB"/>
        </w:rPr>
        <w:t xml:space="preserve"> </w:t>
      </w:r>
      <w:r w:rsidRPr="00D516D6">
        <w:rPr>
          <w:w w:val="95"/>
          <w:lang w:val="en-GB"/>
        </w:rPr>
        <w:t>the</w:t>
      </w:r>
      <w:r w:rsidRPr="00D516D6">
        <w:rPr>
          <w:spacing w:val="-3"/>
          <w:w w:val="95"/>
          <w:lang w:val="en-GB"/>
        </w:rPr>
        <w:t xml:space="preserve"> </w:t>
      </w:r>
      <w:r w:rsidRPr="00D516D6">
        <w:rPr>
          <w:w w:val="95"/>
          <w:lang w:val="en-GB"/>
        </w:rPr>
        <w:t>increase</w:t>
      </w:r>
      <w:r w:rsidRPr="00D516D6">
        <w:rPr>
          <w:spacing w:val="-3"/>
          <w:w w:val="95"/>
          <w:lang w:val="en-GB"/>
        </w:rPr>
        <w:t xml:space="preserve"> </w:t>
      </w:r>
      <w:r w:rsidRPr="00D516D6">
        <w:rPr>
          <w:w w:val="95"/>
          <w:lang w:val="en-GB"/>
        </w:rPr>
        <w:t>in</w:t>
      </w:r>
      <w:r w:rsidRPr="00D516D6">
        <w:rPr>
          <w:spacing w:val="-3"/>
          <w:w w:val="95"/>
          <w:lang w:val="en-GB"/>
        </w:rPr>
        <w:t xml:space="preserve"> </w:t>
      </w:r>
      <w:r w:rsidRPr="00D516D6">
        <w:rPr>
          <w:w w:val="95"/>
          <w:lang w:val="en-GB"/>
        </w:rPr>
        <w:t>digital</w:t>
      </w:r>
      <w:r w:rsidRPr="00D516D6">
        <w:rPr>
          <w:spacing w:val="-3"/>
          <w:w w:val="95"/>
          <w:lang w:val="en-GB"/>
        </w:rPr>
        <w:t xml:space="preserve"> </w:t>
      </w:r>
      <w:r w:rsidRPr="00D516D6">
        <w:rPr>
          <w:w w:val="95"/>
          <w:lang w:val="en-GB"/>
        </w:rPr>
        <w:t>education</w:t>
      </w:r>
      <w:r w:rsidRPr="00D516D6">
        <w:rPr>
          <w:spacing w:val="-3"/>
          <w:w w:val="95"/>
          <w:lang w:val="en-GB"/>
        </w:rPr>
        <w:t xml:space="preserve"> </w:t>
      </w:r>
      <w:r w:rsidRPr="00D516D6">
        <w:rPr>
          <w:w w:val="95"/>
          <w:lang w:val="en-GB"/>
        </w:rPr>
        <w:t>tools</w:t>
      </w:r>
      <w:r w:rsidRPr="00D516D6">
        <w:rPr>
          <w:spacing w:val="-3"/>
          <w:w w:val="95"/>
          <w:lang w:val="en-GB"/>
        </w:rPr>
        <w:t xml:space="preserve"> </w:t>
      </w:r>
      <w:r w:rsidRPr="00D516D6">
        <w:rPr>
          <w:w w:val="95"/>
          <w:lang w:val="en-GB"/>
        </w:rPr>
        <w:t>and</w:t>
      </w:r>
      <w:r w:rsidRPr="00D516D6">
        <w:rPr>
          <w:spacing w:val="-3"/>
          <w:w w:val="95"/>
          <w:lang w:val="en-GB"/>
        </w:rPr>
        <w:t xml:space="preserve"> </w:t>
      </w:r>
      <w:r w:rsidRPr="00D516D6">
        <w:rPr>
          <w:w w:val="95"/>
          <w:lang w:val="en-GB"/>
        </w:rPr>
        <w:t>the</w:t>
      </w:r>
      <w:r w:rsidRPr="00D516D6">
        <w:rPr>
          <w:spacing w:val="-3"/>
          <w:w w:val="95"/>
          <w:lang w:val="en-GB"/>
        </w:rPr>
        <w:t xml:space="preserve"> </w:t>
      </w:r>
      <w:r w:rsidRPr="00D516D6">
        <w:rPr>
          <w:w w:val="95"/>
          <w:lang w:val="en-GB"/>
        </w:rPr>
        <w:t>necessity</w:t>
      </w:r>
      <w:r w:rsidRPr="00D516D6">
        <w:rPr>
          <w:spacing w:val="-3"/>
          <w:w w:val="95"/>
          <w:lang w:val="en-GB"/>
        </w:rPr>
        <w:t xml:space="preserve"> </w:t>
      </w:r>
      <w:r w:rsidRPr="00D516D6">
        <w:rPr>
          <w:w w:val="95"/>
          <w:lang w:val="en-GB"/>
        </w:rPr>
        <w:t>for</w:t>
      </w:r>
      <w:r w:rsidRPr="00D516D6">
        <w:rPr>
          <w:spacing w:val="-3"/>
          <w:w w:val="95"/>
          <w:lang w:val="en-GB"/>
        </w:rPr>
        <w:t xml:space="preserve"> </w:t>
      </w:r>
      <w:r w:rsidRPr="00D516D6">
        <w:rPr>
          <w:w w:val="95"/>
          <w:lang w:val="en-GB"/>
        </w:rPr>
        <w:t>effective</w:t>
      </w:r>
      <w:r w:rsidRPr="00D516D6">
        <w:rPr>
          <w:spacing w:val="-3"/>
          <w:w w:val="95"/>
          <w:lang w:val="en-GB"/>
        </w:rPr>
        <w:t xml:space="preserve"> </w:t>
      </w:r>
      <w:r w:rsidRPr="00D516D6">
        <w:rPr>
          <w:w w:val="95"/>
          <w:lang w:val="en-GB"/>
        </w:rPr>
        <w:t>learning</w:t>
      </w:r>
      <w:r w:rsidRPr="00D516D6">
        <w:rPr>
          <w:spacing w:val="-3"/>
          <w:w w:val="95"/>
          <w:lang w:val="en-GB"/>
        </w:rPr>
        <w:t xml:space="preserve"> </w:t>
      </w:r>
      <w:r w:rsidRPr="00D516D6">
        <w:rPr>
          <w:w w:val="95"/>
          <w:lang w:val="en-GB"/>
        </w:rPr>
        <w:t>strategies,</w:t>
      </w:r>
      <w:r w:rsidRPr="00D516D6">
        <w:rPr>
          <w:spacing w:val="-3"/>
          <w:w w:val="95"/>
          <w:lang w:val="en-GB"/>
        </w:rPr>
        <w:t xml:space="preserve"> </w:t>
      </w:r>
      <w:r w:rsidRPr="00D516D6">
        <w:rPr>
          <w:w w:val="95"/>
          <w:lang w:val="en-GB"/>
        </w:rPr>
        <w:t xml:space="preserve">understanding </w:t>
      </w:r>
      <w:r w:rsidRPr="00D516D6">
        <w:rPr>
          <w:w w:val="90"/>
          <w:lang w:val="en-GB"/>
        </w:rPr>
        <w:t xml:space="preserve">how distractions impact student performance has become paramount. The following research questions aim to </w:t>
      </w:r>
      <w:r w:rsidRPr="00D516D6">
        <w:rPr>
          <w:w w:val="90"/>
          <w:lang w:val="en-GB"/>
        </w:rPr>
        <w:t>guide a</w:t>
      </w:r>
      <w:r w:rsidRPr="00D516D6">
        <w:rPr>
          <w:lang w:val="en-GB"/>
        </w:rPr>
        <w:t xml:space="preserve"> </w:t>
      </w:r>
      <w:r w:rsidRPr="00D516D6">
        <w:rPr>
          <w:w w:val="90"/>
          <w:lang w:val="en-GB"/>
        </w:rPr>
        <w:t>comprehensive review of related works and inform the development of technological solutions that enhance focus and</w:t>
      </w:r>
      <w:r w:rsidRPr="00D516D6">
        <w:rPr>
          <w:lang w:val="en-GB"/>
        </w:rPr>
        <w:t xml:space="preserve"> </w:t>
      </w:r>
      <w:r w:rsidRPr="00D516D6">
        <w:rPr>
          <w:w w:val="90"/>
          <w:lang w:val="en-GB"/>
        </w:rPr>
        <w:t>educational outcomes for children. These questions will help identify the most effective methods and technologies for</w:t>
      </w:r>
      <w:r w:rsidRPr="00D516D6">
        <w:rPr>
          <w:w w:val="95"/>
          <w:lang w:val="en-GB"/>
        </w:rPr>
        <w:t xml:space="preserve"> monitoring and </w:t>
      </w:r>
      <w:r w:rsidRPr="00D516D6">
        <w:rPr>
          <w:w w:val="95"/>
          <w:lang w:val="en-GB"/>
        </w:rPr>
        <w:t>mitigating distractions during educational activities.</w:t>
      </w:r>
    </w:p>
    <w:p w14:paraId="2ED20DCB" w14:textId="77777777" w:rsidR="00AF779A" w:rsidRPr="00D516D6" w:rsidRDefault="00E9277B">
      <w:pPr>
        <w:pStyle w:val="Prrafodelista"/>
        <w:numPr>
          <w:ilvl w:val="0"/>
          <w:numId w:val="14"/>
        </w:numPr>
        <w:tabs>
          <w:tab w:val="left" w:pos="615"/>
        </w:tabs>
        <w:spacing w:before="180" w:line="244" w:lineRule="auto"/>
        <w:ind w:right="154"/>
        <w:rPr>
          <w:sz w:val="20"/>
          <w:lang w:val="en-GB"/>
        </w:rPr>
      </w:pPr>
      <w:r w:rsidRPr="00D516D6">
        <w:rPr>
          <w:w w:val="90"/>
          <w:sz w:val="20"/>
          <w:lang w:val="en-GB"/>
        </w:rPr>
        <w:t>What are the distraction parameters that should be monitored in children during the completion of their school</w:t>
      </w:r>
      <w:r w:rsidRPr="00D516D6">
        <w:rPr>
          <w:spacing w:val="80"/>
          <w:sz w:val="20"/>
          <w:lang w:val="en-GB"/>
        </w:rPr>
        <w:t xml:space="preserve"> </w:t>
      </w:r>
      <w:r w:rsidRPr="00D516D6">
        <w:rPr>
          <w:spacing w:val="-2"/>
          <w:sz w:val="20"/>
          <w:lang w:val="en-GB"/>
        </w:rPr>
        <w:t>tasks?</w:t>
      </w:r>
    </w:p>
    <w:p w14:paraId="4B67FAB0" w14:textId="77777777" w:rsidR="00AF779A" w:rsidRPr="00D516D6" w:rsidRDefault="00E9277B">
      <w:pPr>
        <w:pStyle w:val="Prrafodelista"/>
        <w:numPr>
          <w:ilvl w:val="0"/>
          <w:numId w:val="14"/>
        </w:numPr>
        <w:tabs>
          <w:tab w:val="left" w:pos="615"/>
        </w:tabs>
        <w:spacing w:before="152"/>
        <w:rPr>
          <w:sz w:val="20"/>
          <w:lang w:val="en-GB"/>
        </w:rPr>
      </w:pPr>
      <w:r w:rsidRPr="00D516D6">
        <w:rPr>
          <w:w w:val="90"/>
          <w:sz w:val="20"/>
          <w:lang w:val="en-GB"/>
        </w:rPr>
        <w:t>Which</w:t>
      </w:r>
      <w:r w:rsidRPr="00D516D6">
        <w:rPr>
          <w:spacing w:val="13"/>
          <w:sz w:val="20"/>
          <w:lang w:val="en-GB"/>
        </w:rPr>
        <w:t xml:space="preserve"> </w:t>
      </w:r>
      <w:r w:rsidRPr="00D516D6">
        <w:rPr>
          <w:w w:val="90"/>
          <w:sz w:val="20"/>
          <w:lang w:val="en-GB"/>
        </w:rPr>
        <w:t>computational</w:t>
      </w:r>
      <w:r w:rsidRPr="00D516D6">
        <w:rPr>
          <w:spacing w:val="13"/>
          <w:sz w:val="20"/>
          <w:lang w:val="en-GB"/>
        </w:rPr>
        <w:t xml:space="preserve"> </w:t>
      </w:r>
      <w:r w:rsidRPr="00D516D6">
        <w:rPr>
          <w:w w:val="90"/>
          <w:sz w:val="20"/>
          <w:lang w:val="en-GB"/>
        </w:rPr>
        <w:t>models</w:t>
      </w:r>
      <w:r w:rsidRPr="00D516D6">
        <w:rPr>
          <w:spacing w:val="13"/>
          <w:sz w:val="20"/>
          <w:lang w:val="en-GB"/>
        </w:rPr>
        <w:t xml:space="preserve"> </w:t>
      </w:r>
      <w:r w:rsidRPr="00D516D6">
        <w:rPr>
          <w:w w:val="90"/>
          <w:sz w:val="20"/>
          <w:lang w:val="en-GB"/>
        </w:rPr>
        <w:t>are</w:t>
      </w:r>
      <w:r w:rsidRPr="00D516D6">
        <w:rPr>
          <w:spacing w:val="13"/>
          <w:sz w:val="20"/>
          <w:lang w:val="en-GB"/>
        </w:rPr>
        <w:t xml:space="preserve"> </w:t>
      </w:r>
      <w:r w:rsidRPr="00D516D6">
        <w:rPr>
          <w:w w:val="90"/>
          <w:sz w:val="20"/>
          <w:lang w:val="en-GB"/>
        </w:rPr>
        <w:t>suitable</w:t>
      </w:r>
      <w:r w:rsidRPr="00D516D6">
        <w:rPr>
          <w:spacing w:val="14"/>
          <w:sz w:val="20"/>
          <w:lang w:val="en-GB"/>
        </w:rPr>
        <w:t xml:space="preserve"> </w:t>
      </w:r>
      <w:r w:rsidRPr="00D516D6">
        <w:rPr>
          <w:w w:val="90"/>
          <w:sz w:val="20"/>
          <w:lang w:val="en-GB"/>
        </w:rPr>
        <w:t>for</w:t>
      </w:r>
      <w:r w:rsidRPr="00D516D6">
        <w:rPr>
          <w:spacing w:val="13"/>
          <w:sz w:val="20"/>
          <w:lang w:val="en-GB"/>
        </w:rPr>
        <w:t xml:space="preserve"> </w:t>
      </w:r>
      <w:r w:rsidRPr="00D516D6">
        <w:rPr>
          <w:w w:val="90"/>
          <w:sz w:val="20"/>
          <w:lang w:val="en-GB"/>
        </w:rPr>
        <w:t>detecting</w:t>
      </w:r>
      <w:r w:rsidRPr="00D516D6">
        <w:rPr>
          <w:spacing w:val="13"/>
          <w:sz w:val="20"/>
          <w:lang w:val="en-GB"/>
        </w:rPr>
        <w:t xml:space="preserve"> </w:t>
      </w:r>
      <w:r w:rsidRPr="00D516D6">
        <w:rPr>
          <w:w w:val="90"/>
          <w:sz w:val="20"/>
          <w:lang w:val="en-GB"/>
        </w:rPr>
        <w:t>children’s</w:t>
      </w:r>
      <w:r w:rsidRPr="00D516D6">
        <w:rPr>
          <w:spacing w:val="13"/>
          <w:sz w:val="20"/>
          <w:lang w:val="en-GB"/>
        </w:rPr>
        <w:t xml:space="preserve"> </w:t>
      </w:r>
      <w:r w:rsidRPr="00D516D6">
        <w:rPr>
          <w:w w:val="90"/>
          <w:sz w:val="20"/>
          <w:lang w:val="en-GB"/>
        </w:rPr>
        <w:t>behaviour</w:t>
      </w:r>
      <w:r w:rsidRPr="00D516D6">
        <w:rPr>
          <w:spacing w:val="13"/>
          <w:sz w:val="20"/>
          <w:lang w:val="en-GB"/>
        </w:rPr>
        <w:t xml:space="preserve"> </w:t>
      </w:r>
      <w:r w:rsidRPr="00D516D6">
        <w:rPr>
          <w:w w:val="90"/>
          <w:sz w:val="20"/>
          <w:lang w:val="en-GB"/>
        </w:rPr>
        <w:t>while</w:t>
      </w:r>
      <w:r w:rsidRPr="00D516D6">
        <w:rPr>
          <w:spacing w:val="14"/>
          <w:sz w:val="20"/>
          <w:lang w:val="en-GB"/>
        </w:rPr>
        <w:t xml:space="preserve"> </w:t>
      </w:r>
      <w:r w:rsidRPr="00D516D6">
        <w:rPr>
          <w:w w:val="90"/>
          <w:sz w:val="20"/>
          <w:lang w:val="en-GB"/>
        </w:rPr>
        <w:t>th</w:t>
      </w:r>
      <w:r w:rsidRPr="00D516D6">
        <w:rPr>
          <w:w w:val="90"/>
          <w:sz w:val="20"/>
          <w:lang w:val="en-GB"/>
        </w:rPr>
        <w:t>ey</w:t>
      </w:r>
      <w:r w:rsidRPr="00D516D6">
        <w:rPr>
          <w:spacing w:val="13"/>
          <w:sz w:val="20"/>
          <w:lang w:val="en-GB"/>
        </w:rPr>
        <w:t xml:space="preserve"> </w:t>
      </w:r>
      <w:r w:rsidRPr="00D516D6">
        <w:rPr>
          <w:w w:val="90"/>
          <w:sz w:val="20"/>
          <w:lang w:val="en-GB"/>
        </w:rPr>
        <w:t>are</w:t>
      </w:r>
      <w:r w:rsidRPr="00D516D6">
        <w:rPr>
          <w:spacing w:val="13"/>
          <w:sz w:val="20"/>
          <w:lang w:val="en-GB"/>
        </w:rPr>
        <w:t xml:space="preserve"> </w:t>
      </w:r>
      <w:r w:rsidRPr="00D516D6">
        <w:rPr>
          <w:w w:val="90"/>
          <w:sz w:val="20"/>
          <w:lang w:val="en-GB"/>
        </w:rPr>
        <w:t>doing</w:t>
      </w:r>
      <w:r w:rsidRPr="00D516D6">
        <w:rPr>
          <w:spacing w:val="13"/>
          <w:sz w:val="20"/>
          <w:lang w:val="en-GB"/>
        </w:rPr>
        <w:t xml:space="preserve"> </w:t>
      </w:r>
      <w:r w:rsidRPr="00D516D6">
        <w:rPr>
          <w:w w:val="90"/>
          <w:sz w:val="20"/>
          <w:lang w:val="en-GB"/>
        </w:rPr>
        <w:t>school</w:t>
      </w:r>
      <w:r w:rsidRPr="00D516D6">
        <w:rPr>
          <w:spacing w:val="13"/>
          <w:sz w:val="20"/>
          <w:lang w:val="en-GB"/>
        </w:rPr>
        <w:t xml:space="preserve"> </w:t>
      </w:r>
      <w:r w:rsidRPr="00D516D6">
        <w:rPr>
          <w:spacing w:val="-2"/>
          <w:w w:val="90"/>
          <w:sz w:val="20"/>
          <w:lang w:val="en-GB"/>
        </w:rPr>
        <w:t>tasks?</w:t>
      </w:r>
    </w:p>
    <w:p w14:paraId="6F0918E3" w14:textId="50E19865" w:rsidR="00AF779A" w:rsidRPr="00D516D6" w:rsidRDefault="00E9277B">
      <w:pPr>
        <w:pStyle w:val="Prrafodelista"/>
        <w:numPr>
          <w:ilvl w:val="0"/>
          <w:numId w:val="14"/>
        </w:numPr>
        <w:tabs>
          <w:tab w:val="left" w:pos="615"/>
        </w:tabs>
        <w:spacing w:before="157"/>
        <w:rPr>
          <w:sz w:val="20"/>
          <w:lang w:val="en-GB"/>
        </w:rPr>
      </w:pPr>
      <w:r w:rsidRPr="00D516D6">
        <w:rPr>
          <w:w w:val="90"/>
          <w:sz w:val="20"/>
          <w:lang w:val="en-GB"/>
        </w:rPr>
        <w:t>Which</w:t>
      </w:r>
      <w:r w:rsidRPr="00D516D6">
        <w:rPr>
          <w:spacing w:val="13"/>
          <w:sz w:val="20"/>
          <w:lang w:val="en-GB"/>
        </w:rPr>
        <w:t xml:space="preserve"> </w:t>
      </w:r>
      <w:r w:rsidRPr="00D516D6">
        <w:rPr>
          <w:w w:val="90"/>
          <w:sz w:val="20"/>
          <w:lang w:val="en-GB"/>
        </w:rPr>
        <w:t>algorithms</w:t>
      </w:r>
      <w:r w:rsidRPr="00D516D6">
        <w:rPr>
          <w:spacing w:val="14"/>
          <w:sz w:val="20"/>
          <w:lang w:val="en-GB"/>
        </w:rPr>
        <w:t xml:space="preserve"> </w:t>
      </w:r>
      <w:r w:rsidRPr="00D516D6">
        <w:rPr>
          <w:w w:val="90"/>
          <w:sz w:val="20"/>
          <w:lang w:val="en-GB"/>
        </w:rPr>
        <w:t>focused</w:t>
      </w:r>
      <w:r w:rsidRPr="00D516D6">
        <w:rPr>
          <w:spacing w:val="14"/>
          <w:sz w:val="20"/>
          <w:lang w:val="en-GB"/>
        </w:rPr>
        <w:t xml:space="preserve"> </w:t>
      </w:r>
      <w:r w:rsidRPr="00D516D6">
        <w:rPr>
          <w:w w:val="90"/>
          <w:sz w:val="20"/>
          <w:lang w:val="en-GB"/>
        </w:rPr>
        <w:t>on</w:t>
      </w:r>
      <w:r w:rsidRPr="00D516D6">
        <w:rPr>
          <w:spacing w:val="14"/>
          <w:sz w:val="20"/>
          <w:lang w:val="en-GB"/>
        </w:rPr>
        <w:t xml:space="preserve"> </w:t>
      </w:r>
      <w:r w:rsidRPr="00D516D6">
        <w:rPr>
          <w:w w:val="90"/>
          <w:sz w:val="20"/>
          <w:lang w:val="en-GB"/>
        </w:rPr>
        <w:t>detecting</w:t>
      </w:r>
      <w:r w:rsidRPr="00D516D6">
        <w:rPr>
          <w:spacing w:val="14"/>
          <w:sz w:val="20"/>
          <w:lang w:val="en-GB"/>
        </w:rPr>
        <w:t xml:space="preserve"> </w:t>
      </w:r>
      <w:r w:rsidRPr="00D516D6">
        <w:rPr>
          <w:w w:val="90"/>
          <w:sz w:val="20"/>
          <w:lang w:val="en-GB"/>
        </w:rPr>
        <w:t>distractions</w:t>
      </w:r>
      <w:r w:rsidRPr="00D516D6">
        <w:rPr>
          <w:spacing w:val="14"/>
          <w:sz w:val="20"/>
          <w:lang w:val="en-GB"/>
        </w:rPr>
        <w:t xml:space="preserve"> </w:t>
      </w:r>
      <w:r w:rsidRPr="00D516D6">
        <w:rPr>
          <w:w w:val="90"/>
          <w:sz w:val="20"/>
          <w:lang w:val="en-GB"/>
        </w:rPr>
        <w:t>could</w:t>
      </w:r>
      <w:r w:rsidRPr="00D516D6">
        <w:rPr>
          <w:spacing w:val="13"/>
          <w:sz w:val="20"/>
          <w:lang w:val="en-GB"/>
        </w:rPr>
        <w:t xml:space="preserve"> </w:t>
      </w:r>
      <w:r w:rsidRPr="00D516D6">
        <w:rPr>
          <w:w w:val="90"/>
          <w:sz w:val="20"/>
          <w:lang w:val="en-GB"/>
        </w:rPr>
        <w:t>be</w:t>
      </w:r>
      <w:r w:rsidRPr="00D516D6">
        <w:rPr>
          <w:spacing w:val="14"/>
          <w:sz w:val="20"/>
          <w:lang w:val="en-GB"/>
        </w:rPr>
        <w:t xml:space="preserve"> </w:t>
      </w:r>
      <w:r w:rsidRPr="00D516D6">
        <w:rPr>
          <w:w w:val="90"/>
          <w:sz w:val="20"/>
          <w:lang w:val="en-GB"/>
        </w:rPr>
        <w:t>utilised</w:t>
      </w:r>
      <w:r w:rsidRPr="00D516D6">
        <w:rPr>
          <w:spacing w:val="14"/>
          <w:sz w:val="20"/>
          <w:lang w:val="en-GB"/>
        </w:rPr>
        <w:t xml:space="preserve"> </w:t>
      </w:r>
      <w:r w:rsidRPr="00D516D6">
        <w:rPr>
          <w:w w:val="90"/>
          <w:sz w:val="20"/>
          <w:lang w:val="en-GB"/>
        </w:rPr>
        <w:t>in</w:t>
      </w:r>
      <w:r w:rsidRPr="00D516D6">
        <w:rPr>
          <w:spacing w:val="14"/>
          <w:sz w:val="20"/>
          <w:lang w:val="en-GB"/>
        </w:rPr>
        <w:t xml:space="preserve"> </w:t>
      </w:r>
      <w:r w:rsidRPr="00D516D6">
        <w:rPr>
          <w:w w:val="90"/>
          <w:sz w:val="20"/>
          <w:lang w:val="en-GB"/>
        </w:rPr>
        <w:t>the</w:t>
      </w:r>
      <w:r w:rsidRPr="00D516D6">
        <w:rPr>
          <w:spacing w:val="14"/>
          <w:sz w:val="20"/>
          <w:lang w:val="en-GB"/>
        </w:rPr>
        <w:t xml:space="preserve"> </w:t>
      </w:r>
      <w:r w:rsidRPr="00D516D6">
        <w:rPr>
          <w:w w:val="90"/>
          <w:sz w:val="20"/>
          <w:lang w:val="en-GB"/>
        </w:rPr>
        <w:t>development</w:t>
      </w:r>
      <w:r w:rsidRPr="00D516D6">
        <w:rPr>
          <w:spacing w:val="14"/>
          <w:sz w:val="20"/>
          <w:lang w:val="en-GB"/>
        </w:rPr>
        <w:t xml:space="preserve"> </w:t>
      </w:r>
      <w:r w:rsidRPr="00D516D6">
        <w:rPr>
          <w:w w:val="90"/>
          <w:sz w:val="20"/>
          <w:lang w:val="en-GB"/>
        </w:rPr>
        <w:t>of</w:t>
      </w:r>
      <w:r w:rsidRPr="00D516D6">
        <w:rPr>
          <w:spacing w:val="14"/>
          <w:sz w:val="20"/>
          <w:lang w:val="en-GB"/>
        </w:rPr>
        <w:t xml:space="preserve"> </w:t>
      </w:r>
      <w:r w:rsidRPr="00D516D6">
        <w:rPr>
          <w:w w:val="90"/>
          <w:sz w:val="20"/>
          <w:lang w:val="en-GB"/>
        </w:rPr>
        <w:t>th</w:t>
      </w:r>
      <w:r w:rsidR="00BA0589">
        <w:rPr>
          <w:w w:val="90"/>
          <w:sz w:val="20"/>
          <w:lang w:val="en-GB"/>
        </w:rPr>
        <w:t>e</w:t>
      </w:r>
      <w:r w:rsidRPr="00D516D6">
        <w:rPr>
          <w:spacing w:val="13"/>
          <w:sz w:val="20"/>
          <w:lang w:val="en-GB"/>
        </w:rPr>
        <w:t xml:space="preserve"> </w:t>
      </w:r>
      <w:r w:rsidRPr="00D516D6">
        <w:rPr>
          <w:spacing w:val="-2"/>
          <w:w w:val="90"/>
          <w:sz w:val="20"/>
          <w:lang w:val="en-GB"/>
        </w:rPr>
        <w:t>proposal?</w:t>
      </w:r>
    </w:p>
    <w:p w14:paraId="4B0CAC55" w14:textId="77777777" w:rsidR="00AF779A" w:rsidRPr="00D516D6" w:rsidRDefault="00E9277B">
      <w:pPr>
        <w:pStyle w:val="Textoindependiente"/>
        <w:spacing w:before="9"/>
        <w:rPr>
          <w:sz w:val="7"/>
          <w:lang w:val="en-GB"/>
        </w:rPr>
      </w:pPr>
      <w:r>
        <w:rPr>
          <w:lang w:val="en-GB"/>
        </w:rPr>
        <w:pict w14:anchorId="6F01843F">
          <v:shape id="docshape15" o:spid="_x0000_s1306" alt="" style="position:absolute;margin-left:38.85pt;margin-top:5.8pt;width:186.65pt;height:.1pt;z-index:-15725568;mso-wrap-edited:f;mso-width-percent:0;mso-height-percent:0;mso-wrap-distance-left:0;mso-wrap-distance-right:0;mso-position-horizontal-relative:page;mso-width-percent:0;mso-height-percent:0" coordsize="3733,1270" path="m,l3732,e" filled="f" strokeweight=".14042mm">
            <v:path arrowok="t" o:connecttype="custom" o:connectlocs="0,0;2147483646,0" o:connectangles="0,0"/>
            <w10:wrap type="topAndBottom" anchorx="page"/>
          </v:shape>
        </w:pict>
      </w:r>
    </w:p>
    <w:p w14:paraId="403C1A10" w14:textId="262908D6" w:rsidR="00AF779A" w:rsidRPr="00D516D6" w:rsidRDefault="00E9277B">
      <w:pPr>
        <w:spacing w:before="14"/>
        <w:ind w:left="405"/>
        <w:jc w:val="both"/>
        <w:rPr>
          <w:sz w:val="16"/>
          <w:lang w:val="en-GB"/>
        </w:rPr>
      </w:pPr>
      <w:r w:rsidRPr="00D516D6">
        <w:rPr>
          <w:w w:val="95"/>
          <w:position w:val="6"/>
          <w:sz w:val="12"/>
          <w:lang w:val="en-GB"/>
        </w:rPr>
        <w:t>2</w:t>
      </w:r>
      <w:bookmarkStart w:id="46" w:name="_bookmark1"/>
      <w:bookmarkEnd w:id="46"/>
      <w:r w:rsidRPr="00D516D6">
        <w:rPr>
          <w:w w:val="95"/>
          <w:sz w:val="16"/>
          <w:lang w:val="en-GB"/>
        </w:rPr>
        <w:t>From</w:t>
      </w:r>
      <w:r w:rsidRPr="00D516D6">
        <w:rPr>
          <w:spacing w:val="-7"/>
          <w:w w:val="95"/>
          <w:sz w:val="16"/>
          <w:lang w:val="en-GB"/>
        </w:rPr>
        <w:t xml:space="preserve"> </w:t>
      </w:r>
      <w:r w:rsidRPr="00D516D6">
        <w:rPr>
          <w:w w:val="95"/>
          <w:sz w:val="16"/>
          <w:lang w:val="en-GB"/>
        </w:rPr>
        <w:t>Latin</w:t>
      </w:r>
      <w:r w:rsidRPr="00D516D6">
        <w:rPr>
          <w:spacing w:val="-6"/>
          <w:w w:val="95"/>
          <w:sz w:val="16"/>
          <w:lang w:val="en-GB"/>
        </w:rPr>
        <w:t xml:space="preserve"> </w:t>
      </w:r>
      <w:r w:rsidRPr="00D516D6">
        <w:rPr>
          <w:w w:val="95"/>
          <w:sz w:val="16"/>
          <w:lang w:val="en-GB"/>
        </w:rPr>
        <w:t>"</w:t>
      </w:r>
      <w:proofErr w:type="spellStart"/>
      <w:r w:rsidRPr="00D516D6">
        <w:rPr>
          <w:rFonts w:ascii="Times New Roman" w:hAnsi="Times New Roman"/>
          <w:b/>
          <w:w w:val="95"/>
          <w:sz w:val="16"/>
          <w:lang w:val="en-GB"/>
        </w:rPr>
        <w:t>Tor</w:t>
      </w:r>
      <w:r w:rsidRPr="00D516D6">
        <w:rPr>
          <w:w w:val="95"/>
          <w:sz w:val="16"/>
          <w:lang w:val="en-GB"/>
        </w:rPr>
        <w:t>queo</w:t>
      </w:r>
      <w:proofErr w:type="spellEnd"/>
      <w:r w:rsidRPr="00D516D6">
        <w:rPr>
          <w:spacing w:val="-7"/>
          <w:w w:val="95"/>
          <w:sz w:val="16"/>
          <w:lang w:val="en-GB"/>
        </w:rPr>
        <w:t xml:space="preserve"> </w:t>
      </w:r>
      <w:proofErr w:type="spellStart"/>
      <w:r w:rsidRPr="00D516D6">
        <w:rPr>
          <w:rFonts w:ascii="Times New Roman" w:hAnsi="Times New Roman"/>
          <w:b/>
          <w:w w:val="95"/>
          <w:sz w:val="16"/>
          <w:lang w:val="en-GB"/>
        </w:rPr>
        <w:t>d</w:t>
      </w:r>
      <w:r w:rsidRPr="00D516D6">
        <w:rPr>
          <w:w w:val="95"/>
          <w:sz w:val="16"/>
          <w:lang w:val="en-GB"/>
        </w:rPr>
        <w:t>iscerno</w:t>
      </w:r>
      <w:proofErr w:type="spellEnd"/>
      <w:r w:rsidRPr="00D516D6">
        <w:rPr>
          <w:spacing w:val="-6"/>
          <w:w w:val="95"/>
          <w:sz w:val="16"/>
          <w:lang w:val="en-GB"/>
        </w:rPr>
        <w:t xml:space="preserve"> </w:t>
      </w:r>
      <w:proofErr w:type="spellStart"/>
      <w:r w:rsidRPr="00D516D6">
        <w:rPr>
          <w:rFonts w:ascii="Times New Roman" w:hAnsi="Times New Roman"/>
          <w:b/>
          <w:w w:val="95"/>
          <w:sz w:val="16"/>
          <w:lang w:val="en-GB"/>
        </w:rPr>
        <w:t>dis</w:t>
      </w:r>
      <w:r w:rsidRPr="00D516D6">
        <w:rPr>
          <w:w w:val="95"/>
          <w:sz w:val="16"/>
          <w:lang w:val="en-GB"/>
        </w:rPr>
        <w:t>cipulus</w:t>
      </w:r>
      <w:proofErr w:type="spellEnd"/>
      <w:r w:rsidR="007158AC">
        <w:rPr>
          <w:w w:val="95"/>
          <w:sz w:val="16"/>
          <w:lang w:val="en-GB"/>
        </w:rPr>
        <w:t>,</w:t>
      </w:r>
      <w:r w:rsidRPr="00D516D6">
        <w:rPr>
          <w:w w:val="95"/>
          <w:sz w:val="16"/>
          <w:lang w:val="en-GB"/>
        </w:rPr>
        <w:t>"</w:t>
      </w:r>
      <w:r w:rsidRPr="00D516D6">
        <w:rPr>
          <w:spacing w:val="-7"/>
          <w:w w:val="95"/>
          <w:sz w:val="16"/>
          <w:lang w:val="en-GB"/>
        </w:rPr>
        <w:t xml:space="preserve"> </w:t>
      </w:r>
      <w:r w:rsidRPr="00D516D6">
        <w:rPr>
          <w:w w:val="95"/>
          <w:sz w:val="16"/>
          <w:lang w:val="en-GB"/>
        </w:rPr>
        <w:t>meaning</w:t>
      </w:r>
      <w:r w:rsidRPr="00D516D6">
        <w:rPr>
          <w:spacing w:val="-6"/>
          <w:w w:val="95"/>
          <w:sz w:val="16"/>
          <w:lang w:val="en-GB"/>
        </w:rPr>
        <w:t xml:space="preserve"> </w:t>
      </w:r>
      <w:r w:rsidRPr="00D516D6">
        <w:rPr>
          <w:w w:val="95"/>
          <w:sz w:val="16"/>
          <w:lang w:val="en-GB"/>
        </w:rPr>
        <w:t>"detection</w:t>
      </w:r>
      <w:r w:rsidRPr="00D516D6">
        <w:rPr>
          <w:spacing w:val="-7"/>
          <w:w w:val="95"/>
          <w:sz w:val="16"/>
          <w:lang w:val="en-GB"/>
        </w:rPr>
        <w:t xml:space="preserve"> </w:t>
      </w:r>
      <w:r w:rsidRPr="00D516D6">
        <w:rPr>
          <w:w w:val="95"/>
          <w:sz w:val="16"/>
          <w:lang w:val="en-GB"/>
        </w:rPr>
        <w:t>of</w:t>
      </w:r>
      <w:r w:rsidRPr="00D516D6">
        <w:rPr>
          <w:spacing w:val="-6"/>
          <w:w w:val="95"/>
          <w:sz w:val="16"/>
          <w:lang w:val="en-GB"/>
        </w:rPr>
        <w:t xml:space="preserve"> </w:t>
      </w:r>
      <w:r w:rsidRPr="00D516D6">
        <w:rPr>
          <w:w w:val="95"/>
          <w:sz w:val="16"/>
          <w:lang w:val="en-GB"/>
        </w:rPr>
        <w:t>deviation</w:t>
      </w:r>
      <w:r w:rsidRPr="00D516D6">
        <w:rPr>
          <w:spacing w:val="-7"/>
          <w:w w:val="95"/>
          <w:sz w:val="16"/>
          <w:lang w:val="en-GB"/>
        </w:rPr>
        <w:t xml:space="preserve"> </w:t>
      </w:r>
      <w:r w:rsidRPr="00D516D6">
        <w:rPr>
          <w:w w:val="95"/>
          <w:sz w:val="16"/>
          <w:lang w:val="en-GB"/>
        </w:rPr>
        <w:t>or</w:t>
      </w:r>
      <w:r w:rsidRPr="00D516D6">
        <w:rPr>
          <w:spacing w:val="-6"/>
          <w:w w:val="95"/>
          <w:sz w:val="16"/>
          <w:lang w:val="en-GB"/>
        </w:rPr>
        <w:t xml:space="preserve"> </w:t>
      </w:r>
      <w:r w:rsidRPr="00D516D6">
        <w:rPr>
          <w:w w:val="95"/>
          <w:sz w:val="16"/>
          <w:lang w:val="en-GB"/>
        </w:rPr>
        <w:t>change</w:t>
      </w:r>
      <w:r w:rsidRPr="00D516D6">
        <w:rPr>
          <w:spacing w:val="-7"/>
          <w:w w:val="95"/>
          <w:sz w:val="16"/>
          <w:lang w:val="en-GB"/>
        </w:rPr>
        <w:t xml:space="preserve"> </w:t>
      </w:r>
      <w:r w:rsidRPr="00D516D6">
        <w:rPr>
          <w:w w:val="95"/>
          <w:sz w:val="16"/>
          <w:lang w:val="en-GB"/>
        </w:rPr>
        <w:t>in</w:t>
      </w:r>
      <w:r w:rsidRPr="00D516D6">
        <w:rPr>
          <w:spacing w:val="-6"/>
          <w:w w:val="95"/>
          <w:sz w:val="16"/>
          <w:lang w:val="en-GB"/>
        </w:rPr>
        <w:t xml:space="preserve"> </w:t>
      </w:r>
      <w:r w:rsidRPr="00D516D6">
        <w:rPr>
          <w:w w:val="95"/>
          <w:sz w:val="16"/>
          <w:lang w:val="en-GB"/>
        </w:rPr>
        <w:t>the</w:t>
      </w:r>
      <w:r w:rsidRPr="00D516D6">
        <w:rPr>
          <w:spacing w:val="-7"/>
          <w:w w:val="95"/>
          <w:sz w:val="16"/>
          <w:lang w:val="en-GB"/>
        </w:rPr>
        <w:t xml:space="preserve"> </w:t>
      </w:r>
      <w:r w:rsidRPr="00D516D6">
        <w:rPr>
          <w:w w:val="95"/>
          <w:sz w:val="16"/>
          <w:lang w:val="en-GB"/>
        </w:rPr>
        <w:t>student’s</w:t>
      </w:r>
      <w:r w:rsidRPr="00D516D6">
        <w:rPr>
          <w:spacing w:val="-6"/>
          <w:w w:val="95"/>
          <w:sz w:val="16"/>
          <w:lang w:val="en-GB"/>
        </w:rPr>
        <w:t xml:space="preserve"> </w:t>
      </w:r>
      <w:r w:rsidRPr="00D516D6">
        <w:rPr>
          <w:spacing w:val="-2"/>
          <w:w w:val="95"/>
          <w:sz w:val="16"/>
          <w:lang w:val="en-GB"/>
        </w:rPr>
        <w:t>attention."</w:t>
      </w:r>
    </w:p>
    <w:p w14:paraId="5CC0A1D7" w14:textId="77777777" w:rsidR="00AF779A" w:rsidRPr="00D516D6" w:rsidRDefault="00AF779A">
      <w:pPr>
        <w:jc w:val="both"/>
        <w:rPr>
          <w:sz w:val="16"/>
          <w:lang w:val="en-GB"/>
        </w:rPr>
        <w:sectPr w:rsidR="00AF779A" w:rsidRPr="00D516D6">
          <w:headerReference w:type="default" r:id="rId18"/>
          <w:footerReference w:type="default" r:id="rId19"/>
          <w:pgSz w:w="10890" w:h="14860"/>
          <w:pgMar w:top="880" w:right="620" w:bottom="840" w:left="660" w:header="673" w:footer="642" w:gutter="0"/>
          <w:cols w:space="720"/>
        </w:sectPr>
      </w:pPr>
    </w:p>
    <w:p w14:paraId="650DA0A0" w14:textId="77777777" w:rsidR="00AF779A" w:rsidRPr="00D516D6" w:rsidRDefault="00AF779A">
      <w:pPr>
        <w:pStyle w:val="Textoindependiente"/>
        <w:spacing w:before="7" w:after="1"/>
        <w:rPr>
          <w:sz w:val="15"/>
          <w:lang w:val="en-GB"/>
        </w:rPr>
      </w:pPr>
    </w:p>
    <w:p w14:paraId="56D80D10" w14:textId="77777777" w:rsidR="00AF779A" w:rsidRPr="00D516D6" w:rsidRDefault="00E9277B">
      <w:pPr>
        <w:pStyle w:val="Textoindependiente"/>
        <w:ind w:left="116"/>
        <w:rPr>
          <w:lang w:val="en-GB"/>
        </w:rPr>
      </w:pPr>
      <w:commentRangeStart w:id="49"/>
      <w:commentRangeStart w:id="50"/>
      <w:r w:rsidRPr="00D516D6">
        <w:rPr>
          <w:noProof/>
          <w:lang w:val="en-GB"/>
        </w:rPr>
        <w:drawing>
          <wp:inline distT="0" distB="0" distL="0" distR="0" wp14:anchorId="3E0513D7" wp14:editId="63D6E5E9">
            <wp:extent cx="5810249" cy="353949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0" cstate="print"/>
                    <a:stretch>
                      <a:fillRect/>
                    </a:stretch>
                  </pic:blipFill>
                  <pic:spPr>
                    <a:xfrm>
                      <a:off x="0" y="0"/>
                      <a:ext cx="5810249" cy="3539490"/>
                    </a:xfrm>
                    <a:prstGeom prst="rect">
                      <a:avLst/>
                    </a:prstGeom>
                  </pic:spPr>
                </pic:pic>
              </a:graphicData>
            </a:graphic>
          </wp:inline>
        </w:drawing>
      </w:r>
      <w:commentRangeEnd w:id="49"/>
      <w:r w:rsidR="00B308BD">
        <w:rPr>
          <w:rStyle w:val="Refdecomentario"/>
        </w:rPr>
        <w:commentReference w:id="49"/>
      </w:r>
      <w:commentRangeEnd w:id="50"/>
      <w:r w:rsidR="00E46D94">
        <w:rPr>
          <w:rStyle w:val="Refdecomentario"/>
        </w:rPr>
        <w:commentReference w:id="50"/>
      </w:r>
    </w:p>
    <w:p w14:paraId="397A1114" w14:textId="77777777" w:rsidR="00AF779A" w:rsidRPr="00D516D6" w:rsidRDefault="00AF779A">
      <w:pPr>
        <w:pStyle w:val="Textoindependiente"/>
        <w:spacing w:before="3"/>
        <w:rPr>
          <w:sz w:val="17"/>
          <w:lang w:val="en-GB"/>
        </w:rPr>
      </w:pPr>
    </w:p>
    <w:p w14:paraId="1AEE062F" w14:textId="77777777" w:rsidR="00AF779A" w:rsidRPr="00D516D6" w:rsidRDefault="00E9277B">
      <w:pPr>
        <w:spacing w:before="94"/>
        <w:ind w:right="38"/>
        <w:jc w:val="center"/>
        <w:rPr>
          <w:rFonts w:ascii="Calibri"/>
          <w:sz w:val="18"/>
          <w:lang w:val="en-GB"/>
        </w:rPr>
      </w:pPr>
      <w:bookmarkStart w:id="51" w:name="_bookmark2"/>
      <w:bookmarkEnd w:id="51"/>
      <w:r w:rsidRPr="00D516D6">
        <w:rPr>
          <w:rFonts w:ascii="Calibri"/>
          <w:b/>
          <w:w w:val="105"/>
          <w:sz w:val="18"/>
          <w:lang w:val="en-GB"/>
        </w:rPr>
        <w:t>Figure</w:t>
      </w:r>
      <w:r w:rsidRPr="00D516D6">
        <w:rPr>
          <w:rFonts w:ascii="Calibri"/>
          <w:b/>
          <w:spacing w:val="7"/>
          <w:w w:val="105"/>
          <w:sz w:val="18"/>
          <w:lang w:val="en-GB"/>
        </w:rPr>
        <w:t xml:space="preserve"> </w:t>
      </w:r>
      <w:r w:rsidRPr="00D516D6">
        <w:rPr>
          <w:rFonts w:ascii="Calibri"/>
          <w:b/>
          <w:w w:val="105"/>
          <w:sz w:val="18"/>
          <w:lang w:val="en-GB"/>
        </w:rPr>
        <w:t>1:</w:t>
      </w:r>
      <w:r w:rsidRPr="00D516D6">
        <w:rPr>
          <w:rFonts w:ascii="Calibri"/>
          <w:b/>
          <w:spacing w:val="8"/>
          <w:w w:val="105"/>
          <w:sz w:val="18"/>
          <w:lang w:val="en-GB"/>
        </w:rPr>
        <w:t xml:space="preserve"> </w:t>
      </w:r>
      <w:r w:rsidRPr="00D516D6">
        <w:rPr>
          <w:rFonts w:ascii="Calibri"/>
          <w:w w:val="105"/>
          <w:sz w:val="18"/>
          <w:lang w:val="en-GB"/>
        </w:rPr>
        <w:t>Literature</w:t>
      </w:r>
      <w:r w:rsidRPr="00D516D6">
        <w:rPr>
          <w:rFonts w:ascii="Calibri"/>
          <w:spacing w:val="6"/>
          <w:w w:val="105"/>
          <w:sz w:val="18"/>
          <w:lang w:val="en-GB"/>
        </w:rPr>
        <w:t xml:space="preserve"> </w:t>
      </w:r>
      <w:r w:rsidRPr="00D516D6">
        <w:rPr>
          <w:rFonts w:ascii="Calibri"/>
          <w:w w:val="105"/>
          <w:sz w:val="18"/>
          <w:lang w:val="en-GB"/>
        </w:rPr>
        <w:t>Review</w:t>
      </w:r>
      <w:r w:rsidRPr="00D516D6">
        <w:rPr>
          <w:rFonts w:ascii="Calibri"/>
          <w:spacing w:val="7"/>
          <w:w w:val="105"/>
          <w:sz w:val="18"/>
          <w:lang w:val="en-GB"/>
        </w:rPr>
        <w:t xml:space="preserve"> </w:t>
      </w:r>
      <w:r w:rsidRPr="00D516D6">
        <w:rPr>
          <w:rFonts w:ascii="Calibri"/>
          <w:spacing w:val="-2"/>
          <w:w w:val="105"/>
          <w:sz w:val="18"/>
          <w:lang w:val="en-GB"/>
        </w:rPr>
        <w:t>Scheme.</w:t>
      </w:r>
    </w:p>
    <w:p w14:paraId="386FEB5A" w14:textId="77777777" w:rsidR="00AF779A" w:rsidRPr="00D516D6" w:rsidRDefault="00AF779A">
      <w:pPr>
        <w:pStyle w:val="Textoindependiente"/>
        <w:spacing w:before="11"/>
        <w:rPr>
          <w:rFonts w:ascii="Calibri"/>
          <w:sz w:val="26"/>
          <w:lang w:val="en-GB"/>
        </w:rPr>
      </w:pPr>
    </w:p>
    <w:p w14:paraId="38A4B0F7" w14:textId="77777777" w:rsidR="00AF779A" w:rsidRPr="00D516D6" w:rsidRDefault="00E9277B">
      <w:pPr>
        <w:spacing w:before="94" w:line="219" w:lineRule="exact"/>
        <w:ind w:left="116"/>
        <w:rPr>
          <w:rFonts w:ascii="Calibri"/>
          <w:b/>
          <w:sz w:val="18"/>
          <w:lang w:val="en-GB"/>
        </w:rPr>
      </w:pPr>
      <w:commentRangeStart w:id="52"/>
      <w:commentRangeStart w:id="53"/>
      <w:r w:rsidRPr="00D516D6">
        <w:rPr>
          <w:rFonts w:ascii="Calibri"/>
          <w:b/>
          <w:w w:val="105"/>
          <w:sz w:val="18"/>
          <w:lang w:val="en-GB"/>
        </w:rPr>
        <w:t>Table</w:t>
      </w:r>
      <w:r w:rsidRPr="00D516D6">
        <w:rPr>
          <w:rFonts w:ascii="Calibri"/>
          <w:b/>
          <w:spacing w:val="15"/>
          <w:w w:val="105"/>
          <w:sz w:val="18"/>
          <w:lang w:val="en-GB"/>
        </w:rPr>
        <w:t xml:space="preserve"> </w:t>
      </w:r>
      <w:r w:rsidRPr="00D516D6">
        <w:rPr>
          <w:rFonts w:ascii="Calibri"/>
          <w:b/>
          <w:spacing w:val="-10"/>
          <w:w w:val="105"/>
          <w:sz w:val="18"/>
          <w:lang w:val="en-GB"/>
        </w:rPr>
        <w:t>1</w:t>
      </w:r>
    </w:p>
    <w:p w14:paraId="2125C255" w14:textId="582BE8DE" w:rsidR="00AF779A" w:rsidRPr="00D516D6" w:rsidRDefault="00E9277B">
      <w:pPr>
        <w:spacing w:after="59" w:line="219" w:lineRule="exact"/>
        <w:ind w:left="116"/>
        <w:rPr>
          <w:rFonts w:ascii="Calibri"/>
          <w:sz w:val="18"/>
          <w:lang w:val="en-GB"/>
        </w:rPr>
      </w:pPr>
      <w:bookmarkStart w:id="54" w:name="_Hlk170305225"/>
      <w:r w:rsidRPr="00D516D6">
        <w:rPr>
          <w:rFonts w:ascii="Calibri"/>
          <w:sz w:val="18"/>
          <w:lang w:val="en-GB"/>
        </w:rPr>
        <w:t>Search</w:t>
      </w:r>
      <w:r w:rsidRPr="00D516D6">
        <w:rPr>
          <w:rFonts w:ascii="Calibri"/>
          <w:spacing w:val="19"/>
          <w:sz w:val="18"/>
          <w:lang w:val="en-GB"/>
        </w:rPr>
        <w:t xml:space="preserve"> </w:t>
      </w:r>
      <w:r w:rsidRPr="00D516D6">
        <w:rPr>
          <w:rFonts w:ascii="Calibri"/>
          <w:sz w:val="18"/>
          <w:lang w:val="en-GB"/>
        </w:rPr>
        <w:t>results</w:t>
      </w:r>
      <w:r w:rsidRPr="00D516D6">
        <w:rPr>
          <w:rFonts w:ascii="Calibri"/>
          <w:spacing w:val="18"/>
          <w:sz w:val="18"/>
          <w:lang w:val="en-GB"/>
        </w:rPr>
        <w:t xml:space="preserve"> </w:t>
      </w:r>
      <w:r w:rsidRPr="00D516D6">
        <w:rPr>
          <w:rFonts w:ascii="Calibri"/>
          <w:sz w:val="18"/>
          <w:lang w:val="en-GB"/>
        </w:rPr>
        <w:t>for</w:t>
      </w:r>
      <w:r w:rsidRPr="00D516D6">
        <w:rPr>
          <w:rFonts w:ascii="Calibri"/>
          <w:spacing w:val="18"/>
          <w:sz w:val="18"/>
          <w:lang w:val="en-GB"/>
        </w:rPr>
        <w:t xml:space="preserve"> </w:t>
      </w:r>
      <w:r w:rsidRPr="00D516D6">
        <w:rPr>
          <w:rFonts w:ascii="Calibri"/>
          <w:sz w:val="18"/>
          <w:lang w:val="en-GB"/>
        </w:rPr>
        <w:t>related</w:t>
      </w:r>
      <w:r w:rsidRPr="00D516D6">
        <w:rPr>
          <w:rFonts w:ascii="Calibri"/>
          <w:spacing w:val="19"/>
          <w:sz w:val="18"/>
          <w:lang w:val="en-GB"/>
        </w:rPr>
        <w:t xml:space="preserve"> </w:t>
      </w:r>
      <w:r w:rsidRPr="00D516D6">
        <w:rPr>
          <w:rFonts w:ascii="Calibri"/>
          <w:spacing w:val="-4"/>
          <w:sz w:val="18"/>
          <w:lang w:val="en-GB"/>
        </w:rPr>
        <w:t>works</w:t>
      </w:r>
      <w:r w:rsidR="00B308BD">
        <w:rPr>
          <w:rFonts w:ascii="Calibri"/>
          <w:spacing w:val="-4"/>
          <w:sz w:val="18"/>
          <w:lang w:val="en-GB"/>
        </w:rPr>
        <w:t>.</w:t>
      </w:r>
      <w:commentRangeEnd w:id="52"/>
      <w:r w:rsidR="00FA717B">
        <w:rPr>
          <w:rStyle w:val="Refdecomentario"/>
        </w:rPr>
        <w:commentReference w:id="52"/>
      </w:r>
      <w:commentRangeEnd w:id="53"/>
      <w:r w:rsidR="00E46D94">
        <w:rPr>
          <w:rStyle w:val="Refdecomentario"/>
        </w:rPr>
        <w:commentReference w:id="53"/>
      </w:r>
    </w:p>
    <w:tbl>
      <w:tblPr>
        <w:tblStyle w:val="TableNormal"/>
        <w:tblW w:w="0" w:type="auto"/>
        <w:tblInd w:w="1290" w:type="dxa"/>
        <w:tblLayout w:type="fixed"/>
        <w:tblLook w:val="01E0" w:firstRow="1" w:lastRow="1" w:firstColumn="1" w:lastColumn="1" w:noHBand="0" w:noVBand="0"/>
      </w:tblPr>
      <w:tblGrid>
        <w:gridCol w:w="2441"/>
        <w:gridCol w:w="2351"/>
        <w:gridCol w:w="2207"/>
      </w:tblGrid>
      <w:tr w:rsidR="00AF779A" w:rsidRPr="00D516D6" w14:paraId="2EE8AF8C" w14:textId="77777777">
        <w:trPr>
          <w:trHeight w:val="307"/>
        </w:trPr>
        <w:tc>
          <w:tcPr>
            <w:tcW w:w="2441" w:type="dxa"/>
            <w:tcBorders>
              <w:top w:val="single" w:sz="8" w:space="0" w:color="000000"/>
              <w:bottom w:val="single" w:sz="4" w:space="0" w:color="000000"/>
            </w:tcBorders>
          </w:tcPr>
          <w:p w14:paraId="409CFF1C" w14:textId="77777777" w:rsidR="00AF779A" w:rsidRPr="00D516D6" w:rsidRDefault="00E9277B">
            <w:pPr>
              <w:pStyle w:val="TableParagraph"/>
              <w:spacing w:before="35"/>
              <w:ind w:left="193" w:right="299"/>
              <w:jc w:val="center"/>
              <w:rPr>
                <w:b/>
                <w:sz w:val="18"/>
                <w:lang w:val="en-GB"/>
              </w:rPr>
            </w:pPr>
            <w:bookmarkStart w:id="55" w:name="_Hlk170305372"/>
            <w:bookmarkEnd w:id="54"/>
            <w:r w:rsidRPr="00D516D6">
              <w:rPr>
                <w:b/>
                <w:w w:val="105"/>
                <w:sz w:val="18"/>
                <w:lang w:val="en-GB"/>
              </w:rPr>
              <w:t>Database/Search</w:t>
            </w:r>
            <w:r w:rsidRPr="00D516D6">
              <w:rPr>
                <w:b/>
                <w:spacing w:val="7"/>
                <w:w w:val="105"/>
                <w:sz w:val="18"/>
                <w:lang w:val="en-GB"/>
              </w:rPr>
              <w:t xml:space="preserve"> </w:t>
            </w:r>
            <w:r w:rsidRPr="00D516D6">
              <w:rPr>
                <w:b/>
                <w:spacing w:val="-2"/>
                <w:w w:val="105"/>
                <w:sz w:val="18"/>
                <w:lang w:val="en-GB"/>
              </w:rPr>
              <w:t>Engine</w:t>
            </w:r>
            <w:bookmarkEnd w:id="55"/>
          </w:p>
        </w:tc>
        <w:tc>
          <w:tcPr>
            <w:tcW w:w="2351" w:type="dxa"/>
            <w:tcBorders>
              <w:top w:val="single" w:sz="8" w:space="0" w:color="000000"/>
              <w:bottom w:val="single" w:sz="4" w:space="0" w:color="000000"/>
            </w:tcBorders>
          </w:tcPr>
          <w:p w14:paraId="61F3B2E8" w14:textId="77777777" w:rsidR="00AF779A" w:rsidRPr="00D516D6" w:rsidRDefault="00E9277B">
            <w:pPr>
              <w:pStyle w:val="TableParagraph"/>
              <w:spacing w:before="35"/>
              <w:ind w:left="296" w:right="529"/>
              <w:jc w:val="center"/>
              <w:rPr>
                <w:b/>
                <w:sz w:val="18"/>
                <w:lang w:val="en-GB"/>
              </w:rPr>
            </w:pPr>
            <w:r w:rsidRPr="00D516D6">
              <w:rPr>
                <w:b/>
                <w:sz w:val="18"/>
                <w:lang w:val="en-GB"/>
              </w:rPr>
              <w:t>Preliminary</w:t>
            </w:r>
            <w:r w:rsidRPr="00D516D6">
              <w:rPr>
                <w:b/>
                <w:spacing w:val="26"/>
                <w:w w:val="105"/>
                <w:sz w:val="18"/>
                <w:lang w:val="en-GB"/>
              </w:rPr>
              <w:t xml:space="preserve"> </w:t>
            </w:r>
            <w:r w:rsidRPr="00D516D6">
              <w:rPr>
                <w:b/>
                <w:spacing w:val="-2"/>
                <w:w w:val="105"/>
                <w:sz w:val="18"/>
                <w:lang w:val="en-GB"/>
              </w:rPr>
              <w:t>Results</w:t>
            </w:r>
          </w:p>
        </w:tc>
        <w:tc>
          <w:tcPr>
            <w:tcW w:w="2207" w:type="dxa"/>
            <w:tcBorders>
              <w:top w:val="single" w:sz="8" w:space="0" w:color="000000"/>
              <w:bottom w:val="single" w:sz="4" w:space="0" w:color="000000"/>
            </w:tcBorders>
          </w:tcPr>
          <w:p w14:paraId="5D235109" w14:textId="77777777" w:rsidR="00AF779A" w:rsidRPr="00D516D6" w:rsidRDefault="00E9277B">
            <w:pPr>
              <w:pStyle w:val="TableParagraph"/>
              <w:spacing w:before="35"/>
              <w:ind w:left="527" w:right="652"/>
              <w:jc w:val="center"/>
              <w:rPr>
                <w:b/>
                <w:sz w:val="18"/>
                <w:lang w:val="en-GB"/>
              </w:rPr>
            </w:pPr>
            <w:r w:rsidRPr="00D516D6">
              <w:rPr>
                <w:b/>
                <w:w w:val="105"/>
                <w:sz w:val="18"/>
                <w:lang w:val="en-GB"/>
              </w:rPr>
              <w:t>Final</w:t>
            </w:r>
            <w:r w:rsidRPr="00D516D6">
              <w:rPr>
                <w:b/>
                <w:spacing w:val="18"/>
                <w:w w:val="105"/>
                <w:sz w:val="18"/>
                <w:lang w:val="en-GB"/>
              </w:rPr>
              <w:t xml:space="preserve"> </w:t>
            </w:r>
            <w:r w:rsidRPr="00D516D6">
              <w:rPr>
                <w:b/>
                <w:spacing w:val="-2"/>
                <w:w w:val="105"/>
                <w:sz w:val="18"/>
                <w:lang w:val="en-GB"/>
              </w:rPr>
              <w:t>Results</w:t>
            </w:r>
          </w:p>
        </w:tc>
      </w:tr>
      <w:tr w:rsidR="00AF779A" w:rsidRPr="00D516D6" w14:paraId="0B979793" w14:textId="77777777">
        <w:trPr>
          <w:trHeight w:val="266"/>
        </w:trPr>
        <w:tc>
          <w:tcPr>
            <w:tcW w:w="2441" w:type="dxa"/>
            <w:tcBorders>
              <w:top w:val="single" w:sz="4" w:space="0" w:color="000000"/>
            </w:tcBorders>
          </w:tcPr>
          <w:p w14:paraId="2FA34934" w14:textId="77777777" w:rsidR="00AF779A" w:rsidRPr="00D516D6" w:rsidRDefault="00E9277B">
            <w:pPr>
              <w:pStyle w:val="TableParagraph"/>
              <w:spacing w:before="37" w:line="208" w:lineRule="exact"/>
              <w:ind w:left="193" w:right="299"/>
              <w:jc w:val="center"/>
              <w:rPr>
                <w:sz w:val="18"/>
                <w:lang w:val="en-GB"/>
              </w:rPr>
            </w:pPr>
            <w:r w:rsidRPr="00D516D6">
              <w:rPr>
                <w:spacing w:val="-5"/>
                <w:w w:val="115"/>
                <w:sz w:val="18"/>
                <w:lang w:val="en-GB"/>
              </w:rPr>
              <w:t>ACM</w:t>
            </w:r>
          </w:p>
        </w:tc>
        <w:tc>
          <w:tcPr>
            <w:tcW w:w="2351" w:type="dxa"/>
            <w:tcBorders>
              <w:top w:val="single" w:sz="4" w:space="0" w:color="000000"/>
            </w:tcBorders>
          </w:tcPr>
          <w:p w14:paraId="263C2456" w14:textId="77777777" w:rsidR="00AF779A" w:rsidRPr="00D516D6" w:rsidRDefault="00E9277B">
            <w:pPr>
              <w:pStyle w:val="TableParagraph"/>
              <w:spacing w:before="37" w:line="208" w:lineRule="exact"/>
              <w:ind w:right="232"/>
              <w:jc w:val="center"/>
              <w:rPr>
                <w:sz w:val="18"/>
                <w:lang w:val="en-GB"/>
              </w:rPr>
            </w:pPr>
            <w:r w:rsidRPr="00D516D6">
              <w:rPr>
                <w:w w:val="101"/>
                <w:sz w:val="18"/>
                <w:lang w:val="en-GB"/>
              </w:rPr>
              <w:t>1</w:t>
            </w:r>
          </w:p>
        </w:tc>
        <w:tc>
          <w:tcPr>
            <w:tcW w:w="2207" w:type="dxa"/>
            <w:tcBorders>
              <w:top w:val="single" w:sz="4" w:space="0" w:color="000000"/>
            </w:tcBorders>
          </w:tcPr>
          <w:p w14:paraId="6C4AC5EA" w14:textId="77777777" w:rsidR="00AF779A" w:rsidRPr="00D516D6" w:rsidRDefault="00E9277B">
            <w:pPr>
              <w:pStyle w:val="TableParagraph"/>
              <w:spacing w:before="37" w:line="208" w:lineRule="exact"/>
              <w:ind w:right="124"/>
              <w:jc w:val="center"/>
              <w:rPr>
                <w:sz w:val="18"/>
                <w:lang w:val="en-GB"/>
              </w:rPr>
            </w:pPr>
            <w:r w:rsidRPr="00D516D6">
              <w:rPr>
                <w:w w:val="101"/>
                <w:sz w:val="18"/>
                <w:lang w:val="en-GB"/>
              </w:rPr>
              <w:t>1</w:t>
            </w:r>
          </w:p>
        </w:tc>
      </w:tr>
      <w:tr w:rsidR="00AF779A" w:rsidRPr="00D516D6" w14:paraId="61385096" w14:textId="77777777">
        <w:trPr>
          <w:trHeight w:val="219"/>
        </w:trPr>
        <w:tc>
          <w:tcPr>
            <w:tcW w:w="2441" w:type="dxa"/>
          </w:tcPr>
          <w:p w14:paraId="519E95BA" w14:textId="77777777" w:rsidR="00AF779A" w:rsidRPr="00D516D6" w:rsidRDefault="00E9277B">
            <w:pPr>
              <w:pStyle w:val="TableParagraph"/>
              <w:spacing w:line="199" w:lineRule="exact"/>
              <w:ind w:left="193" w:right="299"/>
              <w:jc w:val="center"/>
              <w:rPr>
                <w:sz w:val="18"/>
                <w:lang w:val="en-GB"/>
              </w:rPr>
            </w:pPr>
            <w:r w:rsidRPr="00D516D6">
              <w:rPr>
                <w:w w:val="115"/>
                <w:sz w:val="18"/>
                <w:lang w:val="en-GB"/>
              </w:rPr>
              <w:t>IEEE</w:t>
            </w:r>
            <w:r w:rsidRPr="00D516D6">
              <w:rPr>
                <w:spacing w:val="41"/>
                <w:w w:val="115"/>
                <w:sz w:val="18"/>
                <w:lang w:val="en-GB"/>
              </w:rPr>
              <w:t xml:space="preserve"> </w:t>
            </w:r>
            <w:proofErr w:type="spellStart"/>
            <w:r w:rsidRPr="00D516D6">
              <w:rPr>
                <w:spacing w:val="-2"/>
                <w:w w:val="115"/>
                <w:sz w:val="18"/>
                <w:lang w:val="en-GB"/>
              </w:rPr>
              <w:t>Xplorer</w:t>
            </w:r>
            <w:proofErr w:type="spellEnd"/>
          </w:p>
        </w:tc>
        <w:tc>
          <w:tcPr>
            <w:tcW w:w="2351" w:type="dxa"/>
          </w:tcPr>
          <w:p w14:paraId="4BE2EAAB" w14:textId="77777777" w:rsidR="00AF779A" w:rsidRPr="00D516D6" w:rsidRDefault="00E9277B">
            <w:pPr>
              <w:pStyle w:val="TableParagraph"/>
              <w:spacing w:line="199" w:lineRule="exact"/>
              <w:ind w:right="232"/>
              <w:jc w:val="center"/>
              <w:rPr>
                <w:sz w:val="18"/>
                <w:lang w:val="en-GB"/>
              </w:rPr>
            </w:pPr>
            <w:r w:rsidRPr="00D516D6">
              <w:rPr>
                <w:w w:val="101"/>
                <w:sz w:val="18"/>
                <w:lang w:val="en-GB"/>
              </w:rPr>
              <w:t>2</w:t>
            </w:r>
          </w:p>
        </w:tc>
        <w:tc>
          <w:tcPr>
            <w:tcW w:w="2207" w:type="dxa"/>
          </w:tcPr>
          <w:p w14:paraId="5B5183C0" w14:textId="77777777" w:rsidR="00AF779A" w:rsidRPr="00D516D6" w:rsidRDefault="00E9277B">
            <w:pPr>
              <w:pStyle w:val="TableParagraph"/>
              <w:spacing w:line="199" w:lineRule="exact"/>
              <w:ind w:right="124"/>
              <w:jc w:val="center"/>
              <w:rPr>
                <w:sz w:val="18"/>
                <w:lang w:val="en-GB"/>
              </w:rPr>
            </w:pPr>
            <w:r w:rsidRPr="00D516D6">
              <w:rPr>
                <w:w w:val="101"/>
                <w:sz w:val="18"/>
                <w:lang w:val="en-GB"/>
              </w:rPr>
              <w:t>1</w:t>
            </w:r>
          </w:p>
        </w:tc>
      </w:tr>
      <w:tr w:rsidR="00AF779A" w:rsidRPr="00D516D6" w14:paraId="5F938E04" w14:textId="77777777">
        <w:trPr>
          <w:trHeight w:val="219"/>
        </w:trPr>
        <w:tc>
          <w:tcPr>
            <w:tcW w:w="2441" w:type="dxa"/>
          </w:tcPr>
          <w:p w14:paraId="487883A7" w14:textId="77777777" w:rsidR="00AF779A" w:rsidRPr="00D516D6" w:rsidRDefault="00E9277B">
            <w:pPr>
              <w:pStyle w:val="TableParagraph"/>
              <w:spacing w:line="199" w:lineRule="exact"/>
              <w:ind w:left="193" w:right="298"/>
              <w:jc w:val="center"/>
              <w:rPr>
                <w:sz w:val="18"/>
                <w:lang w:val="en-GB"/>
              </w:rPr>
            </w:pPr>
            <w:r w:rsidRPr="00D516D6">
              <w:rPr>
                <w:spacing w:val="-2"/>
                <w:w w:val="105"/>
                <w:sz w:val="18"/>
                <w:lang w:val="en-GB"/>
              </w:rPr>
              <w:t>PubMed</w:t>
            </w:r>
          </w:p>
        </w:tc>
        <w:tc>
          <w:tcPr>
            <w:tcW w:w="2351" w:type="dxa"/>
          </w:tcPr>
          <w:p w14:paraId="525F6C7E" w14:textId="77777777" w:rsidR="00AF779A" w:rsidRPr="00D516D6" w:rsidRDefault="00E9277B">
            <w:pPr>
              <w:pStyle w:val="TableParagraph"/>
              <w:spacing w:line="199" w:lineRule="exact"/>
              <w:ind w:right="231"/>
              <w:jc w:val="center"/>
              <w:rPr>
                <w:sz w:val="18"/>
                <w:lang w:val="en-GB"/>
              </w:rPr>
            </w:pPr>
            <w:r w:rsidRPr="00D516D6">
              <w:rPr>
                <w:w w:val="101"/>
                <w:sz w:val="18"/>
                <w:lang w:val="en-GB"/>
              </w:rPr>
              <w:t>1</w:t>
            </w:r>
          </w:p>
        </w:tc>
        <w:tc>
          <w:tcPr>
            <w:tcW w:w="2207" w:type="dxa"/>
          </w:tcPr>
          <w:p w14:paraId="31D1FAE9" w14:textId="77777777" w:rsidR="00AF779A" w:rsidRPr="00D516D6" w:rsidRDefault="00E9277B">
            <w:pPr>
              <w:pStyle w:val="TableParagraph"/>
              <w:spacing w:line="199" w:lineRule="exact"/>
              <w:ind w:right="123"/>
              <w:jc w:val="center"/>
              <w:rPr>
                <w:sz w:val="18"/>
                <w:lang w:val="en-GB"/>
              </w:rPr>
            </w:pPr>
            <w:r w:rsidRPr="00D516D6">
              <w:rPr>
                <w:w w:val="101"/>
                <w:sz w:val="18"/>
                <w:lang w:val="en-GB"/>
              </w:rPr>
              <w:t>0</w:t>
            </w:r>
          </w:p>
        </w:tc>
      </w:tr>
      <w:tr w:rsidR="00AF779A" w:rsidRPr="00D516D6" w14:paraId="49DEFD3C" w14:textId="77777777">
        <w:trPr>
          <w:trHeight w:val="219"/>
        </w:trPr>
        <w:tc>
          <w:tcPr>
            <w:tcW w:w="2441" w:type="dxa"/>
          </w:tcPr>
          <w:p w14:paraId="3ABC1355" w14:textId="77777777" w:rsidR="00AF779A" w:rsidRPr="00D516D6" w:rsidRDefault="00E9277B">
            <w:pPr>
              <w:pStyle w:val="TableParagraph"/>
              <w:spacing w:line="199" w:lineRule="exact"/>
              <w:ind w:left="193" w:right="299"/>
              <w:jc w:val="center"/>
              <w:rPr>
                <w:sz w:val="18"/>
                <w:lang w:val="en-GB"/>
              </w:rPr>
            </w:pPr>
            <w:r w:rsidRPr="00D516D6">
              <w:rPr>
                <w:spacing w:val="-2"/>
                <w:w w:val="105"/>
                <w:sz w:val="18"/>
                <w:lang w:val="en-GB"/>
              </w:rPr>
              <w:t>Scopus</w:t>
            </w:r>
          </w:p>
        </w:tc>
        <w:tc>
          <w:tcPr>
            <w:tcW w:w="2351" w:type="dxa"/>
          </w:tcPr>
          <w:p w14:paraId="5C3E8296" w14:textId="77777777" w:rsidR="00AF779A" w:rsidRPr="00D516D6" w:rsidRDefault="00E9277B">
            <w:pPr>
              <w:pStyle w:val="TableParagraph"/>
              <w:spacing w:line="199" w:lineRule="exact"/>
              <w:ind w:left="296" w:right="528"/>
              <w:jc w:val="center"/>
              <w:rPr>
                <w:sz w:val="18"/>
                <w:lang w:val="en-GB"/>
              </w:rPr>
            </w:pPr>
            <w:r w:rsidRPr="00D516D6">
              <w:rPr>
                <w:spacing w:val="-5"/>
                <w:sz w:val="18"/>
                <w:lang w:val="en-GB"/>
              </w:rPr>
              <w:t>22</w:t>
            </w:r>
          </w:p>
        </w:tc>
        <w:tc>
          <w:tcPr>
            <w:tcW w:w="2207" w:type="dxa"/>
          </w:tcPr>
          <w:p w14:paraId="6524A51C" w14:textId="77777777" w:rsidR="00AF779A" w:rsidRPr="00D516D6" w:rsidRDefault="00E9277B">
            <w:pPr>
              <w:pStyle w:val="TableParagraph"/>
              <w:spacing w:line="199" w:lineRule="exact"/>
              <w:ind w:left="527" w:right="651"/>
              <w:jc w:val="center"/>
              <w:rPr>
                <w:sz w:val="18"/>
                <w:lang w:val="en-GB"/>
              </w:rPr>
            </w:pPr>
            <w:r w:rsidRPr="00D516D6">
              <w:rPr>
                <w:spacing w:val="-5"/>
                <w:sz w:val="18"/>
                <w:lang w:val="en-GB"/>
              </w:rPr>
              <w:t>18</w:t>
            </w:r>
          </w:p>
        </w:tc>
      </w:tr>
      <w:tr w:rsidR="00AF779A" w:rsidRPr="00D516D6" w14:paraId="24EF9942" w14:textId="77777777">
        <w:trPr>
          <w:trHeight w:val="219"/>
        </w:trPr>
        <w:tc>
          <w:tcPr>
            <w:tcW w:w="2441" w:type="dxa"/>
          </w:tcPr>
          <w:p w14:paraId="0AA5CD61" w14:textId="77777777" w:rsidR="00AF779A" w:rsidRPr="00D516D6" w:rsidRDefault="00E9277B">
            <w:pPr>
              <w:pStyle w:val="TableParagraph"/>
              <w:spacing w:line="199" w:lineRule="exact"/>
              <w:ind w:left="193" w:right="299"/>
              <w:jc w:val="center"/>
              <w:rPr>
                <w:sz w:val="18"/>
                <w:lang w:val="en-GB"/>
              </w:rPr>
            </w:pPr>
            <w:r w:rsidRPr="00D516D6">
              <w:rPr>
                <w:sz w:val="18"/>
                <w:lang w:val="en-GB"/>
              </w:rPr>
              <w:t>Web</w:t>
            </w:r>
            <w:r w:rsidRPr="00D516D6">
              <w:rPr>
                <w:spacing w:val="17"/>
                <w:sz w:val="18"/>
                <w:lang w:val="en-GB"/>
              </w:rPr>
              <w:t xml:space="preserve"> </w:t>
            </w:r>
            <w:r w:rsidRPr="00D516D6">
              <w:rPr>
                <w:sz w:val="18"/>
                <w:lang w:val="en-GB"/>
              </w:rPr>
              <w:t>of</w:t>
            </w:r>
            <w:r w:rsidRPr="00D516D6">
              <w:rPr>
                <w:spacing w:val="17"/>
                <w:sz w:val="18"/>
                <w:lang w:val="en-GB"/>
              </w:rPr>
              <w:t xml:space="preserve"> </w:t>
            </w:r>
            <w:r w:rsidRPr="00D516D6">
              <w:rPr>
                <w:spacing w:val="-2"/>
                <w:sz w:val="18"/>
                <w:lang w:val="en-GB"/>
              </w:rPr>
              <w:t>Science</w:t>
            </w:r>
          </w:p>
        </w:tc>
        <w:tc>
          <w:tcPr>
            <w:tcW w:w="2351" w:type="dxa"/>
          </w:tcPr>
          <w:p w14:paraId="15C4A8E7" w14:textId="77777777" w:rsidR="00AF779A" w:rsidRPr="00D516D6" w:rsidRDefault="00E9277B">
            <w:pPr>
              <w:pStyle w:val="TableParagraph"/>
              <w:spacing w:line="199" w:lineRule="exact"/>
              <w:ind w:right="232"/>
              <w:jc w:val="center"/>
              <w:rPr>
                <w:sz w:val="18"/>
                <w:lang w:val="en-GB"/>
              </w:rPr>
            </w:pPr>
            <w:r w:rsidRPr="00D516D6">
              <w:rPr>
                <w:w w:val="101"/>
                <w:sz w:val="18"/>
                <w:lang w:val="en-GB"/>
              </w:rPr>
              <w:t>5</w:t>
            </w:r>
          </w:p>
        </w:tc>
        <w:tc>
          <w:tcPr>
            <w:tcW w:w="2207" w:type="dxa"/>
          </w:tcPr>
          <w:p w14:paraId="34907545" w14:textId="77777777" w:rsidR="00AF779A" w:rsidRPr="00D516D6" w:rsidRDefault="00E9277B">
            <w:pPr>
              <w:pStyle w:val="TableParagraph"/>
              <w:spacing w:line="199" w:lineRule="exact"/>
              <w:ind w:right="124"/>
              <w:jc w:val="center"/>
              <w:rPr>
                <w:sz w:val="18"/>
                <w:lang w:val="en-GB"/>
              </w:rPr>
            </w:pPr>
            <w:r w:rsidRPr="00D516D6">
              <w:rPr>
                <w:w w:val="101"/>
                <w:sz w:val="18"/>
                <w:lang w:val="en-GB"/>
              </w:rPr>
              <w:t>4</w:t>
            </w:r>
          </w:p>
        </w:tc>
      </w:tr>
      <w:tr w:rsidR="00AF779A" w:rsidRPr="00D516D6" w14:paraId="24E41CB5" w14:textId="77777777">
        <w:trPr>
          <w:trHeight w:val="260"/>
        </w:trPr>
        <w:tc>
          <w:tcPr>
            <w:tcW w:w="2441" w:type="dxa"/>
            <w:tcBorders>
              <w:bottom w:val="single" w:sz="8" w:space="0" w:color="000000"/>
            </w:tcBorders>
          </w:tcPr>
          <w:p w14:paraId="16D72D81" w14:textId="77777777" w:rsidR="00AF779A" w:rsidRPr="00D516D6" w:rsidRDefault="00E9277B">
            <w:pPr>
              <w:pStyle w:val="TableParagraph"/>
              <w:spacing w:line="210" w:lineRule="exact"/>
              <w:ind w:left="193" w:right="299"/>
              <w:jc w:val="center"/>
              <w:rPr>
                <w:sz w:val="18"/>
                <w:lang w:val="en-GB"/>
              </w:rPr>
            </w:pPr>
            <w:bookmarkStart w:id="56" w:name="_Hlk170305347"/>
            <w:r w:rsidRPr="00D516D6">
              <w:rPr>
                <w:sz w:val="18"/>
                <w:lang w:val="en-GB"/>
              </w:rPr>
              <w:t>Google</w:t>
            </w:r>
            <w:r w:rsidRPr="00D516D6">
              <w:rPr>
                <w:spacing w:val="25"/>
                <w:sz w:val="18"/>
                <w:lang w:val="en-GB"/>
              </w:rPr>
              <w:t xml:space="preserve"> </w:t>
            </w:r>
            <w:r w:rsidRPr="00D516D6">
              <w:rPr>
                <w:spacing w:val="-2"/>
                <w:sz w:val="18"/>
                <w:lang w:val="en-GB"/>
              </w:rPr>
              <w:t>Scholar</w:t>
            </w:r>
            <w:bookmarkEnd w:id="56"/>
          </w:p>
        </w:tc>
        <w:tc>
          <w:tcPr>
            <w:tcW w:w="2351" w:type="dxa"/>
            <w:tcBorders>
              <w:bottom w:val="single" w:sz="8" w:space="0" w:color="000000"/>
            </w:tcBorders>
          </w:tcPr>
          <w:p w14:paraId="57F96E00" w14:textId="77777777" w:rsidR="00AF779A" w:rsidRPr="00D516D6" w:rsidRDefault="00E9277B">
            <w:pPr>
              <w:pStyle w:val="TableParagraph"/>
              <w:spacing w:line="210" w:lineRule="exact"/>
              <w:ind w:left="296" w:right="528"/>
              <w:jc w:val="center"/>
              <w:rPr>
                <w:sz w:val="18"/>
                <w:lang w:val="en-GB"/>
              </w:rPr>
            </w:pPr>
            <w:r w:rsidRPr="00D516D6">
              <w:rPr>
                <w:spacing w:val="-2"/>
                <w:sz w:val="18"/>
                <w:lang w:val="en-GB"/>
              </w:rPr>
              <w:t>15,400</w:t>
            </w:r>
          </w:p>
        </w:tc>
        <w:tc>
          <w:tcPr>
            <w:tcW w:w="2207" w:type="dxa"/>
            <w:tcBorders>
              <w:bottom w:val="single" w:sz="8" w:space="0" w:color="000000"/>
            </w:tcBorders>
          </w:tcPr>
          <w:p w14:paraId="16FDE26D" w14:textId="77777777" w:rsidR="00AF779A" w:rsidRPr="00D516D6" w:rsidRDefault="00E9277B">
            <w:pPr>
              <w:pStyle w:val="TableParagraph"/>
              <w:spacing w:line="210" w:lineRule="exact"/>
              <w:ind w:left="527" w:right="651"/>
              <w:jc w:val="center"/>
              <w:rPr>
                <w:sz w:val="18"/>
                <w:lang w:val="en-GB"/>
              </w:rPr>
            </w:pPr>
            <w:r w:rsidRPr="00D516D6">
              <w:rPr>
                <w:spacing w:val="-5"/>
                <w:sz w:val="18"/>
                <w:lang w:val="en-GB"/>
              </w:rPr>
              <w:t>56</w:t>
            </w:r>
          </w:p>
        </w:tc>
      </w:tr>
    </w:tbl>
    <w:p w14:paraId="5E2E0C91" w14:textId="77777777" w:rsidR="00AF779A" w:rsidRPr="00D516D6" w:rsidRDefault="00AF779A">
      <w:pPr>
        <w:pStyle w:val="Textoindependiente"/>
        <w:spacing w:before="6"/>
        <w:rPr>
          <w:rFonts w:ascii="Calibri"/>
          <w:sz w:val="32"/>
          <w:lang w:val="en-GB"/>
        </w:rPr>
      </w:pPr>
    </w:p>
    <w:p w14:paraId="27A4F516" w14:textId="77777777" w:rsidR="00AF779A" w:rsidRPr="00D516D6" w:rsidRDefault="00E9277B">
      <w:pPr>
        <w:pStyle w:val="Prrafodelista"/>
        <w:numPr>
          <w:ilvl w:val="0"/>
          <w:numId w:val="14"/>
        </w:numPr>
        <w:tabs>
          <w:tab w:val="left" w:pos="615"/>
        </w:tabs>
        <w:spacing w:line="244" w:lineRule="auto"/>
        <w:ind w:right="154"/>
        <w:rPr>
          <w:sz w:val="20"/>
          <w:lang w:val="en-GB"/>
        </w:rPr>
      </w:pPr>
      <w:r w:rsidRPr="00D516D6">
        <w:rPr>
          <w:w w:val="95"/>
          <w:sz w:val="20"/>
          <w:lang w:val="en-GB"/>
        </w:rPr>
        <w:t>What</w:t>
      </w:r>
      <w:r w:rsidRPr="00D516D6">
        <w:rPr>
          <w:sz w:val="20"/>
          <w:lang w:val="en-GB"/>
        </w:rPr>
        <w:t xml:space="preserve"> </w:t>
      </w:r>
      <w:r w:rsidRPr="00D516D6">
        <w:rPr>
          <w:w w:val="95"/>
          <w:sz w:val="20"/>
          <w:lang w:val="en-GB"/>
        </w:rPr>
        <w:t>hardware</w:t>
      </w:r>
      <w:r w:rsidRPr="00D516D6">
        <w:rPr>
          <w:sz w:val="20"/>
          <w:lang w:val="en-GB"/>
        </w:rPr>
        <w:t xml:space="preserve"> </w:t>
      </w:r>
      <w:r w:rsidRPr="00D516D6">
        <w:rPr>
          <w:w w:val="95"/>
          <w:sz w:val="20"/>
          <w:lang w:val="en-GB"/>
        </w:rPr>
        <w:t>and</w:t>
      </w:r>
      <w:r w:rsidRPr="00D516D6">
        <w:rPr>
          <w:sz w:val="20"/>
          <w:lang w:val="en-GB"/>
        </w:rPr>
        <w:t xml:space="preserve"> </w:t>
      </w:r>
      <w:r w:rsidRPr="00D516D6">
        <w:rPr>
          <w:w w:val="95"/>
          <w:sz w:val="20"/>
          <w:lang w:val="en-GB"/>
        </w:rPr>
        <w:t>software</w:t>
      </w:r>
      <w:r w:rsidRPr="00D516D6">
        <w:rPr>
          <w:sz w:val="20"/>
          <w:lang w:val="en-GB"/>
        </w:rPr>
        <w:t xml:space="preserve"> </w:t>
      </w:r>
      <w:r w:rsidRPr="00D516D6">
        <w:rPr>
          <w:w w:val="95"/>
          <w:sz w:val="20"/>
          <w:lang w:val="en-GB"/>
        </w:rPr>
        <w:t>technologies</w:t>
      </w:r>
      <w:r w:rsidRPr="00D516D6">
        <w:rPr>
          <w:sz w:val="20"/>
          <w:lang w:val="en-GB"/>
        </w:rPr>
        <w:t xml:space="preserve"> </w:t>
      </w:r>
      <w:r w:rsidRPr="00D516D6">
        <w:rPr>
          <w:w w:val="95"/>
          <w:sz w:val="20"/>
          <w:lang w:val="en-GB"/>
        </w:rPr>
        <w:t>could</w:t>
      </w:r>
      <w:r w:rsidRPr="00D516D6">
        <w:rPr>
          <w:spacing w:val="1"/>
          <w:sz w:val="20"/>
          <w:lang w:val="en-GB"/>
        </w:rPr>
        <w:t xml:space="preserve"> </w:t>
      </w:r>
      <w:r w:rsidRPr="00D516D6">
        <w:rPr>
          <w:w w:val="95"/>
          <w:sz w:val="20"/>
          <w:lang w:val="en-GB"/>
        </w:rPr>
        <w:t>be</w:t>
      </w:r>
      <w:r w:rsidRPr="00D516D6">
        <w:rPr>
          <w:sz w:val="20"/>
          <w:lang w:val="en-GB"/>
        </w:rPr>
        <w:t xml:space="preserve"> </w:t>
      </w:r>
      <w:r w:rsidRPr="00D516D6">
        <w:rPr>
          <w:w w:val="95"/>
          <w:sz w:val="20"/>
          <w:lang w:val="en-GB"/>
        </w:rPr>
        <w:t>used</w:t>
      </w:r>
      <w:r w:rsidRPr="00D516D6">
        <w:rPr>
          <w:sz w:val="20"/>
          <w:lang w:val="en-GB"/>
        </w:rPr>
        <w:t xml:space="preserve"> </w:t>
      </w:r>
      <w:r w:rsidRPr="00D516D6">
        <w:rPr>
          <w:w w:val="95"/>
          <w:sz w:val="20"/>
          <w:lang w:val="en-GB"/>
        </w:rPr>
        <w:t>to</w:t>
      </w:r>
      <w:r w:rsidRPr="00D516D6">
        <w:rPr>
          <w:sz w:val="20"/>
          <w:lang w:val="en-GB"/>
        </w:rPr>
        <w:t xml:space="preserve"> </w:t>
      </w:r>
      <w:r w:rsidRPr="00D516D6">
        <w:rPr>
          <w:w w:val="95"/>
          <w:sz w:val="20"/>
          <w:lang w:val="en-GB"/>
        </w:rPr>
        <w:t>develop</w:t>
      </w:r>
      <w:r w:rsidRPr="00D516D6">
        <w:rPr>
          <w:sz w:val="20"/>
          <w:lang w:val="en-GB"/>
        </w:rPr>
        <w:t xml:space="preserve"> </w:t>
      </w:r>
      <w:r w:rsidRPr="00D516D6">
        <w:rPr>
          <w:w w:val="95"/>
          <w:sz w:val="20"/>
          <w:lang w:val="en-GB"/>
        </w:rPr>
        <w:t>a</w:t>
      </w:r>
      <w:r w:rsidRPr="00D516D6">
        <w:rPr>
          <w:spacing w:val="1"/>
          <w:sz w:val="20"/>
          <w:lang w:val="en-GB"/>
        </w:rPr>
        <w:t xml:space="preserve"> </w:t>
      </w:r>
      <w:r w:rsidRPr="00D516D6">
        <w:rPr>
          <w:w w:val="95"/>
          <w:sz w:val="20"/>
          <w:lang w:val="en-GB"/>
        </w:rPr>
        <w:t>prototype</w:t>
      </w:r>
      <w:r w:rsidRPr="00D516D6">
        <w:rPr>
          <w:sz w:val="20"/>
          <w:lang w:val="en-GB"/>
        </w:rPr>
        <w:t xml:space="preserve"> </w:t>
      </w:r>
      <w:r w:rsidRPr="00D516D6">
        <w:rPr>
          <w:w w:val="95"/>
          <w:sz w:val="20"/>
          <w:lang w:val="en-GB"/>
        </w:rPr>
        <w:t>device</w:t>
      </w:r>
      <w:r w:rsidRPr="00D516D6">
        <w:rPr>
          <w:sz w:val="20"/>
          <w:lang w:val="en-GB"/>
        </w:rPr>
        <w:t xml:space="preserve"> </w:t>
      </w:r>
      <w:r w:rsidRPr="00D516D6">
        <w:rPr>
          <w:w w:val="95"/>
          <w:sz w:val="20"/>
          <w:lang w:val="en-GB"/>
        </w:rPr>
        <w:t>to</w:t>
      </w:r>
      <w:r w:rsidRPr="00D516D6">
        <w:rPr>
          <w:sz w:val="20"/>
          <w:lang w:val="en-GB"/>
        </w:rPr>
        <w:t xml:space="preserve"> </w:t>
      </w:r>
      <w:r w:rsidRPr="00D516D6">
        <w:rPr>
          <w:w w:val="95"/>
          <w:sz w:val="20"/>
          <w:lang w:val="en-GB"/>
        </w:rPr>
        <w:t>support</w:t>
      </w:r>
      <w:r w:rsidRPr="00D516D6">
        <w:rPr>
          <w:sz w:val="20"/>
          <w:lang w:val="en-GB"/>
        </w:rPr>
        <w:t xml:space="preserve"> </w:t>
      </w:r>
      <w:r w:rsidRPr="00D516D6">
        <w:rPr>
          <w:w w:val="95"/>
          <w:sz w:val="20"/>
          <w:lang w:val="en-GB"/>
        </w:rPr>
        <w:t xml:space="preserve">children’s </w:t>
      </w:r>
      <w:r w:rsidRPr="00D516D6">
        <w:rPr>
          <w:spacing w:val="-2"/>
          <w:sz w:val="20"/>
          <w:lang w:val="en-GB"/>
        </w:rPr>
        <w:t>concentration during school activities?</w:t>
      </w:r>
    </w:p>
    <w:p w14:paraId="7E5B21BC" w14:textId="77777777" w:rsidR="00AF779A" w:rsidRPr="00D516D6" w:rsidRDefault="00AF779A">
      <w:pPr>
        <w:pStyle w:val="Textoindependiente"/>
        <w:spacing w:before="4"/>
        <w:rPr>
          <w:sz w:val="17"/>
          <w:lang w:val="en-GB"/>
        </w:rPr>
      </w:pPr>
    </w:p>
    <w:p w14:paraId="092A13D9" w14:textId="77777777" w:rsidR="00AF779A" w:rsidRPr="00D516D6" w:rsidRDefault="00E9277B">
      <w:pPr>
        <w:pStyle w:val="Ttulo2"/>
        <w:numPr>
          <w:ilvl w:val="1"/>
          <w:numId w:val="15"/>
        </w:numPr>
        <w:tabs>
          <w:tab w:val="left" w:pos="556"/>
        </w:tabs>
        <w:ind w:hanging="440"/>
        <w:rPr>
          <w:lang w:val="en-GB"/>
        </w:rPr>
      </w:pPr>
      <w:r w:rsidRPr="00D516D6">
        <w:rPr>
          <w:lang w:val="en-GB"/>
        </w:rPr>
        <w:t>Search</w:t>
      </w:r>
      <w:r w:rsidRPr="00D516D6">
        <w:rPr>
          <w:spacing w:val="-13"/>
          <w:lang w:val="en-GB"/>
        </w:rPr>
        <w:t xml:space="preserve"> </w:t>
      </w:r>
      <w:r w:rsidRPr="00D516D6">
        <w:rPr>
          <w:spacing w:val="-2"/>
          <w:lang w:val="en-GB"/>
        </w:rPr>
        <w:t>Strategies</w:t>
      </w:r>
    </w:p>
    <w:p w14:paraId="2E482AB3" w14:textId="4C1C7321" w:rsidR="00AF779A" w:rsidRPr="00D516D6" w:rsidRDefault="00E9277B">
      <w:pPr>
        <w:pStyle w:val="Textoindependiente"/>
        <w:spacing w:before="4" w:line="244" w:lineRule="auto"/>
        <w:ind w:left="116" w:right="154" w:firstLine="298"/>
        <w:jc w:val="both"/>
        <w:rPr>
          <w:lang w:val="en-GB"/>
        </w:rPr>
      </w:pPr>
      <w:r w:rsidRPr="00D516D6">
        <w:rPr>
          <w:w w:val="90"/>
          <w:lang w:val="en-GB"/>
        </w:rPr>
        <w:t>Once the research questions had been defined, we select</w:t>
      </w:r>
      <w:r w:rsidR="00C5586E">
        <w:rPr>
          <w:w w:val="90"/>
          <w:lang w:val="en-GB"/>
        </w:rPr>
        <w:t>ed</w:t>
      </w:r>
      <w:r w:rsidRPr="00D516D6">
        <w:rPr>
          <w:w w:val="90"/>
          <w:lang w:val="en-GB"/>
        </w:rPr>
        <w:t xml:space="preserve"> the relevant keywords </w:t>
      </w:r>
      <w:r w:rsidR="00C5586E">
        <w:rPr>
          <w:w w:val="90"/>
          <w:lang w:val="en-GB"/>
        </w:rPr>
        <w:t>to</w:t>
      </w:r>
      <w:r w:rsidRPr="00D516D6">
        <w:rPr>
          <w:w w:val="90"/>
          <w:lang w:val="en-GB"/>
        </w:rPr>
        <w:t xml:space="preserve"> retriev</w:t>
      </w:r>
      <w:r w:rsidR="00C5586E">
        <w:rPr>
          <w:w w:val="90"/>
          <w:lang w:val="en-GB"/>
        </w:rPr>
        <w:t>e</w:t>
      </w:r>
      <w:r w:rsidRPr="00D516D6">
        <w:rPr>
          <w:w w:val="90"/>
          <w:lang w:val="en-GB"/>
        </w:rPr>
        <w:t xml:space="preserve"> published</w:t>
      </w:r>
      <w:r w:rsidRPr="00D516D6">
        <w:rPr>
          <w:w w:val="95"/>
          <w:lang w:val="en-GB"/>
        </w:rPr>
        <w:t xml:space="preserve"> works</w:t>
      </w:r>
      <w:r w:rsidRPr="00D516D6">
        <w:rPr>
          <w:spacing w:val="-9"/>
          <w:w w:val="95"/>
          <w:lang w:val="en-GB"/>
        </w:rPr>
        <w:t xml:space="preserve"> </w:t>
      </w:r>
      <w:r w:rsidRPr="00D516D6">
        <w:rPr>
          <w:w w:val="95"/>
          <w:lang w:val="en-GB"/>
        </w:rPr>
        <w:t>from</w:t>
      </w:r>
      <w:r w:rsidRPr="00D516D6">
        <w:rPr>
          <w:spacing w:val="-8"/>
          <w:w w:val="95"/>
          <w:lang w:val="en-GB"/>
        </w:rPr>
        <w:t xml:space="preserve"> </w:t>
      </w:r>
      <w:r w:rsidRPr="00D516D6">
        <w:rPr>
          <w:w w:val="95"/>
          <w:lang w:val="en-GB"/>
        </w:rPr>
        <w:t>the</w:t>
      </w:r>
      <w:r w:rsidRPr="00D516D6">
        <w:rPr>
          <w:spacing w:val="-9"/>
          <w:w w:val="95"/>
          <w:lang w:val="en-GB"/>
        </w:rPr>
        <w:t xml:space="preserve"> </w:t>
      </w:r>
      <w:r w:rsidRPr="00D516D6">
        <w:rPr>
          <w:w w:val="95"/>
          <w:lang w:val="en-GB"/>
        </w:rPr>
        <w:t>main</w:t>
      </w:r>
      <w:r w:rsidRPr="00D516D6">
        <w:rPr>
          <w:spacing w:val="-9"/>
          <w:w w:val="95"/>
          <w:lang w:val="en-GB"/>
        </w:rPr>
        <w:t xml:space="preserve"> </w:t>
      </w:r>
      <w:r w:rsidR="00C5586E">
        <w:rPr>
          <w:spacing w:val="-9"/>
          <w:w w:val="95"/>
          <w:lang w:val="en-GB"/>
        </w:rPr>
        <w:t xml:space="preserve">and most relevant scientific </w:t>
      </w:r>
      <w:r w:rsidRPr="00D516D6">
        <w:rPr>
          <w:w w:val="95"/>
          <w:lang w:val="en-GB"/>
        </w:rPr>
        <w:t>databases</w:t>
      </w:r>
      <w:r w:rsidR="00C5586E">
        <w:rPr>
          <w:w w:val="95"/>
          <w:lang w:val="en-GB"/>
        </w:rPr>
        <w:t xml:space="preserve"> in this research field</w:t>
      </w:r>
      <w:r w:rsidRPr="00D516D6">
        <w:rPr>
          <w:w w:val="95"/>
          <w:lang w:val="en-GB"/>
        </w:rPr>
        <w:t>.</w:t>
      </w:r>
      <w:r w:rsidRPr="00D516D6">
        <w:rPr>
          <w:spacing w:val="-8"/>
          <w:w w:val="95"/>
          <w:lang w:val="en-GB"/>
        </w:rPr>
        <w:t xml:space="preserve"> </w:t>
      </w:r>
      <w:r w:rsidRPr="00D516D6">
        <w:rPr>
          <w:w w:val="95"/>
          <w:lang w:val="en-GB"/>
        </w:rPr>
        <w:t>These</w:t>
      </w:r>
      <w:r w:rsidRPr="00D516D6">
        <w:rPr>
          <w:spacing w:val="-9"/>
          <w:w w:val="95"/>
          <w:lang w:val="en-GB"/>
        </w:rPr>
        <w:t xml:space="preserve"> </w:t>
      </w:r>
      <w:r w:rsidRPr="00D516D6">
        <w:rPr>
          <w:w w:val="95"/>
          <w:lang w:val="en-GB"/>
        </w:rPr>
        <w:t>keywords</w:t>
      </w:r>
      <w:r w:rsidRPr="00D516D6">
        <w:rPr>
          <w:spacing w:val="-8"/>
          <w:w w:val="95"/>
          <w:lang w:val="en-GB"/>
        </w:rPr>
        <w:t xml:space="preserve"> </w:t>
      </w:r>
      <w:r w:rsidRPr="00D516D6">
        <w:rPr>
          <w:w w:val="95"/>
          <w:lang w:val="en-GB"/>
        </w:rPr>
        <w:t>were</w:t>
      </w:r>
      <w:r w:rsidRPr="00D516D6">
        <w:rPr>
          <w:spacing w:val="-9"/>
          <w:w w:val="95"/>
          <w:lang w:val="en-GB"/>
        </w:rPr>
        <w:t xml:space="preserve"> </w:t>
      </w:r>
      <w:r w:rsidRPr="00D516D6">
        <w:rPr>
          <w:w w:val="95"/>
          <w:lang w:val="en-GB"/>
        </w:rPr>
        <w:t>used</w:t>
      </w:r>
      <w:r w:rsidRPr="00D516D6">
        <w:rPr>
          <w:spacing w:val="-9"/>
          <w:w w:val="95"/>
          <w:lang w:val="en-GB"/>
        </w:rPr>
        <w:t xml:space="preserve"> </w:t>
      </w:r>
      <w:r w:rsidRPr="00D516D6">
        <w:rPr>
          <w:w w:val="95"/>
          <w:lang w:val="en-GB"/>
        </w:rPr>
        <w:t>to</w:t>
      </w:r>
      <w:r w:rsidRPr="00D516D6">
        <w:rPr>
          <w:spacing w:val="-8"/>
          <w:w w:val="95"/>
          <w:lang w:val="en-GB"/>
        </w:rPr>
        <w:t xml:space="preserve"> </w:t>
      </w:r>
      <w:r w:rsidRPr="00D516D6">
        <w:rPr>
          <w:w w:val="95"/>
          <w:lang w:val="en-GB"/>
        </w:rPr>
        <w:t>form</w:t>
      </w:r>
      <w:r w:rsidRPr="00D516D6">
        <w:rPr>
          <w:spacing w:val="-9"/>
          <w:w w:val="95"/>
          <w:lang w:val="en-GB"/>
        </w:rPr>
        <w:t xml:space="preserve"> </w:t>
      </w:r>
      <w:r w:rsidRPr="00D516D6">
        <w:rPr>
          <w:w w:val="95"/>
          <w:lang w:val="en-GB"/>
        </w:rPr>
        <w:t>the</w:t>
      </w:r>
      <w:r w:rsidRPr="00D516D6">
        <w:rPr>
          <w:spacing w:val="-9"/>
          <w:w w:val="95"/>
          <w:lang w:val="en-GB"/>
        </w:rPr>
        <w:t xml:space="preserve"> </w:t>
      </w:r>
      <w:r w:rsidRPr="00D516D6">
        <w:rPr>
          <w:w w:val="95"/>
          <w:lang w:val="en-GB"/>
        </w:rPr>
        <w:t>search</w:t>
      </w:r>
      <w:r w:rsidRPr="00D516D6">
        <w:rPr>
          <w:spacing w:val="-8"/>
          <w:w w:val="95"/>
          <w:lang w:val="en-GB"/>
        </w:rPr>
        <w:t xml:space="preserve"> </w:t>
      </w:r>
      <w:r w:rsidRPr="00D516D6">
        <w:rPr>
          <w:w w:val="95"/>
          <w:lang w:val="en-GB"/>
        </w:rPr>
        <w:t>string,</w:t>
      </w:r>
      <w:r w:rsidRPr="00D516D6">
        <w:rPr>
          <w:spacing w:val="-9"/>
          <w:w w:val="95"/>
          <w:lang w:val="en-GB"/>
        </w:rPr>
        <w:t xml:space="preserve"> </w:t>
      </w:r>
      <w:r w:rsidRPr="00D516D6">
        <w:rPr>
          <w:w w:val="95"/>
          <w:lang w:val="en-GB"/>
        </w:rPr>
        <w:t>which</w:t>
      </w:r>
      <w:r w:rsidRPr="00D516D6">
        <w:rPr>
          <w:spacing w:val="-8"/>
          <w:w w:val="95"/>
          <w:lang w:val="en-GB"/>
        </w:rPr>
        <w:t xml:space="preserve"> </w:t>
      </w:r>
      <w:r w:rsidRPr="00D516D6">
        <w:rPr>
          <w:w w:val="95"/>
          <w:lang w:val="en-GB"/>
        </w:rPr>
        <w:t>was</w:t>
      </w:r>
      <w:r w:rsidRPr="00D516D6">
        <w:rPr>
          <w:spacing w:val="-9"/>
          <w:w w:val="95"/>
          <w:lang w:val="en-GB"/>
        </w:rPr>
        <w:t xml:space="preserve"> </w:t>
      </w:r>
      <w:r w:rsidRPr="00D516D6">
        <w:rPr>
          <w:w w:val="95"/>
          <w:lang w:val="en-GB"/>
        </w:rPr>
        <w:t>specifically</w:t>
      </w:r>
      <w:r w:rsidRPr="00D516D6">
        <w:rPr>
          <w:spacing w:val="-9"/>
          <w:w w:val="95"/>
          <w:lang w:val="en-GB"/>
        </w:rPr>
        <w:t xml:space="preserve"> </w:t>
      </w:r>
      <w:r w:rsidRPr="00D516D6">
        <w:rPr>
          <w:w w:val="95"/>
          <w:lang w:val="en-GB"/>
        </w:rPr>
        <w:t>tailored for each selected scientific database. The search string employed was: ("distraction") AND ("child" OR "child</w:t>
      </w:r>
      <w:r w:rsidRPr="00D516D6">
        <w:rPr>
          <w:w w:val="95"/>
          <w:lang w:val="en-GB"/>
        </w:rPr>
        <w:t xml:space="preserve">ren" </w:t>
      </w:r>
      <w:r w:rsidRPr="00D516D6">
        <w:rPr>
          <w:lang w:val="en-GB"/>
        </w:rPr>
        <w:t>OR "student" OR "school task" OR "homework") AND ("object recognition" OR "face recognition" OR "facial recognition"</w:t>
      </w:r>
      <w:r w:rsidRPr="00D516D6">
        <w:rPr>
          <w:spacing w:val="-6"/>
          <w:lang w:val="en-GB"/>
        </w:rPr>
        <w:t xml:space="preserve"> </w:t>
      </w:r>
      <w:r w:rsidRPr="00D516D6">
        <w:rPr>
          <w:lang w:val="en-GB"/>
        </w:rPr>
        <w:t>OR</w:t>
      </w:r>
      <w:r w:rsidRPr="00D516D6">
        <w:rPr>
          <w:spacing w:val="-6"/>
          <w:lang w:val="en-GB"/>
        </w:rPr>
        <w:t xml:space="preserve"> </w:t>
      </w:r>
      <w:r w:rsidRPr="00D516D6">
        <w:rPr>
          <w:lang w:val="en-GB"/>
        </w:rPr>
        <w:t>"gesture</w:t>
      </w:r>
      <w:r w:rsidRPr="00D516D6">
        <w:rPr>
          <w:spacing w:val="-6"/>
          <w:lang w:val="en-GB"/>
        </w:rPr>
        <w:t xml:space="preserve"> </w:t>
      </w:r>
      <w:r w:rsidRPr="00D516D6">
        <w:rPr>
          <w:lang w:val="en-GB"/>
        </w:rPr>
        <w:t>recognition").</w:t>
      </w:r>
    </w:p>
    <w:p w14:paraId="219AD7B7" w14:textId="77777777" w:rsidR="00AF779A" w:rsidRPr="00D516D6" w:rsidRDefault="00E9277B">
      <w:pPr>
        <w:pStyle w:val="Textoindependiente"/>
        <w:spacing w:line="244" w:lineRule="auto"/>
        <w:ind w:left="116" w:right="154" w:firstLine="298"/>
        <w:jc w:val="both"/>
        <w:rPr>
          <w:lang w:val="en-GB"/>
        </w:rPr>
      </w:pPr>
      <w:r w:rsidRPr="00D516D6">
        <w:rPr>
          <w:lang w:val="en-GB"/>
        </w:rPr>
        <w:t>The</w:t>
      </w:r>
      <w:r w:rsidRPr="00D516D6">
        <w:rPr>
          <w:spacing w:val="-5"/>
          <w:lang w:val="en-GB"/>
        </w:rPr>
        <w:t xml:space="preserve"> </w:t>
      </w:r>
      <w:r w:rsidRPr="00D516D6">
        <w:rPr>
          <w:lang w:val="en-GB"/>
        </w:rPr>
        <w:t>databases</w:t>
      </w:r>
      <w:r w:rsidRPr="00D516D6">
        <w:rPr>
          <w:spacing w:val="-5"/>
          <w:lang w:val="en-GB"/>
        </w:rPr>
        <w:t xml:space="preserve"> </w:t>
      </w:r>
      <w:r w:rsidRPr="00D516D6">
        <w:rPr>
          <w:lang w:val="en-GB"/>
        </w:rPr>
        <w:t>used</w:t>
      </w:r>
      <w:r w:rsidRPr="00D516D6">
        <w:rPr>
          <w:spacing w:val="-5"/>
          <w:lang w:val="en-GB"/>
        </w:rPr>
        <w:t xml:space="preserve"> </w:t>
      </w:r>
      <w:r w:rsidRPr="00D516D6">
        <w:rPr>
          <w:lang w:val="en-GB"/>
        </w:rPr>
        <w:t>included</w:t>
      </w:r>
      <w:r w:rsidRPr="00D516D6">
        <w:rPr>
          <w:spacing w:val="-5"/>
          <w:lang w:val="en-GB"/>
        </w:rPr>
        <w:t xml:space="preserve"> </w:t>
      </w:r>
      <w:r w:rsidRPr="00D516D6">
        <w:rPr>
          <w:lang w:val="en-GB"/>
        </w:rPr>
        <w:t>ACM,</w:t>
      </w:r>
      <w:r w:rsidRPr="00D516D6">
        <w:rPr>
          <w:spacing w:val="-5"/>
          <w:lang w:val="en-GB"/>
        </w:rPr>
        <w:t xml:space="preserve"> </w:t>
      </w:r>
      <w:r w:rsidRPr="00D516D6">
        <w:rPr>
          <w:lang w:val="en-GB"/>
        </w:rPr>
        <w:t>IEEE</w:t>
      </w:r>
      <w:r w:rsidRPr="00D516D6">
        <w:rPr>
          <w:spacing w:val="-5"/>
          <w:lang w:val="en-GB"/>
        </w:rPr>
        <w:t xml:space="preserve"> </w:t>
      </w:r>
      <w:proofErr w:type="spellStart"/>
      <w:r w:rsidRPr="00D516D6">
        <w:rPr>
          <w:lang w:val="en-GB"/>
        </w:rPr>
        <w:t>Xplorer</w:t>
      </w:r>
      <w:proofErr w:type="spellEnd"/>
      <w:r w:rsidRPr="00D516D6">
        <w:rPr>
          <w:lang w:val="en-GB"/>
        </w:rPr>
        <w:t>,</w:t>
      </w:r>
      <w:r w:rsidRPr="00D516D6">
        <w:rPr>
          <w:spacing w:val="-5"/>
          <w:lang w:val="en-GB"/>
        </w:rPr>
        <w:t xml:space="preserve"> </w:t>
      </w:r>
      <w:r w:rsidRPr="00D516D6">
        <w:rPr>
          <w:lang w:val="en-GB"/>
        </w:rPr>
        <w:t>PubMed,</w:t>
      </w:r>
      <w:r w:rsidRPr="00D516D6">
        <w:rPr>
          <w:spacing w:val="-5"/>
          <w:lang w:val="en-GB"/>
        </w:rPr>
        <w:t xml:space="preserve"> </w:t>
      </w:r>
      <w:r w:rsidRPr="00D516D6">
        <w:rPr>
          <w:lang w:val="en-GB"/>
        </w:rPr>
        <w:t>Scopus</w:t>
      </w:r>
      <w:r w:rsidRPr="00D516D6">
        <w:rPr>
          <w:spacing w:val="-5"/>
          <w:lang w:val="en-GB"/>
        </w:rPr>
        <w:t xml:space="preserve"> </w:t>
      </w:r>
      <w:r w:rsidRPr="00D516D6">
        <w:rPr>
          <w:lang w:val="en-GB"/>
        </w:rPr>
        <w:t>and</w:t>
      </w:r>
      <w:r w:rsidRPr="00D516D6">
        <w:rPr>
          <w:spacing w:val="-5"/>
          <w:lang w:val="en-GB"/>
        </w:rPr>
        <w:t xml:space="preserve"> </w:t>
      </w:r>
      <w:r w:rsidRPr="00D516D6">
        <w:rPr>
          <w:lang w:val="en-GB"/>
        </w:rPr>
        <w:t>Web</w:t>
      </w:r>
      <w:r w:rsidRPr="00D516D6">
        <w:rPr>
          <w:spacing w:val="-5"/>
          <w:lang w:val="en-GB"/>
        </w:rPr>
        <w:t xml:space="preserve"> </w:t>
      </w:r>
      <w:r w:rsidRPr="00D516D6">
        <w:rPr>
          <w:lang w:val="en-GB"/>
        </w:rPr>
        <w:t>of</w:t>
      </w:r>
      <w:r w:rsidRPr="00D516D6">
        <w:rPr>
          <w:spacing w:val="-5"/>
          <w:lang w:val="en-GB"/>
        </w:rPr>
        <w:t xml:space="preserve"> </w:t>
      </w:r>
      <w:r w:rsidRPr="00D516D6">
        <w:rPr>
          <w:lang w:val="en-GB"/>
        </w:rPr>
        <w:t>Science.</w:t>
      </w:r>
      <w:r w:rsidRPr="00D516D6">
        <w:rPr>
          <w:spacing w:val="-5"/>
          <w:lang w:val="en-GB"/>
        </w:rPr>
        <w:t xml:space="preserve"> </w:t>
      </w:r>
      <w:r w:rsidRPr="00D516D6">
        <w:rPr>
          <w:lang w:val="en-GB"/>
        </w:rPr>
        <w:t>Additionally,</w:t>
      </w:r>
      <w:r w:rsidRPr="00D516D6">
        <w:rPr>
          <w:spacing w:val="-5"/>
          <w:lang w:val="en-GB"/>
        </w:rPr>
        <w:t xml:space="preserve"> </w:t>
      </w:r>
      <w:r w:rsidRPr="00D516D6">
        <w:rPr>
          <w:lang w:val="en-GB"/>
        </w:rPr>
        <w:t xml:space="preserve">Google </w:t>
      </w:r>
      <w:r w:rsidRPr="00D516D6">
        <w:rPr>
          <w:w w:val="90"/>
          <w:lang w:val="en-GB"/>
        </w:rPr>
        <w:t>Scholar was used to broaden the results and thus minimise the possibility of excluding important documents as related</w:t>
      </w:r>
      <w:r w:rsidRPr="00D516D6">
        <w:rPr>
          <w:lang w:val="en-GB"/>
        </w:rPr>
        <w:t xml:space="preserve"> </w:t>
      </w:r>
      <w:r w:rsidRPr="00D516D6">
        <w:rPr>
          <w:spacing w:val="-2"/>
          <w:lang w:val="en-GB"/>
        </w:rPr>
        <w:t>work.</w:t>
      </w:r>
    </w:p>
    <w:p w14:paraId="4C525448" w14:textId="77777777" w:rsidR="00AF779A" w:rsidRPr="00D516D6" w:rsidRDefault="00AF779A">
      <w:pPr>
        <w:spacing w:line="244" w:lineRule="auto"/>
        <w:jc w:val="both"/>
        <w:rPr>
          <w:lang w:val="en-GB"/>
        </w:rPr>
        <w:sectPr w:rsidR="00AF779A" w:rsidRPr="00D516D6">
          <w:pgSz w:w="10890" w:h="14860"/>
          <w:pgMar w:top="880" w:right="620" w:bottom="840" w:left="660" w:header="673" w:footer="642" w:gutter="0"/>
          <w:cols w:space="720"/>
        </w:sectPr>
      </w:pPr>
    </w:p>
    <w:p w14:paraId="0D782EF8" w14:textId="77777777" w:rsidR="00AF779A" w:rsidRPr="00D516D6" w:rsidRDefault="00AF779A">
      <w:pPr>
        <w:pStyle w:val="Textoindependiente"/>
        <w:spacing w:before="5"/>
        <w:rPr>
          <w:sz w:val="9"/>
          <w:lang w:val="en-GB"/>
        </w:rPr>
      </w:pPr>
    </w:p>
    <w:p w14:paraId="56AE8748" w14:textId="77777777" w:rsidR="00AF779A" w:rsidRPr="00D516D6" w:rsidRDefault="00E9277B">
      <w:pPr>
        <w:pStyle w:val="Ttulo2"/>
        <w:numPr>
          <w:ilvl w:val="1"/>
          <w:numId w:val="15"/>
        </w:numPr>
        <w:tabs>
          <w:tab w:val="left" w:pos="556"/>
        </w:tabs>
        <w:spacing w:before="67"/>
        <w:ind w:hanging="440"/>
        <w:rPr>
          <w:lang w:val="en-GB"/>
        </w:rPr>
      </w:pPr>
      <w:r w:rsidRPr="00D516D6">
        <w:rPr>
          <w:spacing w:val="-2"/>
          <w:lang w:val="en-GB"/>
        </w:rPr>
        <w:t>Literature</w:t>
      </w:r>
      <w:r w:rsidRPr="00D516D6">
        <w:rPr>
          <w:spacing w:val="4"/>
          <w:lang w:val="en-GB"/>
        </w:rPr>
        <w:t xml:space="preserve"> </w:t>
      </w:r>
      <w:r w:rsidRPr="00D516D6">
        <w:rPr>
          <w:spacing w:val="-2"/>
          <w:lang w:val="en-GB"/>
        </w:rPr>
        <w:t>Analysis</w:t>
      </w:r>
    </w:p>
    <w:p w14:paraId="0088AEED" w14:textId="34FE57A8" w:rsidR="00AF779A" w:rsidRPr="00D516D6" w:rsidRDefault="00E16155">
      <w:pPr>
        <w:pStyle w:val="Textoindependiente"/>
        <w:spacing w:before="3" w:line="244" w:lineRule="auto"/>
        <w:ind w:left="116" w:right="154" w:firstLine="298"/>
        <w:jc w:val="both"/>
        <w:rPr>
          <w:lang w:val="en-GB"/>
        </w:rPr>
      </w:pPr>
      <w:bookmarkStart w:id="57" w:name="OLE_LINK154"/>
      <w:r w:rsidRPr="00D516D6">
        <w:rPr>
          <w:w w:val="95"/>
          <w:lang w:val="en-GB"/>
        </w:rPr>
        <w:t xml:space="preserve">In the scientific literature on technologies applied to the educational and childcare sectors, there is a variety of </w:t>
      </w:r>
      <w:r w:rsidRPr="00D516D6">
        <w:rPr>
          <w:lang w:val="en-GB"/>
        </w:rPr>
        <w:t>approaches</w:t>
      </w:r>
      <w:r w:rsidRPr="00D516D6">
        <w:rPr>
          <w:spacing w:val="-5"/>
          <w:lang w:val="en-GB"/>
        </w:rPr>
        <w:t xml:space="preserve"> </w:t>
      </w:r>
      <w:r w:rsidRPr="00D516D6">
        <w:rPr>
          <w:lang w:val="en-GB"/>
        </w:rPr>
        <w:t>focusing</w:t>
      </w:r>
      <w:r w:rsidRPr="00D516D6">
        <w:rPr>
          <w:spacing w:val="-5"/>
          <w:lang w:val="en-GB"/>
        </w:rPr>
        <w:t xml:space="preserve"> </w:t>
      </w:r>
      <w:r w:rsidRPr="00D516D6">
        <w:rPr>
          <w:lang w:val="en-GB"/>
        </w:rPr>
        <w:t>on</w:t>
      </w:r>
      <w:r w:rsidRPr="00D516D6">
        <w:rPr>
          <w:spacing w:val="-5"/>
          <w:lang w:val="en-GB"/>
        </w:rPr>
        <w:t xml:space="preserve"> </w:t>
      </w:r>
      <w:r w:rsidRPr="00D516D6">
        <w:rPr>
          <w:lang w:val="en-GB"/>
        </w:rPr>
        <w:t>the</w:t>
      </w:r>
      <w:r w:rsidRPr="00D516D6">
        <w:rPr>
          <w:spacing w:val="-5"/>
          <w:lang w:val="en-GB"/>
        </w:rPr>
        <w:t xml:space="preserve"> </w:t>
      </w:r>
      <w:r w:rsidRPr="00D516D6">
        <w:rPr>
          <w:lang w:val="en-GB"/>
        </w:rPr>
        <w:t>use</w:t>
      </w:r>
      <w:r w:rsidRPr="00D516D6">
        <w:rPr>
          <w:spacing w:val="-5"/>
          <w:lang w:val="en-GB"/>
        </w:rPr>
        <w:t xml:space="preserve"> </w:t>
      </w:r>
      <w:r w:rsidRPr="00D516D6">
        <w:rPr>
          <w:lang w:val="en-GB"/>
        </w:rPr>
        <w:t>of</w:t>
      </w:r>
      <w:r w:rsidRPr="00D516D6">
        <w:rPr>
          <w:spacing w:val="-5"/>
          <w:lang w:val="en-GB"/>
        </w:rPr>
        <w:t xml:space="preserve"> </w:t>
      </w:r>
      <w:r w:rsidRPr="00D516D6">
        <w:rPr>
          <w:lang w:val="en-GB"/>
        </w:rPr>
        <w:t>AI,</w:t>
      </w:r>
      <w:r w:rsidRPr="00D516D6">
        <w:rPr>
          <w:spacing w:val="-5"/>
          <w:lang w:val="en-GB"/>
        </w:rPr>
        <w:t xml:space="preserve"> </w:t>
      </w:r>
      <w:r w:rsidRPr="00D516D6">
        <w:rPr>
          <w:lang w:val="en-GB"/>
        </w:rPr>
        <w:t>IoT,</w:t>
      </w:r>
      <w:r w:rsidRPr="00D516D6">
        <w:rPr>
          <w:spacing w:val="-5"/>
          <w:lang w:val="en-GB"/>
        </w:rPr>
        <w:t xml:space="preserve"> </w:t>
      </w:r>
      <w:r w:rsidRPr="00D516D6">
        <w:rPr>
          <w:lang w:val="en-GB"/>
        </w:rPr>
        <w:t>and</w:t>
      </w:r>
      <w:r w:rsidRPr="00D516D6">
        <w:rPr>
          <w:spacing w:val="-5"/>
          <w:lang w:val="en-GB"/>
        </w:rPr>
        <w:t xml:space="preserve"> </w:t>
      </w:r>
      <w:r w:rsidRPr="00D516D6">
        <w:rPr>
          <w:lang w:val="en-GB"/>
        </w:rPr>
        <w:t>computer</w:t>
      </w:r>
      <w:r w:rsidRPr="00D516D6">
        <w:rPr>
          <w:spacing w:val="-5"/>
          <w:lang w:val="en-GB"/>
        </w:rPr>
        <w:t xml:space="preserve"> </w:t>
      </w:r>
      <w:r w:rsidRPr="00D516D6">
        <w:rPr>
          <w:lang w:val="en-GB"/>
        </w:rPr>
        <w:t xml:space="preserve">vision </w:t>
      </w:r>
      <w:r w:rsidRPr="00D516D6">
        <w:rPr>
          <w:w w:val="95"/>
          <w:lang w:val="en-GB"/>
        </w:rPr>
        <w:t xml:space="preserve">techniques to enhance learning and behaviour monitoring. </w:t>
      </w:r>
      <w:bookmarkEnd w:id="57"/>
      <w:r w:rsidRPr="00D516D6">
        <w:rPr>
          <w:w w:val="95"/>
          <w:lang w:val="en-GB"/>
        </w:rPr>
        <w:t xml:space="preserve">Research by </w:t>
      </w:r>
      <w:hyperlink w:anchor="_bookmark40" w:history="1">
        <w:proofErr w:type="spellStart"/>
        <w:r w:rsidRPr="00D516D6">
          <w:rPr>
            <w:color w:val="2F4F4F"/>
            <w:w w:val="95"/>
            <w:lang w:val="en-GB"/>
          </w:rPr>
          <w:t>Akter</w:t>
        </w:r>
        <w:proofErr w:type="spellEnd"/>
        <w:r w:rsidRPr="00D516D6">
          <w:rPr>
            <w:color w:val="2F4F4F"/>
            <w:w w:val="95"/>
            <w:lang w:val="en-GB"/>
          </w:rPr>
          <w:t xml:space="preserve">, Ali, Khan, Satu, Uddin, </w:t>
        </w:r>
        <w:proofErr w:type="spellStart"/>
        <w:r w:rsidRPr="00D516D6">
          <w:rPr>
            <w:color w:val="2F4F4F"/>
            <w:w w:val="95"/>
            <w:lang w:val="en-GB"/>
          </w:rPr>
          <w:t>Alyami</w:t>
        </w:r>
        <w:proofErr w:type="spellEnd"/>
        <w:r w:rsidRPr="00D516D6">
          <w:rPr>
            <w:color w:val="2F4F4F"/>
            <w:w w:val="95"/>
            <w:lang w:val="en-GB"/>
          </w:rPr>
          <w:t>, Ali,</w:t>
        </w:r>
      </w:hyperlink>
      <w:r w:rsidRPr="00D516D6">
        <w:rPr>
          <w:color w:val="2F4F4F"/>
          <w:w w:val="95"/>
          <w:lang w:val="en-GB"/>
        </w:rPr>
        <w:t xml:space="preserve"> </w:t>
      </w:r>
      <w:hyperlink w:anchor="_bookmark40" w:history="1">
        <w:r w:rsidRPr="00D516D6">
          <w:rPr>
            <w:color w:val="2F4F4F"/>
            <w:w w:val="95"/>
            <w:lang w:val="en-GB"/>
          </w:rPr>
          <w:t>Azad and Moni</w:t>
        </w:r>
      </w:hyperlink>
      <w:r w:rsidRPr="00D516D6">
        <w:rPr>
          <w:color w:val="2F4F4F"/>
          <w:w w:val="95"/>
          <w:lang w:val="en-GB"/>
        </w:rPr>
        <w:t xml:space="preserve"> </w:t>
      </w:r>
      <w:r w:rsidRPr="00D516D6">
        <w:rPr>
          <w:w w:val="95"/>
          <w:lang w:val="en-GB"/>
        </w:rPr>
        <w:t>(</w:t>
      </w:r>
      <w:hyperlink w:anchor="_bookmark40" w:history="1">
        <w:r w:rsidRPr="00D516D6">
          <w:rPr>
            <w:color w:val="2F4F4F"/>
            <w:w w:val="95"/>
            <w:lang w:val="en-GB"/>
          </w:rPr>
          <w:t>2021</w:t>
        </w:r>
      </w:hyperlink>
      <w:r w:rsidRPr="00D516D6">
        <w:rPr>
          <w:w w:val="95"/>
          <w:lang w:val="en-GB"/>
        </w:rPr>
        <w:t xml:space="preserve">), </w:t>
      </w:r>
      <w:hyperlink w:anchor="_bookmark42" w:history="1">
        <w:r w:rsidRPr="00D516D6">
          <w:rPr>
            <w:color w:val="2F4F4F"/>
            <w:w w:val="95"/>
            <w:lang w:val="en-GB"/>
          </w:rPr>
          <w:t xml:space="preserve">Albrecht, Foster, Joosten, </w:t>
        </w:r>
        <w:proofErr w:type="spellStart"/>
        <w:r w:rsidRPr="00D516D6">
          <w:rPr>
            <w:color w:val="2F4F4F"/>
            <w:w w:val="95"/>
            <w:lang w:val="en-GB"/>
          </w:rPr>
          <w:t>Falkmer</w:t>
        </w:r>
        <w:proofErr w:type="spellEnd"/>
        <w:r w:rsidRPr="00D516D6">
          <w:rPr>
            <w:color w:val="2F4F4F"/>
            <w:w w:val="95"/>
            <w:lang w:val="en-GB"/>
          </w:rPr>
          <w:t xml:space="preserve">, Tang, Leung, </w:t>
        </w:r>
        <w:proofErr w:type="spellStart"/>
        <w:r w:rsidRPr="00D516D6">
          <w:rPr>
            <w:color w:val="2F4F4F"/>
            <w:w w:val="95"/>
            <w:lang w:val="en-GB"/>
          </w:rPr>
          <w:t>Ordqvist</w:t>
        </w:r>
        <w:proofErr w:type="spellEnd"/>
        <w:r w:rsidRPr="00D516D6">
          <w:rPr>
            <w:color w:val="2F4F4F"/>
            <w:w w:val="95"/>
            <w:lang w:val="en-GB"/>
          </w:rPr>
          <w:t xml:space="preserve"> and </w:t>
        </w:r>
        <w:proofErr w:type="spellStart"/>
        <w:r w:rsidRPr="00D516D6">
          <w:rPr>
            <w:color w:val="2F4F4F"/>
            <w:w w:val="95"/>
            <w:lang w:val="en-GB"/>
          </w:rPr>
          <w:t>Falkmer</w:t>
        </w:r>
        <w:proofErr w:type="spellEnd"/>
      </w:hyperlink>
      <w:r w:rsidRPr="00D516D6">
        <w:rPr>
          <w:color w:val="2F4F4F"/>
          <w:w w:val="95"/>
          <w:lang w:val="en-GB"/>
        </w:rPr>
        <w:t xml:space="preserve"> </w:t>
      </w:r>
      <w:r w:rsidRPr="00D516D6">
        <w:rPr>
          <w:w w:val="95"/>
          <w:lang w:val="en-GB"/>
        </w:rPr>
        <w:t>(</w:t>
      </w:r>
      <w:hyperlink w:anchor="_bookmark42" w:history="1">
        <w:r w:rsidRPr="00D516D6">
          <w:rPr>
            <w:color w:val="2F4F4F"/>
            <w:w w:val="95"/>
            <w:lang w:val="en-GB"/>
          </w:rPr>
          <w:t>2014</w:t>
        </w:r>
      </w:hyperlink>
      <w:r w:rsidRPr="00D516D6">
        <w:rPr>
          <w:w w:val="95"/>
          <w:lang w:val="en-GB"/>
        </w:rPr>
        <w:t xml:space="preserve">), </w:t>
      </w:r>
      <w:hyperlink w:anchor="_bookmark48" w:history="1">
        <w:proofErr w:type="spellStart"/>
        <w:r w:rsidRPr="00D516D6">
          <w:rPr>
            <w:color w:val="2F4F4F"/>
            <w:w w:val="95"/>
            <w:lang w:val="en-GB"/>
          </w:rPr>
          <w:t>Berrezueta</w:t>
        </w:r>
        <w:proofErr w:type="spellEnd"/>
        <w:r w:rsidRPr="00D516D6">
          <w:rPr>
            <w:color w:val="2F4F4F"/>
            <w:w w:val="95"/>
            <w:lang w:val="en-GB"/>
          </w:rPr>
          <w:t>-</w:t>
        </w:r>
      </w:hyperlink>
      <w:hyperlink w:anchor="_bookmark48" w:history="1">
        <w:r w:rsidRPr="00D516D6">
          <w:rPr>
            <w:color w:val="2F4F4F"/>
            <w:w w:val="95"/>
            <w:lang w:val="en-GB"/>
          </w:rPr>
          <w:t>Guzman</w:t>
        </w:r>
        <w:r w:rsidRPr="00D516D6">
          <w:rPr>
            <w:color w:val="2F4F4F"/>
            <w:spacing w:val="-1"/>
            <w:w w:val="95"/>
            <w:lang w:val="en-GB"/>
          </w:rPr>
          <w:t xml:space="preserve"> </w:t>
        </w:r>
        <w:r w:rsidRPr="00D516D6">
          <w:rPr>
            <w:color w:val="2F4F4F"/>
            <w:w w:val="95"/>
            <w:lang w:val="en-GB"/>
          </w:rPr>
          <w:t>et</w:t>
        </w:r>
        <w:r w:rsidRPr="00D516D6">
          <w:rPr>
            <w:color w:val="2F4F4F"/>
            <w:spacing w:val="-1"/>
            <w:w w:val="95"/>
            <w:lang w:val="en-GB"/>
          </w:rPr>
          <w:t xml:space="preserve"> </w:t>
        </w:r>
        <w:r w:rsidRPr="00D516D6">
          <w:rPr>
            <w:color w:val="2F4F4F"/>
            <w:w w:val="95"/>
            <w:lang w:val="en-GB"/>
          </w:rPr>
          <w:t>al.</w:t>
        </w:r>
      </w:hyperlink>
      <w:r w:rsidRPr="00D516D6">
        <w:rPr>
          <w:color w:val="2F4F4F"/>
          <w:spacing w:val="-1"/>
          <w:w w:val="95"/>
          <w:lang w:val="en-GB"/>
        </w:rPr>
        <w:t xml:space="preserve"> </w:t>
      </w:r>
      <w:r w:rsidRPr="00D516D6">
        <w:rPr>
          <w:w w:val="95"/>
          <w:lang w:val="en-GB"/>
        </w:rPr>
        <w:t>(</w:t>
      </w:r>
      <w:hyperlink w:anchor="_bookmark48" w:history="1">
        <w:r w:rsidRPr="00D516D6">
          <w:rPr>
            <w:color w:val="2F4F4F"/>
            <w:w w:val="95"/>
            <w:lang w:val="en-GB"/>
          </w:rPr>
          <w:t>2021</w:t>
        </w:r>
      </w:hyperlink>
      <w:r w:rsidRPr="00D516D6">
        <w:rPr>
          <w:w w:val="95"/>
          <w:lang w:val="en-GB"/>
        </w:rPr>
        <w:t>),</w:t>
      </w:r>
      <w:r w:rsidRPr="00D516D6">
        <w:rPr>
          <w:spacing w:val="-1"/>
          <w:w w:val="95"/>
          <w:lang w:val="en-GB"/>
        </w:rPr>
        <w:t xml:space="preserve"> </w:t>
      </w:r>
      <w:hyperlink w:anchor="_bookmark103" w:history="1">
        <w:r w:rsidRPr="00D516D6">
          <w:rPr>
            <w:color w:val="2F4F4F"/>
            <w:w w:val="95"/>
            <w:lang w:val="en-GB"/>
          </w:rPr>
          <w:t>de</w:t>
        </w:r>
        <w:r w:rsidRPr="00D516D6">
          <w:rPr>
            <w:color w:val="2F4F4F"/>
            <w:spacing w:val="-1"/>
            <w:w w:val="95"/>
            <w:lang w:val="en-GB"/>
          </w:rPr>
          <w:t xml:space="preserve"> </w:t>
        </w:r>
        <w:r w:rsidRPr="00D516D6">
          <w:rPr>
            <w:color w:val="2F4F4F"/>
            <w:w w:val="95"/>
            <w:lang w:val="en-GB"/>
          </w:rPr>
          <w:t>Villiers</w:t>
        </w:r>
        <w:r w:rsidRPr="00D516D6">
          <w:rPr>
            <w:color w:val="2F4F4F"/>
            <w:spacing w:val="-1"/>
            <w:w w:val="95"/>
            <w:lang w:val="en-GB"/>
          </w:rPr>
          <w:t xml:space="preserve"> </w:t>
        </w:r>
        <w:r w:rsidRPr="00D516D6">
          <w:rPr>
            <w:color w:val="2F4F4F"/>
            <w:w w:val="95"/>
            <w:lang w:val="en-GB"/>
          </w:rPr>
          <w:t>Rader,</w:t>
        </w:r>
        <w:r w:rsidRPr="00D516D6">
          <w:rPr>
            <w:color w:val="2F4F4F"/>
            <w:spacing w:val="-1"/>
            <w:w w:val="95"/>
            <w:lang w:val="en-GB"/>
          </w:rPr>
          <w:t xml:space="preserve"> </w:t>
        </w:r>
        <w:proofErr w:type="spellStart"/>
        <w:r w:rsidRPr="00D516D6">
          <w:rPr>
            <w:color w:val="2F4F4F"/>
            <w:w w:val="95"/>
            <w:lang w:val="en-GB"/>
          </w:rPr>
          <w:t>Zukow</w:t>
        </w:r>
        <w:proofErr w:type="spellEnd"/>
        <w:r w:rsidRPr="00D516D6">
          <w:rPr>
            <w:color w:val="2F4F4F"/>
            <w:w w:val="95"/>
            <w:lang w:val="en-GB"/>
          </w:rPr>
          <w:t>-Goldring</w:t>
        </w:r>
        <w:r w:rsidRPr="00D516D6">
          <w:rPr>
            <w:color w:val="2F4F4F"/>
            <w:spacing w:val="-1"/>
            <w:w w:val="95"/>
            <w:lang w:val="en-GB"/>
          </w:rPr>
          <w:t xml:space="preserve"> </w:t>
        </w:r>
        <w:r w:rsidRPr="00D516D6">
          <w:rPr>
            <w:color w:val="2F4F4F"/>
            <w:w w:val="95"/>
            <w:lang w:val="en-GB"/>
          </w:rPr>
          <w:t>and</w:t>
        </w:r>
        <w:r w:rsidRPr="00D516D6">
          <w:rPr>
            <w:color w:val="2F4F4F"/>
            <w:spacing w:val="-1"/>
            <w:w w:val="95"/>
            <w:lang w:val="en-GB"/>
          </w:rPr>
          <w:t xml:space="preserve"> </w:t>
        </w:r>
        <w:proofErr w:type="spellStart"/>
        <w:r w:rsidRPr="00D516D6">
          <w:rPr>
            <w:color w:val="2F4F4F"/>
            <w:w w:val="95"/>
            <w:lang w:val="en-GB"/>
          </w:rPr>
          <w:t>Alhanti</w:t>
        </w:r>
        <w:proofErr w:type="spellEnd"/>
      </w:hyperlink>
      <w:r w:rsidRPr="00D516D6">
        <w:rPr>
          <w:color w:val="2F4F4F"/>
          <w:spacing w:val="-1"/>
          <w:w w:val="95"/>
          <w:lang w:val="en-GB"/>
        </w:rPr>
        <w:t xml:space="preserve"> </w:t>
      </w:r>
      <w:r w:rsidRPr="00D516D6">
        <w:rPr>
          <w:w w:val="95"/>
          <w:lang w:val="en-GB"/>
        </w:rPr>
        <w:t>(</w:t>
      </w:r>
      <w:hyperlink w:anchor="_bookmark103" w:history="1">
        <w:r w:rsidRPr="00D516D6">
          <w:rPr>
            <w:color w:val="2F4F4F"/>
            <w:w w:val="95"/>
            <w:lang w:val="en-GB"/>
          </w:rPr>
          <w:t>2021</w:t>
        </w:r>
      </w:hyperlink>
      <w:r w:rsidRPr="00D516D6">
        <w:rPr>
          <w:w w:val="95"/>
          <w:lang w:val="en-GB"/>
        </w:rPr>
        <w:t>),</w:t>
      </w:r>
      <w:r w:rsidRPr="00D516D6">
        <w:rPr>
          <w:spacing w:val="-1"/>
          <w:w w:val="95"/>
          <w:lang w:val="en-GB"/>
        </w:rPr>
        <w:t xml:space="preserve"> </w:t>
      </w:r>
      <w:hyperlink w:anchor="_bookmark82" w:history="1">
        <w:proofErr w:type="spellStart"/>
        <w:r w:rsidRPr="00D516D6">
          <w:rPr>
            <w:color w:val="2F4F4F"/>
            <w:w w:val="95"/>
            <w:lang w:val="en-GB"/>
          </w:rPr>
          <w:t>Pelc</w:t>
        </w:r>
        <w:proofErr w:type="spellEnd"/>
        <w:r w:rsidRPr="00D516D6">
          <w:rPr>
            <w:color w:val="2F4F4F"/>
            <w:w w:val="95"/>
            <w:lang w:val="en-GB"/>
          </w:rPr>
          <w:t>,</w:t>
        </w:r>
        <w:r w:rsidRPr="00D516D6">
          <w:rPr>
            <w:color w:val="2F4F4F"/>
            <w:spacing w:val="-1"/>
            <w:w w:val="95"/>
            <w:lang w:val="en-GB"/>
          </w:rPr>
          <w:t xml:space="preserve"> </w:t>
        </w:r>
        <w:proofErr w:type="spellStart"/>
        <w:r w:rsidRPr="00D516D6">
          <w:rPr>
            <w:color w:val="2F4F4F"/>
            <w:w w:val="95"/>
            <w:lang w:val="en-GB"/>
          </w:rPr>
          <w:t>Kornreich</w:t>
        </w:r>
        <w:proofErr w:type="spellEnd"/>
        <w:r w:rsidRPr="00D516D6">
          <w:rPr>
            <w:color w:val="2F4F4F"/>
            <w:w w:val="95"/>
            <w:lang w:val="en-GB"/>
          </w:rPr>
          <w:t>,</w:t>
        </w:r>
        <w:r w:rsidRPr="00D516D6">
          <w:rPr>
            <w:color w:val="2F4F4F"/>
            <w:spacing w:val="-1"/>
            <w:w w:val="95"/>
            <w:lang w:val="en-GB"/>
          </w:rPr>
          <w:t xml:space="preserve"> </w:t>
        </w:r>
        <w:proofErr w:type="spellStart"/>
        <w:r w:rsidRPr="00D516D6">
          <w:rPr>
            <w:color w:val="2F4F4F"/>
            <w:w w:val="95"/>
            <w:lang w:val="en-GB"/>
          </w:rPr>
          <w:t>Foisy</w:t>
        </w:r>
        <w:proofErr w:type="spellEnd"/>
        <w:r w:rsidRPr="00D516D6">
          <w:rPr>
            <w:color w:val="2F4F4F"/>
            <w:spacing w:val="-1"/>
            <w:w w:val="95"/>
            <w:lang w:val="en-GB"/>
          </w:rPr>
          <w:t xml:space="preserve"> </w:t>
        </w:r>
        <w:r w:rsidRPr="00D516D6">
          <w:rPr>
            <w:color w:val="2F4F4F"/>
            <w:w w:val="95"/>
            <w:lang w:val="en-GB"/>
          </w:rPr>
          <w:t>and</w:t>
        </w:r>
        <w:r w:rsidRPr="00D516D6">
          <w:rPr>
            <w:color w:val="2F4F4F"/>
            <w:spacing w:val="-1"/>
            <w:w w:val="95"/>
            <w:lang w:val="en-GB"/>
          </w:rPr>
          <w:t xml:space="preserve"> </w:t>
        </w:r>
        <w:r w:rsidRPr="00D516D6">
          <w:rPr>
            <w:color w:val="2F4F4F"/>
            <w:w w:val="95"/>
            <w:lang w:val="en-GB"/>
          </w:rPr>
          <w:t>Dan</w:t>
        </w:r>
      </w:hyperlink>
      <w:r w:rsidRPr="00D516D6">
        <w:rPr>
          <w:color w:val="2F4F4F"/>
          <w:spacing w:val="-1"/>
          <w:w w:val="95"/>
          <w:lang w:val="en-GB"/>
        </w:rPr>
        <w:t xml:space="preserve"> </w:t>
      </w:r>
      <w:r w:rsidRPr="00D516D6">
        <w:rPr>
          <w:w w:val="95"/>
          <w:lang w:val="en-GB"/>
        </w:rPr>
        <w:t>(</w:t>
      </w:r>
      <w:hyperlink w:anchor="_bookmark82" w:history="1">
        <w:r w:rsidRPr="00D516D6">
          <w:rPr>
            <w:color w:val="2F4F4F"/>
            <w:w w:val="95"/>
            <w:lang w:val="en-GB"/>
          </w:rPr>
          <w:t>2006</w:t>
        </w:r>
      </w:hyperlink>
      <w:r w:rsidRPr="00D516D6">
        <w:rPr>
          <w:w w:val="95"/>
          <w:lang w:val="en-GB"/>
        </w:rPr>
        <w:t xml:space="preserve">), </w:t>
      </w:r>
      <w:hyperlink w:anchor="_bookmark105" w:history="1">
        <w:r w:rsidRPr="00D516D6">
          <w:rPr>
            <w:color w:val="2F4F4F"/>
            <w:w w:val="95"/>
            <w:lang w:val="en-GB"/>
          </w:rPr>
          <w:t>Washington, Voss, Haber, Tanaka, Daniels, Feinstein, Winograd and Wall</w:t>
        </w:r>
      </w:hyperlink>
      <w:r w:rsidRPr="00D516D6">
        <w:rPr>
          <w:color w:val="2F4F4F"/>
          <w:w w:val="95"/>
          <w:lang w:val="en-GB"/>
        </w:rPr>
        <w:t xml:space="preserve"> </w:t>
      </w:r>
      <w:r w:rsidRPr="00D516D6">
        <w:rPr>
          <w:w w:val="95"/>
          <w:lang w:val="en-GB"/>
        </w:rPr>
        <w:t>(</w:t>
      </w:r>
      <w:hyperlink w:anchor="_bookmark105" w:history="1">
        <w:r w:rsidRPr="00D516D6">
          <w:rPr>
            <w:color w:val="2F4F4F"/>
            <w:w w:val="95"/>
            <w:lang w:val="en-GB"/>
          </w:rPr>
          <w:t>2016</w:t>
        </w:r>
      </w:hyperlink>
      <w:r w:rsidRPr="00D516D6">
        <w:rPr>
          <w:w w:val="95"/>
          <w:lang w:val="en-GB"/>
        </w:rPr>
        <w:t xml:space="preserve">), and </w:t>
      </w:r>
      <w:hyperlink w:anchor="_bookmark104" w:history="1">
        <w:r w:rsidRPr="00D516D6">
          <w:rPr>
            <w:color w:val="2F4F4F"/>
            <w:w w:val="95"/>
            <w:lang w:val="en-GB"/>
          </w:rPr>
          <w:t>Warren, Zheng, Das, Young,</w:t>
        </w:r>
      </w:hyperlink>
      <w:r w:rsidRPr="00D516D6">
        <w:rPr>
          <w:color w:val="2F4F4F"/>
          <w:w w:val="95"/>
          <w:lang w:val="en-GB"/>
        </w:rPr>
        <w:t xml:space="preserve"> </w:t>
      </w:r>
      <w:hyperlink w:anchor="_bookmark104" w:history="1">
        <w:r w:rsidRPr="00D516D6">
          <w:rPr>
            <w:color w:val="2F4F4F"/>
            <w:w w:val="95"/>
            <w:lang w:val="en-GB"/>
          </w:rPr>
          <w:t>Swanson,</w:t>
        </w:r>
        <w:r w:rsidRPr="00D516D6">
          <w:rPr>
            <w:color w:val="2F4F4F"/>
            <w:spacing w:val="-4"/>
            <w:w w:val="95"/>
            <w:lang w:val="en-GB"/>
          </w:rPr>
          <w:t xml:space="preserve"> </w:t>
        </w:r>
        <w:proofErr w:type="spellStart"/>
        <w:r w:rsidRPr="00D516D6">
          <w:rPr>
            <w:color w:val="2F4F4F"/>
            <w:w w:val="95"/>
            <w:lang w:val="en-GB"/>
          </w:rPr>
          <w:t>Weitlauf</w:t>
        </w:r>
        <w:proofErr w:type="spellEnd"/>
        <w:r w:rsidRPr="00D516D6">
          <w:rPr>
            <w:color w:val="2F4F4F"/>
            <w:spacing w:val="-4"/>
            <w:w w:val="95"/>
            <w:lang w:val="en-GB"/>
          </w:rPr>
          <w:t xml:space="preserve"> </w:t>
        </w:r>
        <w:r w:rsidRPr="00D516D6">
          <w:rPr>
            <w:color w:val="2F4F4F"/>
            <w:w w:val="95"/>
            <w:lang w:val="en-GB"/>
          </w:rPr>
          <w:t>and</w:t>
        </w:r>
        <w:r w:rsidRPr="00D516D6">
          <w:rPr>
            <w:color w:val="2F4F4F"/>
            <w:spacing w:val="-4"/>
            <w:w w:val="95"/>
            <w:lang w:val="en-GB"/>
          </w:rPr>
          <w:t xml:space="preserve"> </w:t>
        </w:r>
        <w:r w:rsidRPr="00D516D6">
          <w:rPr>
            <w:color w:val="2F4F4F"/>
            <w:w w:val="95"/>
            <w:lang w:val="en-GB"/>
          </w:rPr>
          <w:t>Sarkar</w:t>
        </w:r>
      </w:hyperlink>
      <w:r w:rsidRPr="00D516D6">
        <w:rPr>
          <w:color w:val="2F4F4F"/>
          <w:spacing w:val="-4"/>
          <w:w w:val="95"/>
          <w:lang w:val="en-GB"/>
        </w:rPr>
        <w:t xml:space="preserve"> </w:t>
      </w:r>
      <w:r w:rsidRPr="00D516D6">
        <w:rPr>
          <w:w w:val="95"/>
          <w:lang w:val="en-GB"/>
        </w:rPr>
        <w:t>(</w:t>
      </w:r>
      <w:hyperlink w:anchor="_bookmark104" w:history="1">
        <w:r w:rsidRPr="00D516D6">
          <w:rPr>
            <w:color w:val="2F4F4F"/>
            <w:w w:val="95"/>
            <w:lang w:val="en-GB"/>
          </w:rPr>
          <w:t>2015</w:t>
        </w:r>
      </w:hyperlink>
      <w:r w:rsidRPr="00D516D6">
        <w:rPr>
          <w:w w:val="95"/>
          <w:lang w:val="en-GB"/>
        </w:rPr>
        <w:t>)</w:t>
      </w:r>
      <w:r w:rsidRPr="00D516D6">
        <w:rPr>
          <w:spacing w:val="-4"/>
          <w:w w:val="95"/>
          <w:lang w:val="en-GB"/>
        </w:rPr>
        <w:t xml:space="preserve"> </w:t>
      </w:r>
      <w:r w:rsidRPr="00D516D6">
        <w:rPr>
          <w:w w:val="95"/>
          <w:lang w:val="en-GB"/>
        </w:rPr>
        <w:t>explore</w:t>
      </w:r>
      <w:r w:rsidRPr="00D516D6">
        <w:rPr>
          <w:spacing w:val="-4"/>
          <w:w w:val="95"/>
          <w:lang w:val="en-GB"/>
        </w:rPr>
        <w:t xml:space="preserve"> </w:t>
      </w:r>
      <w:r w:rsidRPr="00D516D6">
        <w:rPr>
          <w:w w:val="95"/>
          <w:lang w:val="en-GB"/>
        </w:rPr>
        <w:t>various</w:t>
      </w:r>
      <w:r w:rsidRPr="00D516D6">
        <w:rPr>
          <w:spacing w:val="-4"/>
          <w:w w:val="95"/>
          <w:lang w:val="en-GB"/>
        </w:rPr>
        <w:t xml:space="preserve"> </w:t>
      </w:r>
      <w:r w:rsidRPr="00D516D6">
        <w:rPr>
          <w:w w:val="95"/>
          <w:lang w:val="en-GB"/>
        </w:rPr>
        <w:t>applications</w:t>
      </w:r>
      <w:r w:rsidRPr="00D516D6">
        <w:rPr>
          <w:spacing w:val="-4"/>
          <w:w w:val="95"/>
          <w:lang w:val="en-GB"/>
        </w:rPr>
        <w:t xml:space="preserve"> </w:t>
      </w:r>
      <w:r w:rsidRPr="00D516D6">
        <w:rPr>
          <w:w w:val="95"/>
          <w:lang w:val="en-GB"/>
        </w:rPr>
        <w:t>ranging</w:t>
      </w:r>
      <w:r w:rsidRPr="00D516D6">
        <w:rPr>
          <w:spacing w:val="-4"/>
          <w:w w:val="95"/>
          <w:lang w:val="en-GB"/>
        </w:rPr>
        <w:t xml:space="preserve"> </w:t>
      </w:r>
      <w:r w:rsidRPr="00D516D6">
        <w:rPr>
          <w:w w:val="95"/>
          <w:lang w:val="en-GB"/>
        </w:rPr>
        <w:t>from</w:t>
      </w:r>
      <w:r w:rsidRPr="00D516D6">
        <w:rPr>
          <w:spacing w:val="-4"/>
          <w:w w:val="95"/>
          <w:lang w:val="en-GB"/>
        </w:rPr>
        <w:t xml:space="preserve"> </w:t>
      </w:r>
      <w:r w:rsidRPr="00D516D6">
        <w:rPr>
          <w:w w:val="95"/>
          <w:lang w:val="en-GB"/>
        </w:rPr>
        <w:t>early</w:t>
      </w:r>
      <w:r w:rsidRPr="00D516D6">
        <w:rPr>
          <w:spacing w:val="-4"/>
          <w:w w:val="95"/>
          <w:lang w:val="en-GB"/>
        </w:rPr>
        <w:t xml:space="preserve"> </w:t>
      </w:r>
      <w:r w:rsidRPr="00D516D6">
        <w:rPr>
          <w:w w:val="95"/>
          <w:lang w:val="en-GB"/>
        </w:rPr>
        <w:t>diagnosis</w:t>
      </w:r>
      <w:r w:rsidRPr="00D516D6">
        <w:rPr>
          <w:spacing w:val="-4"/>
          <w:w w:val="95"/>
          <w:lang w:val="en-GB"/>
        </w:rPr>
        <w:t xml:space="preserve"> </w:t>
      </w:r>
      <w:r w:rsidRPr="00D516D6">
        <w:rPr>
          <w:w w:val="95"/>
          <w:lang w:val="en-GB"/>
        </w:rPr>
        <w:t>of</w:t>
      </w:r>
      <w:r w:rsidRPr="00D516D6">
        <w:rPr>
          <w:spacing w:val="-4"/>
          <w:w w:val="95"/>
          <w:lang w:val="en-GB"/>
        </w:rPr>
        <w:t xml:space="preserve"> </w:t>
      </w:r>
      <w:r w:rsidRPr="00D516D6">
        <w:rPr>
          <w:w w:val="95"/>
          <w:lang w:val="en-GB"/>
        </w:rPr>
        <w:t>autism</w:t>
      </w:r>
      <w:r w:rsidRPr="00D516D6">
        <w:rPr>
          <w:spacing w:val="-4"/>
          <w:w w:val="95"/>
          <w:lang w:val="en-GB"/>
        </w:rPr>
        <w:t xml:space="preserve"> </w:t>
      </w:r>
      <w:r w:rsidRPr="00D516D6">
        <w:rPr>
          <w:w w:val="95"/>
          <w:lang w:val="en-GB"/>
        </w:rPr>
        <w:t xml:space="preserve">spectrum </w:t>
      </w:r>
      <w:r w:rsidRPr="00D516D6">
        <w:rPr>
          <w:w w:val="90"/>
          <w:lang w:val="en-GB"/>
        </w:rPr>
        <w:t>disorder to improving emotion recognition in children with attention deficit disorders. All these studies utilise advanced</w:t>
      </w:r>
      <w:r w:rsidRPr="00D516D6">
        <w:rPr>
          <w:lang w:val="en-GB"/>
        </w:rPr>
        <w:t xml:space="preserve"> </w:t>
      </w:r>
      <w:r w:rsidRPr="00D516D6">
        <w:rPr>
          <w:w w:val="90"/>
          <w:lang w:val="en-GB"/>
        </w:rPr>
        <w:t>technologies to analyse and respond to specific behaviours of children in controlled or everyday environments, focusing</w:t>
      </w:r>
      <w:r w:rsidRPr="00D516D6">
        <w:rPr>
          <w:w w:val="95"/>
          <w:lang w:val="en-GB"/>
        </w:rPr>
        <w:t xml:space="preserve"> on</w:t>
      </w:r>
      <w:r w:rsidRPr="00D516D6">
        <w:rPr>
          <w:spacing w:val="-2"/>
          <w:w w:val="95"/>
          <w:lang w:val="en-GB"/>
        </w:rPr>
        <w:t xml:space="preserve"> </w:t>
      </w:r>
      <w:r w:rsidRPr="00D516D6">
        <w:rPr>
          <w:w w:val="95"/>
          <w:lang w:val="en-GB"/>
        </w:rPr>
        <w:t>detecting</w:t>
      </w:r>
      <w:r w:rsidRPr="00D516D6">
        <w:rPr>
          <w:spacing w:val="-2"/>
          <w:w w:val="95"/>
          <w:lang w:val="en-GB"/>
        </w:rPr>
        <w:t xml:space="preserve"> </w:t>
      </w:r>
      <w:r w:rsidRPr="00D516D6">
        <w:rPr>
          <w:w w:val="95"/>
          <w:lang w:val="en-GB"/>
        </w:rPr>
        <w:t>and</w:t>
      </w:r>
      <w:r w:rsidRPr="00D516D6">
        <w:rPr>
          <w:spacing w:val="-2"/>
          <w:w w:val="95"/>
          <w:lang w:val="en-GB"/>
        </w:rPr>
        <w:t xml:space="preserve"> </w:t>
      </w:r>
      <w:r w:rsidRPr="00D516D6">
        <w:rPr>
          <w:w w:val="95"/>
          <w:lang w:val="en-GB"/>
        </w:rPr>
        <w:t>responding</w:t>
      </w:r>
      <w:r w:rsidRPr="00D516D6">
        <w:rPr>
          <w:spacing w:val="-2"/>
          <w:w w:val="95"/>
          <w:lang w:val="en-GB"/>
        </w:rPr>
        <w:t xml:space="preserve"> </w:t>
      </w:r>
      <w:r w:rsidRPr="00D516D6">
        <w:rPr>
          <w:w w:val="95"/>
          <w:lang w:val="en-GB"/>
        </w:rPr>
        <w:t>to</w:t>
      </w:r>
      <w:r w:rsidRPr="00D516D6">
        <w:rPr>
          <w:spacing w:val="-2"/>
          <w:w w:val="95"/>
          <w:lang w:val="en-GB"/>
        </w:rPr>
        <w:t xml:space="preserve"> </w:t>
      </w:r>
      <w:r w:rsidRPr="00D516D6">
        <w:rPr>
          <w:w w:val="95"/>
          <w:lang w:val="en-GB"/>
        </w:rPr>
        <w:t>the</w:t>
      </w:r>
      <w:r w:rsidRPr="00D516D6">
        <w:rPr>
          <w:spacing w:val="-2"/>
          <w:w w:val="95"/>
          <w:lang w:val="en-GB"/>
        </w:rPr>
        <w:t xml:space="preserve"> </w:t>
      </w:r>
      <w:r w:rsidRPr="00D516D6">
        <w:rPr>
          <w:w w:val="95"/>
          <w:lang w:val="en-GB"/>
        </w:rPr>
        <w:t>children’s</w:t>
      </w:r>
      <w:r w:rsidRPr="00D516D6">
        <w:rPr>
          <w:spacing w:val="-2"/>
          <w:w w:val="95"/>
          <w:lang w:val="en-GB"/>
        </w:rPr>
        <w:t xml:space="preserve"> </w:t>
      </w:r>
      <w:r w:rsidRPr="00D516D6">
        <w:rPr>
          <w:w w:val="95"/>
          <w:lang w:val="en-GB"/>
        </w:rPr>
        <w:t>particular</w:t>
      </w:r>
      <w:r w:rsidRPr="00D516D6">
        <w:rPr>
          <w:spacing w:val="-2"/>
          <w:w w:val="95"/>
          <w:lang w:val="en-GB"/>
        </w:rPr>
        <w:t xml:space="preserve"> </w:t>
      </w:r>
      <w:r w:rsidRPr="00D516D6">
        <w:rPr>
          <w:w w:val="95"/>
          <w:lang w:val="en-GB"/>
        </w:rPr>
        <w:t>needs</w:t>
      </w:r>
      <w:r w:rsidRPr="00D516D6">
        <w:rPr>
          <w:spacing w:val="-2"/>
          <w:w w:val="95"/>
          <w:lang w:val="en-GB"/>
        </w:rPr>
        <w:t xml:space="preserve"> </w:t>
      </w:r>
      <w:r w:rsidRPr="00D516D6">
        <w:rPr>
          <w:w w:val="95"/>
          <w:lang w:val="en-GB"/>
        </w:rPr>
        <w:t>through</w:t>
      </w:r>
      <w:r w:rsidRPr="00D516D6">
        <w:rPr>
          <w:spacing w:val="-2"/>
          <w:w w:val="95"/>
          <w:lang w:val="en-GB"/>
        </w:rPr>
        <w:t xml:space="preserve"> </w:t>
      </w:r>
      <w:r w:rsidRPr="00D516D6">
        <w:rPr>
          <w:w w:val="95"/>
          <w:lang w:val="en-GB"/>
        </w:rPr>
        <w:t>AI</w:t>
      </w:r>
      <w:r w:rsidRPr="00D516D6">
        <w:rPr>
          <w:spacing w:val="-2"/>
          <w:w w:val="95"/>
          <w:lang w:val="en-GB"/>
        </w:rPr>
        <w:t xml:space="preserve"> </w:t>
      </w:r>
      <w:r w:rsidRPr="00D516D6">
        <w:rPr>
          <w:w w:val="95"/>
          <w:lang w:val="en-GB"/>
        </w:rPr>
        <w:t>algorithms</w:t>
      </w:r>
      <w:r w:rsidRPr="00D516D6">
        <w:rPr>
          <w:spacing w:val="-2"/>
          <w:w w:val="95"/>
          <w:lang w:val="en-GB"/>
        </w:rPr>
        <w:t xml:space="preserve"> </w:t>
      </w:r>
      <w:r w:rsidRPr="00D516D6">
        <w:rPr>
          <w:w w:val="95"/>
          <w:lang w:val="en-GB"/>
        </w:rPr>
        <w:t>and</w:t>
      </w:r>
      <w:r w:rsidRPr="00D516D6">
        <w:rPr>
          <w:spacing w:val="-2"/>
          <w:w w:val="95"/>
          <w:lang w:val="en-GB"/>
        </w:rPr>
        <w:t xml:space="preserve"> </w:t>
      </w:r>
      <w:r w:rsidRPr="00D516D6">
        <w:rPr>
          <w:w w:val="95"/>
          <w:lang w:val="en-GB"/>
        </w:rPr>
        <w:t>connected</w:t>
      </w:r>
      <w:r w:rsidRPr="00D516D6">
        <w:rPr>
          <w:spacing w:val="-2"/>
          <w:w w:val="95"/>
          <w:lang w:val="en-GB"/>
        </w:rPr>
        <w:t xml:space="preserve"> </w:t>
      </w:r>
      <w:r w:rsidRPr="00D516D6">
        <w:rPr>
          <w:w w:val="95"/>
          <w:lang w:val="en-GB"/>
        </w:rPr>
        <w:t>devices.</w:t>
      </w:r>
    </w:p>
    <w:p w14:paraId="16AB5E71" w14:textId="14DF77B4" w:rsidR="00AF779A" w:rsidRPr="00D516D6" w:rsidRDefault="00E9277B">
      <w:pPr>
        <w:pStyle w:val="Textoindependiente"/>
        <w:spacing w:line="244" w:lineRule="auto"/>
        <w:ind w:left="116" w:right="154" w:firstLine="298"/>
        <w:jc w:val="both"/>
        <w:rPr>
          <w:lang w:val="en-GB"/>
        </w:rPr>
      </w:pPr>
      <w:bookmarkStart w:id="58" w:name="_Hlk170406342"/>
      <w:r w:rsidRPr="00D516D6">
        <w:rPr>
          <w:spacing w:val="-2"/>
          <w:w w:val="95"/>
          <w:lang w:val="en-GB"/>
        </w:rPr>
        <w:t>Although these research efforts share technological foundations, their specific objectives and methodologies vary</w:t>
      </w:r>
      <w:r w:rsidRPr="00D516D6">
        <w:rPr>
          <w:w w:val="95"/>
          <w:lang w:val="en-GB"/>
        </w:rPr>
        <w:t xml:space="preserve"> </w:t>
      </w:r>
      <w:r w:rsidRPr="00D516D6">
        <w:rPr>
          <w:lang w:val="en-GB"/>
        </w:rPr>
        <w:t>significantly.</w:t>
      </w:r>
      <w:r w:rsidRPr="00D516D6">
        <w:rPr>
          <w:spacing w:val="-7"/>
          <w:lang w:val="en-GB"/>
        </w:rPr>
        <w:t xml:space="preserve"> </w:t>
      </w:r>
      <w:hyperlink w:anchor="_bookmark40" w:history="1">
        <w:proofErr w:type="spellStart"/>
        <w:r w:rsidRPr="00D516D6">
          <w:rPr>
            <w:color w:val="2F4F4F"/>
            <w:lang w:val="en-GB"/>
          </w:rPr>
          <w:t>Akter</w:t>
        </w:r>
        <w:proofErr w:type="spellEnd"/>
        <w:r w:rsidRPr="00D516D6">
          <w:rPr>
            <w:color w:val="2F4F4F"/>
            <w:spacing w:val="-7"/>
            <w:lang w:val="en-GB"/>
          </w:rPr>
          <w:t xml:space="preserve"> </w:t>
        </w:r>
        <w:r w:rsidRPr="00D516D6">
          <w:rPr>
            <w:color w:val="2F4F4F"/>
            <w:lang w:val="en-GB"/>
          </w:rPr>
          <w:t>et</w:t>
        </w:r>
        <w:r w:rsidRPr="00D516D6">
          <w:rPr>
            <w:color w:val="2F4F4F"/>
            <w:spacing w:val="-7"/>
            <w:lang w:val="en-GB"/>
          </w:rPr>
          <w:t xml:space="preserve"> </w:t>
        </w:r>
        <w:r w:rsidRPr="00D516D6">
          <w:rPr>
            <w:color w:val="2F4F4F"/>
            <w:lang w:val="en-GB"/>
          </w:rPr>
          <w:t>al.</w:t>
        </w:r>
      </w:hyperlink>
      <w:r w:rsidRPr="00D516D6">
        <w:rPr>
          <w:color w:val="2F4F4F"/>
          <w:spacing w:val="-7"/>
          <w:lang w:val="en-GB"/>
        </w:rPr>
        <w:t xml:space="preserve"> </w:t>
      </w:r>
      <w:r w:rsidRPr="00D516D6">
        <w:rPr>
          <w:lang w:val="en-GB"/>
        </w:rPr>
        <w:t>(</w:t>
      </w:r>
      <w:hyperlink w:anchor="_bookmark40" w:history="1">
        <w:r w:rsidRPr="00D516D6">
          <w:rPr>
            <w:color w:val="2F4F4F"/>
            <w:lang w:val="en-GB"/>
          </w:rPr>
          <w:t>2021</w:t>
        </w:r>
      </w:hyperlink>
      <w:r w:rsidRPr="00D516D6">
        <w:rPr>
          <w:lang w:val="en-GB"/>
        </w:rPr>
        <w:t>)</w:t>
      </w:r>
      <w:r w:rsidRPr="00D516D6">
        <w:rPr>
          <w:spacing w:val="-7"/>
          <w:lang w:val="en-GB"/>
        </w:rPr>
        <w:t xml:space="preserve"> </w:t>
      </w:r>
      <w:r w:rsidRPr="00D516D6">
        <w:rPr>
          <w:lang w:val="en-GB"/>
        </w:rPr>
        <w:t>use</w:t>
      </w:r>
      <w:r w:rsidRPr="00D516D6">
        <w:rPr>
          <w:spacing w:val="-7"/>
          <w:lang w:val="en-GB"/>
        </w:rPr>
        <w:t xml:space="preserve"> </w:t>
      </w:r>
      <w:r w:rsidRPr="00D516D6">
        <w:rPr>
          <w:lang w:val="en-GB"/>
        </w:rPr>
        <w:t>transfer</w:t>
      </w:r>
      <w:r w:rsidRPr="00D516D6">
        <w:rPr>
          <w:spacing w:val="-7"/>
          <w:lang w:val="en-GB"/>
        </w:rPr>
        <w:t xml:space="preserve"> </w:t>
      </w:r>
      <w:r w:rsidRPr="00D516D6">
        <w:rPr>
          <w:lang w:val="en-GB"/>
        </w:rPr>
        <w:t>learning</w:t>
      </w:r>
      <w:r w:rsidRPr="00D516D6">
        <w:rPr>
          <w:spacing w:val="-7"/>
          <w:lang w:val="en-GB"/>
        </w:rPr>
        <w:t xml:space="preserve"> </w:t>
      </w:r>
      <w:r w:rsidR="00B744D8">
        <w:rPr>
          <w:spacing w:val="-7"/>
          <w:lang w:val="en-GB"/>
        </w:rPr>
        <w:t>to</w:t>
      </w:r>
      <w:r w:rsidRPr="00D516D6">
        <w:rPr>
          <w:spacing w:val="-7"/>
          <w:lang w:val="en-GB"/>
        </w:rPr>
        <w:t xml:space="preserve"> </w:t>
      </w:r>
      <w:r w:rsidRPr="00D516D6">
        <w:rPr>
          <w:lang w:val="en-GB"/>
        </w:rPr>
        <w:t>diagnos</w:t>
      </w:r>
      <w:r w:rsidR="00B744D8">
        <w:rPr>
          <w:lang w:val="en-GB"/>
        </w:rPr>
        <w:t>e</w:t>
      </w:r>
      <w:r w:rsidRPr="00D516D6">
        <w:rPr>
          <w:spacing w:val="-7"/>
          <w:lang w:val="en-GB"/>
        </w:rPr>
        <w:t xml:space="preserve"> </w:t>
      </w:r>
      <w:r w:rsidRPr="00D516D6">
        <w:rPr>
          <w:lang w:val="en-GB"/>
        </w:rPr>
        <w:t>Autism</w:t>
      </w:r>
      <w:r w:rsidRPr="00D516D6">
        <w:rPr>
          <w:spacing w:val="-7"/>
          <w:lang w:val="en-GB"/>
        </w:rPr>
        <w:t xml:space="preserve"> </w:t>
      </w:r>
      <w:r w:rsidRPr="00D516D6">
        <w:rPr>
          <w:lang w:val="en-GB"/>
        </w:rPr>
        <w:t>Spectrum</w:t>
      </w:r>
      <w:r w:rsidRPr="00D516D6">
        <w:rPr>
          <w:spacing w:val="-7"/>
          <w:lang w:val="en-GB"/>
        </w:rPr>
        <w:t xml:space="preserve"> </w:t>
      </w:r>
      <w:r w:rsidRPr="00D516D6">
        <w:rPr>
          <w:lang w:val="en-GB"/>
        </w:rPr>
        <w:t>Disorder</w:t>
      </w:r>
      <w:r w:rsidRPr="00D516D6">
        <w:rPr>
          <w:spacing w:val="-7"/>
          <w:lang w:val="en-GB"/>
        </w:rPr>
        <w:t xml:space="preserve"> </w:t>
      </w:r>
      <w:r w:rsidRPr="00D516D6">
        <w:rPr>
          <w:lang w:val="en-GB"/>
        </w:rPr>
        <w:t>(ASD)</w:t>
      </w:r>
      <w:r w:rsidRPr="00D516D6">
        <w:rPr>
          <w:spacing w:val="-7"/>
          <w:lang w:val="en-GB"/>
        </w:rPr>
        <w:t xml:space="preserve"> </w:t>
      </w:r>
      <w:r w:rsidRPr="00D516D6">
        <w:rPr>
          <w:lang w:val="en-GB"/>
        </w:rPr>
        <w:t>through facial</w:t>
      </w:r>
      <w:r w:rsidRPr="00D516D6">
        <w:rPr>
          <w:spacing w:val="-11"/>
          <w:lang w:val="en-GB"/>
        </w:rPr>
        <w:t xml:space="preserve"> </w:t>
      </w:r>
      <w:r w:rsidRPr="00D516D6">
        <w:rPr>
          <w:lang w:val="en-GB"/>
        </w:rPr>
        <w:t>recognition,</w:t>
      </w:r>
      <w:r w:rsidRPr="00D516D6">
        <w:rPr>
          <w:spacing w:val="-11"/>
          <w:lang w:val="en-GB"/>
        </w:rPr>
        <w:t xml:space="preserve"> </w:t>
      </w:r>
      <w:hyperlink w:anchor="_bookmark82" w:history="1">
        <w:proofErr w:type="spellStart"/>
        <w:r w:rsidRPr="00D516D6">
          <w:rPr>
            <w:color w:val="2F4F4F"/>
            <w:lang w:val="en-GB"/>
          </w:rPr>
          <w:t>Pelc</w:t>
        </w:r>
        <w:proofErr w:type="spellEnd"/>
        <w:r w:rsidRPr="00D516D6">
          <w:rPr>
            <w:color w:val="2F4F4F"/>
            <w:spacing w:val="-11"/>
            <w:lang w:val="en-GB"/>
          </w:rPr>
          <w:t xml:space="preserve"> </w:t>
        </w:r>
        <w:r w:rsidRPr="00D516D6">
          <w:rPr>
            <w:color w:val="2F4F4F"/>
            <w:lang w:val="en-GB"/>
          </w:rPr>
          <w:t>et</w:t>
        </w:r>
        <w:r w:rsidRPr="00D516D6">
          <w:rPr>
            <w:color w:val="2F4F4F"/>
            <w:spacing w:val="-11"/>
            <w:lang w:val="en-GB"/>
          </w:rPr>
          <w:t xml:space="preserve"> </w:t>
        </w:r>
        <w:r w:rsidRPr="00D516D6">
          <w:rPr>
            <w:color w:val="2F4F4F"/>
            <w:lang w:val="en-GB"/>
          </w:rPr>
          <w:t>al.</w:t>
        </w:r>
      </w:hyperlink>
      <w:r w:rsidRPr="00D516D6">
        <w:rPr>
          <w:color w:val="2F4F4F"/>
          <w:spacing w:val="-11"/>
          <w:lang w:val="en-GB"/>
        </w:rPr>
        <w:t xml:space="preserve"> </w:t>
      </w:r>
      <w:r w:rsidRPr="00D516D6">
        <w:rPr>
          <w:lang w:val="en-GB"/>
        </w:rPr>
        <w:t>(</w:t>
      </w:r>
      <w:hyperlink w:anchor="_bookmark82" w:history="1">
        <w:r w:rsidRPr="00D516D6">
          <w:rPr>
            <w:color w:val="2F4F4F"/>
            <w:lang w:val="en-GB"/>
          </w:rPr>
          <w:t>2006</w:t>
        </w:r>
      </w:hyperlink>
      <w:r w:rsidRPr="00D516D6">
        <w:rPr>
          <w:lang w:val="en-GB"/>
        </w:rPr>
        <w:t>)</w:t>
      </w:r>
      <w:r w:rsidRPr="00D516D6">
        <w:rPr>
          <w:spacing w:val="-11"/>
          <w:lang w:val="en-GB"/>
        </w:rPr>
        <w:t xml:space="preserve"> </w:t>
      </w:r>
      <w:r w:rsidRPr="00D516D6">
        <w:rPr>
          <w:lang w:val="en-GB"/>
        </w:rPr>
        <w:t>focus</w:t>
      </w:r>
      <w:r w:rsidRPr="00D516D6">
        <w:rPr>
          <w:spacing w:val="-11"/>
          <w:lang w:val="en-GB"/>
        </w:rPr>
        <w:t xml:space="preserve"> </w:t>
      </w:r>
      <w:r w:rsidRPr="00D516D6">
        <w:rPr>
          <w:lang w:val="en-GB"/>
        </w:rPr>
        <w:t>on</w:t>
      </w:r>
      <w:r w:rsidRPr="00D516D6">
        <w:rPr>
          <w:spacing w:val="-11"/>
          <w:lang w:val="en-GB"/>
        </w:rPr>
        <w:t xml:space="preserve"> </w:t>
      </w:r>
      <w:r w:rsidRPr="00D516D6">
        <w:rPr>
          <w:lang w:val="en-GB"/>
        </w:rPr>
        <w:t>recognising</w:t>
      </w:r>
      <w:r w:rsidRPr="00D516D6">
        <w:rPr>
          <w:spacing w:val="-11"/>
          <w:lang w:val="en-GB"/>
        </w:rPr>
        <w:t xml:space="preserve"> </w:t>
      </w:r>
      <w:r w:rsidRPr="00D516D6">
        <w:rPr>
          <w:lang w:val="en-GB"/>
        </w:rPr>
        <w:t>emotions</w:t>
      </w:r>
      <w:r w:rsidRPr="00D516D6">
        <w:rPr>
          <w:spacing w:val="-11"/>
          <w:lang w:val="en-GB"/>
        </w:rPr>
        <w:t xml:space="preserve"> </w:t>
      </w:r>
      <w:r w:rsidRPr="00D516D6">
        <w:rPr>
          <w:lang w:val="en-GB"/>
        </w:rPr>
        <w:t>in</w:t>
      </w:r>
      <w:r w:rsidRPr="00D516D6">
        <w:rPr>
          <w:spacing w:val="-11"/>
          <w:lang w:val="en-GB"/>
        </w:rPr>
        <w:t xml:space="preserve"> </w:t>
      </w:r>
      <w:r w:rsidRPr="00D516D6">
        <w:rPr>
          <w:lang w:val="en-GB"/>
        </w:rPr>
        <w:t>children</w:t>
      </w:r>
      <w:r w:rsidRPr="00D516D6">
        <w:rPr>
          <w:spacing w:val="-11"/>
          <w:lang w:val="en-GB"/>
        </w:rPr>
        <w:t xml:space="preserve"> </w:t>
      </w:r>
      <w:r w:rsidRPr="00D516D6">
        <w:rPr>
          <w:lang w:val="en-GB"/>
        </w:rPr>
        <w:t>with</w:t>
      </w:r>
      <w:r w:rsidRPr="00D516D6">
        <w:rPr>
          <w:spacing w:val="-11"/>
          <w:lang w:val="en-GB"/>
        </w:rPr>
        <w:t xml:space="preserve"> </w:t>
      </w:r>
      <w:r w:rsidRPr="00D516D6">
        <w:rPr>
          <w:lang w:val="en-GB"/>
        </w:rPr>
        <w:t>ADHD</w:t>
      </w:r>
      <w:r w:rsidRPr="00D516D6">
        <w:rPr>
          <w:spacing w:val="-11"/>
          <w:lang w:val="en-GB"/>
        </w:rPr>
        <w:t xml:space="preserve"> </w:t>
      </w:r>
      <w:r w:rsidRPr="00D516D6">
        <w:rPr>
          <w:lang w:val="en-GB"/>
        </w:rPr>
        <w:t>using</w:t>
      </w:r>
      <w:r w:rsidRPr="00D516D6">
        <w:rPr>
          <w:spacing w:val="-11"/>
          <w:lang w:val="en-GB"/>
        </w:rPr>
        <w:t xml:space="preserve"> </w:t>
      </w:r>
      <w:r w:rsidRPr="00D516D6">
        <w:rPr>
          <w:lang w:val="en-GB"/>
        </w:rPr>
        <w:t xml:space="preserve">validated </w:t>
      </w:r>
      <w:r w:rsidRPr="00D516D6">
        <w:rPr>
          <w:w w:val="90"/>
          <w:lang w:val="en-GB"/>
        </w:rPr>
        <w:t xml:space="preserve">photographs, and </w:t>
      </w:r>
      <w:hyperlink w:anchor="_bookmark42" w:history="1">
        <w:r w:rsidRPr="00D516D6">
          <w:rPr>
            <w:color w:val="2F4F4F"/>
            <w:w w:val="90"/>
            <w:lang w:val="en-GB"/>
          </w:rPr>
          <w:t>Albrecht et al.</w:t>
        </w:r>
      </w:hyperlink>
      <w:r w:rsidRPr="00D516D6">
        <w:rPr>
          <w:color w:val="2F4F4F"/>
          <w:w w:val="90"/>
          <w:lang w:val="en-GB"/>
        </w:rPr>
        <w:t xml:space="preserve"> </w:t>
      </w:r>
      <w:r w:rsidRPr="00D516D6">
        <w:rPr>
          <w:w w:val="90"/>
          <w:lang w:val="en-GB"/>
        </w:rPr>
        <w:t>(</w:t>
      </w:r>
      <w:hyperlink w:anchor="_bookmark42" w:history="1">
        <w:r w:rsidRPr="00D516D6">
          <w:rPr>
            <w:color w:val="2F4F4F"/>
            <w:w w:val="90"/>
            <w:lang w:val="en-GB"/>
          </w:rPr>
          <w:t>2014</w:t>
        </w:r>
      </w:hyperlink>
      <w:r w:rsidRPr="00D516D6">
        <w:rPr>
          <w:w w:val="90"/>
          <w:lang w:val="en-GB"/>
        </w:rPr>
        <w:t>) investigate visual search strategies in children wi</w:t>
      </w:r>
      <w:r w:rsidRPr="00D516D6">
        <w:rPr>
          <w:w w:val="90"/>
          <w:lang w:val="en-GB"/>
        </w:rPr>
        <w:t xml:space="preserve">th ASD. Meanwhile, </w:t>
      </w:r>
      <w:hyperlink w:anchor="_bookmark103" w:history="1">
        <w:r w:rsidRPr="00D516D6">
          <w:rPr>
            <w:color w:val="2F4F4F"/>
            <w:w w:val="95"/>
            <w:lang w:val="en-GB"/>
          </w:rPr>
          <w:t>de</w:t>
        </w:r>
        <w:r w:rsidRPr="00D516D6">
          <w:rPr>
            <w:color w:val="2F4F4F"/>
            <w:spacing w:val="-9"/>
            <w:w w:val="95"/>
            <w:lang w:val="en-GB"/>
          </w:rPr>
          <w:t xml:space="preserve"> </w:t>
        </w:r>
        <w:r w:rsidRPr="00D516D6">
          <w:rPr>
            <w:color w:val="2F4F4F"/>
            <w:w w:val="95"/>
            <w:lang w:val="en-GB"/>
          </w:rPr>
          <w:t>Villiers</w:t>
        </w:r>
        <w:r w:rsidRPr="00D516D6">
          <w:rPr>
            <w:color w:val="2F4F4F"/>
            <w:spacing w:val="-9"/>
            <w:w w:val="95"/>
            <w:lang w:val="en-GB"/>
          </w:rPr>
          <w:t xml:space="preserve"> </w:t>
        </w:r>
        <w:r w:rsidRPr="00D516D6">
          <w:rPr>
            <w:color w:val="2F4F4F"/>
            <w:w w:val="95"/>
            <w:lang w:val="en-GB"/>
          </w:rPr>
          <w:t>Rader</w:t>
        </w:r>
        <w:r w:rsidRPr="00D516D6">
          <w:rPr>
            <w:color w:val="2F4F4F"/>
            <w:spacing w:val="-9"/>
            <w:w w:val="95"/>
            <w:lang w:val="en-GB"/>
          </w:rPr>
          <w:t xml:space="preserve"> </w:t>
        </w:r>
        <w:r w:rsidRPr="00D516D6">
          <w:rPr>
            <w:color w:val="2F4F4F"/>
            <w:w w:val="95"/>
            <w:lang w:val="en-GB"/>
          </w:rPr>
          <w:t>et</w:t>
        </w:r>
        <w:r w:rsidRPr="00D516D6">
          <w:rPr>
            <w:color w:val="2F4F4F"/>
            <w:spacing w:val="-9"/>
            <w:w w:val="95"/>
            <w:lang w:val="en-GB"/>
          </w:rPr>
          <w:t xml:space="preserve"> </w:t>
        </w:r>
        <w:r w:rsidRPr="00D516D6">
          <w:rPr>
            <w:color w:val="2F4F4F"/>
            <w:w w:val="95"/>
            <w:lang w:val="en-GB"/>
          </w:rPr>
          <w:t>al.</w:t>
        </w:r>
      </w:hyperlink>
      <w:r w:rsidRPr="00D516D6">
        <w:rPr>
          <w:color w:val="2F4F4F"/>
          <w:spacing w:val="-8"/>
          <w:w w:val="95"/>
          <w:lang w:val="en-GB"/>
        </w:rPr>
        <w:t xml:space="preserve"> </w:t>
      </w:r>
      <w:r w:rsidRPr="00D516D6">
        <w:rPr>
          <w:w w:val="95"/>
          <w:lang w:val="en-GB"/>
        </w:rPr>
        <w:t>(</w:t>
      </w:r>
      <w:hyperlink w:anchor="_bookmark103" w:history="1">
        <w:r w:rsidRPr="00D516D6">
          <w:rPr>
            <w:color w:val="2F4F4F"/>
            <w:w w:val="95"/>
            <w:lang w:val="en-GB"/>
          </w:rPr>
          <w:t>2021</w:t>
        </w:r>
      </w:hyperlink>
      <w:r w:rsidRPr="00D516D6">
        <w:rPr>
          <w:w w:val="95"/>
          <w:lang w:val="en-GB"/>
        </w:rPr>
        <w:t>)</w:t>
      </w:r>
      <w:r w:rsidRPr="00D516D6">
        <w:rPr>
          <w:spacing w:val="-9"/>
          <w:w w:val="95"/>
          <w:lang w:val="en-GB"/>
        </w:rPr>
        <w:t xml:space="preserve"> </w:t>
      </w:r>
      <w:r w:rsidRPr="00D516D6">
        <w:rPr>
          <w:w w:val="95"/>
          <w:lang w:val="en-GB"/>
        </w:rPr>
        <w:t>examine</w:t>
      </w:r>
      <w:r w:rsidRPr="00D516D6">
        <w:rPr>
          <w:spacing w:val="-9"/>
          <w:w w:val="95"/>
          <w:lang w:val="en-GB"/>
        </w:rPr>
        <w:t xml:space="preserve"> </w:t>
      </w:r>
      <w:r w:rsidRPr="00D516D6">
        <w:rPr>
          <w:w w:val="95"/>
          <w:lang w:val="en-GB"/>
        </w:rPr>
        <w:t>how</w:t>
      </w:r>
      <w:r w:rsidRPr="00D516D6">
        <w:rPr>
          <w:spacing w:val="-9"/>
          <w:w w:val="95"/>
          <w:lang w:val="en-GB"/>
        </w:rPr>
        <w:t xml:space="preserve"> </w:t>
      </w:r>
      <w:r w:rsidRPr="00D516D6">
        <w:rPr>
          <w:w w:val="95"/>
          <w:lang w:val="en-GB"/>
        </w:rPr>
        <w:t>gestures</w:t>
      </w:r>
      <w:r w:rsidRPr="00D516D6">
        <w:rPr>
          <w:spacing w:val="-9"/>
          <w:w w:val="95"/>
          <w:lang w:val="en-GB"/>
        </w:rPr>
        <w:t xml:space="preserve"> </w:t>
      </w:r>
      <w:r w:rsidRPr="00D516D6">
        <w:rPr>
          <w:w w:val="95"/>
          <w:lang w:val="en-GB"/>
        </w:rPr>
        <w:t>can</w:t>
      </w:r>
      <w:r w:rsidRPr="00D516D6">
        <w:rPr>
          <w:spacing w:val="-8"/>
          <w:w w:val="95"/>
          <w:lang w:val="en-GB"/>
        </w:rPr>
        <w:t xml:space="preserve"> </w:t>
      </w:r>
      <w:r w:rsidRPr="00D516D6">
        <w:rPr>
          <w:w w:val="95"/>
          <w:lang w:val="en-GB"/>
        </w:rPr>
        <w:t>direct</w:t>
      </w:r>
      <w:r w:rsidRPr="00D516D6">
        <w:rPr>
          <w:spacing w:val="-9"/>
          <w:w w:val="95"/>
          <w:lang w:val="en-GB"/>
        </w:rPr>
        <w:t xml:space="preserve"> </w:t>
      </w:r>
      <w:r w:rsidRPr="00D516D6">
        <w:rPr>
          <w:w w:val="95"/>
          <w:lang w:val="en-GB"/>
        </w:rPr>
        <w:t>attention</w:t>
      </w:r>
      <w:r w:rsidRPr="00D516D6">
        <w:rPr>
          <w:spacing w:val="-9"/>
          <w:w w:val="95"/>
          <w:lang w:val="en-GB"/>
        </w:rPr>
        <w:t xml:space="preserve"> </w:t>
      </w:r>
      <w:r w:rsidRPr="00D516D6">
        <w:rPr>
          <w:w w:val="95"/>
          <w:lang w:val="en-GB"/>
        </w:rPr>
        <w:t>to</w:t>
      </w:r>
      <w:r w:rsidRPr="00D516D6">
        <w:rPr>
          <w:spacing w:val="-9"/>
          <w:w w:val="95"/>
          <w:lang w:val="en-GB"/>
        </w:rPr>
        <w:t xml:space="preserve"> </w:t>
      </w:r>
      <w:r w:rsidRPr="00D516D6">
        <w:rPr>
          <w:w w:val="95"/>
          <w:lang w:val="en-GB"/>
        </w:rPr>
        <w:t>word-object</w:t>
      </w:r>
      <w:r w:rsidRPr="00D516D6">
        <w:rPr>
          <w:spacing w:val="-9"/>
          <w:w w:val="95"/>
          <w:lang w:val="en-GB"/>
        </w:rPr>
        <w:t xml:space="preserve"> </w:t>
      </w:r>
      <w:r w:rsidRPr="00D516D6">
        <w:rPr>
          <w:w w:val="95"/>
          <w:lang w:val="en-GB"/>
        </w:rPr>
        <w:t>relationships</w:t>
      </w:r>
      <w:r w:rsidRPr="00D516D6">
        <w:rPr>
          <w:spacing w:val="-8"/>
          <w:w w:val="95"/>
          <w:lang w:val="en-GB"/>
        </w:rPr>
        <w:t xml:space="preserve"> </w:t>
      </w:r>
      <w:r w:rsidRPr="00D516D6">
        <w:rPr>
          <w:w w:val="95"/>
          <w:lang w:val="en-GB"/>
        </w:rPr>
        <w:t>in</w:t>
      </w:r>
      <w:r w:rsidRPr="00D516D6">
        <w:rPr>
          <w:spacing w:val="-9"/>
          <w:w w:val="95"/>
          <w:lang w:val="en-GB"/>
        </w:rPr>
        <w:t xml:space="preserve"> </w:t>
      </w:r>
      <w:r w:rsidRPr="00D516D6">
        <w:rPr>
          <w:w w:val="95"/>
          <w:lang w:val="en-GB"/>
        </w:rPr>
        <w:t>children with</w:t>
      </w:r>
      <w:r w:rsidRPr="00D516D6">
        <w:rPr>
          <w:spacing w:val="-2"/>
          <w:w w:val="95"/>
          <w:lang w:val="en-GB"/>
        </w:rPr>
        <w:t xml:space="preserve"> </w:t>
      </w:r>
      <w:r w:rsidRPr="00D516D6">
        <w:rPr>
          <w:w w:val="95"/>
          <w:lang w:val="en-GB"/>
        </w:rPr>
        <w:t>ASD,</w:t>
      </w:r>
      <w:r w:rsidRPr="00D516D6">
        <w:rPr>
          <w:spacing w:val="-2"/>
          <w:w w:val="95"/>
          <w:lang w:val="en-GB"/>
        </w:rPr>
        <w:t xml:space="preserve"> </w:t>
      </w:r>
      <w:r w:rsidRPr="00D516D6">
        <w:rPr>
          <w:w w:val="95"/>
          <w:lang w:val="en-GB"/>
        </w:rPr>
        <w:t>and</w:t>
      </w:r>
      <w:r w:rsidRPr="00D516D6">
        <w:rPr>
          <w:spacing w:val="-2"/>
          <w:w w:val="95"/>
          <w:lang w:val="en-GB"/>
        </w:rPr>
        <w:t xml:space="preserve"> </w:t>
      </w:r>
      <w:hyperlink w:anchor="_bookmark48" w:history="1">
        <w:proofErr w:type="spellStart"/>
        <w:r w:rsidRPr="00D516D6">
          <w:rPr>
            <w:color w:val="2F4F4F"/>
            <w:w w:val="95"/>
            <w:lang w:val="en-GB"/>
          </w:rPr>
          <w:t>Berrezueta</w:t>
        </w:r>
        <w:proofErr w:type="spellEnd"/>
        <w:r w:rsidRPr="00D516D6">
          <w:rPr>
            <w:color w:val="2F4F4F"/>
            <w:w w:val="95"/>
            <w:lang w:val="en-GB"/>
          </w:rPr>
          <w:t>-Guzman</w:t>
        </w:r>
        <w:r w:rsidRPr="00D516D6">
          <w:rPr>
            <w:color w:val="2F4F4F"/>
            <w:spacing w:val="-2"/>
            <w:w w:val="95"/>
            <w:lang w:val="en-GB"/>
          </w:rPr>
          <w:t xml:space="preserve"> </w:t>
        </w:r>
        <w:r w:rsidRPr="00D516D6">
          <w:rPr>
            <w:color w:val="2F4F4F"/>
            <w:w w:val="95"/>
            <w:lang w:val="en-GB"/>
          </w:rPr>
          <w:t>et</w:t>
        </w:r>
        <w:r w:rsidRPr="00D516D6">
          <w:rPr>
            <w:color w:val="2F4F4F"/>
            <w:spacing w:val="-2"/>
            <w:w w:val="95"/>
            <w:lang w:val="en-GB"/>
          </w:rPr>
          <w:t xml:space="preserve"> </w:t>
        </w:r>
        <w:r w:rsidRPr="00D516D6">
          <w:rPr>
            <w:color w:val="2F4F4F"/>
            <w:w w:val="95"/>
            <w:lang w:val="en-GB"/>
          </w:rPr>
          <w:t>al.</w:t>
        </w:r>
      </w:hyperlink>
      <w:r w:rsidRPr="00D516D6">
        <w:rPr>
          <w:color w:val="2F4F4F"/>
          <w:spacing w:val="-2"/>
          <w:w w:val="95"/>
          <w:lang w:val="en-GB"/>
        </w:rPr>
        <w:t xml:space="preserve"> </w:t>
      </w:r>
      <w:r w:rsidRPr="00D516D6">
        <w:rPr>
          <w:w w:val="95"/>
          <w:lang w:val="en-GB"/>
        </w:rPr>
        <w:t>(</w:t>
      </w:r>
      <w:hyperlink w:anchor="_bookmark48" w:history="1">
        <w:r w:rsidRPr="00D516D6">
          <w:rPr>
            <w:color w:val="2F4F4F"/>
            <w:w w:val="95"/>
            <w:lang w:val="en-GB"/>
          </w:rPr>
          <w:t>2021</w:t>
        </w:r>
      </w:hyperlink>
      <w:r w:rsidRPr="00D516D6">
        <w:rPr>
          <w:w w:val="95"/>
          <w:lang w:val="en-GB"/>
        </w:rPr>
        <w:t>)</w:t>
      </w:r>
      <w:r w:rsidRPr="00D516D6">
        <w:rPr>
          <w:spacing w:val="-2"/>
          <w:w w:val="95"/>
          <w:lang w:val="en-GB"/>
        </w:rPr>
        <w:t xml:space="preserve"> </w:t>
      </w:r>
      <w:r w:rsidRPr="00D516D6">
        <w:rPr>
          <w:w w:val="95"/>
          <w:lang w:val="en-GB"/>
        </w:rPr>
        <w:t>assess</w:t>
      </w:r>
      <w:r w:rsidRPr="00D516D6">
        <w:rPr>
          <w:spacing w:val="-2"/>
          <w:w w:val="95"/>
          <w:lang w:val="en-GB"/>
        </w:rPr>
        <w:t xml:space="preserve"> </w:t>
      </w:r>
      <w:r w:rsidRPr="00D516D6">
        <w:rPr>
          <w:w w:val="95"/>
          <w:lang w:val="en-GB"/>
        </w:rPr>
        <w:t>the</w:t>
      </w:r>
      <w:r w:rsidRPr="00D516D6">
        <w:rPr>
          <w:spacing w:val="-2"/>
          <w:w w:val="95"/>
          <w:lang w:val="en-GB"/>
        </w:rPr>
        <w:t xml:space="preserve"> </w:t>
      </w:r>
      <w:r w:rsidRPr="00D516D6">
        <w:rPr>
          <w:w w:val="95"/>
          <w:lang w:val="en-GB"/>
        </w:rPr>
        <w:t>use</w:t>
      </w:r>
      <w:r w:rsidRPr="00D516D6">
        <w:rPr>
          <w:spacing w:val="-2"/>
          <w:w w:val="95"/>
          <w:lang w:val="en-GB"/>
        </w:rPr>
        <w:t xml:space="preserve"> </w:t>
      </w:r>
      <w:r w:rsidRPr="00D516D6">
        <w:rPr>
          <w:w w:val="95"/>
          <w:lang w:val="en-GB"/>
        </w:rPr>
        <w:t>of</w:t>
      </w:r>
      <w:r w:rsidRPr="00D516D6">
        <w:rPr>
          <w:spacing w:val="-2"/>
          <w:w w:val="95"/>
          <w:lang w:val="en-GB"/>
        </w:rPr>
        <w:t xml:space="preserve"> </w:t>
      </w:r>
      <w:r w:rsidRPr="00D516D6">
        <w:rPr>
          <w:w w:val="95"/>
          <w:lang w:val="en-GB"/>
        </w:rPr>
        <w:t>a</w:t>
      </w:r>
      <w:r w:rsidRPr="00D516D6">
        <w:rPr>
          <w:spacing w:val="-2"/>
          <w:w w:val="95"/>
          <w:lang w:val="en-GB"/>
        </w:rPr>
        <w:t xml:space="preserve"> </w:t>
      </w:r>
      <w:r w:rsidRPr="00D516D6">
        <w:rPr>
          <w:w w:val="95"/>
          <w:lang w:val="en-GB"/>
        </w:rPr>
        <w:t>robotic</w:t>
      </w:r>
      <w:r w:rsidRPr="00D516D6">
        <w:rPr>
          <w:spacing w:val="-2"/>
          <w:w w:val="95"/>
          <w:lang w:val="en-GB"/>
        </w:rPr>
        <w:t xml:space="preserve"> </w:t>
      </w:r>
      <w:r w:rsidRPr="00D516D6">
        <w:rPr>
          <w:w w:val="95"/>
          <w:lang w:val="en-GB"/>
        </w:rPr>
        <w:t>assistant</w:t>
      </w:r>
      <w:r w:rsidRPr="00D516D6">
        <w:rPr>
          <w:spacing w:val="-2"/>
          <w:w w:val="95"/>
          <w:lang w:val="en-GB"/>
        </w:rPr>
        <w:t xml:space="preserve"> </w:t>
      </w:r>
      <w:r w:rsidRPr="00D516D6">
        <w:rPr>
          <w:w w:val="95"/>
          <w:lang w:val="en-GB"/>
        </w:rPr>
        <w:t>to</w:t>
      </w:r>
      <w:r w:rsidRPr="00D516D6">
        <w:rPr>
          <w:spacing w:val="-2"/>
          <w:w w:val="95"/>
          <w:lang w:val="en-GB"/>
        </w:rPr>
        <w:t xml:space="preserve"> </w:t>
      </w:r>
      <w:r w:rsidRPr="00D516D6">
        <w:rPr>
          <w:w w:val="95"/>
          <w:lang w:val="en-GB"/>
        </w:rPr>
        <w:t>support</w:t>
      </w:r>
      <w:r w:rsidRPr="00D516D6">
        <w:rPr>
          <w:spacing w:val="-2"/>
          <w:w w:val="95"/>
          <w:lang w:val="en-GB"/>
        </w:rPr>
        <w:t xml:space="preserve"> </w:t>
      </w:r>
      <w:r w:rsidRPr="00D516D6">
        <w:rPr>
          <w:w w:val="95"/>
          <w:lang w:val="en-GB"/>
        </w:rPr>
        <w:t>homework</w:t>
      </w:r>
      <w:r w:rsidRPr="00D516D6">
        <w:rPr>
          <w:spacing w:val="-2"/>
          <w:w w:val="95"/>
          <w:lang w:val="en-GB"/>
        </w:rPr>
        <w:t xml:space="preserve"> </w:t>
      </w:r>
      <w:r w:rsidRPr="00D516D6">
        <w:rPr>
          <w:w w:val="95"/>
          <w:lang w:val="en-GB"/>
        </w:rPr>
        <w:t xml:space="preserve">activities in children with </w:t>
      </w:r>
      <w:bookmarkStart w:id="59" w:name="OLE_LINK156"/>
      <w:r w:rsidRPr="00D516D6">
        <w:rPr>
          <w:w w:val="95"/>
          <w:lang w:val="en-GB"/>
        </w:rPr>
        <w:t>ADHD</w:t>
      </w:r>
      <w:bookmarkEnd w:id="59"/>
      <w:r w:rsidRPr="00D516D6">
        <w:rPr>
          <w:w w:val="95"/>
          <w:lang w:val="en-GB"/>
        </w:rPr>
        <w:t xml:space="preserve">. Each of these studies provides a unique perspective on how </w:t>
      </w:r>
      <w:r w:rsidRPr="00D516D6">
        <w:rPr>
          <w:w w:val="95"/>
          <w:lang w:val="en-GB"/>
        </w:rPr>
        <w:t>technologies can be adapted to address different aspects of learning and social interaction.</w:t>
      </w:r>
    </w:p>
    <w:p w14:paraId="4752CC33" w14:textId="61291A88" w:rsidR="00AF779A" w:rsidRPr="00D516D6" w:rsidRDefault="00E9277B">
      <w:pPr>
        <w:pStyle w:val="Textoindependiente"/>
        <w:spacing w:line="244" w:lineRule="auto"/>
        <w:ind w:left="116" w:right="154" w:firstLine="298"/>
        <w:jc w:val="both"/>
        <w:rPr>
          <w:lang w:val="en-GB"/>
        </w:rPr>
      </w:pPr>
      <w:bookmarkStart w:id="60" w:name="OLE_LINK161"/>
      <w:bookmarkEnd w:id="58"/>
      <w:r w:rsidRPr="00D516D6">
        <w:rPr>
          <w:w w:val="90"/>
          <w:lang w:val="en-GB"/>
        </w:rPr>
        <w:t>Furt</w:t>
      </w:r>
      <w:bookmarkEnd w:id="60"/>
      <w:r w:rsidRPr="00D516D6">
        <w:rPr>
          <w:w w:val="90"/>
          <w:lang w:val="en-GB"/>
        </w:rPr>
        <w:t xml:space="preserve">her studies of </w:t>
      </w:r>
      <w:hyperlink w:anchor="_bookmark69" w:history="1">
        <w:r w:rsidRPr="00D516D6">
          <w:rPr>
            <w:color w:val="2F4F4F"/>
            <w:w w:val="90"/>
            <w:lang w:val="en-GB"/>
          </w:rPr>
          <w:t xml:space="preserve">James and </w:t>
        </w:r>
        <w:proofErr w:type="spellStart"/>
        <w:r w:rsidRPr="00D516D6">
          <w:rPr>
            <w:color w:val="2F4F4F"/>
            <w:w w:val="90"/>
            <w:lang w:val="en-GB"/>
          </w:rPr>
          <w:t>Nettikadan</w:t>
        </w:r>
        <w:proofErr w:type="spellEnd"/>
      </w:hyperlink>
      <w:r w:rsidRPr="00D516D6">
        <w:rPr>
          <w:color w:val="2F4F4F"/>
          <w:w w:val="90"/>
          <w:lang w:val="en-GB"/>
        </w:rPr>
        <w:t xml:space="preserve"> </w:t>
      </w:r>
      <w:r w:rsidRPr="00D516D6">
        <w:rPr>
          <w:w w:val="90"/>
          <w:lang w:val="en-GB"/>
        </w:rPr>
        <w:t>(</w:t>
      </w:r>
      <w:hyperlink w:anchor="_bookmark69" w:history="1">
        <w:r w:rsidRPr="00D516D6">
          <w:rPr>
            <w:color w:val="2F4F4F"/>
            <w:w w:val="90"/>
            <w:lang w:val="en-GB"/>
          </w:rPr>
          <w:t>2019</w:t>
        </w:r>
      </w:hyperlink>
      <w:r w:rsidRPr="00D516D6">
        <w:rPr>
          <w:w w:val="90"/>
          <w:lang w:val="en-GB"/>
        </w:rPr>
        <w:t xml:space="preserve">), </w:t>
      </w:r>
      <w:hyperlink w:anchor="_bookmark66" w:history="1">
        <w:proofErr w:type="spellStart"/>
        <w:r w:rsidRPr="00D516D6">
          <w:rPr>
            <w:color w:val="2F4F4F"/>
            <w:w w:val="90"/>
            <w:lang w:val="en-GB"/>
          </w:rPr>
          <w:t>Hachad</w:t>
        </w:r>
        <w:proofErr w:type="spellEnd"/>
        <w:r w:rsidRPr="00D516D6">
          <w:rPr>
            <w:color w:val="2F4F4F"/>
            <w:w w:val="90"/>
            <w:lang w:val="en-GB"/>
          </w:rPr>
          <w:t xml:space="preserve">, Sadiq and </w:t>
        </w:r>
        <w:proofErr w:type="spellStart"/>
        <w:r w:rsidRPr="00D516D6">
          <w:rPr>
            <w:color w:val="2F4F4F"/>
            <w:w w:val="90"/>
            <w:lang w:val="en-GB"/>
          </w:rPr>
          <w:t>Ghan</w:t>
        </w:r>
        <w:r w:rsidRPr="00D516D6">
          <w:rPr>
            <w:color w:val="2F4F4F"/>
            <w:w w:val="90"/>
            <w:lang w:val="en-GB"/>
          </w:rPr>
          <w:t>imi</w:t>
        </w:r>
        <w:proofErr w:type="spellEnd"/>
      </w:hyperlink>
      <w:r w:rsidRPr="00D516D6">
        <w:rPr>
          <w:color w:val="2F4F4F"/>
          <w:w w:val="90"/>
          <w:lang w:val="en-GB"/>
        </w:rPr>
        <w:t xml:space="preserve"> </w:t>
      </w:r>
      <w:r w:rsidRPr="00D516D6">
        <w:rPr>
          <w:w w:val="90"/>
          <w:lang w:val="en-GB"/>
        </w:rPr>
        <w:t>(</w:t>
      </w:r>
      <w:hyperlink w:anchor="_bookmark66" w:history="1">
        <w:r w:rsidRPr="00D516D6">
          <w:rPr>
            <w:color w:val="2F4F4F"/>
            <w:w w:val="90"/>
            <w:lang w:val="en-GB"/>
          </w:rPr>
          <w:t>2020</w:t>
        </w:r>
      </w:hyperlink>
      <w:r w:rsidRPr="00D516D6">
        <w:rPr>
          <w:w w:val="90"/>
          <w:lang w:val="en-GB"/>
        </w:rPr>
        <w:t xml:space="preserve">), </w:t>
      </w:r>
      <w:hyperlink w:anchor="_bookmark55" w:history="1">
        <w:bookmarkStart w:id="61" w:name="OLE_LINK160"/>
        <w:proofErr w:type="spellStart"/>
        <w:r w:rsidRPr="00D516D6">
          <w:rPr>
            <w:color w:val="2F4F4F"/>
            <w:w w:val="90"/>
            <w:lang w:val="en-GB"/>
          </w:rPr>
          <w:t>Enadula</w:t>
        </w:r>
        <w:bookmarkEnd w:id="61"/>
        <w:proofErr w:type="spellEnd"/>
        <w:r w:rsidRPr="00D516D6">
          <w:rPr>
            <w:color w:val="2F4F4F"/>
            <w:w w:val="90"/>
            <w:lang w:val="en-GB"/>
          </w:rPr>
          <w:t xml:space="preserve"> et al.</w:t>
        </w:r>
      </w:hyperlink>
      <w:r w:rsidRPr="00D516D6">
        <w:rPr>
          <w:color w:val="2F4F4F"/>
          <w:w w:val="90"/>
          <w:lang w:val="en-GB"/>
        </w:rPr>
        <w:t xml:space="preserve"> </w:t>
      </w:r>
      <w:r w:rsidRPr="00D516D6">
        <w:rPr>
          <w:w w:val="90"/>
          <w:lang w:val="en-GB"/>
        </w:rPr>
        <w:t>(</w:t>
      </w:r>
      <w:hyperlink w:anchor="_bookmark55" w:history="1">
        <w:r w:rsidRPr="00D516D6">
          <w:rPr>
            <w:color w:val="2F4F4F"/>
            <w:w w:val="90"/>
            <w:lang w:val="en-GB"/>
          </w:rPr>
          <w:t>2021</w:t>
        </w:r>
      </w:hyperlink>
      <w:r w:rsidRPr="00D516D6">
        <w:rPr>
          <w:w w:val="90"/>
          <w:lang w:val="en-GB"/>
        </w:rPr>
        <w:t xml:space="preserve">) </w:t>
      </w:r>
      <w:hyperlink w:anchor="_bookmark80" w:history="1">
        <w:proofErr w:type="spellStart"/>
        <w:r w:rsidRPr="00D516D6">
          <w:rPr>
            <w:color w:val="2F4F4F"/>
            <w:w w:val="90"/>
            <w:lang w:val="en-GB"/>
          </w:rPr>
          <w:t>Ozdamli</w:t>
        </w:r>
        <w:proofErr w:type="spellEnd"/>
        <w:r w:rsidRPr="00D516D6">
          <w:rPr>
            <w:color w:val="2F4F4F"/>
            <w:w w:val="90"/>
            <w:lang w:val="en-GB"/>
          </w:rPr>
          <w:t>,</w:t>
        </w:r>
      </w:hyperlink>
      <w:r w:rsidRPr="00D516D6">
        <w:rPr>
          <w:color w:val="2F4F4F"/>
          <w:w w:val="95"/>
          <w:lang w:val="en-GB"/>
        </w:rPr>
        <w:t xml:space="preserve"> </w:t>
      </w:r>
      <w:hyperlink w:anchor="_bookmark80" w:history="1">
        <w:proofErr w:type="spellStart"/>
        <w:r w:rsidRPr="00D516D6">
          <w:rPr>
            <w:color w:val="2F4F4F"/>
            <w:spacing w:val="-2"/>
            <w:w w:val="95"/>
            <w:lang w:val="en-GB"/>
          </w:rPr>
          <w:t>Aljarrah</w:t>
        </w:r>
        <w:proofErr w:type="spellEnd"/>
        <w:r w:rsidRPr="00D516D6">
          <w:rPr>
            <w:color w:val="2F4F4F"/>
            <w:spacing w:val="-2"/>
            <w:w w:val="95"/>
            <w:lang w:val="en-GB"/>
          </w:rPr>
          <w:t xml:space="preserve">, </w:t>
        </w:r>
        <w:proofErr w:type="spellStart"/>
        <w:r w:rsidRPr="00D516D6">
          <w:rPr>
            <w:color w:val="2F4F4F"/>
            <w:spacing w:val="-2"/>
            <w:w w:val="95"/>
            <w:lang w:val="en-GB"/>
          </w:rPr>
          <w:t>Karagozlu</w:t>
        </w:r>
        <w:proofErr w:type="spellEnd"/>
        <w:r w:rsidRPr="00D516D6">
          <w:rPr>
            <w:color w:val="2F4F4F"/>
            <w:spacing w:val="-2"/>
            <w:w w:val="95"/>
            <w:lang w:val="en-GB"/>
          </w:rPr>
          <w:t xml:space="preserve"> and </w:t>
        </w:r>
        <w:proofErr w:type="spellStart"/>
        <w:r w:rsidRPr="00D516D6">
          <w:rPr>
            <w:color w:val="2F4F4F"/>
            <w:spacing w:val="-2"/>
            <w:w w:val="95"/>
            <w:lang w:val="en-GB"/>
          </w:rPr>
          <w:t>Ababneh</w:t>
        </w:r>
        <w:proofErr w:type="spellEnd"/>
      </w:hyperlink>
      <w:r w:rsidRPr="00D516D6">
        <w:rPr>
          <w:color w:val="2F4F4F"/>
          <w:spacing w:val="-2"/>
          <w:w w:val="95"/>
          <w:lang w:val="en-GB"/>
        </w:rPr>
        <w:t xml:space="preserve"> </w:t>
      </w:r>
      <w:r w:rsidRPr="00D516D6">
        <w:rPr>
          <w:spacing w:val="-2"/>
          <w:w w:val="95"/>
          <w:lang w:val="en-GB"/>
        </w:rPr>
        <w:t>(</w:t>
      </w:r>
      <w:hyperlink w:anchor="_bookmark80" w:history="1">
        <w:r w:rsidRPr="00D516D6">
          <w:rPr>
            <w:color w:val="2F4F4F"/>
            <w:spacing w:val="-2"/>
            <w:w w:val="95"/>
            <w:lang w:val="en-GB"/>
          </w:rPr>
          <w:t>2022</w:t>
        </w:r>
      </w:hyperlink>
      <w:r w:rsidRPr="00D516D6">
        <w:rPr>
          <w:spacing w:val="-2"/>
          <w:w w:val="95"/>
          <w:lang w:val="en-GB"/>
        </w:rPr>
        <w:t xml:space="preserve">), </w:t>
      </w:r>
      <w:hyperlink w:anchor="_bookmark72" w:history="1">
        <w:r w:rsidRPr="00D516D6">
          <w:rPr>
            <w:color w:val="2F4F4F"/>
            <w:spacing w:val="-2"/>
            <w:w w:val="95"/>
            <w:lang w:val="en-GB"/>
          </w:rPr>
          <w:t xml:space="preserve">Kulkarni, Anjali, Rohith, </w:t>
        </w:r>
        <w:proofErr w:type="spellStart"/>
        <w:r w:rsidRPr="00D516D6">
          <w:rPr>
            <w:color w:val="2F4F4F"/>
            <w:spacing w:val="-2"/>
            <w:w w:val="95"/>
            <w:lang w:val="en-GB"/>
          </w:rPr>
          <w:t>Nadagouda</w:t>
        </w:r>
        <w:proofErr w:type="spellEnd"/>
        <w:r w:rsidRPr="00D516D6">
          <w:rPr>
            <w:color w:val="2F4F4F"/>
            <w:spacing w:val="-2"/>
            <w:w w:val="95"/>
            <w:lang w:val="en-GB"/>
          </w:rPr>
          <w:t xml:space="preserve"> and </w:t>
        </w:r>
        <w:proofErr w:type="spellStart"/>
        <w:r w:rsidRPr="00D516D6">
          <w:rPr>
            <w:color w:val="2F4F4F"/>
            <w:spacing w:val="-2"/>
            <w:w w:val="95"/>
            <w:lang w:val="en-GB"/>
          </w:rPr>
          <w:t>Veeresh</w:t>
        </w:r>
        <w:proofErr w:type="spellEnd"/>
      </w:hyperlink>
      <w:r w:rsidRPr="00D516D6">
        <w:rPr>
          <w:color w:val="2F4F4F"/>
          <w:spacing w:val="-2"/>
          <w:w w:val="95"/>
          <w:lang w:val="en-GB"/>
        </w:rPr>
        <w:t xml:space="preserve"> </w:t>
      </w:r>
      <w:r w:rsidRPr="00D516D6">
        <w:rPr>
          <w:spacing w:val="-2"/>
          <w:w w:val="95"/>
          <w:lang w:val="en-GB"/>
        </w:rPr>
        <w:t>(</w:t>
      </w:r>
      <w:hyperlink w:anchor="_bookmark72" w:history="1">
        <w:r w:rsidRPr="00D516D6">
          <w:rPr>
            <w:color w:val="2F4F4F"/>
            <w:spacing w:val="-2"/>
            <w:w w:val="95"/>
            <w:lang w:val="en-GB"/>
          </w:rPr>
          <w:t>2023</w:t>
        </w:r>
      </w:hyperlink>
      <w:r w:rsidRPr="00D516D6">
        <w:rPr>
          <w:spacing w:val="-2"/>
          <w:w w:val="95"/>
          <w:lang w:val="en-GB"/>
        </w:rPr>
        <w:t xml:space="preserve">), </w:t>
      </w:r>
      <w:hyperlink w:anchor="_bookmark78" w:history="1">
        <w:proofErr w:type="spellStart"/>
        <w:r w:rsidRPr="00D516D6">
          <w:rPr>
            <w:color w:val="2F4F4F"/>
            <w:spacing w:val="-2"/>
            <w:w w:val="95"/>
            <w:lang w:val="en-GB"/>
          </w:rPr>
          <w:t>Narkhede</w:t>
        </w:r>
        <w:proofErr w:type="spellEnd"/>
        <w:r w:rsidRPr="00D516D6">
          <w:rPr>
            <w:color w:val="2F4F4F"/>
            <w:spacing w:val="-2"/>
            <w:w w:val="95"/>
            <w:lang w:val="en-GB"/>
          </w:rPr>
          <w:t>, Menon,</w:t>
        </w:r>
      </w:hyperlink>
      <w:r w:rsidRPr="00D516D6">
        <w:rPr>
          <w:color w:val="2F4F4F"/>
          <w:w w:val="95"/>
          <w:lang w:val="en-GB"/>
        </w:rPr>
        <w:t xml:space="preserve"> </w:t>
      </w:r>
      <w:hyperlink w:anchor="_bookmark78" w:history="1">
        <w:proofErr w:type="spellStart"/>
        <w:r w:rsidRPr="00D516D6">
          <w:rPr>
            <w:color w:val="2F4F4F"/>
            <w:w w:val="95"/>
            <w:lang w:val="en-GB"/>
          </w:rPr>
          <w:t>Mathane</w:t>
        </w:r>
        <w:proofErr w:type="spellEnd"/>
        <w:r w:rsidRPr="00D516D6">
          <w:rPr>
            <w:color w:val="2F4F4F"/>
            <w:w w:val="95"/>
            <w:lang w:val="en-GB"/>
          </w:rPr>
          <w:t>,</w:t>
        </w:r>
        <w:r w:rsidRPr="00D516D6">
          <w:rPr>
            <w:color w:val="2F4F4F"/>
            <w:spacing w:val="-4"/>
            <w:w w:val="95"/>
            <w:lang w:val="en-GB"/>
          </w:rPr>
          <w:t xml:space="preserve"> </w:t>
        </w:r>
        <w:proofErr w:type="spellStart"/>
        <w:r w:rsidRPr="00D516D6">
          <w:rPr>
            <w:color w:val="2F4F4F"/>
            <w:w w:val="95"/>
            <w:lang w:val="en-GB"/>
          </w:rPr>
          <w:t>Nikam</w:t>
        </w:r>
        <w:proofErr w:type="spellEnd"/>
        <w:r w:rsidRPr="00D516D6">
          <w:rPr>
            <w:color w:val="2F4F4F"/>
            <w:spacing w:val="-4"/>
            <w:w w:val="95"/>
            <w:lang w:val="en-GB"/>
          </w:rPr>
          <w:t xml:space="preserve"> </w:t>
        </w:r>
        <w:r w:rsidRPr="00D516D6">
          <w:rPr>
            <w:color w:val="2F4F4F"/>
            <w:w w:val="95"/>
            <w:lang w:val="en-GB"/>
          </w:rPr>
          <w:t>and</w:t>
        </w:r>
        <w:r w:rsidRPr="00D516D6">
          <w:rPr>
            <w:color w:val="2F4F4F"/>
            <w:spacing w:val="-4"/>
            <w:w w:val="95"/>
            <w:lang w:val="en-GB"/>
          </w:rPr>
          <w:t xml:space="preserve"> </w:t>
        </w:r>
        <w:proofErr w:type="spellStart"/>
        <w:r w:rsidRPr="00D516D6">
          <w:rPr>
            <w:color w:val="2F4F4F"/>
            <w:w w:val="95"/>
            <w:lang w:val="en-GB"/>
          </w:rPr>
          <w:t>Dange</w:t>
        </w:r>
        <w:proofErr w:type="spellEnd"/>
      </w:hyperlink>
      <w:r w:rsidRPr="00D516D6">
        <w:rPr>
          <w:color w:val="2F4F4F"/>
          <w:spacing w:val="-4"/>
          <w:w w:val="95"/>
          <w:lang w:val="en-GB"/>
        </w:rPr>
        <w:t xml:space="preserve"> </w:t>
      </w:r>
      <w:r w:rsidRPr="00D516D6">
        <w:rPr>
          <w:w w:val="95"/>
          <w:lang w:val="en-GB"/>
        </w:rPr>
        <w:t>(</w:t>
      </w:r>
      <w:hyperlink w:anchor="_bookmark78" w:history="1">
        <w:r w:rsidRPr="00D516D6">
          <w:rPr>
            <w:color w:val="2F4F4F"/>
            <w:w w:val="95"/>
            <w:lang w:val="en-GB"/>
          </w:rPr>
          <w:t>2023</w:t>
        </w:r>
      </w:hyperlink>
      <w:r w:rsidRPr="00D516D6">
        <w:rPr>
          <w:w w:val="95"/>
          <w:lang w:val="en-GB"/>
        </w:rPr>
        <w:t>),</w:t>
      </w:r>
      <w:r w:rsidRPr="00D516D6">
        <w:rPr>
          <w:spacing w:val="-4"/>
          <w:w w:val="95"/>
          <w:lang w:val="en-GB"/>
        </w:rPr>
        <w:t xml:space="preserve"> </w:t>
      </w:r>
      <w:hyperlink w:anchor="_bookmark56" w:history="1">
        <w:proofErr w:type="spellStart"/>
        <w:r w:rsidRPr="00D516D6">
          <w:rPr>
            <w:color w:val="2F4F4F"/>
            <w:w w:val="95"/>
            <w:lang w:val="en-GB"/>
          </w:rPr>
          <w:t>Farsani</w:t>
        </w:r>
        <w:proofErr w:type="spellEnd"/>
        <w:r w:rsidRPr="00D516D6">
          <w:rPr>
            <w:color w:val="2F4F4F"/>
            <w:w w:val="95"/>
            <w:lang w:val="en-GB"/>
          </w:rPr>
          <w:t>,</w:t>
        </w:r>
        <w:r w:rsidRPr="00D516D6">
          <w:rPr>
            <w:color w:val="2F4F4F"/>
            <w:spacing w:val="-4"/>
            <w:w w:val="95"/>
            <w:lang w:val="en-GB"/>
          </w:rPr>
          <w:t xml:space="preserve"> </w:t>
        </w:r>
        <w:r w:rsidRPr="00D516D6">
          <w:rPr>
            <w:color w:val="2F4F4F"/>
            <w:w w:val="95"/>
            <w:lang w:val="en-GB"/>
          </w:rPr>
          <w:t>Breda</w:t>
        </w:r>
        <w:r w:rsidRPr="00D516D6">
          <w:rPr>
            <w:color w:val="2F4F4F"/>
            <w:spacing w:val="-4"/>
            <w:w w:val="95"/>
            <w:lang w:val="en-GB"/>
          </w:rPr>
          <w:t xml:space="preserve"> </w:t>
        </w:r>
        <w:r w:rsidRPr="00D516D6">
          <w:rPr>
            <w:color w:val="2F4F4F"/>
            <w:w w:val="95"/>
            <w:lang w:val="en-GB"/>
          </w:rPr>
          <w:t>and</w:t>
        </w:r>
        <w:r w:rsidRPr="00D516D6">
          <w:rPr>
            <w:color w:val="2F4F4F"/>
            <w:spacing w:val="-4"/>
            <w:w w:val="95"/>
            <w:lang w:val="en-GB"/>
          </w:rPr>
          <w:t xml:space="preserve"> </w:t>
        </w:r>
        <w:proofErr w:type="spellStart"/>
        <w:r w:rsidRPr="00D516D6">
          <w:rPr>
            <w:color w:val="2F4F4F"/>
            <w:w w:val="95"/>
            <w:lang w:val="en-GB"/>
          </w:rPr>
          <w:t>Sebastiá</w:t>
        </w:r>
        <w:proofErr w:type="spellEnd"/>
      </w:hyperlink>
      <w:r w:rsidRPr="00D516D6">
        <w:rPr>
          <w:color w:val="2F4F4F"/>
          <w:spacing w:val="-4"/>
          <w:w w:val="95"/>
          <w:lang w:val="en-GB"/>
        </w:rPr>
        <w:t xml:space="preserve"> </w:t>
      </w:r>
      <w:r w:rsidRPr="00D516D6">
        <w:rPr>
          <w:w w:val="95"/>
          <w:lang w:val="en-GB"/>
        </w:rPr>
        <w:t>(</w:t>
      </w:r>
      <w:hyperlink w:anchor="_bookmark56" w:history="1">
        <w:r w:rsidRPr="00D516D6">
          <w:rPr>
            <w:color w:val="2F4F4F"/>
            <w:w w:val="95"/>
            <w:lang w:val="en-GB"/>
          </w:rPr>
          <w:t>2020</w:t>
        </w:r>
      </w:hyperlink>
      <w:r w:rsidRPr="00D516D6">
        <w:rPr>
          <w:w w:val="95"/>
          <w:lang w:val="en-GB"/>
        </w:rPr>
        <w:t>),</w:t>
      </w:r>
      <w:r w:rsidRPr="00D516D6">
        <w:rPr>
          <w:spacing w:val="-4"/>
          <w:w w:val="95"/>
          <w:lang w:val="en-GB"/>
        </w:rPr>
        <w:t xml:space="preserve"> </w:t>
      </w:r>
      <w:hyperlink w:anchor="_bookmark50" w:history="1">
        <w:proofErr w:type="spellStart"/>
        <w:r w:rsidRPr="00D516D6">
          <w:rPr>
            <w:color w:val="2F4F4F"/>
            <w:w w:val="95"/>
            <w:lang w:val="en-GB"/>
          </w:rPr>
          <w:t>Boumiza</w:t>
        </w:r>
        <w:proofErr w:type="spellEnd"/>
        <w:r w:rsidRPr="00D516D6">
          <w:rPr>
            <w:color w:val="2F4F4F"/>
            <w:w w:val="95"/>
            <w:lang w:val="en-GB"/>
          </w:rPr>
          <w:t>,</w:t>
        </w:r>
        <w:r w:rsidRPr="00D516D6">
          <w:rPr>
            <w:color w:val="2F4F4F"/>
            <w:spacing w:val="-4"/>
            <w:w w:val="95"/>
            <w:lang w:val="en-GB"/>
          </w:rPr>
          <w:t xml:space="preserve"> </w:t>
        </w:r>
        <w:proofErr w:type="spellStart"/>
        <w:r w:rsidRPr="00D516D6">
          <w:rPr>
            <w:color w:val="2F4F4F"/>
            <w:w w:val="95"/>
            <w:lang w:val="en-GB"/>
          </w:rPr>
          <w:t>Bekiarski</w:t>
        </w:r>
        <w:proofErr w:type="spellEnd"/>
        <w:r w:rsidRPr="00D516D6">
          <w:rPr>
            <w:color w:val="2F4F4F"/>
            <w:w w:val="95"/>
            <w:lang w:val="en-GB"/>
          </w:rPr>
          <w:t>,</w:t>
        </w:r>
        <w:r w:rsidRPr="00D516D6">
          <w:rPr>
            <w:color w:val="2F4F4F"/>
            <w:spacing w:val="-4"/>
            <w:w w:val="95"/>
            <w:lang w:val="en-GB"/>
          </w:rPr>
          <w:t xml:space="preserve"> </w:t>
        </w:r>
        <w:proofErr w:type="spellStart"/>
        <w:r w:rsidRPr="00D516D6">
          <w:rPr>
            <w:color w:val="2F4F4F"/>
            <w:w w:val="95"/>
            <w:lang w:val="en-GB"/>
          </w:rPr>
          <w:t>Souilem</w:t>
        </w:r>
        <w:proofErr w:type="spellEnd"/>
        <w:r w:rsidRPr="00D516D6">
          <w:rPr>
            <w:color w:val="2F4F4F"/>
            <w:spacing w:val="-4"/>
            <w:w w:val="95"/>
            <w:lang w:val="en-GB"/>
          </w:rPr>
          <w:t xml:space="preserve"> </w:t>
        </w:r>
        <w:r w:rsidRPr="00D516D6">
          <w:rPr>
            <w:color w:val="2F4F4F"/>
            <w:w w:val="95"/>
            <w:lang w:val="en-GB"/>
          </w:rPr>
          <w:t>and</w:t>
        </w:r>
        <w:r w:rsidRPr="00D516D6">
          <w:rPr>
            <w:color w:val="2F4F4F"/>
            <w:spacing w:val="-4"/>
            <w:w w:val="95"/>
            <w:lang w:val="en-GB"/>
          </w:rPr>
          <w:t xml:space="preserve"> </w:t>
        </w:r>
        <w:proofErr w:type="spellStart"/>
        <w:r w:rsidRPr="00D516D6">
          <w:rPr>
            <w:color w:val="2F4F4F"/>
            <w:w w:val="95"/>
            <w:lang w:val="en-GB"/>
          </w:rPr>
          <w:t>Pleshkova</w:t>
        </w:r>
        <w:proofErr w:type="spellEnd"/>
      </w:hyperlink>
      <w:r w:rsidRPr="00D516D6">
        <w:rPr>
          <w:color w:val="2F4F4F"/>
          <w:w w:val="95"/>
          <w:lang w:val="en-GB"/>
        </w:rPr>
        <w:t xml:space="preserve"> </w:t>
      </w:r>
      <w:r w:rsidRPr="00D516D6">
        <w:rPr>
          <w:w w:val="90"/>
          <w:lang w:val="en-GB"/>
        </w:rPr>
        <w:t>(</w:t>
      </w:r>
      <w:hyperlink w:anchor="_bookmark50" w:history="1">
        <w:r w:rsidRPr="00D516D6">
          <w:rPr>
            <w:color w:val="2F4F4F"/>
            <w:w w:val="90"/>
            <w:lang w:val="en-GB"/>
          </w:rPr>
          <w:t>2017</w:t>
        </w:r>
      </w:hyperlink>
      <w:r w:rsidRPr="00D516D6">
        <w:rPr>
          <w:w w:val="90"/>
          <w:lang w:val="en-GB"/>
        </w:rPr>
        <w:t xml:space="preserve">) and </w:t>
      </w:r>
      <w:hyperlink w:anchor="_bookmark87" w:history="1">
        <w:r w:rsidRPr="00D516D6">
          <w:rPr>
            <w:color w:val="2F4F4F"/>
            <w:w w:val="90"/>
            <w:lang w:val="en-GB"/>
          </w:rPr>
          <w:t>Rocha, Souza, Cardoso, Vijaykumar, Araujo and Frances</w:t>
        </w:r>
      </w:hyperlink>
      <w:r w:rsidRPr="00D516D6">
        <w:rPr>
          <w:color w:val="2F4F4F"/>
          <w:w w:val="90"/>
          <w:lang w:val="en-GB"/>
        </w:rPr>
        <w:t xml:space="preserve"> </w:t>
      </w:r>
      <w:r w:rsidRPr="00D516D6">
        <w:rPr>
          <w:w w:val="90"/>
          <w:lang w:val="en-GB"/>
        </w:rPr>
        <w:t>(</w:t>
      </w:r>
      <w:hyperlink w:anchor="_bookmark87" w:history="1">
        <w:r w:rsidRPr="00D516D6">
          <w:rPr>
            <w:color w:val="2F4F4F"/>
            <w:w w:val="90"/>
            <w:lang w:val="en-GB"/>
          </w:rPr>
          <w:t>2023</w:t>
        </w:r>
      </w:hyperlink>
      <w:r w:rsidRPr="00D516D6">
        <w:rPr>
          <w:w w:val="90"/>
          <w:lang w:val="en-GB"/>
        </w:rPr>
        <w:t xml:space="preserve">) illustrate a clear trend towards </w:t>
      </w:r>
      <w:proofErr w:type="spellStart"/>
      <w:r w:rsidRPr="00D516D6">
        <w:rPr>
          <w:w w:val="90"/>
          <w:lang w:val="en-GB"/>
        </w:rPr>
        <w:t>tusing</w:t>
      </w:r>
      <w:proofErr w:type="spellEnd"/>
      <w:r w:rsidRPr="00D516D6">
        <w:rPr>
          <w:w w:val="90"/>
          <w:lang w:val="en-GB"/>
        </w:rPr>
        <w:t xml:space="preserve"> facial</w:t>
      </w:r>
      <w:r w:rsidRPr="00D516D6">
        <w:rPr>
          <w:w w:val="95"/>
          <w:lang w:val="en-GB"/>
        </w:rPr>
        <w:t xml:space="preserve"> </w:t>
      </w:r>
      <w:r w:rsidRPr="00D516D6">
        <w:rPr>
          <w:spacing w:val="-2"/>
          <w:w w:val="95"/>
          <w:lang w:val="en-GB"/>
        </w:rPr>
        <w:t>recognition and AI to solve various problems in educational and security environments. E</w:t>
      </w:r>
      <w:r w:rsidRPr="00D516D6">
        <w:rPr>
          <w:spacing w:val="-2"/>
          <w:w w:val="95"/>
          <w:lang w:val="en-GB"/>
        </w:rPr>
        <w:t>ach of them contributes to a</w:t>
      </w:r>
      <w:r w:rsidRPr="00D516D6">
        <w:rPr>
          <w:w w:val="95"/>
          <w:lang w:val="en-GB"/>
        </w:rPr>
        <w:t xml:space="preserve"> broader</w:t>
      </w:r>
      <w:r w:rsidRPr="00D516D6">
        <w:rPr>
          <w:spacing w:val="-7"/>
          <w:w w:val="95"/>
          <w:lang w:val="en-GB"/>
        </w:rPr>
        <w:t xml:space="preserve"> </w:t>
      </w:r>
      <w:r w:rsidRPr="00D516D6">
        <w:rPr>
          <w:w w:val="95"/>
          <w:lang w:val="en-GB"/>
        </w:rPr>
        <w:t>technological</w:t>
      </w:r>
      <w:r w:rsidRPr="00D516D6">
        <w:rPr>
          <w:spacing w:val="-7"/>
          <w:w w:val="95"/>
          <w:lang w:val="en-GB"/>
        </w:rPr>
        <w:t xml:space="preserve"> </w:t>
      </w:r>
      <w:r w:rsidRPr="00D516D6">
        <w:rPr>
          <w:w w:val="95"/>
          <w:lang w:val="en-GB"/>
        </w:rPr>
        <w:t>landscape</w:t>
      </w:r>
      <w:r w:rsidRPr="00D516D6">
        <w:rPr>
          <w:spacing w:val="-7"/>
          <w:w w:val="95"/>
          <w:lang w:val="en-GB"/>
        </w:rPr>
        <w:t xml:space="preserve"> </w:t>
      </w:r>
      <w:r w:rsidRPr="00D516D6">
        <w:rPr>
          <w:w w:val="95"/>
          <w:lang w:val="en-GB"/>
        </w:rPr>
        <w:t>that</w:t>
      </w:r>
      <w:r w:rsidRPr="00D516D6">
        <w:rPr>
          <w:spacing w:val="-7"/>
          <w:w w:val="95"/>
          <w:lang w:val="en-GB"/>
        </w:rPr>
        <w:t xml:space="preserve"> </w:t>
      </w:r>
      <w:r w:rsidRPr="00D516D6">
        <w:rPr>
          <w:w w:val="95"/>
          <w:lang w:val="en-GB"/>
        </w:rPr>
        <w:t>enhances</w:t>
      </w:r>
      <w:r w:rsidRPr="00D516D6">
        <w:rPr>
          <w:spacing w:val="-7"/>
          <w:w w:val="95"/>
          <w:lang w:val="en-GB"/>
        </w:rPr>
        <w:t xml:space="preserve"> </w:t>
      </w:r>
      <w:r w:rsidRPr="00D516D6">
        <w:rPr>
          <w:w w:val="95"/>
          <w:lang w:val="en-GB"/>
        </w:rPr>
        <w:t>student</w:t>
      </w:r>
      <w:r w:rsidRPr="00D516D6">
        <w:rPr>
          <w:spacing w:val="-7"/>
          <w:w w:val="95"/>
          <w:lang w:val="en-GB"/>
        </w:rPr>
        <w:t xml:space="preserve"> </w:t>
      </w:r>
      <w:r w:rsidRPr="00D516D6">
        <w:rPr>
          <w:w w:val="95"/>
          <w:lang w:val="en-GB"/>
        </w:rPr>
        <w:t>interaction</w:t>
      </w:r>
      <w:r w:rsidRPr="00D516D6">
        <w:rPr>
          <w:spacing w:val="-7"/>
          <w:w w:val="95"/>
          <w:lang w:val="en-GB"/>
        </w:rPr>
        <w:t xml:space="preserve"> </w:t>
      </w:r>
      <w:r w:rsidRPr="00D516D6">
        <w:rPr>
          <w:w w:val="95"/>
          <w:lang w:val="en-GB"/>
        </w:rPr>
        <w:t>and</w:t>
      </w:r>
      <w:r w:rsidRPr="00D516D6">
        <w:rPr>
          <w:spacing w:val="-7"/>
          <w:w w:val="95"/>
          <w:lang w:val="en-GB"/>
        </w:rPr>
        <w:t xml:space="preserve"> </w:t>
      </w:r>
      <w:r w:rsidRPr="00D516D6">
        <w:rPr>
          <w:w w:val="95"/>
          <w:lang w:val="en-GB"/>
        </w:rPr>
        <w:t>security.</w:t>
      </w:r>
    </w:p>
    <w:p w14:paraId="4E7099E1" w14:textId="7AC8491F" w:rsidR="00AF779A" w:rsidRPr="00D516D6" w:rsidRDefault="00E9277B">
      <w:pPr>
        <w:pStyle w:val="Textoindependiente"/>
        <w:spacing w:line="244" w:lineRule="auto"/>
        <w:ind w:left="116" w:right="154" w:firstLine="298"/>
        <w:jc w:val="both"/>
        <w:rPr>
          <w:lang w:val="en-GB"/>
        </w:rPr>
      </w:pPr>
      <w:hyperlink w:anchor="_bookmark69" w:history="1">
        <w:r w:rsidRPr="00D516D6">
          <w:rPr>
            <w:color w:val="2F4F4F"/>
            <w:w w:val="95"/>
            <w:lang w:val="en-GB"/>
          </w:rPr>
          <w:t xml:space="preserve">James and </w:t>
        </w:r>
        <w:proofErr w:type="spellStart"/>
        <w:r w:rsidRPr="00D516D6">
          <w:rPr>
            <w:color w:val="2F4F4F"/>
            <w:w w:val="95"/>
            <w:lang w:val="en-GB"/>
          </w:rPr>
          <w:t>Nettikadan</w:t>
        </w:r>
        <w:proofErr w:type="spellEnd"/>
      </w:hyperlink>
      <w:r w:rsidRPr="00D516D6">
        <w:rPr>
          <w:color w:val="2F4F4F"/>
          <w:w w:val="95"/>
          <w:lang w:val="en-GB"/>
        </w:rPr>
        <w:t xml:space="preserve"> </w:t>
      </w:r>
      <w:r w:rsidRPr="00D516D6">
        <w:rPr>
          <w:w w:val="95"/>
          <w:lang w:val="en-GB"/>
        </w:rPr>
        <w:t>(</w:t>
      </w:r>
      <w:hyperlink w:anchor="_bookmark69" w:history="1">
        <w:r w:rsidRPr="00D516D6">
          <w:rPr>
            <w:color w:val="2F4F4F"/>
            <w:w w:val="95"/>
            <w:lang w:val="en-GB"/>
          </w:rPr>
          <w:t>2019</w:t>
        </w:r>
      </w:hyperlink>
      <w:r w:rsidRPr="00D516D6">
        <w:rPr>
          <w:w w:val="95"/>
          <w:lang w:val="en-GB"/>
        </w:rPr>
        <w:t xml:space="preserve">) and </w:t>
      </w:r>
      <w:hyperlink w:anchor="_bookmark66" w:history="1">
        <w:proofErr w:type="spellStart"/>
        <w:r w:rsidRPr="00D516D6">
          <w:rPr>
            <w:color w:val="2F4F4F"/>
            <w:w w:val="95"/>
            <w:lang w:val="en-GB"/>
          </w:rPr>
          <w:t>Hachad</w:t>
        </w:r>
        <w:proofErr w:type="spellEnd"/>
        <w:r w:rsidRPr="00D516D6">
          <w:rPr>
            <w:color w:val="2F4F4F"/>
            <w:w w:val="95"/>
            <w:lang w:val="en-GB"/>
          </w:rPr>
          <w:t xml:space="preserve"> et al.</w:t>
        </w:r>
      </w:hyperlink>
      <w:r w:rsidRPr="00D516D6">
        <w:rPr>
          <w:color w:val="2F4F4F"/>
          <w:w w:val="95"/>
          <w:lang w:val="en-GB"/>
        </w:rPr>
        <w:t xml:space="preserve"> </w:t>
      </w:r>
      <w:r w:rsidRPr="00D516D6">
        <w:rPr>
          <w:w w:val="95"/>
          <w:lang w:val="en-GB"/>
        </w:rPr>
        <w:t>(</w:t>
      </w:r>
      <w:hyperlink w:anchor="_bookmark66" w:history="1">
        <w:r w:rsidRPr="00D516D6">
          <w:rPr>
            <w:color w:val="2F4F4F"/>
            <w:w w:val="95"/>
            <w:lang w:val="en-GB"/>
          </w:rPr>
          <w:t>2020</w:t>
        </w:r>
      </w:hyperlink>
      <w:r w:rsidRPr="00D516D6">
        <w:rPr>
          <w:w w:val="95"/>
          <w:lang w:val="en-GB"/>
        </w:rPr>
        <w:t xml:space="preserve">) use facial recognition in education in different contexts. </w:t>
      </w:r>
      <w:hyperlink w:anchor="_bookmark69" w:history="1">
        <w:r w:rsidRPr="00D516D6">
          <w:rPr>
            <w:color w:val="2F4F4F"/>
            <w:w w:val="95"/>
            <w:lang w:val="en-GB"/>
          </w:rPr>
          <w:t>James</w:t>
        </w:r>
        <w:r w:rsidRPr="00D516D6">
          <w:rPr>
            <w:color w:val="2F4F4F"/>
            <w:spacing w:val="-8"/>
            <w:w w:val="95"/>
            <w:lang w:val="en-GB"/>
          </w:rPr>
          <w:t xml:space="preserve"> </w:t>
        </w:r>
        <w:r w:rsidRPr="00D516D6">
          <w:rPr>
            <w:color w:val="2F4F4F"/>
            <w:w w:val="95"/>
            <w:lang w:val="en-GB"/>
          </w:rPr>
          <w:t>and</w:t>
        </w:r>
        <w:r w:rsidRPr="00D516D6">
          <w:rPr>
            <w:color w:val="2F4F4F"/>
            <w:spacing w:val="-8"/>
            <w:w w:val="95"/>
            <w:lang w:val="en-GB"/>
          </w:rPr>
          <w:t xml:space="preserve"> </w:t>
        </w:r>
        <w:proofErr w:type="spellStart"/>
        <w:r w:rsidRPr="00D516D6">
          <w:rPr>
            <w:color w:val="2F4F4F"/>
            <w:w w:val="95"/>
            <w:lang w:val="en-GB"/>
          </w:rPr>
          <w:t>Nettikadan</w:t>
        </w:r>
        <w:proofErr w:type="spellEnd"/>
      </w:hyperlink>
      <w:r w:rsidRPr="00D516D6">
        <w:rPr>
          <w:color w:val="2F4F4F"/>
          <w:spacing w:val="-8"/>
          <w:w w:val="95"/>
          <w:lang w:val="en-GB"/>
        </w:rPr>
        <w:t xml:space="preserve"> </w:t>
      </w:r>
      <w:r w:rsidRPr="00D516D6">
        <w:rPr>
          <w:w w:val="95"/>
          <w:lang w:val="en-GB"/>
        </w:rPr>
        <w:t>(</w:t>
      </w:r>
      <w:hyperlink w:anchor="_bookmark69" w:history="1">
        <w:r w:rsidRPr="00D516D6">
          <w:rPr>
            <w:color w:val="2F4F4F"/>
            <w:w w:val="95"/>
            <w:lang w:val="en-GB"/>
          </w:rPr>
          <w:t>2019</w:t>
        </w:r>
      </w:hyperlink>
      <w:r w:rsidRPr="00D516D6">
        <w:rPr>
          <w:w w:val="95"/>
          <w:lang w:val="en-GB"/>
        </w:rPr>
        <w:t>)</w:t>
      </w:r>
      <w:r w:rsidRPr="00D516D6">
        <w:rPr>
          <w:spacing w:val="-8"/>
          <w:w w:val="95"/>
          <w:lang w:val="en-GB"/>
        </w:rPr>
        <w:t xml:space="preserve"> </w:t>
      </w:r>
      <w:r w:rsidRPr="00D516D6">
        <w:rPr>
          <w:w w:val="95"/>
          <w:lang w:val="en-GB"/>
        </w:rPr>
        <w:t>monitor</w:t>
      </w:r>
      <w:r w:rsidRPr="00D516D6">
        <w:rPr>
          <w:spacing w:val="-8"/>
          <w:w w:val="95"/>
          <w:lang w:val="en-GB"/>
        </w:rPr>
        <w:t xml:space="preserve"> </w:t>
      </w:r>
      <w:r w:rsidRPr="00D516D6">
        <w:rPr>
          <w:w w:val="95"/>
          <w:lang w:val="en-GB"/>
        </w:rPr>
        <w:t>student</w:t>
      </w:r>
      <w:r w:rsidRPr="00D516D6">
        <w:rPr>
          <w:spacing w:val="-8"/>
          <w:w w:val="95"/>
          <w:lang w:val="en-GB"/>
        </w:rPr>
        <w:t xml:space="preserve"> </w:t>
      </w:r>
      <w:r w:rsidRPr="00D516D6">
        <w:rPr>
          <w:w w:val="95"/>
          <w:lang w:val="en-GB"/>
        </w:rPr>
        <w:t>security</w:t>
      </w:r>
      <w:r w:rsidRPr="00D516D6">
        <w:rPr>
          <w:spacing w:val="-8"/>
          <w:w w:val="95"/>
          <w:lang w:val="en-GB"/>
        </w:rPr>
        <w:t xml:space="preserve"> </w:t>
      </w:r>
      <w:r w:rsidRPr="00D516D6">
        <w:rPr>
          <w:w w:val="95"/>
          <w:lang w:val="en-GB"/>
        </w:rPr>
        <w:t>on</w:t>
      </w:r>
      <w:r w:rsidRPr="00D516D6">
        <w:rPr>
          <w:spacing w:val="-8"/>
          <w:w w:val="95"/>
          <w:lang w:val="en-GB"/>
        </w:rPr>
        <w:t xml:space="preserve"> </w:t>
      </w:r>
      <w:r w:rsidRPr="00D516D6">
        <w:rPr>
          <w:w w:val="95"/>
          <w:lang w:val="en-GB"/>
        </w:rPr>
        <w:t>school</w:t>
      </w:r>
      <w:r w:rsidRPr="00D516D6">
        <w:rPr>
          <w:spacing w:val="-8"/>
          <w:w w:val="95"/>
          <w:lang w:val="en-GB"/>
        </w:rPr>
        <w:t xml:space="preserve"> </w:t>
      </w:r>
      <w:r w:rsidRPr="00D516D6">
        <w:rPr>
          <w:w w:val="95"/>
          <w:lang w:val="en-GB"/>
        </w:rPr>
        <w:t>buses,</w:t>
      </w:r>
      <w:r w:rsidRPr="00D516D6">
        <w:rPr>
          <w:spacing w:val="-8"/>
          <w:w w:val="95"/>
          <w:lang w:val="en-GB"/>
        </w:rPr>
        <w:t xml:space="preserve"> </w:t>
      </w:r>
      <w:r w:rsidRPr="00D516D6">
        <w:rPr>
          <w:w w:val="95"/>
          <w:lang w:val="en-GB"/>
        </w:rPr>
        <w:t>whereas</w:t>
      </w:r>
      <w:r w:rsidRPr="00D516D6">
        <w:rPr>
          <w:spacing w:val="-8"/>
          <w:w w:val="95"/>
          <w:lang w:val="en-GB"/>
        </w:rPr>
        <w:t xml:space="preserve"> </w:t>
      </w:r>
      <w:hyperlink w:anchor="_bookmark66" w:history="1">
        <w:proofErr w:type="spellStart"/>
        <w:r w:rsidRPr="00D516D6">
          <w:rPr>
            <w:color w:val="2F4F4F"/>
            <w:w w:val="95"/>
            <w:lang w:val="en-GB"/>
          </w:rPr>
          <w:t>Hachad</w:t>
        </w:r>
        <w:proofErr w:type="spellEnd"/>
        <w:r w:rsidRPr="00D516D6">
          <w:rPr>
            <w:color w:val="2F4F4F"/>
            <w:spacing w:val="-8"/>
            <w:w w:val="95"/>
            <w:lang w:val="en-GB"/>
          </w:rPr>
          <w:t xml:space="preserve"> </w:t>
        </w:r>
        <w:r w:rsidRPr="00D516D6">
          <w:rPr>
            <w:color w:val="2F4F4F"/>
            <w:w w:val="95"/>
            <w:lang w:val="en-GB"/>
          </w:rPr>
          <w:t>et</w:t>
        </w:r>
        <w:r w:rsidRPr="00D516D6">
          <w:rPr>
            <w:color w:val="2F4F4F"/>
            <w:spacing w:val="-8"/>
            <w:w w:val="95"/>
            <w:lang w:val="en-GB"/>
          </w:rPr>
          <w:t xml:space="preserve"> </w:t>
        </w:r>
        <w:r w:rsidRPr="00D516D6">
          <w:rPr>
            <w:color w:val="2F4F4F"/>
            <w:w w:val="95"/>
            <w:lang w:val="en-GB"/>
          </w:rPr>
          <w:t>al.</w:t>
        </w:r>
      </w:hyperlink>
      <w:r w:rsidRPr="00D516D6">
        <w:rPr>
          <w:color w:val="2F4F4F"/>
          <w:w w:val="95"/>
          <w:lang w:val="en-GB"/>
        </w:rPr>
        <w:t xml:space="preserve"> </w:t>
      </w:r>
      <w:r w:rsidRPr="00D516D6">
        <w:rPr>
          <w:w w:val="95"/>
          <w:lang w:val="en-GB"/>
        </w:rPr>
        <w:t>(</w:t>
      </w:r>
      <w:hyperlink w:anchor="_bookmark66" w:history="1">
        <w:r w:rsidRPr="00D516D6">
          <w:rPr>
            <w:color w:val="2F4F4F"/>
            <w:w w:val="95"/>
            <w:lang w:val="en-GB"/>
          </w:rPr>
          <w:t>2020</w:t>
        </w:r>
      </w:hyperlink>
      <w:r w:rsidRPr="00D516D6">
        <w:rPr>
          <w:w w:val="95"/>
          <w:lang w:val="en-GB"/>
        </w:rPr>
        <w:t xml:space="preserve">) manage student attendance in classrooms. Both leverage technologies like OpenCV and facial recognition </w:t>
      </w:r>
      <w:r w:rsidRPr="00D516D6">
        <w:rPr>
          <w:w w:val="90"/>
          <w:lang w:val="en-GB"/>
        </w:rPr>
        <w:t>algorithms to address security during transport and efficiency in attend</w:t>
      </w:r>
      <w:r w:rsidRPr="00D516D6">
        <w:rPr>
          <w:w w:val="90"/>
          <w:lang w:val="en-GB"/>
        </w:rPr>
        <w:t>ance taking, showcasing the versatility of facial</w:t>
      </w:r>
      <w:r w:rsidRPr="00D516D6">
        <w:rPr>
          <w:w w:val="95"/>
          <w:lang w:val="en-GB"/>
        </w:rPr>
        <w:t xml:space="preserve"> recognition in different educational settings.</w:t>
      </w:r>
    </w:p>
    <w:p w14:paraId="50CC2AB3" w14:textId="6D15D120" w:rsidR="00AF779A" w:rsidRPr="00D516D6" w:rsidRDefault="00E9277B">
      <w:pPr>
        <w:pStyle w:val="Textoindependiente"/>
        <w:spacing w:line="244" w:lineRule="auto"/>
        <w:ind w:left="116" w:right="154" w:firstLine="298"/>
        <w:jc w:val="both"/>
        <w:rPr>
          <w:lang w:val="en-GB"/>
        </w:rPr>
      </w:pPr>
      <w:hyperlink w:anchor="_bookmark55" w:history="1">
        <w:proofErr w:type="spellStart"/>
        <w:r w:rsidRPr="00D516D6">
          <w:rPr>
            <w:color w:val="2F4F4F"/>
            <w:w w:val="95"/>
            <w:lang w:val="en-GB"/>
          </w:rPr>
          <w:t>Enadula</w:t>
        </w:r>
        <w:proofErr w:type="spellEnd"/>
        <w:r w:rsidRPr="00D516D6">
          <w:rPr>
            <w:color w:val="2F4F4F"/>
            <w:spacing w:val="-2"/>
            <w:w w:val="95"/>
            <w:lang w:val="en-GB"/>
          </w:rPr>
          <w:t xml:space="preserve"> </w:t>
        </w:r>
        <w:r w:rsidRPr="00D516D6">
          <w:rPr>
            <w:color w:val="2F4F4F"/>
            <w:w w:val="95"/>
            <w:lang w:val="en-GB"/>
          </w:rPr>
          <w:t>et</w:t>
        </w:r>
        <w:r w:rsidRPr="00D516D6">
          <w:rPr>
            <w:color w:val="2F4F4F"/>
            <w:spacing w:val="-2"/>
            <w:w w:val="95"/>
            <w:lang w:val="en-GB"/>
          </w:rPr>
          <w:t xml:space="preserve"> </w:t>
        </w:r>
        <w:r w:rsidRPr="00D516D6">
          <w:rPr>
            <w:color w:val="2F4F4F"/>
            <w:w w:val="95"/>
            <w:lang w:val="en-GB"/>
          </w:rPr>
          <w:t>al.</w:t>
        </w:r>
      </w:hyperlink>
      <w:r w:rsidRPr="00D516D6">
        <w:rPr>
          <w:color w:val="2F4F4F"/>
          <w:spacing w:val="-2"/>
          <w:w w:val="95"/>
          <w:lang w:val="en-GB"/>
        </w:rPr>
        <w:t xml:space="preserve"> </w:t>
      </w:r>
      <w:r w:rsidRPr="00D516D6">
        <w:rPr>
          <w:w w:val="95"/>
          <w:lang w:val="en-GB"/>
        </w:rPr>
        <w:t>(</w:t>
      </w:r>
      <w:hyperlink w:anchor="_bookmark55" w:history="1">
        <w:r w:rsidRPr="00D516D6">
          <w:rPr>
            <w:color w:val="2F4F4F"/>
            <w:w w:val="95"/>
            <w:lang w:val="en-GB"/>
          </w:rPr>
          <w:t>2021</w:t>
        </w:r>
      </w:hyperlink>
      <w:r w:rsidRPr="00D516D6">
        <w:rPr>
          <w:w w:val="95"/>
          <w:lang w:val="en-GB"/>
        </w:rPr>
        <w:t>)</w:t>
      </w:r>
      <w:r w:rsidRPr="00D516D6">
        <w:rPr>
          <w:spacing w:val="-2"/>
          <w:w w:val="95"/>
          <w:lang w:val="en-GB"/>
        </w:rPr>
        <w:t xml:space="preserve"> </w:t>
      </w:r>
      <w:r w:rsidRPr="00D516D6">
        <w:rPr>
          <w:w w:val="95"/>
          <w:lang w:val="en-GB"/>
        </w:rPr>
        <w:t>and</w:t>
      </w:r>
      <w:r w:rsidRPr="00D516D6">
        <w:rPr>
          <w:spacing w:val="-2"/>
          <w:w w:val="95"/>
          <w:lang w:val="en-GB"/>
        </w:rPr>
        <w:t xml:space="preserve"> </w:t>
      </w:r>
      <w:hyperlink w:anchor="_bookmark80" w:history="1">
        <w:proofErr w:type="spellStart"/>
        <w:r w:rsidRPr="00D516D6">
          <w:rPr>
            <w:color w:val="2F4F4F"/>
            <w:w w:val="95"/>
            <w:lang w:val="en-GB"/>
          </w:rPr>
          <w:t>Ozdamli</w:t>
        </w:r>
        <w:proofErr w:type="spellEnd"/>
        <w:r w:rsidRPr="00D516D6">
          <w:rPr>
            <w:color w:val="2F4F4F"/>
            <w:spacing w:val="-2"/>
            <w:w w:val="95"/>
            <w:lang w:val="en-GB"/>
          </w:rPr>
          <w:t xml:space="preserve"> </w:t>
        </w:r>
        <w:r w:rsidRPr="00D516D6">
          <w:rPr>
            <w:color w:val="2F4F4F"/>
            <w:w w:val="95"/>
            <w:lang w:val="en-GB"/>
          </w:rPr>
          <w:t>et</w:t>
        </w:r>
        <w:r w:rsidRPr="00D516D6">
          <w:rPr>
            <w:color w:val="2F4F4F"/>
            <w:spacing w:val="-2"/>
            <w:w w:val="95"/>
            <w:lang w:val="en-GB"/>
          </w:rPr>
          <w:t xml:space="preserve"> </w:t>
        </w:r>
        <w:r w:rsidRPr="00D516D6">
          <w:rPr>
            <w:color w:val="2F4F4F"/>
            <w:w w:val="95"/>
            <w:lang w:val="en-GB"/>
          </w:rPr>
          <w:t>al.</w:t>
        </w:r>
      </w:hyperlink>
      <w:r w:rsidRPr="00D516D6">
        <w:rPr>
          <w:color w:val="2F4F4F"/>
          <w:spacing w:val="-2"/>
          <w:w w:val="95"/>
          <w:lang w:val="en-GB"/>
        </w:rPr>
        <w:t xml:space="preserve"> </w:t>
      </w:r>
      <w:r w:rsidRPr="00D516D6">
        <w:rPr>
          <w:w w:val="95"/>
          <w:lang w:val="en-GB"/>
        </w:rPr>
        <w:t>(</w:t>
      </w:r>
      <w:hyperlink w:anchor="_bookmark80" w:history="1">
        <w:r w:rsidRPr="00D516D6">
          <w:rPr>
            <w:color w:val="2F4F4F"/>
            <w:w w:val="95"/>
            <w:lang w:val="en-GB"/>
          </w:rPr>
          <w:t>2022</w:t>
        </w:r>
      </w:hyperlink>
      <w:r w:rsidRPr="00D516D6">
        <w:rPr>
          <w:w w:val="95"/>
          <w:lang w:val="en-GB"/>
        </w:rPr>
        <w:t>)</w:t>
      </w:r>
      <w:r w:rsidRPr="00D516D6">
        <w:rPr>
          <w:spacing w:val="-2"/>
          <w:w w:val="95"/>
          <w:lang w:val="en-GB"/>
        </w:rPr>
        <w:t xml:space="preserve"> </w:t>
      </w:r>
      <w:r w:rsidRPr="00D516D6">
        <w:rPr>
          <w:w w:val="95"/>
          <w:lang w:val="en-GB"/>
        </w:rPr>
        <w:t>explore</w:t>
      </w:r>
      <w:r w:rsidRPr="00D516D6">
        <w:rPr>
          <w:spacing w:val="-2"/>
          <w:w w:val="95"/>
          <w:lang w:val="en-GB"/>
        </w:rPr>
        <w:t xml:space="preserve"> </w:t>
      </w:r>
      <w:r w:rsidRPr="00D516D6">
        <w:rPr>
          <w:w w:val="95"/>
          <w:lang w:val="en-GB"/>
        </w:rPr>
        <w:t>emotion</w:t>
      </w:r>
      <w:r w:rsidRPr="00D516D6">
        <w:rPr>
          <w:spacing w:val="-2"/>
          <w:w w:val="95"/>
          <w:lang w:val="en-GB"/>
        </w:rPr>
        <w:t xml:space="preserve"> </w:t>
      </w:r>
      <w:r w:rsidRPr="00D516D6">
        <w:rPr>
          <w:w w:val="95"/>
          <w:lang w:val="en-GB"/>
        </w:rPr>
        <w:t>recognition</w:t>
      </w:r>
      <w:r w:rsidRPr="00D516D6">
        <w:rPr>
          <w:spacing w:val="-2"/>
          <w:w w:val="95"/>
          <w:lang w:val="en-GB"/>
        </w:rPr>
        <w:t xml:space="preserve"> </w:t>
      </w:r>
      <w:r w:rsidRPr="00D516D6">
        <w:rPr>
          <w:w w:val="95"/>
          <w:lang w:val="en-GB"/>
        </w:rPr>
        <w:t>in</w:t>
      </w:r>
      <w:r w:rsidRPr="00D516D6">
        <w:rPr>
          <w:spacing w:val="-2"/>
          <w:w w:val="95"/>
          <w:lang w:val="en-GB"/>
        </w:rPr>
        <w:t xml:space="preserve"> </w:t>
      </w:r>
      <w:r w:rsidRPr="00D516D6">
        <w:rPr>
          <w:w w:val="95"/>
          <w:lang w:val="en-GB"/>
        </w:rPr>
        <w:t>students</w:t>
      </w:r>
      <w:r w:rsidRPr="00D516D6">
        <w:rPr>
          <w:spacing w:val="-2"/>
          <w:w w:val="95"/>
          <w:lang w:val="en-GB"/>
        </w:rPr>
        <w:t xml:space="preserve"> </w:t>
      </w:r>
      <w:r w:rsidRPr="00D516D6">
        <w:rPr>
          <w:w w:val="95"/>
          <w:lang w:val="en-GB"/>
        </w:rPr>
        <w:t>in</w:t>
      </w:r>
      <w:r w:rsidRPr="00D516D6">
        <w:rPr>
          <w:spacing w:val="-2"/>
          <w:w w:val="95"/>
          <w:lang w:val="en-GB"/>
        </w:rPr>
        <w:t xml:space="preserve"> </w:t>
      </w:r>
      <w:r w:rsidRPr="00D516D6">
        <w:rPr>
          <w:w w:val="95"/>
          <w:lang w:val="en-GB"/>
        </w:rPr>
        <w:t>online</w:t>
      </w:r>
      <w:r w:rsidRPr="00D516D6">
        <w:rPr>
          <w:spacing w:val="-2"/>
          <w:w w:val="95"/>
          <w:lang w:val="en-GB"/>
        </w:rPr>
        <w:t xml:space="preserve"> </w:t>
      </w:r>
      <w:r w:rsidRPr="00D516D6">
        <w:rPr>
          <w:w w:val="95"/>
          <w:lang w:val="en-GB"/>
        </w:rPr>
        <w:t>education</w:t>
      </w:r>
      <w:r w:rsidRPr="00D516D6">
        <w:rPr>
          <w:spacing w:val="-2"/>
          <w:w w:val="95"/>
          <w:lang w:val="en-GB"/>
        </w:rPr>
        <w:t xml:space="preserve"> </w:t>
      </w:r>
      <w:r w:rsidRPr="00D516D6">
        <w:rPr>
          <w:w w:val="95"/>
          <w:lang w:val="en-GB"/>
        </w:rPr>
        <w:t xml:space="preserve">and distance examinations, respectively. Both employ computer vision technologies to analyse facial expressions, and </w:t>
      </w:r>
      <w:hyperlink w:anchor="_bookmark80" w:history="1">
        <w:proofErr w:type="spellStart"/>
        <w:r w:rsidRPr="00D516D6">
          <w:rPr>
            <w:color w:val="2F4F4F"/>
            <w:w w:val="95"/>
            <w:lang w:val="en-GB"/>
          </w:rPr>
          <w:t>Ozdamli</w:t>
        </w:r>
        <w:proofErr w:type="spellEnd"/>
        <w:r w:rsidRPr="00D516D6">
          <w:rPr>
            <w:color w:val="2F4F4F"/>
            <w:spacing w:val="-2"/>
            <w:w w:val="95"/>
            <w:lang w:val="en-GB"/>
          </w:rPr>
          <w:t xml:space="preserve"> </w:t>
        </w:r>
        <w:r w:rsidRPr="00D516D6">
          <w:rPr>
            <w:color w:val="2F4F4F"/>
            <w:w w:val="95"/>
            <w:lang w:val="en-GB"/>
          </w:rPr>
          <w:t>et</w:t>
        </w:r>
        <w:r w:rsidRPr="00D516D6">
          <w:rPr>
            <w:color w:val="2F4F4F"/>
            <w:spacing w:val="-2"/>
            <w:w w:val="95"/>
            <w:lang w:val="en-GB"/>
          </w:rPr>
          <w:t xml:space="preserve"> </w:t>
        </w:r>
        <w:r w:rsidRPr="00D516D6">
          <w:rPr>
            <w:color w:val="2F4F4F"/>
            <w:w w:val="95"/>
            <w:lang w:val="en-GB"/>
          </w:rPr>
          <w:t>al.</w:t>
        </w:r>
      </w:hyperlink>
      <w:r w:rsidRPr="00D516D6">
        <w:rPr>
          <w:color w:val="2F4F4F"/>
          <w:spacing w:val="-2"/>
          <w:w w:val="95"/>
          <w:lang w:val="en-GB"/>
        </w:rPr>
        <w:t xml:space="preserve"> </w:t>
      </w:r>
      <w:r w:rsidRPr="00D516D6">
        <w:rPr>
          <w:w w:val="95"/>
          <w:lang w:val="en-GB"/>
        </w:rPr>
        <w:t>(</w:t>
      </w:r>
      <w:hyperlink w:anchor="_bookmark80" w:history="1">
        <w:r w:rsidRPr="00D516D6">
          <w:rPr>
            <w:color w:val="2F4F4F"/>
            <w:w w:val="95"/>
            <w:lang w:val="en-GB"/>
          </w:rPr>
          <w:t>2022</w:t>
        </w:r>
      </w:hyperlink>
      <w:r w:rsidRPr="00D516D6">
        <w:rPr>
          <w:w w:val="95"/>
          <w:lang w:val="en-GB"/>
        </w:rPr>
        <w:t>)</w:t>
      </w:r>
      <w:r w:rsidRPr="00D516D6">
        <w:rPr>
          <w:spacing w:val="-2"/>
          <w:w w:val="95"/>
          <w:lang w:val="en-GB"/>
        </w:rPr>
        <w:t xml:space="preserve"> </w:t>
      </w:r>
      <w:r w:rsidRPr="00D516D6">
        <w:rPr>
          <w:w w:val="95"/>
          <w:lang w:val="en-GB"/>
        </w:rPr>
        <w:t>also</w:t>
      </w:r>
      <w:r w:rsidRPr="00D516D6">
        <w:rPr>
          <w:spacing w:val="-2"/>
          <w:w w:val="95"/>
          <w:lang w:val="en-GB"/>
        </w:rPr>
        <w:t xml:space="preserve"> </w:t>
      </w:r>
      <w:r w:rsidRPr="00D516D6">
        <w:rPr>
          <w:w w:val="95"/>
          <w:lang w:val="en-GB"/>
        </w:rPr>
        <w:t>incorporate</w:t>
      </w:r>
      <w:r w:rsidRPr="00D516D6">
        <w:rPr>
          <w:spacing w:val="-2"/>
          <w:w w:val="95"/>
          <w:lang w:val="en-GB"/>
        </w:rPr>
        <w:t xml:space="preserve"> </w:t>
      </w:r>
      <w:r w:rsidRPr="00D516D6">
        <w:rPr>
          <w:w w:val="95"/>
          <w:lang w:val="en-GB"/>
        </w:rPr>
        <w:t>cheating</w:t>
      </w:r>
      <w:r w:rsidRPr="00D516D6">
        <w:rPr>
          <w:spacing w:val="-2"/>
          <w:w w:val="95"/>
          <w:lang w:val="en-GB"/>
        </w:rPr>
        <w:t xml:space="preserve"> </w:t>
      </w:r>
      <w:r w:rsidRPr="00D516D6">
        <w:rPr>
          <w:w w:val="95"/>
          <w:lang w:val="en-GB"/>
        </w:rPr>
        <w:t>detection,</w:t>
      </w:r>
      <w:r w:rsidRPr="00D516D6">
        <w:rPr>
          <w:spacing w:val="-2"/>
          <w:w w:val="95"/>
          <w:lang w:val="en-GB"/>
        </w:rPr>
        <w:t xml:space="preserve"> </w:t>
      </w:r>
      <w:r w:rsidRPr="00D516D6">
        <w:rPr>
          <w:w w:val="95"/>
          <w:lang w:val="en-GB"/>
        </w:rPr>
        <w:t>highlighting</w:t>
      </w:r>
      <w:r w:rsidRPr="00D516D6">
        <w:rPr>
          <w:spacing w:val="-2"/>
          <w:w w:val="95"/>
          <w:lang w:val="en-GB"/>
        </w:rPr>
        <w:t xml:space="preserve"> </w:t>
      </w:r>
      <w:r w:rsidRPr="00D516D6">
        <w:rPr>
          <w:w w:val="95"/>
          <w:lang w:val="en-GB"/>
        </w:rPr>
        <w:t>the</w:t>
      </w:r>
      <w:r w:rsidRPr="00D516D6">
        <w:rPr>
          <w:spacing w:val="-2"/>
          <w:w w:val="95"/>
          <w:lang w:val="en-GB"/>
        </w:rPr>
        <w:t xml:space="preserve"> </w:t>
      </w:r>
      <w:r w:rsidRPr="00D516D6">
        <w:rPr>
          <w:w w:val="95"/>
          <w:lang w:val="en-GB"/>
        </w:rPr>
        <w:t>p</w:t>
      </w:r>
      <w:r w:rsidRPr="00D516D6">
        <w:rPr>
          <w:w w:val="95"/>
          <w:lang w:val="en-GB"/>
        </w:rPr>
        <w:t>otential</w:t>
      </w:r>
      <w:r w:rsidRPr="00D516D6">
        <w:rPr>
          <w:spacing w:val="-2"/>
          <w:w w:val="95"/>
          <w:lang w:val="en-GB"/>
        </w:rPr>
        <w:t xml:space="preserve"> </w:t>
      </w:r>
      <w:r w:rsidRPr="00D516D6">
        <w:rPr>
          <w:w w:val="95"/>
          <w:lang w:val="en-GB"/>
        </w:rPr>
        <w:t>of</w:t>
      </w:r>
      <w:r w:rsidRPr="00D516D6">
        <w:rPr>
          <w:spacing w:val="-2"/>
          <w:w w:val="95"/>
          <w:lang w:val="en-GB"/>
        </w:rPr>
        <w:t xml:space="preserve"> </w:t>
      </w:r>
      <w:r w:rsidRPr="00D516D6">
        <w:rPr>
          <w:w w:val="95"/>
          <w:lang w:val="en-GB"/>
        </w:rPr>
        <w:t>facial</w:t>
      </w:r>
      <w:r w:rsidRPr="00D516D6">
        <w:rPr>
          <w:spacing w:val="-2"/>
          <w:w w:val="95"/>
          <w:lang w:val="en-GB"/>
        </w:rPr>
        <w:t xml:space="preserve"> </w:t>
      </w:r>
      <w:r w:rsidRPr="00D516D6">
        <w:rPr>
          <w:w w:val="95"/>
          <w:lang w:val="en-GB"/>
        </w:rPr>
        <w:t>recognition</w:t>
      </w:r>
      <w:r w:rsidRPr="00D516D6">
        <w:rPr>
          <w:spacing w:val="-2"/>
          <w:w w:val="95"/>
          <w:lang w:val="en-GB"/>
        </w:rPr>
        <w:t xml:space="preserve"> </w:t>
      </w:r>
      <w:r w:rsidRPr="00D516D6">
        <w:rPr>
          <w:w w:val="95"/>
          <w:lang w:val="en-GB"/>
        </w:rPr>
        <w:t>to</w:t>
      </w:r>
      <w:r w:rsidRPr="00D516D6">
        <w:rPr>
          <w:spacing w:val="-2"/>
          <w:w w:val="95"/>
          <w:lang w:val="en-GB"/>
        </w:rPr>
        <w:t xml:space="preserve"> </w:t>
      </w:r>
      <w:r w:rsidRPr="00D516D6">
        <w:rPr>
          <w:w w:val="95"/>
          <w:lang w:val="en-GB"/>
        </w:rPr>
        <w:t>enhance student interaction in virtual environments.</w:t>
      </w:r>
    </w:p>
    <w:p w14:paraId="438EE653" w14:textId="7F2957BB" w:rsidR="00AF779A" w:rsidRPr="00D516D6" w:rsidRDefault="00E9277B">
      <w:pPr>
        <w:pStyle w:val="Textoindependiente"/>
        <w:spacing w:line="244" w:lineRule="auto"/>
        <w:ind w:left="116" w:right="154" w:firstLine="298"/>
        <w:jc w:val="both"/>
        <w:rPr>
          <w:lang w:val="en-GB"/>
        </w:rPr>
      </w:pPr>
      <w:r>
        <w:fldChar w:fldCharType="begin"/>
      </w:r>
      <w:r w:rsidRPr="00E46D94">
        <w:rPr>
          <w:lang w:val="es-EC"/>
          <w:rPrChange w:id="62" w:author="Gleiston C. Guerrero Ulloa" w:date="2024-07-22T19:25:00Z">
            <w:rPr/>
          </w:rPrChange>
        </w:rPr>
        <w:instrText xml:space="preserve"> HYPERLINK \l "_bookmark72" </w:instrText>
      </w:r>
      <w:r>
        <w:fldChar w:fldCharType="separate"/>
      </w:r>
      <w:r w:rsidRPr="00FA717B">
        <w:rPr>
          <w:color w:val="2F4F4F"/>
          <w:w w:val="95"/>
          <w:lang w:val="nb-NO"/>
        </w:rPr>
        <w:t>Kulkarni et al.</w:t>
      </w:r>
      <w:r>
        <w:rPr>
          <w:color w:val="2F4F4F"/>
          <w:w w:val="95"/>
          <w:lang w:val="nb-NO"/>
        </w:rPr>
        <w:fldChar w:fldCharType="end"/>
      </w:r>
      <w:r w:rsidRPr="00FA717B">
        <w:rPr>
          <w:color w:val="2F4F4F"/>
          <w:w w:val="95"/>
          <w:lang w:val="nb-NO"/>
        </w:rPr>
        <w:t xml:space="preserve"> </w:t>
      </w:r>
      <w:r w:rsidRPr="00FA717B">
        <w:rPr>
          <w:w w:val="95"/>
          <w:lang w:val="nb-NO"/>
        </w:rPr>
        <w:t>(</w:t>
      </w:r>
      <w:r>
        <w:fldChar w:fldCharType="begin"/>
      </w:r>
      <w:r w:rsidRPr="00E46D94">
        <w:rPr>
          <w:lang w:val="es-EC"/>
          <w:rPrChange w:id="63" w:author="Gleiston C. Guerrero Ulloa" w:date="2024-07-22T19:25:00Z">
            <w:rPr/>
          </w:rPrChange>
        </w:rPr>
        <w:instrText xml:space="preserve"> HYPERLINK \l "_bookmark72" </w:instrText>
      </w:r>
      <w:r>
        <w:fldChar w:fldCharType="separate"/>
      </w:r>
      <w:r w:rsidRPr="00FA717B">
        <w:rPr>
          <w:color w:val="2F4F4F"/>
          <w:w w:val="95"/>
          <w:lang w:val="nb-NO"/>
        </w:rPr>
        <w:t>2023</w:t>
      </w:r>
      <w:r>
        <w:rPr>
          <w:color w:val="2F4F4F"/>
          <w:w w:val="95"/>
          <w:lang w:val="nb-NO"/>
        </w:rPr>
        <w:fldChar w:fldCharType="end"/>
      </w:r>
      <w:r w:rsidRPr="00FA717B">
        <w:rPr>
          <w:w w:val="95"/>
          <w:lang w:val="nb-NO"/>
        </w:rPr>
        <w:t>),</w:t>
      </w:r>
      <w:r w:rsidR="00910F82">
        <w:rPr>
          <w:w w:val="95"/>
          <w:lang w:val="nb-NO"/>
        </w:rPr>
        <w:t xml:space="preserve"> </w:t>
      </w:r>
      <w:r>
        <w:fldChar w:fldCharType="begin"/>
      </w:r>
      <w:r w:rsidRPr="00E46D94">
        <w:rPr>
          <w:lang w:val="es-EC"/>
          <w:rPrChange w:id="64" w:author="Gleiston C. Guerrero Ulloa" w:date="2024-07-22T19:25:00Z">
            <w:rPr/>
          </w:rPrChange>
        </w:rPr>
        <w:instrText xml:space="preserve"> HYPERLINK \l "_bookmark78" </w:instrText>
      </w:r>
      <w:r>
        <w:fldChar w:fldCharType="separate"/>
      </w:r>
      <w:r w:rsidRPr="00FA717B">
        <w:rPr>
          <w:color w:val="2F4F4F"/>
          <w:w w:val="95"/>
          <w:lang w:val="nb-NO"/>
        </w:rPr>
        <w:t>Narkhede et al.</w:t>
      </w:r>
      <w:r>
        <w:rPr>
          <w:color w:val="2F4F4F"/>
          <w:w w:val="95"/>
          <w:lang w:val="nb-NO"/>
        </w:rPr>
        <w:fldChar w:fldCharType="end"/>
      </w:r>
      <w:r w:rsidRPr="00FA717B">
        <w:rPr>
          <w:color w:val="2F4F4F"/>
          <w:w w:val="95"/>
          <w:lang w:val="nb-NO"/>
        </w:rPr>
        <w:t xml:space="preserve"> </w:t>
      </w:r>
      <w:r w:rsidRPr="00D516D6">
        <w:rPr>
          <w:w w:val="95"/>
          <w:lang w:val="en-GB"/>
        </w:rPr>
        <w:t>(</w:t>
      </w:r>
      <w:hyperlink w:anchor="_bookmark78" w:history="1">
        <w:r w:rsidRPr="00D516D6">
          <w:rPr>
            <w:color w:val="2F4F4F"/>
            <w:w w:val="95"/>
            <w:lang w:val="en-GB"/>
          </w:rPr>
          <w:t>2023</w:t>
        </w:r>
      </w:hyperlink>
      <w:r w:rsidRPr="00D516D6">
        <w:rPr>
          <w:w w:val="95"/>
          <w:lang w:val="en-GB"/>
        </w:rPr>
        <w:t xml:space="preserve">), and </w:t>
      </w:r>
      <w:hyperlink w:anchor="_bookmark56" w:history="1">
        <w:proofErr w:type="spellStart"/>
        <w:r w:rsidRPr="00D516D6">
          <w:rPr>
            <w:color w:val="2F4F4F"/>
            <w:w w:val="95"/>
            <w:lang w:val="en-GB"/>
          </w:rPr>
          <w:t>Farsani</w:t>
        </w:r>
        <w:proofErr w:type="spellEnd"/>
        <w:r w:rsidRPr="00D516D6">
          <w:rPr>
            <w:color w:val="2F4F4F"/>
            <w:w w:val="95"/>
            <w:lang w:val="en-GB"/>
          </w:rPr>
          <w:t xml:space="preserve"> et al.</w:t>
        </w:r>
      </w:hyperlink>
      <w:r w:rsidRPr="00D516D6">
        <w:rPr>
          <w:color w:val="2F4F4F"/>
          <w:w w:val="95"/>
          <w:lang w:val="en-GB"/>
        </w:rPr>
        <w:t xml:space="preserve"> </w:t>
      </w:r>
      <w:r w:rsidRPr="00D516D6">
        <w:rPr>
          <w:w w:val="95"/>
          <w:lang w:val="en-GB"/>
        </w:rPr>
        <w:t>(</w:t>
      </w:r>
      <w:hyperlink w:anchor="_bookmark56" w:history="1">
        <w:r w:rsidRPr="00D516D6">
          <w:rPr>
            <w:color w:val="2F4F4F"/>
            <w:w w:val="95"/>
            <w:lang w:val="en-GB"/>
          </w:rPr>
          <w:t>2020</w:t>
        </w:r>
      </w:hyperlink>
      <w:r w:rsidRPr="00D516D6">
        <w:rPr>
          <w:w w:val="95"/>
          <w:lang w:val="en-GB"/>
        </w:rPr>
        <w:t xml:space="preserve">) focus on different applications of facial recognition in tracking attendance and student attention. </w:t>
      </w:r>
      <w:r w:rsidRPr="00FA717B">
        <w:rPr>
          <w:w w:val="95"/>
          <w:lang w:val="nb-NO"/>
        </w:rPr>
        <w:t xml:space="preserve">While </w:t>
      </w:r>
      <w:r>
        <w:fldChar w:fldCharType="begin"/>
      </w:r>
      <w:r>
        <w:instrText xml:space="preserve"> HYPERLINK \l "_bookmark</w:instrText>
      </w:r>
      <w:r>
        <w:instrText xml:space="preserve">72" </w:instrText>
      </w:r>
      <w:r>
        <w:fldChar w:fldCharType="separate"/>
      </w:r>
      <w:r w:rsidRPr="00FA717B">
        <w:rPr>
          <w:color w:val="2F4F4F"/>
          <w:w w:val="95"/>
          <w:lang w:val="nb-NO"/>
        </w:rPr>
        <w:t>Kulkarni et al.</w:t>
      </w:r>
      <w:r>
        <w:rPr>
          <w:color w:val="2F4F4F"/>
          <w:w w:val="95"/>
          <w:lang w:val="nb-NO"/>
        </w:rPr>
        <w:fldChar w:fldCharType="end"/>
      </w:r>
      <w:r w:rsidRPr="00FA717B">
        <w:rPr>
          <w:color w:val="2F4F4F"/>
          <w:w w:val="95"/>
          <w:lang w:val="nb-NO"/>
        </w:rPr>
        <w:t xml:space="preserve"> </w:t>
      </w:r>
      <w:r w:rsidRPr="00FA717B">
        <w:rPr>
          <w:w w:val="95"/>
          <w:lang w:val="nb-NO"/>
        </w:rPr>
        <w:t>(</w:t>
      </w:r>
      <w:hyperlink w:anchor="_bookmark72" w:history="1">
        <w:r w:rsidRPr="00FA717B">
          <w:rPr>
            <w:color w:val="2F4F4F"/>
            <w:w w:val="95"/>
            <w:lang w:val="nb-NO"/>
          </w:rPr>
          <w:t>2023</w:t>
        </w:r>
      </w:hyperlink>
      <w:r w:rsidRPr="00FA717B">
        <w:rPr>
          <w:w w:val="95"/>
          <w:lang w:val="nb-NO"/>
        </w:rPr>
        <w:t xml:space="preserve">) and </w:t>
      </w:r>
      <w:r>
        <w:fldChar w:fldCharType="begin"/>
      </w:r>
      <w:r>
        <w:instrText xml:space="preserve"> HYPERLINK \l "_bookmark78" </w:instrText>
      </w:r>
      <w:r>
        <w:fldChar w:fldCharType="separate"/>
      </w:r>
      <w:r w:rsidRPr="00FA717B">
        <w:rPr>
          <w:color w:val="2F4F4F"/>
          <w:w w:val="95"/>
          <w:lang w:val="nb-NO"/>
        </w:rPr>
        <w:t>Narkhede et al.</w:t>
      </w:r>
      <w:r>
        <w:rPr>
          <w:color w:val="2F4F4F"/>
          <w:w w:val="95"/>
          <w:lang w:val="nb-NO"/>
        </w:rPr>
        <w:fldChar w:fldCharType="end"/>
      </w:r>
      <w:r w:rsidRPr="00FA717B">
        <w:rPr>
          <w:color w:val="2F4F4F"/>
          <w:w w:val="95"/>
          <w:lang w:val="nb-NO"/>
        </w:rPr>
        <w:t xml:space="preserve"> </w:t>
      </w:r>
      <w:r w:rsidRPr="00FA717B">
        <w:rPr>
          <w:w w:val="95"/>
          <w:lang w:val="nb-NO"/>
        </w:rPr>
        <w:t>(</w:t>
      </w:r>
      <w:hyperlink w:anchor="_bookmark78" w:history="1">
        <w:r w:rsidRPr="00FA717B">
          <w:rPr>
            <w:color w:val="2F4F4F"/>
            <w:w w:val="95"/>
            <w:lang w:val="nb-NO"/>
          </w:rPr>
          <w:t>2023</w:t>
        </w:r>
      </w:hyperlink>
      <w:r w:rsidRPr="00FA717B">
        <w:rPr>
          <w:w w:val="95"/>
          <w:lang w:val="nb-NO"/>
        </w:rPr>
        <w:t xml:space="preserve">) </w:t>
      </w:r>
      <w:r w:rsidRPr="00FA717B">
        <w:rPr>
          <w:w w:val="90"/>
          <w:lang w:val="nb-NO"/>
        </w:rPr>
        <w:t xml:space="preserve">register attendance, </w:t>
      </w:r>
      <w:r>
        <w:fldChar w:fldCharType="begin"/>
      </w:r>
      <w:r>
        <w:instrText xml:space="preserve"> HYPERLINK \l "_bookmark56" </w:instrText>
      </w:r>
      <w:r>
        <w:fldChar w:fldCharType="separate"/>
      </w:r>
      <w:r w:rsidRPr="00FA717B">
        <w:rPr>
          <w:color w:val="2F4F4F"/>
          <w:w w:val="90"/>
          <w:lang w:val="nb-NO"/>
        </w:rPr>
        <w:t>Farsani et al.</w:t>
      </w:r>
      <w:r>
        <w:rPr>
          <w:color w:val="2F4F4F"/>
          <w:w w:val="90"/>
          <w:lang w:val="nb-NO"/>
        </w:rPr>
        <w:fldChar w:fldCharType="end"/>
      </w:r>
      <w:r w:rsidRPr="00FA717B">
        <w:rPr>
          <w:color w:val="2F4F4F"/>
          <w:w w:val="90"/>
          <w:lang w:val="nb-NO"/>
        </w:rPr>
        <w:t xml:space="preserve"> </w:t>
      </w:r>
      <w:r w:rsidRPr="00D516D6">
        <w:rPr>
          <w:w w:val="90"/>
          <w:lang w:val="en-GB"/>
        </w:rPr>
        <w:t>(</w:t>
      </w:r>
      <w:hyperlink w:anchor="_bookmark56" w:history="1">
        <w:r w:rsidRPr="00D516D6">
          <w:rPr>
            <w:color w:val="2F4F4F"/>
            <w:w w:val="90"/>
            <w:lang w:val="en-GB"/>
          </w:rPr>
          <w:t>2020</w:t>
        </w:r>
      </w:hyperlink>
      <w:r w:rsidRPr="00D516D6">
        <w:rPr>
          <w:w w:val="90"/>
          <w:lang w:val="en-GB"/>
        </w:rPr>
        <w:t>) exa</w:t>
      </w:r>
      <w:r w:rsidRPr="00D516D6">
        <w:rPr>
          <w:w w:val="90"/>
          <w:lang w:val="en-GB"/>
        </w:rPr>
        <w:t>mine how teachers’ gestures affect students’ visual attention, underscoring</w:t>
      </w:r>
      <w:r w:rsidRPr="00D516D6">
        <w:rPr>
          <w:w w:val="95"/>
          <w:lang w:val="en-GB"/>
        </w:rPr>
        <w:t xml:space="preserve"> the</w:t>
      </w:r>
      <w:r w:rsidRPr="00D516D6">
        <w:rPr>
          <w:spacing w:val="-1"/>
          <w:w w:val="95"/>
          <w:lang w:val="en-GB"/>
        </w:rPr>
        <w:t xml:space="preserve"> </w:t>
      </w:r>
      <w:r w:rsidRPr="00D516D6">
        <w:rPr>
          <w:w w:val="95"/>
          <w:lang w:val="en-GB"/>
        </w:rPr>
        <w:t>utility</w:t>
      </w:r>
      <w:r w:rsidRPr="00D516D6">
        <w:rPr>
          <w:spacing w:val="-1"/>
          <w:w w:val="95"/>
          <w:lang w:val="en-GB"/>
        </w:rPr>
        <w:t xml:space="preserve"> </w:t>
      </w:r>
      <w:r w:rsidRPr="00D516D6">
        <w:rPr>
          <w:w w:val="95"/>
          <w:lang w:val="en-GB"/>
        </w:rPr>
        <w:t>of</w:t>
      </w:r>
      <w:r w:rsidRPr="00D516D6">
        <w:rPr>
          <w:spacing w:val="-1"/>
          <w:w w:val="95"/>
          <w:lang w:val="en-GB"/>
        </w:rPr>
        <w:t xml:space="preserve"> </w:t>
      </w:r>
      <w:r w:rsidRPr="00D516D6">
        <w:rPr>
          <w:w w:val="95"/>
          <w:lang w:val="en-GB"/>
        </w:rPr>
        <w:t>advanced</w:t>
      </w:r>
      <w:r w:rsidRPr="00D516D6">
        <w:rPr>
          <w:spacing w:val="-1"/>
          <w:w w:val="95"/>
          <w:lang w:val="en-GB"/>
        </w:rPr>
        <w:t xml:space="preserve"> </w:t>
      </w:r>
      <w:r w:rsidRPr="00D516D6">
        <w:rPr>
          <w:w w:val="95"/>
          <w:lang w:val="en-GB"/>
        </w:rPr>
        <w:t>technologies</w:t>
      </w:r>
      <w:r w:rsidRPr="00D516D6">
        <w:rPr>
          <w:spacing w:val="-1"/>
          <w:w w:val="95"/>
          <w:lang w:val="en-GB"/>
        </w:rPr>
        <w:t xml:space="preserve"> </w:t>
      </w:r>
      <w:r w:rsidRPr="00D516D6">
        <w:rPr>
          <w:w w:val="95"/>
          <w:lang w:val="en-GB"/>
        </w:rPr>
        <w:t>in</w:t>
      </w:r>
      <w:r w:rsidRPr="00D516D6">
        <w:rPr>
          <w:spacing w:val="-1"/>
          <w:w w:val="95"/>
          <w:lang w:val="en-GB"/>
        </w:rPr>
        <w:t xml:space="preserve"> </w:t>
      </w:r>
      <w:r w:rsidRPr="00D516D6">
        <w:rPr>
          <w:w w:val="95"/>
          <w:lang w:val="en-GB"/>
        </w:rPr>
        <w:t>improving</w:t>
      </w:r>
      <w:r w:rsidRPr="00D516D6">
        <w:rPr>
          <w:spacing w:val="-1"/>
          <w:w w:val="95"/>
          <w:lang w:val="en-GB"/>
        </w:rPr>
        <w:t xml:space="preserve"> </w:t>
      </w:r>
      <w:r w:rsidRPr="00D516D6">
        <w:rPr>
          <w:w w:val="95"/>
          <w:lang w:val="en-GB"/>
        </w:rPr>
        <w:t>both</w:t>
      </w:r>
      <w:r w:rsidRPr="00D516D6">
        <w:rPr>
          <w:spacing w:val="-1"/>
          <w:w w:val="95"/>
          <w:lang w:val="en-GB"/>
        </w:rPr>
        <w:t xml:space="preserve"> </w:t>
      </w:r>
      <w:r w:rsidRPr="00D516D6">
        <w:rPr>
          <w:w w:val="95"/>
          <w:lang w:val="en-GB"/>
        </w:rPr>
        <w:t>administration</w:t>
      </w:r>
      <w:r w:rsidRPr="00D516D6">
        <w:rPr>
          <w:spacing w:val="-1"/>
          <w:w w:val="95"/>
          <w:lang w:val="en-GB"/>
        </w:rPr>
        <w:t xml:space="preserve"> </w:t>
      </w:r>
      <w:r w:rsidRPr="00D516D6">
        <w:rPr>
          <w:w w:val="95"/>
          <w:lang w:val="en-GB"/>
        </w:rPr>
        <w:t>and</w:t>
      </w:r>
      <w:r w:rsidRPr="00D516D6">
        <w:rPr>
          <w:spacing w:val="-1"/>
          <w:w w:val="95"/>
          <w:lang w:val="en-GB"/>
        </w:rPr>
        <w:t xml:space="preserve"> </w:t>
      </w:r>
      <w:r w:rsidRPr="00D516D6">
        <w:rPr>
          <w:w w:val="95"/>
          <w:lang w:val="en-GB"/>
        </w:rPr>
        <w:t>the</w:t>
      </w:r>
      <w:r w:rsidRPr="00D516D6">
        <w:rPr>
          <w:spacing w:val="-1"/>
          <w:w w:val="95"/>
          <w:lang w:val="en-GB"/>
        </w:rPr>
        <w:t xml:space="preserve"> </w:t>
      </w:r>
      <w:r w:rsidRPr="00D516D6">
        <w:rPr>
          <w:w w:val="95"/>
          <w:lang w:val="en-GB"/>
        </w:rPr>
        <w:t>educational</w:t>
      </w:r>
      <w:r w:rsidRPr="00D516D6">
        <w:rPr>
          <w:spacing w:val="-1"/>
          <w:w w:val="95"/>
          <w:lang w:val="en-GB"/>
        </w:rPr>
        <w:t xml:space="preserve"> </w:t>
      </w:r>
      <w:r w:rsidRPr="00D516D6">
        <w:rPr>
          <w:w w:val="95"/>
          <w:lang w:val="en-GB"/>
        </w:rPr>
        <w:t>experience.</w:t>
      </w:r>
    </w:p>
    <w:bookmarkStart w:id="65" w:name="OLE_LINK162"/>
    <w:p w14:paraId="5C26DB10" w14:textId="162D291E" w:rsidR="00AF779A" w:rsidRPr="00D516D6" w:rsidRDefault="00E9277B">
      <w:pPr>
        <w:pStyle w:val="Textoindependiente"/>
        <w:spacing w:line="244" w:lineRule="auto"/>
        <w:ind w:left="116" w:right="154" w:firstLine="298"/>
        <w:jc w:val="both"/>
        <w:rPr>
          <w:lang w:val="en-GB"/>
        </w:rPr>
      </w:pPr>
      <w:r>
        <w:fldChar w:fldCharType="begin"/>
      </w:r>
      <w:r w:rsidRPr="00FA717B">
        <w:rPr>
          <w:lang w:val="fr-FR"/>
        </w:rPr>
        <w:instrText>HYP</w:instrText>
      </w:r>
      <w:bookmarkEnd w:id="65"/>
      <w:r w:rsidRPr="00FA717B">
        <w:rPr>
          <w:lang w:val="fr-FR"/>
        </w:rPr>
        <w:instrText>ERLINK \l "_bookmark50"</w:instrText>
      </w:r>
      <w:r>
        <w:fldChar w:fldCharType="separate"/>
      </w:r>
      <w:proofErr w:type="spellStart"/>
      <w:r w:rsidRPr="00FA717B">
        <w:rPr>
          <w:color w:val="2F4F4F"/>
          <w:w w:val="95"/>
          <w:lang w:val="fr-FR"/>
        </w:rPr>
        <w:t>Boumiza</w:t>
      </w:r>
      <w:proofErr w:type="spellEnd"/>
      <w:r w:rsidRPr="00FA717B">
        <w:rPr>
          <w:color w:val="2F4F4F"/>
          <w:w w:val="95"/>
          <w:lang w:val="fr-FR"/>
        </w:rPr>
        <w:t xml:space="preserve"> et al.</w:t>
      </w:r>
      <w:r>
        <w:rPr>
          <w:color w:val="2F4F4F"/>
          <w:w w:val="95"/>
          <w:lang w:val="en-GB"/>
        </w:rPr>
        <w:fldChar w:fldCharType="end"/>
      </w:r>
      <w:r w:rsidRPr="00FA717B">
        <w:rPr>
          <w:color w:val="2F4F4F"/>
          <w:w w:val="95"/>
          <w:lang w:val="fr-FR"/>
        </w:rPr>
        <w:t xml:space="preserve"> </w:t>
      </w:r>
      <w:r w:rsidRPr="00FA717B">
        <w:rPr>
          <w:w w:val="95"/>
          <w:lang w:val="fr-FR"/>
        </w:rPr>
        <w:t>(</w:t>
      </w:r>
      <w:hyperlink w:anchor="_bookmark50" w:history="1">
        <w:r w:rsidRPr="00FA717B">
          <w:rPr>
            <w:color w:val="2F4F4F"/>
            <w:w w:val="95"/>
            <w:lang w:val="fr-FR"/>
          </w:rPr>
          <w:t>2017</w:t>
        </w:r>
      </w:hyperlink>
      <w:r w:rsidRPr="00FA717B">
        <w:rPr>
          <w:w w:val="95"/>
          <w:lang w:val="fr-FR"/>
        </w:rPr>
        <w:t xml:space="preserve">) and </w:t>
      </w:r>
      <w:hyperlink w:anchor="_bookmark87" w:history="1">
        <w:r w:rsidRPr="00FA717B">
          <w:rPr>
            <w:color w:val="2F4F4F"/>
            <w:w w:val="95"/>
            <w:lang w:val="fr-FR"/>
          </w:rPr>
          <w:t>Rocha et al.</w:t>
        </w:r>
      </w:hyperlink>
      <w:r w:rsidRPr="00FA717B">
        <w:rPr>
          <w:color w:val="2F4F4F"/>
          <w:w w:val="95"/>
          <w:lang w:val="fr-FR"/>
        </w:rPr>
        <w:t xml:space="preserve"> </w:t>
      </w:r>
      <w:r w:rsidRPr="00D516D6">
        <w:rPr>
          <w:w w:val="95"/>
          <w:lang w:val="en-GB"/>
        </w:rPr>
        <w:t>(</w:t>
      </w:r>
      <w:hyperlink w:anchor="_bookmark87" w:history="1">
        <w:r w:rsidRPr="00D516D6">
          <w:rPr>
            <w:color w:val="2F4F4F"/>
            <w:w w:val="95"/>
            <w:lang w:val="en-GB"/>
          </w:rPr>
          <w:t>2023</w:t>
        </w:r>
      </w:hyperlink>
      <w:r w:rsidRPr="00D516D6">
        <w:rPr>
          <w:w w:val="95"/>
          <w:lang w:val="en-GB"/>
        </w:rPr>
        <w:t xml:space="preserve">) utilize facial recognition for automated tutoring and monitoring </w:t>
      </w:r>
      <w:r w:rsidRPr="00D516D6">
        <w:rPr>
          <w:w w:val="90"/>
          <w:lang w:val="en-GB"/>
        </w:rPr>
        <w:t>students</w:t>
      </w:r>
      <w:r w:rsidRPr="00D516D6">
        <w:rPr>
          <w:lang w:val="en-GB"/>
        </w:rPr>
        <w:t xml:space="preserve"> </w:t>
      </w:r>
      <w:r w:rsidRPr="00D516D6">
        <w:rPr>
          <w:w w:val="90"/>
          <w:lang w:val="en-GB"/>
        </w:rPr>
        <w:t>on</w:t>
      </w:r>
      <w:r w:rsidRPr="00D516D6">
        <w:rPr>
          <w:lang w:val="en-GB"/>
        </w:rPr>
        <w:t xml:space="preserve"> </w:t>
      </w:r>
      <w:r w:rsidRPr="00D516D6">
        <w:rPr>
          <w:w w:val="90"/>
          <w:lang w:val="en-GB"/>
        </w:rPr>
        <w:t>school</w:t>
      </w:r>
      <w:r w:rsidRPr="00D516D6">
        <w:rPr>
          <w:lang w:val="en-GB"/>
        </w:rPr>
        <w:t xml:space="preserve"> </w:t>
      </w:r>
      <w:r w:rsidRPr="00D516D6">
        <w:rPr>
          <w:w w:val="90"/>
          <w:lang w:val="en-GB"/>
        </w:rPr>
        <w:t>transport</w:t>
      </w:r>
      <w:r w:rsidRPr="00D516D6">
        <w:rPr>
          <w:lang w:val="en-GB"/>
        </w:rPr>
        <w:t xml:space="preserve"> </w:t>
      </w:r>
      <w:r w:rsidRPr="00D516D6">
        <w:rPr>
          <w:w w:val="90"/>
          <w:lang w:val="en-GB"/>
        </w:rPr>
        <w:t>in</w:t>
      </w:r>
      <w:r w:rsidRPr="00D516D6">
        <w:rPr>
          <w:lang w:val="en-GB"/>
        </w:rPr>
        <w:t xml:space="preserve"> </w:t>
      </w:r>
      <w:r w:rsidRPr="00D516D6">
        <w:rPr>
          <w:w w:val="90"/>
          <w:lang w:val="en-GB"/>
        </w:rPr>
        <w:t>smart</w:t>
      </w:r>
      <w:r w:rsidRPr="00D516D6">
        <w:rPr>
          <w:lang w:val="en-GB"/>
        </w:rPr>
        <w:t xml:space="preserve"> </w:t>
      </w:r>
      <w:r w:rsidRPr="00D516D6">
        <w:rPr>
          <w:w w:val="90"/>
          <w:lang w:val="en-GB"/>
        </w:rPr>
        <w:t>cities,</w:t>
      </w:r>
      <w:r w:rsidRPr="00D516D6">
        <w:rPr>
          <w:lang w:val="en-GB"/>
        </w:rPr>
        <w:t xml:space="preserve"> </w:t>
      </w:r>
      <w:r w:rsidRPr="00D516D6">
        <w:rPr>
          <w:w w:val="90"/>
          <w:lang w:val="en-GB"/>
        </w:rPr>
        <w:t>respectively.</w:t>
      </w:r>
      <w:r w:rsidRPr="00D516D6">
        <w:rPr>
          <w:lang w:val="en-GB"/>
        </w:rPr>
        <w:t xml:space="preserve"> </w:t>
      </w:r>
      <w:r w:rsidRPr="00D516D6">
        <w:rPr>
          <w:w w:val="90"/>
          <w:lang w:val="en-GB"/>
        </w:rPr>
        <w:t>Both</w:t>
      </w:r>
      <w:r w:rsidRPr="00D516D6">
        <w:rPr>
          <w:lang w:val="en-GB"/>
        </w:rPr>
        <w:t xml:space="preserve"> </w:t>
      </w:r>
      <w:r w:rsidRPr="00D516D6">
        <w:rPr>
          <w:w w:val="90"/>
          <w:lang w:val="en-GB"/>
        </w:rPr>
        <w:t>empha</w:t>
      </w:r>
      <w:r w:rsidRPr="00D516D6">
        <w:rPr>
          <w:w w:val="90"/>
          <w:lang w:val="en-GB"/>
        </w:rPr>
        <w:t>size</w:t>
      </w:r>
      <w:r w:rsidRPr="00D516D6">
        <w:rPr>
          <w:lang w:val="en-GB"/>
        </w:rPr>
        <w:t xml:space="preserve"> </w:t>
      </w:r>
      <w:r w:rsidRPr="00D516D6">
        <w:rPr>
          <w:w w:val="90"/>
          <w:lang w:val="en-GB"/>
        </w:rPr>
        <w:t>the</w:t>
      </w:r>
      <w:r w:rsidRPr="00D516D6">
        <w:rPr>
          <w:lang w:val="en-GB"/>
        </w:rPr>
        <w:t xml:space="preserve"> </w:t>
      </w:r>
      <w:r w:rsidRPr="00D516D6">
        <w:rPr>
          <w:w w:val="90"/>
          <w:lang w:val="en-GB"/>
        </w:rPr>
        <w:t>integrated</w:t>
      </w:r>
      <w:r w:rsidRPr="00D516D6">
        <w:rPr>
          <w:lang w:val="en-GB"/>
        </w:rPr>
        <w:t xml:space="preserve"> </w:t>
      </w:r>
      <w:r w:rsidRPr="00D516D6">
        <w:rPr>
          <w:w w:val="90"/>
          <w:lang w:val="en-GB"/>
        </w:rPr>
        <w:t>use</w:t>
      </w:r>
      <w:r w:rsidRPr="00D516D6">
        <w:rPr>
          <w:lang w:val="en-GB"/>
        </w:rPr>
        <w:t xml:space="preserve"> </w:t>
      </w:r>
      <w:r w:rsidRPr="00D516D6">
        <w:rPr>
          <w:w w:val="90"/>
          <w:lang w:val="en-GB"/>
        </w:rPr>
        <w:t>of</w:t>
      </w:r>
      <w:r w:rsidRPr="00D516D6">
        <w:rPr>
          <w:lang w:val="en-GB"/>
        </w:rPr>
        <w:t xml:space="preserve"> </w:t>
      </w:r>
      <w:r w:rsidRPr="00D516D6">
        <w:rPr>
          <w:w w:val="90"/>
          <w:lang w:val="en-GB"/>
        </w:rPr>
        <w:t>advanced</w:t>
      </w:r>
      <w:r w:rsidRPr="00D516D6">
        <w:rPr>
          <w:lang w:val="en-GB"/>
        </w:rPr>
        <w:t xml:space="preserve"> </w:t>
      </w:r>
      <w:r w:rsidRPr="00D516D6">
        <w:rPr>
          <w:w w:val="90"/>
          <w:lang w:val="en-GB"/>
        </w:rPr>
        <w:t>technologies</w:t>
      </w:r>
      <w:r w:rsidRPr="00D516D6">
        <w:rPr>
          <w:spacing w:val="80"/>
          <w:lang w:val="en-GB"/>
        </w:rPr>
        <w:t xml:space="preserve"> </w:t>
      </w:r>
      <w:r w:rsidRPr="00D516D6">
        <w:rPr>
          <w:w w:val="95"/>
          <w:lang w:val="en-GB"/>
        </w:rPr>
        <w:t>to</w:t>
      </w:r>
      <w:r w:rsidRPr="00D516D6">
        <w:rPr>
          <w:spacing w:val="-2"/>
          <w:w w:val="95"/>
          <w:lang w:val="en-GB"/>
        </w:rPr>
        <w:t xml:space="preserve"> </w:t>
      </w:r>
      <w:r w:rsidRPr="00D516D6">
        <w:rPr>
          <w:w w:val="95"/>
          <w:lang w:val="en-GB"/>
        </w:rPr>
        <w:t>enhance</w:t>
      </w:r>
      <w:r w:rsidRPr="00D516D6">
        <w:rPr>
          <w:spacing w:val="-2"/>
          <w:w w:val="95"/>
          <w:lang w:val="en-GB"/>
        </w:rPr>
        <w:t xml:space="preserve"> </w:t>
      </w:r>
      <w:r w:rsidRPr="00D516D6">
        <w:rPr>
          <w:w w:val="95"/>
          <w:lang w:val="en-GB"/>
        </w:rPr>
        <w:t>safety</w:t>
      </w:r>
      <w:r w:rsidRPr="00D516D6">
        <w:rPr>
          <w:spacing w:val="-2"/>
          <w:w w:val="95"/>
          <w:lang w:val="en-GB"/>
        </w:rPr>
        <w:t xml:space="preserve"> </w:t>
      </w:r>
      <w:r w:rsidRPr="00D516D6">
        <w:rPr>
          <w:w w:val="95"/>
          <w:lang w:val="en-GB"/>
        </w:rPr>
        <w:t>and</w:t>
      </w:r>
      <w:r w:rsidRPr="00D516D6">
        <w:rPr>
          <w:spacing w:val="-2"/>
          <w:w w:val="95"/>
          <w:lang w:val="en-GB"/>
        </w:rPr>
        <w:t xml:space="preserve"> </w:t>
      </w:r>
      <w:r w:rsidRPr="00D516D6">
        <w:rPr>
          <w:w w:val="95"/>
          <w:lang w:val="en-GB"/>
        </w:rPr>
        <w:t>personalize</w:t>
      </w:r>
      <w:r w:rsidRPr="00D516D6">
        <w:rPr>
          <w:spacing w:val="-2"/>
          <w:w w:val="95"/>
          <w:lang w:val="en-GB"/>
        </w:rPr>
        <w:t xml:space="preserve"> </w:t>
      </w:r>
      <w:r w:rsidRPr="00D516D6">
        <w:rPr>
          <w:w w:val="95"/>
          <w:lang w:val="en-GB"/>
        </w:rPr>
        <w:t>learning,</w:t>
      </w:r>
      <w:r w:rsidRPr="00D516D6">
        <w:rPr>
          <w:spacing w:val="-2"/>
          <w:w w:val="95"/>
          <w:lang w:val="en-GB"/>
        </w:rPr>
        <w:t xml:space="preserve"> </w:t>
      </w:r>
      <w:r w:rsidRPr="00D516D6">
        <w:rPr>
          <w:w w:val="95"/>
          <w:lang w:val="en-GB"/>
        </w:rPr>
        <w:t>demonstrating</w:t>
      </w:r>
      <w:r w:rsidRPr="00D516D6">
        <w:rPr>
          <w:spacing w:val="-2"/>
          <w:w w:val="95"/>
          <w:lang w:val="en-GB"/>
        </w:rPr>
        <w:t xml:space="preserve"> </w:t>
      </w:r>
      <w:r w:rsidRPr="00D516D6">
        <w:rPr>
          <w:w w:val="95"/>
          <w:lang w:val="en-GB"/>
        </w:rPr>
        <w:t>how</w:t>
      </w:r>
      <w:r w:rsidRPr="00D516D6">
        <w:rPr>
          <w:spacing w:val="-2"/>
          <w:w w:val="95"/>
          <w:lang w:val="en-GB"/>
        </w:rPr>
        <w:t xml:space="preserve"> </w:t>
      </w:r>
      <w:r w:rsidRPr="00D516D6">
        <w:rPr>
          <w:w w:val="95"/>
          <w:lang w:val="en-GB"/>
        </w:rPr>
        <w:t>facial</w:t>
      </w:r>
      <w:r w:rsidRPr="00D516D6">
        <w:rPr>
          <w:spacing w:val="-2"/>
          <w:w w:val="95"/>
          <w:lang w:val="en-GB"/>
        </w:rPr>
        <w:t xml:space="preserve"> </w:t>
      </w:r>
      <w:r w:rsidRPr="00D516D6">
        <w:rPr>
          <w:w w:val="95"/>
          <w:lang w:val="en-GB"/>
        </w:rPr>
        <w:t>recognition</w:t>
      </w:r>
      <w:r w:rsidRPr="00D516D6">
        <w:rPr>
          <w:spacing w:val="-2"/>
          <w:w w:val="95"/>
          <w:lang w:val="en-GB"/>
        </w:rPr>
        <w:t xml:space="preserve"> </w:t>
      </w:r>
      <w:r w:rsidRPr="00D516D6">
        <w:rPr>
          <w:w w:val="95"/>
          <w:lang w:val="en-GB"/>
        </w:rPr>
        <w:t>can</w:t>
      </w:r>
      <w:r w:rsidRPr="00D516D6">
        <w:rPr>
          <w:spacing w:val="-2"/>
          <w:w w:val="95"/>
          <w:lang w:val="en-GB"/>
        </w:rPr>
        <w:t xml:space="preserve"> </w:t>
      </w:r>
      <w:r w:rsidRPr="00D516D6">
        <w:rPr>
          <w:w w:val="95"/>
          <w:lang w:val="en-GB"/>
        </w:rPr>
        <w:t>extend</w:t>
      </w:r>
      <w:r w:rsidRPr="00D516D6">
        <w:rPr>
          <w:spacing w:val="-2"/>
          <w:w w:val="95"/>
          <w:lang w:val="en-GB"/>
        </w:rPr>
        <w:t xml:space="preserve"> </w:t>
      </w:r>
      <w:r w:rsidRPr="00D516D6">
        <w:rPr>
          <w:w w:val="95"/>
          <w:lang w:val="en-GB"/>
        </w:rPr>
        <w:t>beyond</w:t>
      </w:r>
      <w:r w:rsidRPr="00D516D6">
        <w:rPr>
          <w:spacing w:val="-2"/>
          <w:w w:val="95"/>
          <w:lang w:val="en-GB"/>
        </w:rPr>
        <w:t xml:space="preserve"> </w:t>
      </w:r>
      <w:r w:rsidRPr="00D516D6">
        <w:rPr>
          <w:w w:val="95"/>
          <w:lang w:val="en-GB"/>
        </w:rPr>
        <w:t>the</w:t>
      </w:r>
      <w:r w:rsidRPr="00D516D6">
        <w:rPr>
          <w:spacing w:val="-2"/>
          <w:w w:val="95"/>
          <w:lang w:val="en-GB"/>
        </w:rPr>
        <w:t xml:space="preserve"> </w:t>
      </w:r>
      <w:r w:rsidRPr="00D516D6">
        <w:rPr>
          <w:w w:val="95"/>
          <w:lang w:val="en-GB"/>
        </w:rPr>
        <w:t>classroom into broader educational and urban solutions.</w:t>
      </w:r>
    </w:p>
    <w:p w14:paraId="59AED7A4" w14:textId="77777777" w:rsidR="00AF779A" w:rsidRPr="00D516D6" w:rsidRDefault="00E9277B">
      <w:pPr>
        <w:pStyle w:val="Textoindependiente"/>
        <w:spacing w:line="244" w:lineRule="auto"/>
        <w:ind w:left="116" w:right="154" w:firstLine="298"/>
        <w:jc w:val="both"/>
        <w:rPr>
          <w:lang w:val="en-GB"/>
        </w:rPr>
      </w:pPr>
      <w:r w:rsidRPr="00D516D6">
        <w:rPr>
          <w:w w:val="95"/>
          <w:lang w:val="en-GB"/>
        </w:rPr>
        <w:t>Other</w:t>
      </w:r>
      <w:r w:rsidRPr="00D516D6">
        <w:rPr>
          <w:spacing w:val="-4"/>
          <w:w w:val="95"/>
          <w:lang w:val="en-GB"/>
        </w:rPr>
        <w:t xml:space="preserve"> </w:t>
      </w:r>
      <w:r w:rsidRPr="00D516D6">
        <w:rPr>
          <w:w w:val="95"/>
          <w:lang w:val="en-GB"/>
        </w:rPr>
        <w:t>studies</w:t>
      </w:r>
      <w:r w:rsidRPr="00D516D6">
        <w:rPr>
          <w:spacing w:val="-3"/>
          <w:w w:val="95"/>
          <w:lang w:val="en-GB"/>
        </w:rPr>
        <w:t xml:space="preserve"> </w:t>
      </w:r>
      <w:r w:rsidRPr="00D516D6">
        <w:rPr>
          <w:w w:val="95"/>
          <w:lang w:val="en-GB"/>
        </w:rPr>
        <w:t>by</w:t>
      </w:r>
      <w:r w:rsidRPr="00D516D6">
        <w:rPr>
          <w:spacing w:val="-4"/>
          <w:w w:val="95"/>
          <w:lang w:val="en-GB"/>
        </w:rPr>
        <w:t xml:space="preserve"> </w:t>
      </w:r>
      <w:commentRangeStart w:id="66"/>
      <w:commentRangeStart w:id="67"/>
      <w:r>
        <w:fldChar w:fldCharType="begin"/>
      </w:r>
      <w:r>
        <w:instrText xml:space="preserve">HYPERLINK \l </w:instrText>
      </w:r>
      <w:r>
        <w:instrText>"_bookmark79"</w:instrText>
      </w:r>
      <w:r>
        <w:fldChar w:fldCharType="separate"/>
      </w:r>
      <w:bookmarkStart w:id="68" w:name="OLE_LINK163"/>
      <w:r w:rsidRPr="00D516D6">
        <w:rPr>
          <w:color w:val="2F4F4F"/>
          <w:w w:val="95"/>
          <w:lang w:val="en-GB"/>
        </w:rPr>
        <w:t>Nguyen</w:t>
      </w:r>
      <w:bookmarkEnd w:id="68"/>
      <w:r w:rsidRPr="00D516D6">
        <w:rPr>
          <w:color w:val="2F4F4F"/>
          <w:w w:val="95"/>
          <w:lang w:val="en-GB"/>
        </w:rPr>
        <w:t>,</w:t>
      </w:r>
      <w:r w:rsidRPr="00D516D6">
        <w:rPr>
          <w:color w:val="2F4F4F"/>
          <w:spacing w:val="-3"/>
          <w:w w:val="95"/>
          <w:lang w:val="en-GB"/>
        </w:rPr>
        <w:t xml:space="preserve"> </w:t>
      </w:r>
      <w:proofErr w:type="spellStart"/>
      <w:r w:rsidRPr="00D516D6">
        <w:rPr>
          <w:color w:val="2F4F4F"/>
          <w:w w:val="95"/>
          <w:lang w:val="en-GB"/>
        </w:rPr>
        <w:t>Binh</w:t>
      </w:r>
      <w:proofErr w:type="spellEnd"/>
      <w:r w:rsidRPr="00D516D6">
        <w:rPr>
          <w:color w:val="2F4F4F"/>
          <w:w w:val="95"/>
          <w:lang w:val="en-GB"/>
        </w:rPr>
        <w:t>,</w:t>
      </w:r>
      <w:r w:rsidRPr="00D516D6">
        <w:rPr>
          <w:color w:val="2F4F4F"/>
          <w:spacing w:val="-4"/>
          <w:w w:val="95"/>
          <w:lang w:val="en-GB"/>
        </w:rPr>
        <w:t xml:space="preserve"> </w:t>
      </w:r>
      <w:r w:rsidRPr="00D516D6">
        <w:rPr>
          <w:color w:val="2F4F4F"/>
          <w:w w:val="95"/>
          <w:lang w:val="en-GB"/>
        </w:rPr>
        <w:t>Bui</w:t>
      </w:r>
      <w:r w:rsidRPr="00D516D6">
        <w:rPr>
          <w:color w:val="2F4F4F"/>
          <w:spacing w:val="-3"/>
          <w:w w:val="95"/>
          <w:lang w:val="en-GB"/>
        </w:rPr>
        <w:t xml:space="preserve"> </w:t>
      </w:r>
      <w:r w:rsidRPr="00D516D6">
        <w:rPr>
          <w:color w:val="2F4F4F"/>
          <w:w w:val="95"/>
          <w:lang w:val="en-GB"/>
        </w:rPr>
        <w:t>and</w:t>
      </w:r>
      <w:r w:rsidRPr="00D516D6">
        <w:rPr>
          <w:color w:val="2F4F4F"/>
          <w:spacing w:val="-4"/>
          <w:w w:val="95"/>
          <w:lang w:val="en-GB"/>
        </w:rPr>
        <w:t xml:space="preserve"> </w:t>
      </w:r>
      <w:r w:rsidRPr="00D516D6">
        <w:rPr>
          <w:color w:val="2F4F4F"/>
          <w:w w:val="95"/>
          <w:lang w:val="en-GB"/>
        </w:rPr>
        <w:t>N.T.</w:t>
      </w:r>
      <w:r>
        <w:rPr>
          <w:color w:val="2F4F4F"/>
          <w:w w:val="95"/>
          <w:lang w:val="en-GB"/>
        </w:rPr>
        <w:fldChar w:fldCharType="end"/>
      </w:r>
      <w:commentRangeEnd w:id="66"/>
      <w:r w:rsidR="00910F82">
        <w:rPr>
          <w:rStyle w:val="Refdecomentario"/>
        </w:rPr>
        <w:commentReference w:id="66"/>
      </w:r>
      <w:commentRangeEnd w:id="67"/>
      <w:r w:rsidR="00E46D94">
        <w:rPr>
          <w:rStyle w:val="Refdecomentario"/>
        </w:rPr>
        <w:commentReference w:id="67"/>
      </w:r>
      <w:r w:rsidRPr="00D516D6">
        <w:rPr>
          <w:color w:val="2F4F4F"/>
          <w:spacing w:val="-3"/>
          <w:w w:val="95"/>
          <w:lang w:val="en-GB"/>
        </w:rPr>
        <w:t xml:space="preserve"> </w:t>
      </w:r>
      <w:r w:rsidRPr="00D516D6">
        <w:rPr>
          <w:w w:val="95"/>
          <w:lang w:val="en-GB"/>
        </w:rPr>
        <w:t>(</w:t>
      </w:r>
      <w:hyperlink w:anchor="_bookmark79" w:history="1">
        <w:r w:rsidRPr="00D516D6">
          <w:rPr>
            <w:color w:val="2F4F4F"/>
            <w:w w:val="95"/>
            <w:lang w:val="en-GB"/>
          </w:rPr>
          <w:t>2019</w:t>
        </w:r>
      </w:hyperlink>
      <w:r w:rsidRPr="00D516D6">
        <w:rPr>
          <w:w w:val="95"/>
          <w:lang w:val="en-GB"/>
        </w:rPr>
        <w:t>)</w:t>
      </w:r>
      <w:r w:rsidRPr="00D516D6">
        <w:rPr>
          <w:spacing w:val="-4"/>
          <w:w w:val="95"/>
          <w:lang w:val="en-GB"/>
        </w:rPr>
        <w:t xml:space="preserve"> </w:t>
      </w:r>
      <w:r w:rsidRPr="00D516D6">
        <w:rPr>
          <w:w w:val="95"/>
          <w:lang w:val="en-GB"/>
        </w:rPr>
        <w:t>and</w:t>
      </w:r>
      <w:r w:rsidRPr="00D516D6">
        <w:rPr>
          <w:spacing w:val="-3"/>
          <w:w w:val="95"/>
          <w:lang w:val="en-GB"/>
        </w:rPr>
        <w:t xml:space="preserve"> </w:t>
      </w:r>
      <w:hyperlink w:anchor="_bookmark86" w:history="1">
        <w:proofErr w:type="spellStart"/>
        <w:r w:rsidRPr="00D516D6">
          <w:rPr>
            <w:color w:val="2F4F4F"/>
            <w:w w:val="95"/>
            <w:lang w:val="en-GB"/>
          </w:rPr>
          <w:t>Riquelme</w:t>
        </w:r>
        <w:proofErr w:type="spellEnd"/>
        <w:r w:rsidRPr="00D516D6">
          <w:rPr>
            <w:color w:val="2F4F4F"/>
            <w:w w:val="95"/>
            <w:lang w:val="en-GB"/>
          </w:rPr>
          <w:t>,</w:t>
        </w:r>
        <w:r w:rsidRPr="00D516D6">
          <w:rPr>
            <w:color w:val="2F4F4F"/>
            <w:spacing w:val="-4"/>
            <w:w w:val="95"/>
            <w:lang w:val="en-GB"/>
          </w:rPr>
          <w:t xml:space="preserve"> </w:t>
        </w:r>
        <w:proofErr w:type="spellStart"/>
        <w:r w:rsidRPr="00D516D6">
          <w:rPr>
            <w:color w:val="2F4F4F"/>
            <w:w w:val="95"/>
            <w:lang w:val="en-GB"/>
          </w:rPr>
          <w:t>Munita</w:t>
        </w:r>
        <w:proofErr w:type="spellEnd"/>
        <w:r w:rsidRPr="00D516D6">
          <w:rPr>
            <w:color w:val="2F4F4F"/>
            <w:w w:val="95"/>
            <w:lang w:val="en-GB"/>
          </w:rPr>
          <w:t>,</w:t>
        </w:r>
        <w:r w:rsidRPr="00D516D6">
          <w:rPr>
            <w:color w:val="2F4F4F"/>
            <w:spacing w:val="-3"/>
            <w:w w:val="95"/>
            <w:lang w:val="en-GB"/>
          </w:rPr>
          <w:t xml:space="preserve"> </w:t>
        </w:r>
        <w:proofErr w:type="spellStart"/>
        <w:r w:rsidRPr="00D516D6">
          <w:rPr>
            <w:color w:val="2F4F4F"/>
            <w:w w:val="95"/>
            <w:lang w:val="en-GB"/>
          </w:rPr>
          <w:t>Jara</w:t>
        </w:r>
        <w:proofErr w:type="spellEnd"/>
        <w:r w:rsidRPr="00D516D6">
          <w:rPr>
            <w:color w:val="2F4F4F"/>
            <w:spacing w:val="-4"/>
            <w:w w:val="95"/>
            <w:lang w:val="en-GB"/>
          </w:rPr>
          <w:t xml:space="preserve"> </w:t>
        </w:r>
        <w:r w:rsidRPr="00D516D6">
          <w:rPr>
            <w:color w:val="2F4F4F"/>
            <w:w w:val="95"/>
            <w:lang w:val="en-GB"/>
          </w:rPr>
          <w:t>and</w:t>
        </w:r>
        <w:r w:rsidRPr="00D516D6">
          <w:rPr>
            <w:color w:val="2F4F4F"/>
            <w:spacing w:val="-3"/>
            <w:w w:val="95"/>
            <w:lang w:val="en-GB"/>
          </w:rPr>
          <w:t xml:space="preserve"> </w:t>
        </w:r>
        <w:r w:rsidRPr="00D516D6">
          <w:rPr>
            <w:color w:val="2F4F4F"/>
            <w:w w:val="95"/>
            <w:lang w:val="en-GB"/>
          </w:rPr>
          <w:t>Montero</w:t>
        </w:r>
      </w:hyperlink>
      <w:r w:rsidRPr="00D516D6">
        <w:rPr>
          <w:color w:val="2F4F4F"/>
          <w:spacing w:val="-4"/>
          <w:w w:val="95"/>
          <w:lang w:val="en-GB"/>
        </w:rPr>
        <w:t xml:space="preserve"> </w:t>
      </w:r>
      <w:r w:rsidRPr="00D516D6">
        <w:rPr>
          <w:w w:val="95"/>
          <w:lang w:val="en-GB"/>
        </w:rPr>
        <w:t>(</w:t>
      </w:r>
      <w:hyperlink w:anchor="_bookmark86" w:history="1">
        <w:r w:rsidRPr="00D516D6">
          <w:rPr>
            <w:color w:val="2F4F4F"/>
            <w:w w:val="95"/>
            <w:lang w:val="en-GB"/>
          </w:rPr>
          <w:t>2013</w:t>
        </w:r>
      </w:hyperlink>
      <w:r w:rsidRPr="00D516D6">
        <w:rPr>
          <w:w w:val="95"/>
          <w:lang w:val="en-GB"/>
        </w:rPr>
        <w:t>)</w:t>
      </w:r>
      <w:r w:rsidRPr="00D516D6">
        <w:rPr>
          <w:spacing w:val="-3"/>
          <w:w w:val="95"/>
          <w:lang w:val="en-GB"/>
        </w:rPr>
        <w:t xml:space="preserve"> </w:t>
      </w:r>
      <w:r w:rsidRPr="00D516D6">
        <w:rPr>
          <w:w w:val="95"/>
          <w:lang w:val="en-GB"/>
        </w:rPr>
        <w:t>also</w:t>
      </w:r>
      <w:r w:rsidRPr="00D516D6">
        <w:rPr>
          <w:spacing w:val="-4"/>
          <w:w w:val="95"/>
          <w:lang w:val="en-GB"/>
        </w:rPr>
        <w:t xml:space="preserve"> </w:t>
      </w:r>
      <w:r w:rsidRPr="00D516D6">
        <w:rPr>
          <w:w w:val="95"/>
          <w:lang w:val="en-GB"/>
        </w:rPr>
        <w:t xml:space="preserve">employ advanced technologies in facial and gesture </w:t>
      </w:r>
      <w:r w:rsidRPr="00D516D6">
        <w:rPr>
          <w:w w:val="95"/>
          <w:lang w:val="en-GB"/>
        </w:rPr>
        <w:t>recognition to assess and enhance student engagement in educational settings. Using systems like YOLOv3, they visually analyse students’ responses during class sessions, enabling real- time</w:t>
      </w:r>
      <w:r w:rsidRPr="00D516D6">
        <w:rPr>
          <w:spacing w:val="-7"/>
          <w:w w:val="95"/>
          <w:lang w:val="en-GB"/>
        </w:rPr>
        <w:t xml:space="preserve"> </w:t>
      </w:r>
      <w:r w:rsidRPr="00D516D6">
        <w:rPr>
          <w:w w:val="95"/>
          <w:lang w:val="en-GB"/>
        </w:rPr>
        <w:t>monitoring</w:t>
      </w:r>
      <w:r w:rsidRPr="00D516D6">
        <w:rPr>
          <w:spacing w:val="-7"/>
          <w:w w:val="95"/>
          <w:lang w:val="en-GB"/>
        </w:rPr>
        <w:t xml:space="preserve"> </w:t>
      </w:r>
      <w:r w:rsidRPr="00D516D6">
        <w:rPr>
          <w:w w:val="95"/>
          <w:lang w:val="en-GB"/>
        </w:rPr>
        <w:t>and</w:t>
      </w:r>
      <w:r w:rsidRPr="00D516D6">
        <w:rPr>
          <w:spacing w:val="-7"/>
          <w:w w:val="95"/>
          <w:lang w:val="en-GB"/>
        </w:rPr>
        <w:t xml:space="preserve"> </w:t>
      </w:r>
      <w:r w:rsidRPr="00D516D6">
        <w:rPr>
          <w:w w:val="95"/>
          <w:lang w:val="en-GB"/>
        </w:rPr>
        <w:t>dynamic</w:t>
      </w:r>
      <w:r w:rsidRPr="00D516D6">
        <w:rPr>
          <w:spacing w:val="-7"/>
          <w:w w:val="95"/>
          <w:lang w:val="en-GB"/>
        </w:rPr>
        <w:t xml:space="preserve"> </w:t>
      </w:r>
      <w:r w:rsidRPr="00D516D6">
        <w:rPr>
          <w:w w:val="95"/>
          <w:lang w:val="en-GB"/>
        </w:rPr>
        <w:t>adjustment</w:t>
      </w:r>
      <w:r w:rsidRPr="00D516D6">
        <w:rPr>
          <w:spacing w:val="-7"/>
          <w:w w:val="95"/>
          <w:lang w:val="en-GB"/>
        </w:rPr>
        <w:t xml:space="preserve"> </w:t>
      </w:r>
      <w:r w:rsidRPr="00D516D6">
        <w:rPr>
          <w:w w:val="95"/>
          <w:lang w:val="en-GB"/>
        </w:rPr>
        <w:t>of</w:t>
      </w:r>
      <w:r w:rsidRPr="00D516D6">
        <w:rPr>
          <w:spacing w:val="-7"/>
          <w:w w:val="95"/>
          <w:lang w:val="en-GB"/>
        </w:rPr>
        <w:t xml:space="preserve"> </w:t>
      </w:r>
      <w:r w:rsidRPr="00D516D6">
        <w:rPr>
          <w:w w:val="95"/>
          <w:lang w:val="en-GB"/>
        </w:rPr>
        <w:t>teaching</w:t>
      </w:r>
      <w:r w:rsidRPr="00D516D6">
        <w:rPr>
          <w:spacing w:val="-7"/>
          <w:w w:val="95"/>
          <w:lang w:val="en-GB"/>
        </w:rPr>
        <w:t xml:space="preserve"> </w:t>
      </w:r>
      <w:r w:rsidRPr="00D516D6">
        <w:rPr>
          <w:w w:val="95"/>
          <w:lang w:val="en-GB"/>
        </w:rPr>
        <w:t>methods</w:t>
      </w:r>
      <w:r w:rsidRPr="00D516D6">
        <w:rPr>
          <w:spacing w:val="-7"/>
          <w:w w:val="95"/>
          <w:lang w:val="en-GB"/>
        </w:rPr>
        <w:t xml:space="preserve"> </w:t>
      </w:r>
      <w:r w:rsidRPr="00D516D6">
        <w:rPr>
          <w:w w:val="95"/>
          <w:lang w:val="en-GB"/>
        </w:rPr>
        <w:t>to</w:t>
      </w:r>
      <w:r w:rsidRPr="00D516D6">
        <w:rPr>
          <w:spacing w:val="-7"/>
          <w:w w:val="95"/>
          <w:lang w:val="en-GB"/>
        </w:rPr>
        <w:t xml:space="preserve"> </w:t>
      </w:r>
      <w:r w:rsidRPr="00D516D6">
        <w:rPr>
          <w:w w:val="95"/>
          <w:lang w:val="en-GB"/>
        </w:rPr>
        <w:t>better</w:t>
      </w:r>
      <w:r w:rsidRPr="00D516D6">
        <w:rPr>
          <w:spacing w:val="-7"/>
          <w:w w:val="95"/>
          <w:lang w:val="en-GB"/>
        </w:rPr>
        <w:t xml:space="preserve"> </w:t>
      </w:r>
      <w:r w:rsidRPr="00D516D6">
        <w:rPr>
          <w:w w:val="95"/>
          <w:lang w:val="en-GB"/>
        </w:rPr>
        <w:t>me</w:t>
      </w:r>
      <w:r w:rsidRPr="00D516D6">
        <w:rPr>
          <w:w w:val="95"/>
          <w:lang w:val="en-GB"/>
        </w:rPr>
        <w:t>et</w:t>
      </w:r>
      <w:r w:rsidRPr="00D516D6">
        <w:rPr>
          <w:spacing w:val="-7"/>
          <w:w w:val="95"/>
          <w:lang w:val="en-GB"/>
        </w:rPr>
        <w:t xml:space="preserve"> </w:t>
      </w:r>
      <w:r w:rsidRPr="00D516D6">
        <w:rPr>
          <w:w w:val="95"/>
          <w:lang w:val="en-GB"/>
        </w:rPr>
        <w:t>students’</w:t>
      </w:r>
      <w:r w:rsidRPr="00D516D6">
        <w:rPr>
          <w:spacing w:val="-7"/>
          <w:w w:val="95"/>
          <w:lang w:val="en-GB"/>
        </w:rPr>
        <w:t xml:space="preserve"> </w:t>
      </w:r>
      <w:r w:rsidRPr="00D516D6">
        <w:rPr>
          <w:w w:val="95"/>
          <w:lang w:val="en-GB"/>
        </w:rPr>
        <w:t>needs</w:t>
      </w:r>
      <w:r w:rsidRPr="00D516D6">
        <w:rPr>
          <w:spacing w:val="-7"/>
          <w:w w:val="95"/>
          <w:lang w:val="en-GB"/>
        </w:rPr>
        <w:t xml:space="preserve"> </w:t>
      </w:r>
      <w:r w:rsidRPr="00D516D6">
        <w:rPr>
          <w:w w:val="95"/>
          <w:lang w:val="en-GB"/>
        </w:rPr>
        <w:t>and</w:t>
      </w:r>
      <w:r w:rsidRPr="00D516D6">
        <w:rPr>
          <w:spacing w:val="-7"/>
          <w:w w:val="95"/>
          <w:lang w:val="en-GB"/>
        </w:rPr>
        <w:t xml:space="preserve"> </w:t>
      </w:r>
      <w:r w:rsidRPr="00D516D6">
        <w:rPr>
          <w:w w:val="95"/>
          <w:lang w:val="en-GB"/>
        </w:rPr>
        <w:t>emotional</w:t>
      </w:r>
      <w:r w:rsidRPr="00D516D6">
        <w:rPr>
          <w:spacing w:val="-7"/>
          <w:w w:val="95"/>
          <w:lang w:val="en-GB"/>
        </w:rPr>
        <w:t xml:space="preserve"> </w:t>
      </w:r>
      <w:r w:rsidRPr="00D516D6">
        <w:rPr>
          <w:w w:val="95"/>
          <w:lang w:val="en-GB"/>
        </w:rPr>
        <w:t>states.</w:t>
      </w:r>
    </w:p>
    <w:p w14:paraId="23939ED3" w14:textId="3021C2F3" w:rsidR="00AF779A" w:rsidRPr="00D516D6" w:rsidRDefault="00E9277B">
      <w:pPr>
        <w:pStyle w:val="Textoindependiente"/>
        <w:spacing w:line="244" w:lineRule="auto"/>
        <w:ind w:left="116" w:right="154" w:firstLine="298"/>
        <w:jc w:val="both"/>
        <w:rPr>
          <w:lang w:val="en-GB"/>
        </w:rPr>
      </w:pPr>
      <w:bookmarkStart w:id="69" w:name="OLE_LINK164"/>
      <w:r w:rsidRPr="00D516D6">
        <w:rPr>
          <w:lang w:val="en-GB"/>
        </w:rPr>
        <w:t>Despite</w:t>
      </w:r>
      <w:r w:rsidRPr="00D516D6">
        <w:rPr>
          <w:spacing w:val="-10"/>
          <w:lang w:val="en-GB"/>
        </w:rPr>
        <w:t xml:space="preserve"> </w:t>
      </w:r>
      <w:r w:rsidRPr="00D516D6">
        <w:rPr>
          <w:lang w:val="en-GB"/>
        </w:rPr>
        <w:t>technological</w:t>
      </w:r>
      <w:r w:rsidRPr="00D516D6">
        <w:rPr>
          <w:spacing w:val="-10"/>
          <w:lang w:val="en-GB"/>
        </w:rPr>
        <w:t xml:space="preserve"> </w:t>
      </w:r>
      <w:r w:rsidRPr="00D516D6">
        <w:rPr>
          <w:lang w:val="en-GB"/>
        </w:rPr>
        <w:t>similarities,</w:t>
      </w:r>
      <w:r w:rsidRPr="00D516D6">
        <w:rPr>
          <w:spacing w:val="-10"/>
          <w:lang w:val="en-GB"/>
        </w:rPr>
        <w:t xml:space="preserve"> </w:t>
      </w:r>
      <w:r w:rsidR="0015587F">
        <w:rPr>
          <w:spacing w:val="-10"/>
          <w:lang w:val="en-GB"/>
        </w:rPr>
        <w:t xml:space="preserve">the </w:t>
      </w:r>
      <w:r w:rsidRPr="00D516D6">
        <w:rPr>
          <w:lang w:val="en-GB"/>
        </w:rPr>
        <w:t>approaches</w:t>
      </w:r>
      <w:r w:rsidRPr="00D516D6">
        <w:rPr>
          <w:spacing w:val="-10"/>
          <w:lang w:val="en-GB"/>
        </w:rPr>
        <w:t xml:space="preserve"> </w:t>
      </w:r>
      <w:r w:rsidRPr="00D516D6">
        <w:rPr>
          <w:lang w:val="en-GB"/>
        </w:rPr>
        <w:t>and</w:t>
      </w:r>
      <w:r w:rsidRPr="00D516D6">
        <w:rPr>
          <w:spacing w:val="-10"/>
          <w:lang w:val="en-GB"/>
        </w:rPr>
        <w:t xml:space="preserve"> </w:t>
      </w:r>
      <w:r w:rsidRPr="00D516D6">
        <w:rPr>
          <w:lang w:val="en-GB"/>
        </w:rPr>
        <w:t>objectives</w:t>
      </w:r>
      <w:r w:rsidRPr="00D516D6">
        <w:rPr>
          <w:spacing w:val="-10"/>
          <w:lang w:val="en-GB"/>
        </w:rPr>
        <w:t xml:space="preserve"> </w:t>
      </w:r>
      <w:r w:rsidR="0015587F">
        <w:rPr>
          <w:spacing w:val="-10"/>
          <w:lang w:val="en-GB"/>
        </w:rPr>
        <w:t>of</w:t>
      </w:r>
      <w:r w:rsidRPr="00D516D6">
        <w:rPr>
          <w:spacing w:val="-10"/>
          <w:lang w:val="en-GB"/>
        </w:rPr>
        <w:t xml:space="preserve"> </w:t>
      </w:r>
      <w:bookmarkStart w:id="70" w:name="OLE_LINK165"/>
      <w:r>
        <w:fldChar w:fldCharType="begin"/>
      </w:r>
      <w:r>
        <w:instrText>HYPERLINK \l "_bookmark79"</w:instrText>
      </w:r>
      <w:r>
        <w:fldChar w:fldCharType="separate"/>
      </w:r>
      <w:r w:rsidRPr="00D516D6">
        <w:rPr>
          <w:color w:val="2F4F4F"/>
          <w:lang w:val="en-GB"/>
        </w:rPr>
        <w:t>Nguyen</w:t>
      </w:r>
      <w:r w:rsidRPr="00D516D6">
        <w:rPr>
          <w:color w:val="2F4F4F"/>
          <w:spacing w:val="-10"/>
          <w:lang w:val="en-GB"/>
        </w:rPr>
        <w:t xml:space="preserve"> </w:t>
      </w:r>
      <w:r w:rsidRPr="00D516D6">
        <w:rPr>
          <w:color w:val="2F4F4F"/>
          <w:lang w:val="en-GB"/>
        </w:rPr>
        <w:t>et</w:t>
      </w:r>
      <w:r w:rsidRPr="00D516D6">
        <w:rPr>
          <w:color w:val="2F4F4F"/>
          <w:spacing w:val="-10"/>
          <w:lang w:val="en-GB"/>
        </w:rPr>
        <w:t xml:space="preserve"> </w:t>
      </w:r>
      <w:r w:rsidRPr="00D516D6">
        <w:rPr>
          <w:color w:val="2F4F4F"/>
          <w:lang w:val="en-GB"/>
        </w:rPr>
        <w:t>al.</w:t>
      </w:r>
      <w:r>
        <w:rPr>
          <w:color w:val="2F4F4F"/>
          <w:lang w:val="en-GB"/>
        </w:rPr>
        <w:fldChar w:fldCharType="end"/>
      </w:r>
      <w:r w:rsidRPr="00D516D6">
        <w:rPr>
          <w:color w:val="2F4F4F"/>
          <w:spacing w:val="-10"/>
          <w:lang w:val="en-GB"/>
        </w:rPr>
        <w:t xml:space="preserve"> </w:t>
      </w:r>
      <w:r w:rsidRPr="00D516D6">
        <w:rPr>
          <w:lang w:val="en-GB"/>
        </w:rPr>
        <w:t>(</w:t>
      </w:r>
      <w:hyperlink w:anchor="_bookmark79" w:history="1">
        <w:r w:rsidRPr="00D516D6">
          <w:rPr>
            <w:color w:val="2F4F4F"/>
            <w:lang w:val="en-GB"/>
          </w:rPr>
          <w:t>2019</w:t>
        </w:r>
      </w:hyperlink>
      <w:r w:rsidRPr="00D516D6">
        <w:rPr>
          <w:lang w:val="en-GB"/>
        </w:rPr>
        <w:t>)</w:t>
      </w:r>
      <w:r w:rsidRPr="00D516D6">
        <w:rPr>
          <w:spacing w:val="-10"/>
          <w:lang w:val="en-GB"/>
        </w:rPr>
        <w:t xml:space="preserve"> </w:t>
      </w:r>
      <w:bookmarkEnd w:id="70"/>
      <w:r w:rsidRPr="00D516D6">
        <w:rPr>
          <w:lang w:val="en-GB"/>
        </w:rPr>
        <w:t>and</w:t>
      </w:r>
      <w:r w:rsidRPr="00D516D6">
        <w:rPr>
          <w:spacing w:val="-10"/>
          <w:lang w:val="en-GB"/>
        </w:rPr>
        <w:t xml:space="preserve"> </w:t>
      </w:r>
      <w:hyperlink w:anchor="_bookmark86" w:history="1">
        <w:proofErr w:type="spellStart"/>
        <w:r w:rsidRPr="00D516D6">
          <w:rPr>
            <w:color w:val="2F4F4F"/>
            <w:lang w:val="en-GB"/>
          </w:rPr>
          <w:t>Riquelme</w:t>
        </w:r>
        <w:proofErr w:type="spellEnd"/>
        <w:r w:rsidRPr="00D516D6">
          <w:rPr>
            <w:color w:val="2F4F4F"/>
            <w:spacing w:val="-10"/>
            <w:lang w:val="en-GB"/>
          </w:rPr>
          <w:t xml:space="preserve"> </w:t>
        </w:r>
        <w:r w:rsidRPr="00D516D6">
          <w:rPr>
            <w:color w:val="2F4F4F"/>
            <w:lang w:val="en-GB"/>
          </w:rPr>
          <w:t>et</w:t>
        </w:r>
        <w:r w:rsidRPr="00D516D6">
          <w:rPr>
            <w:color w:val="2F4F4F"/>
            <w:spacing w:val="-10"/>
            <w:lang w:val="en-GB"/>
          </w:rPr>
          <w:t xml:space="preserve"> </w:t>
        </w:r>
        <w:r w:rsidRPr="00D516D6">
          <w:rPr>
            <w:color w:val="2F4F4F"/>
            <w:lang w:val="en-GB"/>
          </w:rPr>
          <w:t>al.</w:t>
        </w:r>
      </w:hyperlink>
      <w:r w:rsidRPr="00D516D6">
        <w:rPr>
          <w:color w:val="2F4F4F"/>
          <w:lang w:val="en-GB"/>
        </w:rPr>
        <w:t xml:space="preserve"> </w:t>
      </w:r>
      <w:r w:rsidRPr="00D516D6">
        <w:rPr>
          <w:w w:val="95"/>
          <w:lang w:val="en-GB"/>
        </w:rPr>
        <w:t>(</w:t>
      </w:r>
      <w:hyperlink w:anchor="_bookmark86" w:history="1">
        <w:r w:rsidRPr="00D516D6">
          <w:rPr>
            <w:color w:val="2F4F4F"/>
            <w:w w:val="95"/>
            <w:lang w:val="en-GB"/>
          </w:rPr>
          <w:t>2013</w:t>
        </w:r>
      </w:hyperlink>
      <w:commentRangeStart w:id="71"/>
      <w:commentRangeStart w:id="72"/>
      <w:r w:rsidRPr="00D516D6">
        <w:rPr>
          <w:w w:val="95"/>
          <w:lang w:val="en-GB"/>
        </w:rPr>
        <w:t xml:space="preserve">) </w:t>
      </w:r>
      <w:r w:rsidR="0015587F" w:rsidRPr="0015587F">
        <w:rPr>
          <w:w w:val="95"/>
          <w:lang w:val="en-GB"/>
        </w:rPr>
        <w:t xml:space="preserve">differ significantly. </w:t>
      </w:r>
      <w:hyperlink w:anchor="_bookmark79" w:history="1">
        <w:r w:rsidR="0015587F" w:rsidRPr="00D516D6">
          <w:rPr>
            <w:color w:val="2F4F4F"/>
            <w:lang w:val="en-GB"/>
          </w:rPr>
          <w:t>Nguyen</w:t>
        </w:r>
        <w:r w:rsidR="0015587F" w:rsidRPr="00D516D6">
          <w:rPr>
            <w:color w:val="2F4F4F"/>
            <w:spacing w:val="-10"/>
            <w:lang w:val="en-GB"/>
          </w:rPr>
          <w:t xml:space="preserve"> </w:t>
        </w:r>
        <w:r w:rsidR="0015587F" w:rsidRPr="00D516D6">
          <w:rPr>
            <w:color w:val="2F4F4F"/>
            <w:lang w:val="en-GB"/>
          </w:rPr>
          <w:t>et</w:t>
        </w:r>
        <w:r w:rsidR="0015587F" w:rsidRPr="00D516D6">
          <w:rPr>
            <w:color w:val="2F4F4F"/>
            <w:spacing w:val="-10"/>
            <w:lang w:val="en-GB"/>
          </w:rPr>
          <w:t xml:space="preserve"> </w:t>
        </w:r>
        <w:r w:rsidR="0015587F" w:rsidRPr="00D516D6">
          <w:rPr>
            <w:color w:val="2F4F4F"/>
            <w:lang w:val="en-GB"/>
          </w:rPr>
          <w:t>al.</w:t>
        </w:r>
      </w:hyperlink>
      <w:r w:rsidR="0015587F" w:rsidRPr="00D516D6">
        <w:rPr>
          <w:color w:val="2F4F4F"/>
          <w:spacing w:val="-10"/>
          <w:lang w:val="en-GB"/>
        </w:rPr>
        <w:t xml:space="preserve"> </w:t>
      </w:r>
      <w:r w:rsidR="0015587F" w:rsidRPr="00D516D6">
        <w:rPr>
          <w:lang w:val="en-GB"/>
        </w:rPr>
        <w:t>(</w:t>
      </w:r>
      <w:hyperlink w:anchor="_bookmark79" w:history="1">
        <w:r w:rsidR="0015587F" w:rsidRPr="00D516D6">
          <w:rPr>
            <w:color w:val="2F4F4F"/>
            <w:lang w:val="en-GB"/>
          </w:rPr>
          <w:t>2019</w:t>
        </w:r>
      </w:hyperlink>
      <w:r w:rsidR="0015587F" w:rsidRPr="00D516D6">
        <w:rPr>
          <w:lang w:val="en-GB"/>
        </w:rPr>
        <w:t>)</w:t>
      </w:r>
      <w:r w:rsidR="0015587F" w:rsidRPr="00D516D6">
        <w:rPr>
          <w:spacing w:val="-10"/>
          <w:lang w:val="en-GB"/>
        </w:rPr>
        <w:t xml:space="preserve"> </w:t>
      </w:r>
      <w:commentRangeEnd w:id="71"/>
      <w:r w:rsidR="0015587F">
        <w:rPr>
          <w:rStyle w:val="Refdecomentario"/>
        </w:rPr>
        <w:commentReference w:id="71"/>
      </w:r>
      <w:commentRangeEnd w:id="72"/>
      <w:r w:rsidR="004B7110">
        <w:rPr>
          <w:rStyle w:val="Refdecomentario"/>
        </w:rPr>
        <w:commentReference w:id="72"/>
      </w:r>
      <w:r w:rsidRPr="00D516D6">
        <w:rPr>
          <w:w w:val="95"/>
          <w:lang w:val="en-GB"/>
        </w:rPr>
        <w:t xml:space="preserve">focus on emotion detection and empathy development through mediated reading of children’s literature to </w:t>
      </w:r>
      <w:r w:rsidRPr="00D516D6">
        <w:rPr>
          <w:w w:val="90"/>
          <w:lang w:val="en-GB"/>
        </w:rPr>
        <w:t xml:space="preserve">better understand students’ levels of attention and interest. In contrast, </w:t>
      </w:r>
      <w:hyperlink w:anchor="_bookmark86" w:history="1">
        <w:proofErr w:type="spellStart"/>
        <w:r w:rsidRPr="00D516D6">
          <w:rPr>
            <w:color w:val="2F4F4F"/>
            <w:w w:val="90"/>
            <w:lang w:val="en-GB"/>
          </w:rPr>
          <w:t>Riquelme</w:t>
        </w:r>
        <w:proofErr w:type="spellEnd"/>
        <w:r w:rsidRPr="00D516D6">
          <w:rPr>
            <w:color w:val="2F4F4F"/>
            <w:w w:val="90"/>
            <w:lang w:val="en-GB"/>
          </w:rPr>
          <w:t xml:space="preserve"> et al.</w:t>
        </w:r>
      </w:hyperlink>
      <w:r w:rsidRPr="00D516D6">
        <w:rPr>
          <w:color w:val="2F4F4F"/>
          <w:w w:val="90"/>
          <w:lang w:val="en-GB"/>
        </w:rPr>
        <w:t xml:space="preserve"> </w:t>
      </w:r>
      <w:r w:rsidRPr="00D516D6">
        <w:rPr>
          <w:w w:val="90"/>
          <w:lang w:val="en-GB"/>
        </w:rPr>
        <w:t>(</w:t>
      </w:r>
      <w:hyperlink w:anchor="_bookmark86" w:history="1">
        <w:r w:rsidRPr="00D516D6">
          <w:rPr>
            <w:color w:val="2F4F4F"/>
            <w:w w:val="90"/>
            <w:lang w:val="en-GB"/>
          </w:rPr>
          <w:t>2013</w:t>
        </w:r>
      </w:hyperlink>
      <w:r w:rsidRPr="00D516D6">
        <w:rPr>
          <w:w w:val="90"/>
          <w:lang w:val="en-GB"/>
        </w:rPr>
        <w:t>) recognize postures and</w:t>
      </w:r>
      <w:r w:rsidRPr="00D516D6">
        <w:rPr>
          <w:lang w:val="en-GB"/>
        </w:rPr>
        <w:t xml:space="preserve"> </w:t>
      </w:r>
      <w:r w:rsidRPr="00D516D6">
        <w:rPr>
          <w:w w:val="90"/>
          <w:lang w:val="en-GB"/>
        </w:rPr>
        <w:t>gestures to enhance learning adaptability, assessing students’ physical interactions with presented content for deeper</w:t>
      </w:r>
      <w:r w:rsidRPr="00D516D6">
        <w:rPr>
          <w:w w:val="95"/>
          <w:lang w:val="en-GB"/>
        </w:rPr>
        <w:t xml:space="preserve"> </w:t>
      </w:r>
      <w:r w:rsidRPr="00D516D6">
        <w:rPr>
          <w:spacing w:val="-2"/>
          <w:w w:val="95"/>
          <w:lang w:val="en-GB"/>
        </w:rPr>
        <w:t xml:space="preserve">personalization of the educational experience. </w:t>
      </w:r>
      <w:hyperlink w:anchor="_bookmark79" w:history="1">
        <w:r w:rsidRPr="00D516D6">
          <w:rPr>
            <w:color w:val="2F4F4F"/>
            <w:spacing w:val="-2"/>
            <w:w w:val="95"/>
            <w:lang w:val="en-GB"/>
          </w:rPr>
          <w:t>Nguyen et al.</w:t>
        </w:r>
      </w:hyperlink>
      <w:r w:rsidRPr="00D516D6">
        <w:rPr>
          <w:color w:val="2F4F4F"/>
          <w:spacing w:val="-2"/>
          <w:w w:val="95"/>
          <w:lang w:val="en-GB"/>
        </w:rPr>
        <w:t xml:space="preserve"> </w:t>
      </w:r>
      <w:r w:rsidRPr="00D516D6">
        <w:rPr>
          <w:spacing w:val="-2"/>
          <w:w w:val="95"/>
          <w:lang w:val="en-GB"/>
        </w:rPr>
        <w:t>(</w:t>
      </w:r>
      <w:hyperlink w:anchor="_bookmark79" w:history="1">
        <w:r w:rsidRPr="00D516D6">
          <w:rPr>
            <w:color w:val="2F4F4F"/>
            <w:spacing w:val="-2"/>
            <w:w w:val="95"/>
            <w:lang w:val="en-GB"/>
          </w:rPr>
          <w:t>2019</w:t>
        </w:r>
      </w:hyperlink>
      <w:r w:rsidRPr="00D516D6">
        <w:rPr>
          <w:spacing w:val="-2"/>
          <w:w w:val="95"/>
          <w:lang w:val="en-GB"/>
        </w:rPr>
        <w:t>) create their own dataset for model training, while</w:t>
      </w:r>
      <w:r w:rsidRPr="00D516D6">
        <w:rPr>
          <w:w w:val="95"/>
          <w:lang w:val="en-GB"/>
        </w:rPr>
        <w:t xml:space="preserve"> </w:t>
      </w:r>
      <w:hyperlink w:anchor="_bookmark86" w:history="1">
        <w:proofErr w:type="spellStart"/>
        <w:r w:rsidRPr="00D516D6">
          <w:rPr>
            <w:color w:val="2F4F4F"/>
            <w:w w:val="95"/>
            <w:lang w:val="en-GB"/>
          </w:rPr>
          <w:t>Riquelme</w:t>
        </w:r>
        <w:proofErr w:type="spellEnd"/>
        <w:r w:rsidRPr="00D516D6">
          <w:rPr>
            <w:color w:val="2F4F4F"/>
            <w:spacing w:val="-3"/>
            <w:w w:val="95"/>
            <w:lang w:val="en-GB"/>
          </w:rPr>
          <w:t xml:space="preserve"> </w:t>
        </w:r>
        <w:r w:rsidRPr="00D516D6">
          <w:rPr>
            <w:color w:val="2F4F4F"/>
            <w:w w:val="95"/>
            <w:lang w:val="en-GB"/>
          </w:rPr>
          <w:t>et</w:t>
        </w:r>
        <w:r w:rsidRPr="00D516D6">
          <w:rPr>
            <w:color w:val="2F4F4F"/>
            <w:spacing w:val="-3"/>
            <w:w w:val="95"/>
            <w:lang w:val="en-GB"/>
          </w:rPr>
          <w:t xml:space="preserve"> </w:t>
        </w:r>
        <w:r w:rsidRPr="00D516D6">
          <w:rPr>
            <w:color w:val="2F4F4F"/>
            <w:w w:val="95"/>
            <w:lang w:val="en-GB"/>
          </w:rPr>
          <w:t>al.</w:t>
        </w:r>
      </w:hyperlink>
      <w:r w:rsidRPr="00D516D6">
        <w:rPr>
          <w:color w:val="2F4F4F"/>
          <w:spacing w:val="-3"/>
          <w:w w:val="95"/>
          <w:lang w:val="en-GB"/>
        </w:rPr>
        <w:t xml:space="preserve"> </w:t>
      </w:r>
      <w:r w:rsidRPr="00D516D6">
        <w:rPr>
          <w:w w:val="95"/>
          <w:lang w:val="en-GB"/>
        </w:rPr>
        <w:t>(</w:t>
      </w:r>
      <w:hyperlink w:anchor="_bookmark86" w:history="1">
        <w:r w:rsidRPr="00D516D6">
          <w:rPr>
            <w:color w:val="2F4F4F"/>
            <w:w w:val="95"/>
            <w:lang w:val="en-GB"/>
          </w:rPr>
          <w:t>2013</w:t>
        </w:r>
      </w:hyperlink>
      <w:r w:rsidRPr="00D516D6">
        <w:rPr>
          <w:w w:val="95"/>
          <w:lang w:val="en-GB"/>
        </w:rPr>
        <w:t>)</w:t>
      </w:r>
      <w:r w:rsidRPr="00D516D6">
        <w:rPr>
          <w:spacing w:val="-3"/>
          <w:w w:val="95"/>
          <w:lang w:val="en-GB"/>
        </w:rPr>
        <w:t xml:space="preserve"> </w:t>
      </w:r>
      <w:r w:rsidRPr="00D516D6">
        <w:rPr>
          <w:w w:val="95"/>
          <w:lang w:val="en-GB"/>
        </w:rPr>
        <w:t>use</w:t>
      </w:r>
      <w:r w:rsidRPr="00D516D6">
        <w:rPr>
          <w:spacing w:val="-3"/>
          <w:w w:val="95"/>
          <w:lang w:val="en-GB"/>
        </w:rPr>
        <w:t xml:space="preserve"> </w:t>
      </w:r>
      <w:r w:rsidRPr="00D516D6">
        <w:rPr>
          <w:w w:val="95"/>
          <w:lang w:val="en-GB"/>
        </w:rPr>
        <w:t>transfer</w:t>
      </w:r>
      <w:r w:rsidRPr="00D516D6">
        <w:rPr>
          <w:spacing w:val="-3"/>
          <w:w w:val="95"/>
          <w:lang w:val="en-GB"/>
        </w:rPr>
        <w:t xml:space="preserve"> </w:t>
      </w:r>
      <w:r w:rsidRPr="00D516D6">
        <w:rPr>
          <w:w w:val="95"/>
          <w:lang w:val="en-GB"/>
        </w:rPr>
        <w:t>learning</w:t>
      </w:r>
      <w:r w:rsidRPr="00D516D6">
        <w:rPr>
          <w:spacing w:val="-3"/>
          <w:w w:val="95"/>
          <w:lang w:val="en-GB"/>
        </w:rPr>
        <w:t xml:space="preserve"> </w:t>
      </w:r>
      <w:r w:rsidRPr="00D516D6">
        <w:rPr>
          <w:w w:val="95"/>
          <w:lang w:val="en-GB"/>
        </w:rPr>
        <w:t>with</w:t>
      </w:r>
      <w:r w:rsidRPr="00D516D6">
        <w:rPr>
          <w:spacing w:val="-3"/>
          <w:w w:val="95"/>
          <w:lang w:val="en-GB"/>
        </w:rPr>
        <w:t xml:space="preserve"> </w:t>
      </w:r>
      <w:r w:rsidRPr="00D516D6">
        <w:rPr>
          <w:w w:val="95"/>
          <w:lang w:val="en-GB"/>
        </w:rPr>
        <w:t>pre-trained</w:t>
      </w:r>
      <w:r w:rsidRPr="00D516D6">
        <w:rPr>
          <w:spacing w:val="-3"/>
          <w:w w:val="95"/>
          <w:lang w:val="en-GB"/>
        </w:rPr>
        <w:t xml:space="preserve"> </w:t>
      </w:r>
      <w:r w:rsidRPr="00D516D6">
        <w:rPr>
          <w:w w:val="95"/>
          <w:lang w:val="en-GB"/>
        </w:rPr>
        <w:t>models</w:t>
      </w:r>
      <w:r w:rsidRPr="00D516D6">
        <w:rPr>
          <w:spacing w:val="-3"/>
          <w:w w:val="95"/>
          <w:lang w:val="en-GB"/>
        </w:rPr>
        <w:t xml:space="preserve"> </w:t>
      </w:r>
      <w:r w:rsidRPr="00D516D6">
        <w:rPr>
          <w:w w:val="95"/>
          <w:lang w:val="en-GB"/>
        </w:rPr>
        <w:t>to</w:t>
      </w:r>
      <w:r w:rsidRPr="00D516D6">
        <w:rPr>
          <w:spacing w:val="-3"/>
          <w:w w:val="95"/>
          <w:lang w:val="en-GB"/>
        </w:rPr>
        <w:t xml:space="preserve"> </w:t>
      </w:r>
      <w:r w:rsidRPr="00D516D6">
        <w:rPr>
          <w:w w:val="95"/>
          <w:lang w:val="en-GB"/>
        </w:rPr>
        <w:t>optimize</w:t>
      </w:r>
      <w:r w:rsidRPr="00D516D6">
        <w:rPr>
          <w:spacing w:val="-3"/>
          <w:w w:val="95"/>
          <w:lang w:val="en-GB"/>
        </w:rPr>
        <w:t xml:space="preserve"> </w:t>
      </w:r>
      <w:r w:rsidRPr="00D516D6">
        <w:rPr>
          <w:w w:val="95"/>
          <w:lang w:val="en-GB"/>
        </w:rPr>
        <w:t>their</w:t>
      </w:r>
      <w:r w:rsidRPr="00D516D6">
        <w:rPr>
          <w:spacing w:val="-3"/>
          <w:w w:val="95"/>
          <w:lang w:val="en-GB"/>
        </w:rPr>
        <w:t xml:space="preserve"> </w:t>
      </w:r>
      <w:r w:rsidRPr="00D516D6">
        <w:rPr>
          <w:w w:val="95"/>
          <w:lang w:val="en-GB"/>
        </w:rPr>
        <w:t>system.</w:t>
      </w:r>
      <w:bookmarkEnd w:id="69"/>
    </w:p>
    <w:p w14:paraId="7140BBDF" w14:textId="77777777" w:rsidR="00AF779A" w:rsidRPr="00D516D6" w:rsidRDefault="00AF779A">
      <w:pPr>
        <w:spacing w:line="244" w:lineRule="auto"/>
        <w:jc w:val="both"/>
        <w:rPr>
          <w:lang w:val="en-GB"/>
        </w:rPr>
        <w:sectPr w:rsidR="00AF779A" w:rsidRPr="00D516D6">
          <w:pgSz w:w="10890" w:h="14860"/>
          <w:pgMar w:top="880" w:right="620" w:bottom="840" w:left="660" w:header="673" w:footer="642" w:gutter="0"/>
          <w:cols w:space="720"/>
        </w:sectPr>
      </w:pPr>
    </w:p>
    <w:p w14:paraId="5B745531" w14:textId="77777777" w:rsidR="00AF779A" w:rsidRPr="00D516D6" w:rsidRDefault="00AF779A">
      <w:pPr>
        <w:pStyle w:val="Textoindependiente"/>
        <w:spacing w:before="4"/>
        <w:rPr>
          <w:sz w:val="14"/>
          <w:lang w:val="en-GB"/>
        </w:rPr>
      </w:pPr>
    </w:p>
    <w:p w14:paraId="18F52A52" w14:textId="77777777" w:rsidR="00AF779A" w:rsidRPr="00D516D6" w:rsidRDefault="00E9277B">
      <w:pPr>
        <w:spacing w:before="93" w:line="219" w:lineRule="exact"/>
        <w:ind w:left="116"/>
        <w:rPr>
          <w:rFonts w:ascii="Calibri"/>
          <w:b/>
          <w:sz w:val="18"/>
          <w:lang w:val="en-GB"/>
        </w:rPr>
      </w:pPr>
      <w:bookmarkStart w:id="73" w:name="_bookmark3"/>
      <w:bookmarkStart w:id="74" w:name="_Hlk170411298"/>
      <w:bookmarkEnd w:id="73"/>
      <w:commentRangeStart w:id="75"/>
      <w:commentRangeStart w:id="76"/>
      <w:r w:rsidRPr="00D516D6">
        <w:rPr>
          <w:rFonts w:ascii="Calibri"/>
          <w:b/>
          <w:w w:val="105"/>
          <w:sz w:val="18"/>
          <w:lang w:val="en-GB"/>
        </w:rPr>
        <w:t>Table</w:t>
      </w:r>
      <w:r w:rsidRPr="00D516D6">
        <w:rPr>
          <w:rFonts w:ascii="Calibri"/>
          <w:b/>
          <w:spacing w:val="15"/>
          <w:w w:val="105"/>
          <w:sz w:val="18"/>
          <w:lang w:val="en-GB"/>
        </w:rPr>
        <w:t xml:space="preserve"> </w:t>
      </w:r>
      <w:r w:rsidRPr="00D516D6">
        <w:rPr>
          <w:rFonts w:ascii="Calibri"/>
          <w:b/>
          <w:spacing w:val="-10"/>
          <w:w w:val="105"/>
          <w:sz w:val="18"/>
          <w:lang w:val="en-GB"/>
        </w:rPr>
        <w:t>2</w:t>
      </w:r>
    </w:p>
    <w:p w14:paraId="10654663" w14:textId="77777777" w:rsidR="00AF779A" w:rsidRPr="00D516D6" w:rsidRDefault="00E9277B">
      <w:pPr>
        <w:spacing w:line="219" w:lineRule="exact"/>
        <w:ind w:left="116"/>
        <w:rPr>
          <w:rFonts w:ascii="Calibri"/>
          <w:sz w:val="18"/>
          <w:lang w:val="en-GB"/>
        </w:rPr>
      </w:pPr>
      <w:r w:rsidRPr="00D516D6">
        <w:rPr>
          <w:rFonts w:ascii="Calibri"/>
          <w:sz w:val="18"/>
          <w:lang w:val="en-GB"/>
        </w:rPr>
        <w:t>Roles</w:t>
      </w:r>
      <w:r w:rsidRPr="00D516D6">
        <w:rPr>
          <w:rFonts w:ascii="Calibri"/>
          <w:spacing w:val="15"/>
          <w:sz w:val="18"/>
          <w:lang w:val="en-GB"/>
        </w:rPr>
        <w:t xml:space="preserve"> </w:t>
      </w:r>
      <w:r w:rsidRPr="00D516D6">
        <w:rPr>
          <w:rFonts w:ascii="Calibri"/>
          <w:sz w:val="18"/>
          <w:lang w:val="en-GB"/>
        </w:rPr>
        <w:t>performed</w:t>
      </w:r>
      <w:r w:rsidRPr="00D516D6">
        <w:rPr>
          <w:rFonts w:ascii="Calibri"/>
          <w:spacing w:val="16"/>
          <w:sz w:val="18"/>
          <w:lang w:val="en-GB"/>
        </w:rPr>
        <w:t xml:space="preserve"> </w:t>
      </w:r>
      <w:r w:rsidRPr="00D516D6">
        <w:rPr>
          <w:rFonts w:ascii="Calibri"/>
          <w:sz w:val="18"/>
          <w:lang w:val="en-GB"/>
        </w:rPr>
        <w:t>by</w:t>
      </w:r>
      <w:r w:rsidRPr="00D516D6">
        <w:rPr>
          <w:rFonts w:ascii="Calibri"/>
          <w:spacing w:val="17"/>
          <w:sz w:val="18"/>
          <w:lang w:val="en-GB"/>
        </w:rPr>
        <w:t xml:space="preserve"> </w:t>
      </w:r>
      <w:r w:rsidRPr="00D516D6">
        <w:rPr>
          <w:rFonts w:ascii="Calibri"/>
          <w:sz w:val="18"/>
          <w:lang w:val="en-GB"/>
        </w:rPr>
        <w:t>the</w:t>
      </w:r>
      <w:r w:rsidRPr="00D516D6">
        <w:rPr>
          <w:rFonts w:ascii="Calibri"/>
          <w:spacing w:val="15"/>
          <w:sz w:val="18"/>
          <w:lang w:val="en-GB"/>
        </w:rPr>
        <w:t xml:space="preserve"> </w:t>
      </w:r>
      <w:r w:rsidRPr="00D516D6">
        <w:rPr>
          <w:rFonts w:ascii="Calibri"/>
          <w:sz w:val="18"/>
          <w:lang w:val="en-GB"/>
        </w:rPr>
        <w:t>team</w:t>
      </w:r>
      <w:r w:rsidRPr="00D516D6">
        <w:rPr>
          <w:rFonts w:ascii="Calibri"/>
          <w:spacing w:val="16"/>
          <w:sz w:val="18"/>
          <w:lang w:val="en-GB"/>
        </w:rPr>
        <w:t xml:space="preserve"> </w:t>
      </w:r>
      <w:r w:rsidRPr="00D516D6">
        <w:rPr>
          <w:rFonts w:ascii="Calibri"/>
          <w:spacing w:val="-2"/>
          <w:sz w:val="18"/>
          <w:lang w:val="en-GB"/>
        </w:rPr>
        <w:t>members.</w:t>
      </w:r>
      <w:commentRangeEnd w:id="75"/>
      <w:r w:rsidR="008075C6">
        <w:rPr>
          <w:rStyle w:val="Refdecomentario"/>
        </w:rPr>
        <w:commentReference w:id="75"/>
      </w:r>
      <w:commentRangeEnd w:id="76"/>
      <w:r w:rsidR="004B7110">
        <w:rPr>
          <w:rStyle w:val="Refdecomentario"/>
        </w:rPr>
        <w:commentReference w:id="76"/>
      </w:r>
    </w:p>
    <w:p w14:paraId="1849F917" w14:textId="77777777" w:rsidR="00AF779A" w:rsidRPr="00D516D6" w:rsidRDefault="00E9277B">
      <w:pPr>
        <w:pStyle w:val="Textoindependiente"/>
        <w:spacing w:before="9"/>
        <w:rPr>
          <w:rFonts w:ascii="Calibri"/>
          <w:sz w:val="5"/>
          <w:lang w:val="en-GB"/>
        </w:rPr>
      </w:pPr>
      <w:r>
        <w:rPr>
          <w:lang w:val="en-GB"/>
        </w:rPr>
        <w:pict w14:anchorId="39529A5B">
          <v:shape id="docshape16" o:spid="_x0000_s1305" alt="" style="position:absolute;margin-left:85.5pt;margin-top:4.7pt;width:373.3pt;height:.1pt;z-index:-15725056;mso-wrap-edited:f;mso-width-percent:0;mso-height-percent:0;mso-wrap-distance-left:0;mso-wrap-distance-right:0;mso-position-horizontal-relative:page;mso-width-percent:0;mso-height-percent:0" coordsize="7466,1270" path="m,l7465,e" filled="f" strokeweight=".28117mm">
            <v:path arrowok="t" o:connecttype="custom" o:connectlocs="0,0;2147483646,0" o:connectangles="0,0"/>
            <w10:wrap type="topAndBottom" anchorx="page"/>
          </v:shape>
        </w:pict>
      </w:r>
    </w:p>
    <w:p w14:paraId="68E5B8E0" w14:textId="77777777" w:rsidR="00AF779A" w:rsidRPr="00D516D6" w:rsidRDefault="00E9277B">
      <w:pPr>
        <w:tabs>
          <w:tab w:val="left" w:pos="6318"/>
        </w:tabs>
        <w:spacing w:before="37" w:after="58"/>
        <w:ind w:left="2786"/>
        <w:rPr>
          <w:rFonts w:ascii="Calibri"/>
          <w:b/>
          <w:sz w:val="18"/>
          <w:lang w:val="en-GB"/>
        </w:rPr>
      </w:pPr>
      <w:proofErr w:type="spellStart"/>
      <w:r w:rsidRPr="00D516D6">
        <w:rPr>
          <w:rFonts w:ascii="Calibri"/>
          <w:b/>
          <w:spacing w:val="-5"/>
          <w:w w:val="105"/>
          <w:sz w:val="18"/>
          <w:lang w:val="en-GB"/>
        </w:rPr>
        <w:t>Rol</w:t>
      </w:r>
      <w:proofErr w:type="spellEnd"/>
      <w:r w:rsidRPr="00D516D6">
        <w:rPr>
          <w:rFonts w:ascii="Calibri"/>
          <w:b/>
          <w:sz w:val="18"/>
          <w:lang w:val="en-GB"/>
        </w:rPr>
        <w:tab/>
      </w:r>
      <w:r w:rsidRPr="00D516D6">
        <w:rPr>
          <w:rFonts w:ascii="Calibri"/>
          <w:b/>
          <w:spacing w:val="-2"/>
          <w:w w:val="105"/>
          <w:sz w:val="18"/>
          <w:lang w:val="en-GB"/>
        </w:rPr>
        <w:t>Member</w:t>
      </w:r>
    </w:p>
    <w:p w14:paraId="4FF25B31" w14:textId="77777777" w:rsidR="00AF779A" w:rsidRPr="00D516D6" w:rsidRDefault="00E9277B">
      <w:pPr>
        <w:pStyle w:val="Textoindependiente"/>
        <w:spacing w:line="20" w:lineRule="exact"/>
        <w:ind w:left="1049"/>
        <w:rPr>
          <w:rFonts w:ascii="Calibri"/>
          <w:sz w:val="2"/>
          <w:lang w:val="en-GB"/>
        </w:rPr>
      </w:pPr>
      <w:r>
        <w:rPr>
          <w:rFonts w:ascii="Calibri"/>
          <w:sz w:val="2"/>
          <w:lang w:val="en-GB"/>
        </w:rPr>
      </w:r>
      <w:r>
        <w:rPr>
          <w:rFonts w:ascii="Calibri"/>
          <w:sz w:val="2"/>
          <w:lang w:val="en-GB"/>
        </w:rPr>
        <w:pict w14:anchorId="02F8EC84">
          <v:group id="docshapegroup17" o:spid="_x0000_s1303" alt="" style="width:373.3pt;height:.5pt;mso-position-horizontal-relative:char;mso-position-vertical-relative:line" coordsize="7466,10">
            <v:line id="_x0000_s1304" alt="" style="position:absolute" from="0,5" to="7465,5" strokeweight=".17569mm"/>
            <w10:anchorlock/>
          </v:group>
        </w:pict>
      </w:r>
    </w:p>
    <w:p w14:paraId="1FA13D45" w14:textId="5E28C2AB" w:rsidR="00AF779A" w:rsidRPr="00D516D6" w:rsidRDefault="00E9277B">
      <w:pPr>
        <w:tabs>
          <w:tab w:val="left" w:pos="5782"/>
          <w:tab w:val="left" w:pos="6307"/>
        </w:tabs>
        <w:spacing w:before="22"/>
        <w:ind w:left="2244" w:right="2086" w:firstLine="64"/>
        <w:rPr>
          <w:rFonts w:ascii="Calibri"/>
          <w:sz w:val="18"/>
          <w:lang w:val="en-GB"/>
        </w:rPr>
      </w:pPr>
      <w:r w:rsidRPr="00D516D6">
        <w:rPr>
          <w:rFonts w:ascii="Calibri"/>
          <w:w w:val="105"/>
          <w:sz w:val="18"/>
          <w:lang w:val="en-GB"/>
        </w:rPr>
        <w:t>Client/End user</w:t>
      </w:r>
      <w:r w:rsidRPr="00D516D6">
        <w:rPr>
          <w:rFonts w:ascii="Calibri"/>
          <w:sz w:val="18"/>
          <w:lang w:val="en-GB"/>
        </w:rPr>
        <w:tab/>
      </w:r>
      <w:bookmarkStart w:id="77" w:name="OLE_LINK168"/>
      <w:commentRangeStart w:id="78"/>
      <w:commentRangeStart w:id="79"/>
      <w:r w:rsidRPr="00D516D6">
        <w:rPr>
          <w:rFonts w:ascii="Calibri"/>
          <w:w w:val="105"/>
          <w:sz w:val="18"/>
          <w:lang w:val="en-GB"/>
        </w:rPr>
        <w:t>Author</w:t>
      </w:r>
      <w:r w:rsidRPr="00D516D6">
        <w:rPr>
          <w:rFonts w:ascii="Calibri"/>
          <w:spacing w:val="-1"/>
          <w:w w:val="105"/>
          <w:sz w:val="18"/>
          <w:lang w:val="en-GB"/>
        </w:rPr>
        <w:t xml:space="preserve"> </w:t>
      </w:r>
      <w:r w:rsidRPr="00D516D6">
        <w:rPr>
          <w:rFonts w:ascii="Calibri"/>
          <w:w w:val="105"/>
          <w:sz w:val="18"/>
          <w:lang w:val="en-GB"/>
        </w:rPr>
        <w:t>4</w:t>
      </w:r>
      <w:r w:rsidRPr="00D516D6">
        <w:rPr>
          <w:rFonts w:ascii="Calibri"/>
          <w:spacing w:val="-2"/>
          <w:w w:val="105"/>
          <w:sz w:val="18"/>
          <w:lang w:val="en-GB"/>
        </w:rPr>
        <w:t xml:space="preserve"> </w:t>
      </w:r>
      <w:r w:rsidRPr="00D516D6">
        <w:rPr>
          <w:rFonts w:ascii="Calibri"/>
          <w:w w:val="105"/>
          <w:sz w:val="18"/>
          <w:lang w:val="en-GB"/>
        </w:rPr>
        <w:t>and</w:t>
      </w:r>
      <w:r w:rsidRPr="00D516D6">
        <w:rPr>
          <w:rFonts w:ascii="Calibri"/>
          <w:spacing w:val="-1"/>
          <w:w w:val="105"/>
          <w:sz w:val="18"/>
          <w:lang w:val="en-GB"/>
        </w:rPr>
        <w:t xml:space="preserve"> </w:t>
      </w:r>
      <w:r w:rsidR="008075C6">
        <w:rPr>
          <w:rFonts w:ascii="Calibri"/>
          <w:w w:val="105"/>
          <w:sz w:val="18"/>
          <w:lang w:val="en-GB"/>
        </w:rPr>
        <w:t>A</w:t>
      </w:r>
      <w:r w:rsidRPr="00D516D6">
        <w:rPr>
          <w:rFonts w:ascii="Calibri"/>
          <w:w w:val="105"/>
          <w:sz w:val="18"/>
          <w:lang w:val="en-GB"/>
        </w:rPr>
        <w:t>uthor</w:t>
      </w:r>
      <w:r w:rsidRPr="00D516D6">
        <w:rPr>
          <w:rFonts w:ascii="Calibri"/>
          <w:spacing w:val="-1"/>
          <w:w w:val="105"/>
          <w:sz w:val="18"/>
          <w:lang w:val="en-GB"/>
        </w:rPr>
        <w:t xml:space="preserve"> </w:t>
      </w:r>
      <w:r w:rsidRPr="00D516D6">
        <w:rPr>
          <w:rFonts w:ascii="Calibri"/>
          <w:w w:val="105"/>
          <w:sz w:val="18"/>
          <w:lang w:val="en-GB"/>
        </w:rPr>
        <w:t xml:space="preserve">5 </w:t>
      </w:r>
      <w:commentRangeEnd w:id="78"/>
      <w:r w:rsidR="008075C6">
        <w:rPr>
          <w:rStyle w:val="Refdecomentario"/>
        </w:rPr>
        <w:commentReference w:id="78"/>
      </w:r>
      <w:commentRangeEnd w:id="79"/>
      <w:r w:rsidR="004B7110">
        <w:rPr>
          <w:rStyle w:val="Refdecomentario"/>
        </w:rPr>
        <w:commentReference w:id="79"/>
      </w:r>
      <w:r w:rsidRPr="00D516D6">
        <w:rPr>
          <w:rFonts w:ascii="Calibri"/>
          <w:w w:val="105"/>
          <w:sz w:val="18"/>
          <w:lang w:val="en-GB"/>
        </w:rPr>
        <w:t>Project facilitator</w:t>
      </w:r>
      <w:r w:rsidRPr="00D516D6">
        <w:rPr>
          <w:rFonts w:ascii="Calibri"/>
          <w:sz w:val="18"/>
          <w:lang w:val="en-GB"/>
        </w:rPr>
        <w:tab/>
      </w:r>
      <w:r w:rsidRPr="00D516D6">
        <w:rPr>
          <w:rFonts w:ascii="Calibri"/>
          <w:sz w:val="18"/>
          <w:lang w:val="en-GB"/>
        </w:rPr>
        <w:tab/>
      </w:r>
      <w:r w:rsidRPr="00D516D6">
        <w:rPr>
          <w:rFonts w:ascii="Calibri"/>
          <w:w w:val="105"/>
          <w:sz w:val="18"/>
          <w:lang w:val="en-GB"/>
        </w:rPr>
        <w:t>Author 3</w:t>
      </w:r>
    </w:p>
    <w:p w14:paraId="07B84B13" w14:textId="6212F001" w:rsidR="00AF779A" w:rsidRPr="00D516D6" w:rsidRDefault="00E9277B">
      <w:pPr>
        <w:tabs>
          <w:tab w:val="left" w:pos="4996"/>
          <w:tab w:val="left" w:pos="5781"/>
        </w:tabs>
        <w:ind w:left="2520" w:right="1301" w:hanging="329"/>
        <w:rPr>
          <w:rFonts w:ascii="Calibri"/>
          <w:sz w:val="18"/>
          <w:lang w:val="en-GB"/>
        </w:rPr>
      </w:pPr>
      <w:r>
        <w:rPr>
          <w:lang w:val="en-GB"/>
        </w:rPr>
        <w:pict w14:anchorId="34AEA632">
          <v:shape id="docshape18" o:spid="_x0000_s1302" alt="" style="position:absolute;left:0;text-align:left;margin-left:85.5pt;margin-top:24.95pt;width:373.3pt;height:.1pt;z-index:-15724032;mso-wrap-edited:f;mso-width-percent:0;mso-height-percent:0;mso-wrap-distance-left:0;mso-wrap-distance-right:0;mso-position-horizontal-relative:page;mso-width-percent:0;mso-height-percent:0" coordsize="7466,1270" path="m,l7465,e" filled="f" strokeweight=".28117mm">
            <v:path arrowok="t" o:connecttype="custom" o:connectlocs="0,0;2147483646,0" o:connectangles="0,0"/>
            <w10:wrap type="topAndBottom" anchorx="page"/>
          </v:shape>
        </w:pict>
      </w:r>
      <w:r w:rsidR="009308E3" w:rsidRPr="00D516D6">
        <w:rPr>
          <w:rFonts w:ascii="Calibri"/>
          <w:sz w:val="18"/>
          <w:lang w:val="en-GB"/>
        </w:rPr>
        <w:t>Development team</w:t>
      </w:r>
      <w:r w:rsidR="009308E3" w:rsidRPr="00D516D6">
        <w:rPr>
          <w:rFonts w:ascii="Calibri"/>
          <w:sz w:val="18"/>
          <w:lang w:val="en-GB"/>
        </w:rPr>
        <w:tab/>
      </w:r>
      <w:r w:rsidR="009308E3" w:rsidRPr="00D516D6">
        <w:rPr>
          <w:rFonts w:ascii="Calibri"/>
          <w:sz w:val="18"/>
          <w:lang w:val="en-GB"/>
        </w:rPr>
        <w:tab/>
        <w:t>Author</w:t>
      </w:r>
      <w:r w:rsidR="009308E3" w:rsidRPr="00D516D6">
        <w:rPr>
          <w:rFonts w:ascii="Calibri"/>
          <w:spacing w:val="40"/>
          <w:sz w:val="18"/>
          <w:lang w:val="en-GB"/>
        </w:rPr>
        <w:t xml:space="preserve"> </w:t>
      </w:r>
      <w:r w:rsidR="009308E3" w:rsidRPr="00D516D6">
        <w:rPr>
          <w:rFonts w:ascii="Calibri"/>
          <w:sz w:val="18"/>
          <w:lang w:val="en-GB"/>
        </w:rPr>
        <w:t>1</w:t>
      </w:r>
      <w:r w:rsidR="009308E3" w:rsidRPr="00D516D6">
        <w:rPr>
          <w:rFonts w:ascii="Calibri"/>
          <w:spacing w:val="40"/>
          <w:sz w:val="18"/>
          <w:lang w:val="en-GB"/>
        </w:rPr>
        <w:t xml:space="preserve"> </w:t>
      </w:r>
      <w:r w:rsidR="009308E3" w:rsidRPr="00D516D6">
        <w:rPr>
          <w:rFonts w:ascii="Calibri"/>
          <w:sz w:val="18"/>
          <w:lang w:val="en-GB"/>
        </w:rPr>
        <w:t>and</w:t>
      </w:r>
      <w:r w:rsidR="009308E3" w:rsidRPr="00D516D6">
        <w:rPr>
          <w:rFonts w:ascii="Calibri"/>
          <w:spacing w:val="40"/>
          <w:sz w:val="18"/>
          <w:lang w:val="en-GB"/>
        </w:rPr>
        <w:t xml:space="preserve"> </w:t>
      </w:r>
      <w:r w:rsidR="008075C6">
        <w:rPr>
          <w:rFonts w:ascii="Calibri"/>
          <w:sz w:val="18"/>
          <w:lang w:val="en-GB"/>
        </w:rPr>
        <w:t>A</w:t>
      </w:r>
      <w:r w:rsidR="009308E3" w:rsidRPr="00D516D6">
        <w:rPr>
          <w:rFonts w:ascii="Calibri"/>
          <w:sz w:val="18"/>
          <w:lang w:val="en-GB"/>
        </w:rPr>
        <w:t>uthor</w:t>
      </w:r>
      <w:r w:rsidR="009308E3" w:rsidRPr="00D516D6">
        <w:rPr>
          <w:rFonts w:ascii="Calibri"/>
          <w:spacing w:val="40"/>
          <w:sz w:val="18"/>
          <w:lang w:val="en-GB"/>
        </w:rPr>
        <w:t xml:space="preserve"> </w:t>
      </w:r>
      <w:r w:rsidR="009308E3" w:rsidRPr="00D516D6">
        <w:rPr>
          <w:rFonts w:ascii="Calibri"/>
          <w:sz w:val="18"/>
          <w:lang w:val="en-GB"/>
        </w:rPr>
        <w:t xml:space="preserve">2 </w:t>
      </w:r>
      <w:r w:rsidR="009308E3" w:rsidRPr="00D516D6">
        <w:rPr>
          <w:rFonts w:ascii="Calibri"/>
          <w:spacing w:val="-2"/>
          <w:sz w:val="18"/>
          <w:lang w:val="en-GB"/>
        </w:rPr>
        <w:t>Counsellor</w:t>
      </w:r>
      <w:r w:rsidR="009308E3" w:rsidRPr="00D516D6">
        <w:rPr>
          <w:rFonts w:ascii="Calibri"/>
          <w:sz w:val="18"/>
          <w:lang w:val="en-GB"/>
        </w:rPr>
        <w:tab/>
        <w:t xml:space="preserve">Alternating between </w:t>
      </w:r>
      <w:r w:rsidR="008075C6">
        <w:rPr>
          <w:rFonts w:ascii="Calibri"/>
          <w:sz w:val="18"/>
          <w:lang w:val="en-GB"/>
        </w:rPr>
        <w:t>A</w:t>
      </w:r>
      <w:r w:rsidR="009308E3" w:rsidRPr="00D516D6">
        <w:rPr>
          <w:rFonts w:ascii="Calibri"/>
          <w:sz w:val="18"/>
          <w:lang w:val="en-GB"/>
        </w:rPr>
        <w:t xml:space="preserve">uthor 1 and </w:t>
      </w:r>
      <w:bookmarkEnd w:id="77"/>
      <w:r w:rsidR="008075C6">
        <w:rPr>
          <w:rFonts w:ascii="Calibri"/>
          <w:sz w:val="18"/>
          <w:lang w:val="en-GB"/>
        </w:rPr>
        <w:t>A</w:t>
      </w:r>
      <w:r w:rsidR="009308E3" w:rsidRPr="00D516D6">
        <w:rPr>
          <w:rFonts w:ascii="Calibri"/>
          <w:sz w:val="18"/>
          <w:lang w:val="en-GB"/>
        </w:rPr>
        <w:t>uthor 2</w:t>
      </w:r>
    </w:p>
    <w:bookmarkEnd w:id="74"/>
    <w:p w14:paraId="4424C48F" w14:textId="77777777" w:rsidR="00AF779A" w:rsidRPr="00D516D6" w:rsidRDefault="00AF779A">
      <w:pPr>
        <w:pStyle w:val="Textoindependiente"/>
        <w:spacing w:before="8"/>
        <w:rPr>
          <w:rFonts w:ascii="Calibri"/>
          <w:sz w:val="22"/>
          <w:lang w:val="en-GB"/>
        </w:rPr>
      </w:pPr>
    </w:p>
    <w:p w14:paraId="519585AE" w14:textId="19FD62D5" w:rsidR="00AF779A" w:rsidRPr="00D516D6" w:rsidRDefault="00E9277B">
      <w:pPr>
        <w:pStyle w:val="Textoindependiente"/>
        <w:spacing w:before="101" w:line="244" w:lineRule="auto"/>
        <w:ind w:left="116" w:right="154" w:firstLine="298"/>
        <w:jc w:val="both"/>
        <w:rPr>
          <w:lang w:val="en-GB"/>
        </w:rPr>
      </w:pPr>
      <w:r w:rsidRPr="00D516D6">
        <w:rPr>
          <w:w w:val="95"/>
          <w:lang w:val="en-GB"/>
        </w:rPr>
        <w:t>The</w:t>
      </w:r>
      <w:r w:rsidRPr="00D516D6">
        <w:rPr>
          <w:spacing w:val="-2"/>
          <w:w w:val="95"/>
          <w:lang w:val="en-GB"/>
        </w:rPr>
        <w:t xml:space="preserve"> </w:t>
      </w:r>
      <w:proofErr w:type="spellStart"/>
      <w:r w:rsidRPr="00D516D6">
        <w:rPr>
          <w:w w:val="95"/>
          <w:lang w:val="en-GB"/>
        </w:rPr>
        <w:t>Torddis</w:t>
      </w:r>
      <w:proofErr w:type="spellEnd"/>
      <w:r w:rsidRPr="00D516D6">
        <w:rPr>
          <w:spacing w:val="-2"/>
          <w:w w:val="95"/>
          <w:lang w:val="en-GB"/>
        </w:rPr>
        <w:t xml:space="preserve"> </w:t>
      </w:r>
      <w:r w:rsidRPr="00D516D6">
        <w:rPr>
          <w:w w:val="95"/>
          <w:lang w:val="en-GB"/>
        </w:rPr>
        <w:t>system</w:t>
      </w:r>
      <w:r w:rsidRPr="00D516D6">
        <w:rPr>
          <w:spacing w:val="-2"/>
          <w:w w:val="95"/>
          <w:lang w:val="en-GB"/>
        </w:rPr>
        <w:t xml:space="preserve"> </w:t>
      </w:r>
      <w:r w:rsidRPr="00D516D6">
        <w:rPr>
          <w:w w:val="95"/>
          <w:lang w:val="en-GB"/>
        </w:rPr>
        <w:t>emerges</w:t>
      </w:r>
      <w:r w:rsidRPr="00D516D6">
        <w:rPr>
          <w:spacing w:val="-2"/>
          <w:w w:val="95"/>
          <w:lang w:val="en-GB"/>
        </w:rPr>
        <w:t xml:space="preserve"> </w:t>
      </w:r>
      <w:r w:rsidRPr="00D516D6">
        <w:rPr>
          <w:w w:val="95"/>
          <w:lang w:val="en-GB"/>
        </w:rPr>
        <w:t>in</w:t>
      </w:r>
      <w:r w:rsidRPr="00D516D6">
        <w:rPr>
          <w:spacing w:val="-2"/>
          <w:w w:val="95"/>
          <w:lang w:val="en-GB"/>
        </w:rPr>
        <w:t xml:space="preserve"> </w:t>
      </w:r>
      <w:r w:rsidRPr="00D516D6">
        <w:rPr>
          <w:w w:val="95"/>
          <w:lang w:val="en-GB"/>
        </w:rPr>
        <w:t>response</w:t>
      </w:r>
      <w:r w:rsidRPr="00D516D6">
        <w:rPr>
          <w:spacing w:val="-2"/>
          <w:w w:val="95"/>
          <w:lang w:val="en-GB"/>
        </w:rPr>
        <w:t xml:space="preserve"> </w:t>
      </w:r>
      <w:r w:rsidRPr="00D516D6">
        <w:rPr>
          <w:w w:val="95"/>
          <w:lang w:val="en-GB"/>
        </w:rPr>
        <w:t>to</w:t>
      </w:r>
      <w:r w:rsidRPr="00D516D6">
        <w:rPr>
          <w:spacing w:val="-2"/>
          <w:w w:val="95"/>
          <w:lang w:val="en-GB"/>
        </w:rPr>
        <w:t xml:space="preserve"> </w:t>
      </w:r>
      <w:r w:rsidRPr="00D516D6">
        <w:rPr>
          <w:w w:val="95"/>
          <w:lang w:val="en-GB"/>
        </w:rPr>
        <w:t>the</w:t>
      </w:r>
      <w:r w:rsidRPr="00D516D6">
        <w:rPr>
          <w:spacing w:val="-2"/>
          <w:w w:val="95"/>
          <w:lang w:val="en-GB"/>
        </w:rPr>
        <w:t xml:space="preserve"> </w:t>
      </w:r>
      <w:r w:rsidRPr="00D516D6">
        <w:rPr>
          <w:w w:val="95"/>
          <w:lang w:val="en-GB"/>
        </w:rPr>
        <w:t>limitations</w:t>
      </w:r>
      <w:r w:rsidRPr="00D516D6">
        <w:rPr>
          <w:spacing w:val="-2"/>
          <w:w w:val="95"/>
          <w:lang w:val="en-GB"/>
        </w:rPr>
        <w:t xml:space="preserve"> </w:t>
      </w:r>
      <w:r w:rsidRPr="00D516D6">
        <w:rPr>
          <w:w w:val="95"/>
          <w:lang w:val="en-GB"/>
        </w:rPr>
        <w:t>observed</w:t>
      </w:r>
      <w:r w:rsidRPr="00D516D6">
        <w:rPr>
          <w:spacing w:val="-2"/>
          <w:w w:val="95"/>
          <w:lang w:val="en-GB"/>
        </w:rPr>
        <w:t xml:space="preserve"> </w:t>
      </w:r>
      <w:r w:rsidRPr="00D516D6">
        <w:rPr>
          <w:w w:val="95"/>
          <w:lang w:val="en-GB"/>
        </w:rPr>
        <w:t>in</w:t>
      </w:r>
      <w:r w:rsidRPr="00D516D6">
        <w:rPr>
          <w:spacing w:val="-2"/>
          <w:w w:val="95"/>
          <w:lang w:val="en-GB"/>
        </w:rPr>
        <w:t xml:space="preserve"> </w:t>
      </w:r>
      <w:r w:rsidRPr="00D516D6">
        <w:rPr>
          <w:w w:val="95"/>
          <w:lang w:val="en-GB"/>
        </w:rPr>
        <w:t>related</w:t>
      </w:r>
      <w:r w:rsidRPr="00D516D6">
        <w:rPr>
          <w:spacing w:val="-2"/>
          <w:w w:val="95"/>
          <w:lang w:val="en-GB"/>
        </w:rPr>
        <w:t xml:space="preserve"> </w:t>
      </w:r>
      <w:r w:rsidRPr="00D516D6">
        <w:rPr>
          <w:w w:val="95"/>
          <w:lang w:val="en-GB"/>
        </w:rPr>
        <w:t>studies</w:t>
      </w:r>
      <w:r w:rsidRPr="00D516D6">
        <w:rPr>
          <w:spacing w:val="-2"/>
          <w:w w:val="95"/>
          <w:lang w:val="en-GB"/>
        </w:rPr>
        <w:t xml:space="preserve"> </w:t>
      </w:r>
      <w:r w:rsidRPr="00D516D6">
        <w:rPr>
          <w:w w:val="95"/>
          <w:lang w:val="en-GB"/>
        </w:rPr>
        <w:t>that</w:t>
      </w:r>
      <w:r w:rsidRPr="00D516D6">
        <w:rPr>
          <w:spacing w:val="-2"/>
          <w:w w:val="95"/>
          <w:lang w:val="en-GB"/>
        </w:rPr>
        <w:t xml:space="preserve"> </w:t>
      </w:r>
      <w:r w:rsidRPr="00D516D6">
        <w:rPr>
          <w:w w:val="95"/>
          <w:lang w:val="en-GB"/>
        </w:rPr>
        <w:t>focus</w:t>
      </w:r>
      <w:r w:rsidRPr="00D516D6">
        <w:rPr>
          <w:spacing w:val="-2"/>
          <w:w w:val="95"/>
          <w:lang w:val="en-GB"/>
        </w:rPr>
        <w:t xml:space="preserve"> </w:t>
      </w:r>
      <w:r w:rsidRPr="00D516D6">
        <w:rPr>
          <w:w w:val="95"/>
          <w:lang w:val="en-GB"/>
        </w:rPr>
        <w:t>on</w:t>
      </w:r>
      <w:r w:rsidRPr="00D516D6">
        <w:rPr>
          <w:spacing w:val="-2"/>
          <w:w w:val="95"/>
          <w:lang w:val="en-GB"/>
        </w:rPr>
        <w:t xml:space="preserve"> </w:t>
      </w:r>
      <w:r w:rsidRPr="00D516D6">
        <w:rPr>
          <w:w w:val="95"/>
          <w:lang w:val="en-GB"/>
        </w:rPr>
        <w:t>monitoring student</w:t>
      </w:r>
      <w:r w:rsidRPr="00D516D6">
        <w:rPr>
          <w:spacing w:val="-3"/>
          <w:w w:val="95"/>
          <w:lang w:val="en-GB"/>
        </w:rPr>
        <w:t xml:space="preserve"> </w:t>
      </w:r>
      <w:r w:rsidRPr="00D516D6">
        <w:rPr>
          <w:w w:val="95"/>
          <w:lang w:val="en-GB"/>
        </w:rPr>
        <w:t>behaviours</w:t>
      </w:r>
      <w:r w:rsidRPr="00D516D6">
        <w:rPr>
          <w:spacing w:val="-3"/>
          <w:w w:val="95"/>
          <w:lang w:val="en-GB"/>
        </w:rPr>
        <w:t xml:space="preserve"> </w:t>
      </w:r>
      <w:r w:rsidRPr="00D516D6">
        <w:rPr>
          <w:w w:val="95"/>
          <w:lang w:val="en-GB"/>
        </w:rPr>
        <w:t>or</w:t>
      </w:r>
      <w:r w:rsidRPr="00D516D6">
        <w:rPr>
          <w:spacing w:val="-3"/>
          <w:w w:val="95"/>
          <w:lang w:val="en-GB"/>
        </w:rPr>
        <w:t xml:space="preserve"> </w:t>
      </w:r>
      <w:r w:rsidRPr="00D516D6">
        <w:rPr>
          <w:w w:val="95"/>
          <w:lang w:val="en-GB"/>
        </w:rPr>
        <w:t>emotions</w:t>
      </w:r>
      <w:r w:rsidRPr="00D516D6">
        <w:rPr>
          <w:spacing w:val="-3"/>
          <w:w w:val="95"/>
          <w:lang w:val="en-GB"/>
        </w:rPr>
        <w:t xml:space="preserve"> </w:t>
      </w:r>
      <w:r w:rsidRPr="00D516D6">
        <w:rPr>
          <w:w w:val="95"/>
          <w:lang w:val="en-GB"/>
        </w:rPr>
        <w:t>using</w:t>
      </w:r>
      <w:r w:rsidRPr="00D516D6">
        <w:rPr>
          <w:spacing w:val="-3"/>
          <w:w w:val="95"/>
          <w:lang w:val="en-GB"/>
        </w:rPr>
        <w:t xml:space="preserve"> </w:t>
      </w:r>
      <w:r w:rsidRPr="00D516D6">
        <w:rPr>
          <w:w w:val="95"/>
          <w:lang w:val="en-GB"/>
        </w:rPr>
        <w:t>facial</w:t>
      </w:r>
      <w:r w:rsidRPr="00D516D6">
        <w:rPr>
          <w:spacing w:val="-3"/>
          <w:w w:val="95"/>
          <w:lang w:val="en-GB"/>
        </w:rPr>
        <w:t xml:space="preserve"> </w:t>
      </w:r>
      <w:r w:rsidRPr="00D516D6">
        <w:rPr>
          <w:w w:val="95"/>
          <w:lang w:val="en-GB"/>
        </w:rPr>
        <w:t>and</w:t>
      </w:r>
      <w:r w:rsidRPr="00D516D6">
        <w:rPr>
          <w:spacing w:val="-3"/>
          <w:w w:val="95"/>
          <w:lang w:val="en-GB"/>
        </w:rPr>
        <w:t xml:space="preserve"> </w:t>
      </w:r>
      <w:r w:rsidRPr="00D516D6">
        <w:rPr>
          <w:w w:val="95"/>
          <w:lang w:val="en-GB"/>
        </w:rPr>
        <w:t>gesture</w:t>
      </w:r>
      <w:r w:rsidRPr="00D516D6">
        <w:rPr>
          <w:spacing w:val="-3"/>
          <w:w w:val="95"/>
          <w:lang w:val="en-GB"/>
        </w:rPr>
        <w:t xml:space="preserve"> </w:t>
      </w:r>
      <w:r w:rsidRPr="00D516D6">
        <w:rPr>
          <w:w w:val="95"/>
          <w:lang w:val="en-GB"/>
        </w:rPr>
        <w:t>recognition</w:t>
      </w:r>
      <w:r w:rsidRPr="00D516D6">
        <w:rPr>
          <w:spacing w:val="-3"/>
          <w:w w:val="95"/>
          <w:lang w:val="en-GB"/>
        </w:rPr>
        <w:t xml:space="preserve"> </w:t>
      </w:r>
      <w:r w:rsidRPr="00D516D6">
        <w:rPr>
          <w:w w:val="95"/>
          <w:lang w:val="en-GB"/>
        </w:rPr>
        <w:t>technologies.</w:t>
      </w:r>
      <w:r w:rsidRPr="00D516D6">
        <w:rPr>
          <w:spacing w:val="-3"/>
          <w:w w:val="95"/>
          <w:lang w:val="en-GB"/>
        </w:rPr>
        <w:t xml:space="preserve"> </w:t>
      </w:r>
      <w:r w:rsidRPr="00D516D6">
        <w:rPr>
          <w:w w:val="95"/>
          <w:lang w:val="en-GB"/>
        </w:rPr>
        <w:t>Unlike</w:t>
      </w:r>
      <w:r w:rsidRPr="00D516D6">
        <w:rPr>
          <w:spacing w:val="-3"/>
          <w:w w:val="95"/>
          <w:lang w:val="en-GB"/>
        </w:rPr>
        <w:t xml:space="preserve"> </w:t>
      </w:r>
      <w:r w:rsidRPr="00D516D6">
        <w:rPr>
          <w:w w:val="95"/>
          <w:lang w:val="en-GB"/>
        </w:rPr>
        <w:t>these</w:t>
      </w:r>
      <w:r w:rsidRPr="00D516D6">
        <w:rPr>
          <w:spacing w:val="-3"/>
          <w:w w:val="95"/>
          <w:lang w:val="en-GB"/>
        </w:rPr>
        <w:t xml:space="preserve"> </w:t>
      </w:r>
      <w:r w:rsidRPr="00D516D6">
        <w:rPr>
          <w:w w:val="95"/>
          <w:lang w:val="en-GB"/>
        </w:rPr>
        <w:t>studies,</w:t>
      </w:r>
      <w:r w:rsidRPr="00D516D6">
        <w:rPr>
          <w:spacing w:val="-3"/>
          <w:w w:val="95"/>
          <w:lang w:val="en-GB"/>
        </w:rPr>
        <w:t xml:space="preserve"> </w:t>
      </w:r>
      <w:r w:rsidRPr="00D516D6">
        <w:rPr>
          <w:w w:val="95"/>
          <w:lang w:val="en-GB"/>
        </w:rPr>
        <w:t>which</w:t>
      </w:r>
      <w:r w:rsidRPr="00D516D6">
        <w:rPr>
          <w:spacing w:val="-3"/>
          <w:w w:val="95"/>
          <w:lang w:val="en-GB"/>
        </w:rPr>
        <w:t xml:space="preserve"> </w:t>
      </w:r>
      <w:r w:rsidRPr="00D516D6">
        <w:rPr>
          <w:w w:val="95"/>
          <w:lang w:val="en-GB"/>
        </w:rPr>
        <w:t xml:space="preserve">often </w:t>
      </w:r>
      <w:r w:rsidRPr="00D516D6">
        <w:rPr>
          <w:lang w:val="en-GB"/>
        </w:rPr>
        <w:t>limit</w:t>
      </w:r>
      <w:r w:rsidRPr="00D516D6">
        <w:rPr>
          <w:spacing w:val="-9"/>
          <w:lang w:val="en-GB"/>
        </w:rPr>
        <w:t xml:space="preserve"> </w:t>
      </w:r>
      <w:r w:rsidRPr="00D516D6">
        <w:rPr>
          <w:lang w:val="en-GB"/>
        </w:rPr>
        <w:t>themselves</w:t>
      </w:r>
      <w:r w:rsidRPr="00D516D6">
        <w:rPr>
          <w:spacing w:val="-9"/>
          <w:lang w:val="en-GB"/>
        </w:rPr>
        <w:t xml:space="preserve"> </w:t>
      </w:r>
      <w:r w:rsidRPr="00D516D6">
        <w:rPr>
          <w:lang w:val="en-GB"/>
        </w:rPr>
        <w:t>to</w:t>
      </w:r>
      <w:r w:rsidRPr="00D516D6">
        <w:rPr>
          <w:spacing w:val="-9"/>
          <w:lang w:val="en-GB"/>
        </w:rPr>
        <w:t xml:space="preserve"> </w:t>
      </w:r>
      <w:r w:rsidRPr="00D516D6">
        <w:rPr>
          <w:lang w:val="en-GB"/>
        </w:rPr>
        <w:t>assessing</w:t>
      </w:r>
      <w:r w:rsidRPr="00D516D6">
        <w:rPr>
          <w:spacing w:val="-9"/>
          <w:lang w:val="en-GB"/>
        </w:rPr>
        <w:t xml:space="preserve"> </w:t>
      </w:r>
      <w:r w:rsidRPr="00D516D6">
        <w:rPr>
          <w:lang w:val="en-GB"/>
        </w:rPr>
        <w:t>emotional</w:t>
      </w:r>
      <w:r w:rsidRPr="00D516D6">
        <w:rPr>
          <w:spacing w:val="-9"/>
          <w:lang w:val="en-GB"/>
        </w:rPr>
        <w:t xml:space="preserve"> </w:t>
      </w:r>
      <w:r w:rsidRPr="00D516D6">
        <w:rPr>
          <w:lang w:val="en-GB"/>
        </w:rPr>
        <w:t>or</w:t>
      </w:r>
      <w:r w:rsidRPr="00D516D6">
        <w:rPr>
          <w:spacing w:val="-9"/>
          <w:lang w:val="en-GB"/>
        </w:rPr>
        <w:t xml:space="preserve"> </w:t>
      </w:r>
      <w:r w:rsidRPr="00D516D6">
        <w:rPr>
          <w:lang w:val="en-GB"/>
        </w:rPr>
        <w:t>physical</w:t>
      </w:r>
      <w:r w:rsidRPr="00D516D6">
        <w:rPr>
          <w:spacing w:val="-9"/>
          <w:lang w:val="en-GB"/>
        </w:rPr>
        <w:t xml:space="preserve"> </w:t>
      </w:r>
      <w:r w:rsidRPr="00D516D6">
        <w:rPr>
          <w:lang w:val="en-GB"/>
        </w:rPr>
        <w:t>responses</w:t>
      </w:r>
      <w:r w:rsidRPr="00D516D6">
        <w:rPr>
          <w:spacing w:val="-9"/>
          <w:lang w:val="en-GB"/>
        </w:rPr>
        <w:t xml:space="preserve"> </w:t>
      </w:r>
      <w:r w:rsidRPr="00D516D6">
        <w:rPr>
          <w:lang w:val="en-GB"/>
        </w:rPr>
        <w:t>in</w:t>
      </w:r>
      <w:r w:rsidRPr="00D516D6">
        <w:rPr>
          <w:spacing w:val="-9"/>
          <w:lang w:val="en-GB"/>
        </w:rPr>
        <w:t xml:space="preserve"> </w:t>
      </w:r>
      <w:r w:rsidRPr="00D516D6">
        <w:rPr>
          <w:lang w:val="en-GB"/>
        </w:rPr>
        <w:t>more</w:t>
      </w:r>
      <w:r w:rsidRPr="00D516D6">
        <w:rPr>
          <w:spacing w:val="-9"/>
          <w:lang w:val="en-GB"/>
        </w:rPr>
        <w:t xml:space="preserve"> </w:t>
      </w:r>
      <w:r w:rsidRPr="00D516D6">
        <w:rPr>
          <w:lang w:val="en-GB"/>
        </w:rPr>
        <w:t>controlled</w:t>
      </w:r>
      <w:r w:rsidRPr="00D516D6">
        <w:rPr>
          <w:spacing w:val="-9"/>
          <w:lang w:val="en-GB"/>
        </w:rPr>
        <w:t xml:space="preserve"> </w:t>
      </w:r>
      <w:r w:rsidRPr="00D516D6">
        <w:rPr>
          <w:lang w:val="en-GB"/>
        </w:rPr>
        <w:t>educational</w:t>
      </w:r>
      <w:r w:rsidRPr="00D516D6">
        <w:rPr>
          <w:spacing w:val="-9"/>
          <w:lang w:val="en-GB"/>
        </w:rPr>
        <w:t xml:space="preserve"> </w:t>
      </w:r>
      <w:r w:rsidRPr="00D516D6">
        <w:rPr>
          <w:lang w:val="en-GB"/>
        </w:rPr>
        <w:t>settings,</w:t>
      </w:r>
      <w:r w:rsidRPr="00D516D6">
        <w:rPr>
          <w:spacing w:val="-9"/>
          <w:lang w:val="en-GB"/>
        </w:rPr>
        <w:t xml:space="preserve"> </w:t>
      </w:r>
      <w:proofErr w:type="spellStart"/>
      <w:r w:rsidRPr="00D516D6">
        <w:rPr>
          <w:lang w:val="en-GB"/>
        </w:rPr>
        <w:t>Torddis</w:t>
      </w:r>
      <w:proofErr w:type="spellEnd"/>
      <w:r w:rsidRPr="00D516D6">
        <w:rPr>
          <w:lang w:val="en-GB"/>
        </w:rPr>
        <w:t xml:space="preserve"> </w:t>
      </w:r>
      <w:r w:rsidRPr="00D516D6">
        <w:rPr>
          <w:w w:val="95"/>
          <w:lang w:val="en-GB"/>
        </w:rPr>
        <w:t>addresses a broader and more complex issue: the distraction of children at home, an environment that is much less structured</w:t>
      </w:r>
      <w:r w:rsidRPr="00D516D6">
        <w:rPr>
          <w:spacing w:val="-9"/>
          <w:w w:val="95"/>
          <w:lang w:val="en-GB"/>
        </w:rPr>
        <w:t xml:space="preserve"> </w:t>
      </w:r>
      <w:r w:rsidRPr="00D516D6">
        <w:rPr>
          <w:w w:val="95"/>
          <w:lang w:val="en-GB"/>
        </w:rPr>
        <w:t>and</w:t>
      </w:r>
      <w:r w:rsidRPr="00D516D6">
        <w:rPr>
          <w:spacing w:val="-9"/>
          <w:w w:val="95"/>
          <w:lang w:val="en-GB"/>
        </w:rPr>
        <w:t xml:space="preserve"> </w:t>
      </w:r>
      <w:r w:rsidRPr="00D516D6">
        <w:rPr>
          <w:w w:val="95"/>
          <w:lang w:val="en-GB"/>
        </w:rPr>
        <w:t>predictable.</w:t>
      </w:r>
      <w:r w:rsidRPr="00D516D6">
        <w:rPr>
          <w:spacing w:val="-9"/>
          <w:w w:val="95"/>
          <w:lang w:val="en-GB"/>
        </w:rPr>
        <w:t xml:space="preserve"> </w:t>
      </w:r>
      <w:r w:rsidRPr="00D516D6">
        <w:rPr>
          <w:w w:val="95"/>
          <w:lang w:val="en-GB"/>
        </w:rPr>
        <w:t>While</w:t>
      </w:r>
      <w:r w:rsidRPr="00D516D6">
        <w:rPr>
          <w:spacing w:val="-9"/>
          <w:w w:val="95"/>
          <w:lang w:val="en-GB"/>
        </w:rPr>
        <w:t xml:space="preserve"> </w:t>
      </w:r>
      <w:r w:rsidRPr="00D516D6">
        <w:rPr>
          <w:w w:val="95"/>
          <w:lang w:val="en-GB"/>
        </w:rPr>
        <w:t>other</w:t>
      </w:r>
      <w:r w:rsidRPr="00D516D6">
        <w:rPr>
          <w:spacing w:val="-9"/>
          <w:w w:val="95"/>
          <w:lang w:val="en-GB"/>
        </w:rPr>
        <w:t xml:space="preserve"> </w:t>
      </w:r>
      <w:r w:rsidRPr="00D516D6">
        <w:rPr>
          <w:w w:val="95"/>
          <w:lang w:val="en-GB"/>
        </w:rPr>
        <w:t>studies</w:t>
      </w:r>
      <w:r w:rsidRPr="00D516D6">
        <w:rPr>
          <w:spacing w:val="-8"/>
          <w:w w:val="95"/>
          <w:lang w:val="en-GB"/>
        </w:rPr>
        <w:t xml:space="preserve"> </w:t>
      </w:r>
      <w:r w:rsidRPr="00D516D6">
        <w:rPr>
          <w:w w:val="95"/>
          <w:lang w:val="en-GB"/>
        </w:rPr>
        <w:t>provide</w:t>
      </w:r>
      <w:r w:rsidRPr="00D516D6">
        <w:rPr>
          <w:spacing w:val="-9"/>
          <w:w w:val="95"/>
          <w:lang w:val="en-GB"/>
        </w:rPr>
        <w:t xml:space="preserve"> </w:t>
      </w:r>
      <w:r w:rsidRPr="00D516D6">
        <w:rPr>
          <w:w w:val="95"/>
          <w:lang w:val="en-GB"/>
        </w:rPr>
        <w:t>valuable</w:t>
      </w:r>
      <w:r w:rsidRPr="00D516D6">
        <w:rPr>
          <w:spacing w:val="-9"/>
          <w:w w:val="95"/>
          <w:lang w:val="en-GB"/>
        </w:rPr>
        <w:t xml:space="preserve"> </w:t>
      </w:r>
      <w:r w:rsidRPr="00D516D6">
        <w:rPr>
          <w:w w:val="95"/>
          <w:lang w:val="en-GB"/>
        </w:rPr>
        <w:t>real-time</w:t>
      </w:r>
      <w:r w:rsidRPr="00D516D6">
        <w:rPr>
          <w:spacing w:val="-9"/>
          <w:w w:val="95"/>
          <w:lang w:val="en-GB"/>
        </w:rPr>
        <w:t xml:space="preserve"> </w:t>
      </w:r>
      <w:r w:rsidRPr="00D516D6">
        <w:rPr>
          <w:w w:val="95"/>
          <w:lang w:val="en-GB"/>
        </w:rPr>
        <w:t>analysis,</w:t>
      </w:r>
      <w:r w:rsidRPr="00D516D6">
        <w:rPr>
          <w:spacing w:val="-9"/>
          <w:w w:val="95"/>
          <w:lang w:val="en-GB"/>
        </w:rPr>
        <w:t xml:space="preserve"> </w:t>
      </w:r>
      <w:r w:rsidRPr="00D516D6">
        <w:rPr>
          <w:w w:val="95"/>
          <w:lang w:val="en-GB"/>
        </w:rPr>
        <w:t>they</w:t>
      </w:r>
      <w:r w:rsidRPr="00D516D6">
        <w:rPr>
          <w:spacing w:val="-8"/>
          <w:w w:val="95"/>
          <w:lang w:val="en-GB"/>
        </w:rPr>
        <w:t xml:space="preserve"> </w:t>
      </w:r>
      <w:r w:rsidRPr="00D516D6">
        <w:rPr>
          <w:w w:val="95"/>
          <w:lang w:val="en-GB"/>
        </w:rPr>
        <w:t>generally</w:t>
      </w:r>
      <w:r w:rsidRPr="00D516D6">
        <w:rPr>
          <w:spacing w:val="-9"/>
          <w:w w:val="95"/>
          <w:lang w:val="en-GB"/>
        </w:rPr>
        <w:t xml:space="preserve"> </w:t>
      </w:r>
      <w:r w:rsidRPr="00D516D6">
        <w:rPr>
          <w:w w:val="95"/>
          <w:lang w:val="en-GB"/>
        </w:rPr>
        <w:t>d</w:t>
      </w:r>
      <w:r w:rsidRPr="00D516D6">
        <w:rPr>
          <w:w w:val="95"/>
          <w:lang w:val="en-GB"/>
        </w:rPr>
        <w:t>o</w:t>
      </w:r>
      <w:r w:rsidRPr="00D516D6">
        <w:rPr>
          <w:spacing w:val="-9"/>
          <w:w w:val="95"/>
          <w:lang w:val="en-GB"/>
        </w:rPr>
        <w:t xml:space="preserve"> </w:t>
      </w:r>
      <w:r w:rsidRPr="00D516D6">
        <w:rPr>
          <w:w w:val="95"/>
          <w:lang w:val="en-GB"/>
        </w:rPr>
        <w:t>not</w:t>
      </w:r>
      <w:r w:rsidRPr="00D516D6">
        <w:rPr>
          <w:spacing w:val="-9"/>
          <w:w w:val="95"/>
          <w:lang w:val="en-GB"/>
        </w:rPr>
        <w:t xml:space="preserve"> </w:t>
      </w:r>
      <w:r w:rsidRPr="00D516D6">
        <w:rPr>
          <w:w w:val="95"/>
          <w:lang w:val="en-GB"/>
        </w:rPr>
        <w:t>integrate</w:t>
      </w:r>
      <w:r w:rsidRPr="00D516D6">
        <w:rPr>
          <w:spacing w:val="-9"/>
          <w:w w:val="95"/>
          <w:lang w:val="en-GB"/>
        </w:rPr>
        <w:t xml:space="preserve"> </w:t>
      </w:r>
      <w:r w:rsidRPr="00D516D6">
        <w:rPr>
          <w:w w:val="95"/>
          <w:lang w:val="en-GB"/>
        </w:rPr>
        <w:t>a variety</w:t>
      </w:r>
      <w:r w:rsidRPr="00D516D6">
        <w:rPr>
          <w:spacing w:val="-6"/>
          <w:w w:val="95"/>
          <w:lang w:val="en-GB"/>
        </w:rPr>
        <w:t xml:space="preserve"> </w:t>
      </w:r>
      <w:r w:rsidRPr="00D516D6">
        <w:rPr>
          <w:w w:val="95"/>
          <w:lang w:val="en-GB"/>
        </w:rPr>
        <w:t>of</w:t>
      </w:r>
      <w:r w:rsidRPr="00D516D6">
        <w:rPr>
          <w:spacing w:val="-6"/>
          <w:w w:val="95"/>
          <w:lang w:val="en-GB"/>
        </w:rPr>
        <w:t xml:space="preserve"> </w:t>
      </w:r>
      <w:r w:rsidRPr="00D516D6">
        <w:rPr>
          <w:w w:val="95"/>
          <w:lang w:val="en-GB"/>
        </w:rPr>
        <w:t>distraction</w:t>
      </w:r>
      <w:r w:rsidRPr="00D516D6">
        <w:rPr>
          <w:spacing w:val="-6"/>
          <w:w w:val="95"/>
          <w:lang w:val="en-GB"/>
        </w:rPr>
        <w:t xml:space="preserve"> </w:t>
      </w:r>
      <w:r w:rsidRPr="00D516D6">
        <w:rPr>
          <w:w w:val="95"/>
          <w:lang w:val="en-GB"/>
        </w:rPr>
        <w:t>indicators</w:t>
      </w:r>
      <w:r w:rsidRPr="00D516D6">
        <w:rPr>
          <w:spacing w:val="-6"/>
          <w:w w:val="95"/>
          <w:lang w:val="en-GB"/>
        </w:rPr>
        <w:t xml:space="preserve"> </w:t>
      </w:r>
      <w:r w:rsidRPr="00D516D6">
        <w:rPr>
          <w:w w:val="95"/>
          <w:lang w:val="en-GB"/>
        </w:rPr>
        <w:t>in</w:t>
      </w:r>
      <w:r w:rsidRPr="00D516D6">
        <w:rPr>
          <w:spacing w:val="-6"/>
          <w:w w:val="95"/>
          <w:lang w:val="en-GB"/>
        </w:rPr>
        <w:t xml:space="preserve"> </w:t>
      </w:r>
      <w:r w:rsidRPr="00D516D6">
        <w:rPr>
          <w:w w:val="95"/>
          <w:lang w:val="en-GB"/>
        </w:rPr>
        <w:t>their</w:t>
      </w:r>
      <w:r w:rsidRPr="00D516D6">
        <w:rPr>
          <w:spacing w:val="-6"/>
          <w:w w:val="95"/>
          <w:lang w:val="en-GB"/>
        </w:rPr>
        <w:t xml:space="preserve"> </w:t>
      </w:r>
      <w:r w:rsidRPr="00D516D6">
        <w:rPr>
          <w:w w:val="95"/>
          <w:lang w:val="en-GB"/>
        </w:rPr>
        <w:t>evaluations,</w:t>
      </w:r>
      <w:r w:rsidRPr="00D516D6">
        <w:rPr>
          <w:spacing w:val="-6"/>
          <w:w w:val="95"/>
          <w:lang w:val="en-GB"/>
        </w:rPr>
        <w:t xml:space="preserve"> </w:t>
      </w:r>
      <w:r w:rsidRPr="00D516D6">
        <w:rPr>
          <w:w w:val="95"/>
          <w:lang w:val="en-GB"/>
        </w:rPr>
        <w:t>nor</w:t>
      </w:r>
      <w:r w:rsidRPr="00D516D6">
        <w:rPr>
          <w:spacing w:val="-6"/>
          <w:w w:val="95"/>
          <w:lang w:val="en-GB"/>
        </w:rPr>
        <w:t xml:space="preserve"> </w:t>
      </w:r>
      <w:r w:rsidRPr="00D516D6">
        <w:rPr>
          <w:w w:val="95"/>
          <w:lang w:val="en-GB"/>
        </w:rPr>
        <w:t>do</w:t>
      </w:r>
      <w:r w:rsidRPr="00D516D6">
        <w:rPr>
          <w:spacing w:val="-6"/>
          <w:w w:val="95"/>
          <w:lang w:val="en-GB"/>
        </w:rPr>
        <w:t xml:space="preserve"> </w:t>
      </w:r>
      <w:r w:rsidRPr="00D516D6">
        <w:rPr>
          <w:w w:val="95"/>
          <w:lang w:val="en-GB"/>
        </w:rPr>
        <w:t>they</w:t>
      </w:r>
      <w:r w:rsidRPr="00D516D6">
        <w:rPr>
          <w:spacing w:val="-6"/>
          <w:w w:val="95"/>
          <w:lang w:val="en-GB"/>
        </w:rPr>
        <w:t xml:space="preserve"> </w:t>
      </w:r>
      <w:r w:rsidRPr="00D516D6">
        <w:rPr>
          <w:w w:val="95"/>
          <w:lang w:val="en-GB"/>
        </w:rPr>
        <w:t>offer</w:t>
      </w:r>
      <w:r w:rsidRPr="00D516D6">
        <w:rPr>
          <w:spacing w:val="-6"/>
          <w:w w:val="95"/>
          <w:lang w:val="en-GB"/>
        </w:rPr>
        <w:t xml:space="preserve"> </w:t>
      </w:r>
      <w:r w:rsidRPr="00D516D6">
        <w:rPr>
          <w:w w:val="95"/>
          <w:lang w:val="en-GB"/>
        </w:rPr>
        <w:t>interactive</w:t>
      </w:r>
      <w:r w:rsidRPr="00D516D6">
        <w:rPr>
          <w:spacing w:val="-6"/>
          <w:w w:val="95"/>
          <w:lang w:val="en-GB"/>
        </w:rPr>
        <w:t xml:space="preserve"> </w:t>
      </w:r>
      <w:r w:rsidRPr="00D516D6">
        <w:rPr>
          <w:w w:val="95"/>
          <w:lang w:val="en-GB"/>
        </w:rPr>
        <w:t>and</w:t>
      </w:r>
      <w:r w:rsidRPr="00D516D6">
        <w:rPr>
          <w:spacing w:val="-6"/>
          <w:w w:val="95"/>
          <w:lang w:val="en-GB"/>
        </w:rPr>
        <w:t xml:space="preserve"> </w:t>
      </w:r>
      <w:r w:rsidRPr="00D516D6">
        <w:rPr>
          <w:w w:val="95"/>
          <w:lang w:val="en-GB"/>
        </w:rPr>
        <w:t>proactive</w:t>
      </w:r>
      <w:r w:rsidRPr="00D516D6">
        <w:rPr>
          <w:spacing w:val="-6"/>
          <w:w w:val="95"/>
          <w:lang w:val="en-GB"/>
        </w:rPr>
        <w:t xml:space="preserve"> </w:t>
      </w:r>
      <w:r w:rsidRPr="00D516D6">
        <w:rPr>
          <w:w w:val="95"/>
          <w:lang w:val="en-GB"/>
        </w:rPr>
        <w:t>solutions</w:t>
      </w:r>
      <w:r w:rsidRPr="00D516D6">
        <w:rPr>
          <w:spacing w:val="-6"/>
          <w:w w:val="95"/>
          <w:lang w:val="en-GB"/>
        </w:rPr>
        <w:t xml:space="preserve"> </w:t>
      </w:r>
      <w:r w:rsidRPr="00D516D6">
        <w:rPr>
          <w:w w:val="95"/>
          <w:lang w:val="en-GB"/>
        </w:rPr>
        <w:t>to</w:t>
      </w:r>
      <w:r w:rsidRPr="00D516D6">
        <w:rPr>
          <w:spacing w:val="-6"/>
          <w:w w:val="95"/>
          <w:lang w:val="en-GB"/>
        </w:rPr>
        <w:t xml:space="preserve"> </w:t>
      </w:r>
      <w:r w:rsidRPr="00D516D6">
        <w:rPr>
          <w:w w:val="95"/>
          <w:lang w:val="en-GB"/>
        </w:rPr>
        <w:t xml:space="preserve">mitigate the detected distractions. </w:t>
      </w:r>
      <w:proofErr w:type="spellStart"/>
      <w:r w:rsidRPr="00D516D6">
        <w:rPr>
          <w:w w:val="95"/>
          <w:lang w:val="en-GB"/>
        </w:rPr>
        <w:t>Torddis</w:t>
      </w:r>
      <w:proofErr w:type="spellEnd"/>
      <w:r w:rsidRPr="00D516D6">
        <w:rPr>
          <w:w w:val="95"/>
          <w:lang w:val="en-GB"/>
        </w:rPr>
        <w:t xml:space="preserve">, however, uses a combination of IoT and AI-driven behaviour analysis to provide </w:t>
      </w:r>
      <w:r w:rsidRPr="00D516D6">
        <w:rPr>
          <w:w w:val="90"/>
          <w:lang w:val="en-GB"/>
        </w:rPr>
        <w:t>comprehensive and multidimensional monitoring that includes facial expression recognition, detection of unauthorized</w:t>
      </w:r>
      <w:r w:rsidRPr="00D516D6">
        <w:rPr>
          <w:w w:val="95"/>
          <w:lang w:val="en-GB"/>
        </w:rPr>
        <w:t xml:space="preserve"> objects,</w:t>
      </w:r>
      <w:r w:rsidRPr="00D516D6">
        <w:rPr>
          <w:spacing w:val="-2"/>
          <w:w w:val="95"/>
          <w:lang w:val="en-GB"/>
        </w:rPr>
        <w:t xml:space="preserve"> </w:t>
      </w:r>
      <w:r w:rsidRPr="00D516D6">
        <w:rPr>
          <w:w w:val="95"/>
          <w:lang w:val="en-GB"/>
        </w:rPr>
        <w:t>and</w:t>
      </w:r>
      <w:r w:rsidRPr="00D516D6">
        <w:rPr>
          <w:spacing w:val="-2"/>
          <w:w w:val="95"/>
          <w:lang w:val="en-GB"/>
        </w:rPr>
        <w:t xml:space="preserve"> </w:t>
      </w:r>
      <w:r w:rsidRPr="00D516D6">
        <w:rPr>
          <w:w w:val="95"/>
          <w:lang w:val="en-GB"/>
        </w:rPr>
        <w:t>ac</w:t>
      </w:r>
      <w:r w:rsidRPr="00D516D6">
        <w:rPr>
          <w:w w:val="95"/>
          <w:lang w:val="en-GB"/>
        </w:rPr>
        <w:t>tivity</w:t>
      </w:r>
      <w:r w:rsidRPr="00D516D6">
        <w:rPr>
          <w:spacing w:val="-2"/>
          <w:w w:val="95"/>
          <w:lang w:val="en-GB"/>
        </w:rPr>
        <w:t xml:space="preserve"> </w:t>
      </w:r>
      <w:r w:rsidRPr="00D516D6">
        <w:rPr>
          <w:w w:val="95"/>
          <w:lang w:val="en-GB"/>
        </w:rPr>
        <w:t>level</w:t>
      </w:r>
      <w:r w:rsidRPr="00D516D6">
        <w:rPr>
          <w:spacing w:val="-2"/>
          <w:w w:val="95"/>
          <w:lang w:val="en-GB"/>
        </w:rPr>
        <w:t xml:space="preserve"> </w:t>
      </w:r>
      <w:r w:rsidRPr="00D516D6">
        <w:rPr>
          <w:w w:val="95"/>
          <w:lang w:val="en-GB"/>
        </w:rPr>
        <w:t>assessment,</w:t>
      </w:r>
      <w:r w:rsidRPr="00D516D6">
        <w:rPr>
          <w:spacing w:val="-2"/>
          <w:w w:val="95"/>
          <w:lang w:val="en-GB"/>
        </w:rPr>
        <w:t xml:space="preserve"> </w:t>
      </w:r>
      <w:r w:rsidRPr="00D516D6">
        <w:rPr>
          <w:w w:val="95"/>
          <w:lang w:val="en-GB"/>
        </w:rPr>
        <w:t>thus</w:t>
      </w:r>
      <w:r w:rsidRPr="00D516D6">
        <w:rPr>
          <w:spacing w:val="-2"/>
          <w:w w:val="95"/>
          <w:lang w:val="en-GB"/>
        </w:rPr>
        <w:t xml:space="preserve"> </w:t>
      </w:r>
      <w:r w:rsidRPr="00D516D6">
        <w:rPr>
          <w:w w:val="95"/>
          <w:lang w:val="en-GB"/>
        </w:rPr>
        <w:t>offering</w:t>
      </w:r>
      <w:r w:rsidRPr="00D516D6">
        <w:rPr>
          <w:spacing w:val="-2"/>
          <w:w w:val="95"/>
          <w:lang w:val="en-GB"/>
        </w:rPr>
        <w:t xml:space="preserve"> </w:t>
      </w:r>
      <w:r w:rsidRPr="00D516D6">
        <w:rPr>
          <w:w w:val="95"/>
          <w:lang w:val="en-GB"/>
        </w:rPr>
        <w:t>a</w:t>
      </w:r>
      <w:r w:rsidRPr="00D516D6">
        <w:rPr>
          <w:spacing w:val="-2"/>
          <w:w w:val="95"/>
          <w:lang w:val="en-GB"/>
        </w:rPr>
        <w:t xml:space="preserve"> </w:t>
      </w:r>
      <w:r w:rsidRPr="00D516D6">
        <w:rPr>
          <w:w w:val="95"/>
          <w:lang w:val="en-GB"/>
        </w:rPr>
        <w:t>system</w:t>
      </w:r>
      <w:r w:rsidRPr="00D516D6">
        <w:rPr>
          <w:spacing w:val="-2"/>
          <w:w w:val="95"/>
          <w:lang w:val="en-GB"/>
        </w:rPr>
        <w:t xml:space="preserve"> </w:t>
      </w:r>
      <w:r w:rsidRPr="00D516D6">
        <w:rPr>
          <w:w w:val="95"/>
          <w:lang w:val="en-GB"/>
        </w:rPr>
        <w:t>capable</w:t>
      </w:r>
      <w:r w:rsidRPr="00D516D6">
        <w:rPr>
          <w:spacing w:val="-2"/>
          <w:w w:val="95"/>
          <w:lang w:val="en-GB"/>
        </w:rPr>
        <w:t xml:space="preserve"> </w:t>
      </w:r>
      <w:r w:rsidRPr="00D516D6">
        <w:rPr>
          <w:w w:val="95"/>
          <w:lang w:val="en-GB"/>
        </w:rPr>
        <w:t>of</w:t>
      </w:r>
      <w:r w:rsidRPr="00D516D6">
        <w:rPr>
          <w:spacing w:val="-2"/>
          <w:w w:val="95"/>
          <w:lang w:val="en-GB"/>
        </w:rPr>
        <w:t xml:space="preserve"> </w:t>
      </w:r>
      <w:r w:rsidRPr="00D516D6">
        <w:rPr>
          <w:w w:val="95"/>
          <w:lang w:val="en-GB"/>
        </w:rPr>
        <w:t>adjusting</w:t>
      </w:r>
      <w:r w:rsidRPr="00D516D6">
        <w:rPr>
          <w:spacing w:val="-2"/>
          <w:w w:val="95"/>
          <w:lang w:val="en-GB"/>
        </w:rPr>
        <w:t xml:space="preserve"> </w:t>
      </w:r>
      <w:r w:rsidRPr="00D516D6">
        <w:rPr>
          <w:w w:val="95"/>
          <w:lang w:val="en-GB"/>
        </w:rPr>
        <w:t>and</w:t>
      </w:r>
      <w:r w:rsidRPr="00D516D6">
        <w:rPr>
          <w:spacing w:val="-2"/>
          <w:w w:val="95"/>
          <w:lang w:val="en-GB"/>
        </w:rPr>
        <w:t xml:space="preserve"> </w:t>
      </w:r>
      <w:r w:rsidRPr="00D516D6">
        <w:rPr>
          <w:w w:val="95"/>
          <w:lang w:val="en-GB"/>
        </w:rPr>
        <w:t>responding</w:t>
      </w:r>
      <w:r w:rsidRPr="00D516D6">
        <w:rPr>
          <w:spacing w:val="-3"/>
          <w:w w:val="95"/>
          <w:lang w:val="en-GB"/>
        </w:rPr>
        <w:t xml:space="preserve"> </w:t>
      </w:r>
      <w:r w:rsidRPr="00D516D6">
        <w:rPr>
          <w:w w:val="95"/>
          <w:lang w:val="en-GB"/>
        </w:rPr>
        <w:t>in</w:t>
      </w:r>
      <w:r w:rsidRPr="00D516D6">
        <w:rPr>
          <w:spacing w:val="-2"/>
          <w:w w:val="95"/>
          <w:lang w:val="en-GB"/>
        </w:rPr>
        <w:t xml:space="preserve"> </w:t>
      </w:r>
      <w:r w:rsidRPr="00D516D6">
        <w:rPr>
          <w:w w:val="95"/>
          <w:lang w:val="en-GB"/>
        </w:rPr>
        <w:t>real</w:t>
      </w:r>
      <w:r w:rsidRPr="00D516D6">
        <w:rPr>
          <w:spacing w:val="-2"/>
          <w:w w:val="95"/>
          <w:lang w:val="en-GB"/>
        </w:rPr>
        <w:t xml:space="preserve"> </w:t>
      </w:r>
      <w:r w:rsidRPr="00D516D6">
        <w:rPr>
          <w:w w:val="95"/>
          <w:lang w:val="en-GB"/>
        </w:rPr>
        <w:t>time</w:t>
      </w:r>
      <w:r w:rsidRPr="00D516D6">
        <w:rPr>
          <w:spacing w:val="-2"/>
          <w:w w:val="95"/>
          <w:lang w:val="en-GB"/>
        </w:rPr>
        <w:t xml:space="preserve"> </w:t>
      </w:r>
      <w:r w:rsidRPr="00D516D6">
        <w:rPr>
          <w:w w:val="95"/>
          <w:lang w:val="en-GB"/>
        </w:rPr>
        <w:t>to</w:t>
      </w:r>
      <w:r w:rsidRPr="00D516D6">
        <w:rPr>
          <w:spacing w:val="-2"/>
          <w:w w:val="95"/>
          <w:lang w:val="en-GB"/>
        </w:rPr>
        <w:t xml:space="preserve"> </w:t>
      </w:r>
      <w:r w:rsidRPr="00D516D6">
        <w:rPr>
          <w:w w:val="95"/>
          <w:lang w:val="en-GB"/>
        </w:rPr>
        <w:t xml:space="preserve">the </w:t>
      </w:r>
      <w:r w:rsidRPr="00D516D6">
        <w:rPr>
          <w:lang w:val="en-GB"/>
        </w:rPr>
        <w:t>specific</w:t>
      </w:r>
      <w:r w:rsidRPr="00D516D6">
        <w:rPr>
          <w:spacing w:val="-12"/>
          <w:lang w:val="en-GB"/>
        </w:rPr>
        <w:t xml:space="preserve"> </w:t>
      </w:r>
      <w:r w:rsidRPr="00D516D6">
        <w:rPr>
          <w:lang w:val="en-GB"/>
        </w:rPr>
        <w:t>needs</w:t>
      </w:r>
      <w:r w:rsidRPr="00D516D6">
        <w:rPr>
          <w:spacing w:val="-11"/>
          <w:lang w:val="en-GB"/>
        </w:rPr>
        <w:t xml:space="preserve"> </w:t>
      </w:r>
      <w:r w:rsidRPr="00D516D6">
        <w:rPr>
          <w:lang w:val="en-GB"/>
        </w:rPr>
        <w:t>of</w:t>
      </w:r>
      <w:r w:rsidRPr="00D516D6">
        <w:rPr>
          <w:spacing w:val="-11"/>
          <w:lang w:val="en-GB"/>
        </w:rPr>
        <w:t xml:space="preserve"> </w:t>
      </w:r>
      <w:r w:rsidRPr="00D516D6">
        <w:rPr>
          <w:lang w:val="en-GB"/>
        </w:rPr>
        <w:t>the</w:t>
      </w:r>
      <w:r w:rsidRPr="00D516D6">
        <w:rPr>
          <w:spacing w:val="-11"/>
          <w:lang w:val="en-GB"/>
        </w:rPr>
        <w:t xml:space="preserve"> </w:t>
      </w:r>
      <w:r w:rsidRPr="00D516D6">
        <w:rPr>
          <w:lang w:val="en-GB"/>
        </w:rPr>
        <w:t>home</w:t>
      </w:r>
      <w:r w:rsidRPr="00D516D6">
        <w:rPr>
          <w:spacing w:val="-11"/>
          <w:lang w:val="en-GB"/>
        </w:rPr>
        <w:t xml:space="preserve"> </w:t>
      </w:r>
      <w:r w:rsidRPr="00D516D6">
        <w:rPr>
          <w:lang w:val="en-GB"/>
        </w:rPr>
        <w:t>environment.</w:t>
      </w:r>
    </w:p>
    <w:p w14:paraId="703634FB" w14:textId="02043DC9" w:rsidR="00AF779A" w:rsidRPr="00D516D6" w:rsidRDefault="00E9277B">
      <w:pPr>
        <w:pStyle w:val="Textoindependiente"/>
        <w:spacing w:line="244" w:lineRule="auto"/>
        <w:ind w:left="116" w:right="154" w:firstLine="298"/>
        <w:jc w:val="both"/>
        <w:rPr>
          <w:lang w:val="en-GB"/>
        </w:rPr>
      </w:pPr>
      <w:r w:rsidRPr="00D516D6">
        <w:rPr>
          <w:w w:val="95"/>
          <w:lang w:val="en-GB"/>
        </w:rPr>
        <w:t xml:space="preserve">Furthermore, </w:t>
      </w:r>
      <w:proofErr w:type="spellStart"/>
      <w:r w:rsidRPr="00D516D6">
        <w:rPr>
          <w:w w:val="95"/>
          <w:lang w:val="en-GB"/>
        </w:rPr>
        <w:t>Torddis</w:t>
      </w:r>
      <w:proofErr w:type="spellEnd"/>
      <w:r w:rsidRPr="00D516D6">
        <w:rPr>
          <w:w w:val="95"/>
          <w:lang w:val="en-GB"/>
        </w:rPr>
        <w:t xml:space="preserve"> </w:t>
      </w:r>
      <w:r w:rsidR="00824866" w:rsidRPr="00824866">
        <w:rPr>
          <w:w w:val="95"/>
          <w:lang w:val="en-GB"/>
        </w:rPr>
        <w:t>stands out</w:t>
      </w:r>
      <w:r w:rsidRPr="00D516D6">
        <w:rPr>
          <w:w w:val="95"/>
          <w:lang w:val="en-GB"/>
        </w:rPr>
        <w:t xml:space="preserve"> by its focus on issuing auditory and visual alerts aim</w:t>
      </w:r>
      <w:r w:rsidR="00824866">
        <w:rPr>
          <w:w w:val="95"/>
          <w:lang w:val="en-GB"/>
        </w:rPr>
        <w:t>ed</w:t>
      </w:r>
      <w:r w:rsidRPr="00D516D6">
        <w:rPr>
          <w:w w:val="95"/>
          <w:lang w:val="en-GB"/>
        </w:rPr>
        <w:t xml:space="preserve"> </w:t>
      </w:r>
      <w:r w:rsidR="00824866">
        <w:rPr>
          <w:w w:val="95"/>
          <w:lang w:val="en-GB"/>
        </w:rPr>
        <w:t>a</w:t>
      </w:r>
      <w:r w:rsidRPr="00D516D6">
        <w:rPr>
          <w:w w:val="95"/>
          <w:lang w:val="en-GB"/>
        </w:rPr>
        <w:t>t immediately correct</w:t>
      </w:r>
      <w:r w:rsidR="00824866">
        <w:rPr>
          <w:w w:val="95"/>
          <w:lang w:val="en-GB"/>
        </w:rPr>
        <w:t>ing</w:t>
      </w:r>
      <w:r w:rsidRPr="00D516D6">
        <w:rPr>
          <w:spacing w:val="-8"/>
          <w:w w:val="95"/>
          <w:lang w:val="en-GB"/>
        </w:rPr>
        <w:t xml:space="preserve"> </w:t>
      </w:r>
      <w:r w:rsidRPr="00D516D6">
        <w:rPr>
          <w:w w:val="95"/>
          <w:lang w:val="en-GB"/>
        </w:rPr>
        <w:t>distractions,</w:t>
      </w:r>
      <w:r w:rsidRPr="00D516D6">
        <w:rPr>
          <w:spacing w:val="-7"/>
          <w:w w:val="95"/>
          <w:lang w:val="en-GB"/>
        </w:rPr>
        <w:t xml:space="preserve"> </w:t>
      </w:r>
      <w:r w:rsidR="00824866">
        <w:rPr>
          <w:spacing w:val="-7"/>
          <w:w w:val="95"/>
          <w:lang w:val="en-GB"/>
        </w:rPr>
        <w:t xml:space="preserve">a </w:t>
      </w:r>
      <w:r w:rsidR="00824866" w:rsidRPr="00824866">
        <w:rPr>
          <w:spacing w:val="-7"/>
          <w:w w:val="95"/>
          <w:lang w:val="en-GB"/>
        </w:rPr>
        <w:t>feature</w:t>
      </w:r>
      <w:r w:rsidRPr="00D516D6">
        <w:rPr>
          <w:spacing w:val="-8"/>
          <w:w w:val="95"/>
          <w:lang w:val="en-GB"/>
        </w:rPr>
        <w:t xml:space="preserve"> </w:t>
      </w:r>
      <w:r w:rsidR="00824866">
        <w:rPr>
          <w:spacing w:val="-8"/>
          <w:w w:val="95"/>
          <w:lang w:val="en-GB"/>
        </w:rPr>
        <w:t>un</w:t>
      </w:r>
      <w:r w:rsidRPr="00D516D6">
        <w:rPr>
          <w:w w:val="95"/>
          <w:lang w:val="en-GB"/>
        </w:rPr>
        <w:t>common</w:t>
      </w:r>
      <w:r w:rsidRPr="00D516D6">
        <w:rPr>
          <w:spacing w:val="-7"/>
          <w:w w:val="95"/>
          <w:lang w:val="en-GB"/>
        </w:rPr>
        <w:t xml:space="preserve"> </w:t>
      </w:r>
      <w:r w:rsidRPr="00D516D6">
        <w:rPr>
          <w:w w:val="95"/>
          <w:lang w:val="en-GB"/>
        </w:rPr>
        <w:t>in</w:t>
      </w:r>
      <w:r w:rsidRPr="00D516D6">
        <w:rPr>
          <w:spacing w:val="-8"/>
          <w:w w:val="95"/>
          <w:lang w:val="en-GB"/>
        </w:rPr>
        <w:t xml:space="preserve"> </w:t>
      </w:r>
      <w:r w:rsidRPr="00D516D6">
        <w:rPr>
          <w:w w:val="95"/>
          <w:lang w:val="en-GB"/>
        </w:rPr>
        <w:t>other</w:t>
      </w:r>
      <w:r w:rsidRPr="00D516D6">
        <w:rPr>
          <w:spacing w:val="-7"/>
          <w:w w:val="95"/>
          <w:lang w:val="en-GB"/>
        </w:rPr>
        <w:t xml:space="preserve"> </w:t>
      </w:r>
      <w:r w:rsidRPr="00D516D6">
        <w:rPr>
          <w:w w:val="95"/>
          <w:lang w:val="en-GB"/>
        </w:rPr>
        <w:t>reviewed</w:t>
      </w:r>
      <w:r w:rsidRPr="00D516D6">
        <w:rPr>
          <w:spacing w:val="-8"/>
          <w:w w:val="95"/>
          <w:lang w:val="en-GB"/>
        </w:rPr>
        <w:t xml:space="preserve"> </w:t>
      </w:r>
      <w:r w:rsidRPr="00D516D6">
        <w:rPr>
          <w:w w:val="95"/>
          <w:lang w:val="en-GB"/>
        </w:rPr>
        <w:t>works.</w:t>
      </w:r>
      <w:r w:rsidRPr="00D516D6">
        <w:rPr>
          <w:spacing w:val="-7"/>
          <w:w w:val="95"/>
          <w:lang w:val="en-GB"/>
        </w:rPr>
        <w:t xml:space="preserve"> </w:t>
      </w:r>
      <w:r w:rsidRPr="00D516D6">
        <w:rPr>
          <w:w w:val="95"/>
          <w:lang w:val="en-GB"/>
        </w:rPr>
        <w:t>These</w:t>
      </w:r>
      <w:r w:rsidRPr="00D516D6">
        <w:rPr>
          <w:spacing w:val="-8"/>
          <w:w w:val="95"/>
          <w:lang w:val="en-GB"/>
        </w:rPr>
        <w:t xml:space="preserve"> </w:t>
      </w:r>
      <w:r w:rsidRPr="00D516D6">
        <w:rPr>
          <w:w w:val="95"/>
          <w:lang w:val="en-GB"/>
        </w:rPr>
        <w:t>typically</w:t>
      </w:r>
      <w:r w:rsidRPr="00D516D6">
        <w:rPr>
          <w:spacing w:val="-7"/>
          <w:w w:val="95"/>
          <w:lang w:val="en-GB"/>
        </w:rPr>
        <w:t xml:space="preserve"> </w:t>
      </w:r>
      <w:r w:rsidR="00824866" w:rsidRPr="00824866">
        <w:rPr>
          <w:spacing w:val="-7"/>
          <w:w w:val="95"/>
          <w:lang w:val="en-GB"/>
        </w:rPr>
        <w:t>emphasize</w:t>
      </w:r>
      <w:r w:rsidRPr="00D516D6">
        <w:rPr>
          <w:spacing w:val="-8"/>
          <w:w w:val="95"/>
          <w:lang w:val="en-GB"/>
        </w:rPr>
        <w:t xml:space="preserve"> </w:t>
      </w:r>
      <w:r w:rsidRPr="00D516D6">
        <w:rPr>
          <w:w w:val="95"/>
          <w:lang w:val="en-GB"/>
        </w:rPr>
        <w:t>on</w:t>
      </w:r>
      <w:r w:rsidRPr="00D516D6">
        <w:rPr>
          <w:spacing w:val="-7"/>
          <w:w w:val="95"/>
          <w:lang w:val="en-GB"/>
        </w:rPr>
        <w:t xml:space="preserve"> </w:t>
      </w:r>
      <w:r w:rsidRPr="00D516D6">
        <w:rPr>
          <w:w w:val="95"/>
          <w:lang w:val="en-GB"/>
        </w:rPr>
        <w:t>data</w:t>
      </w:r>
      <w:r w:rsidRPr="00D516D6">
        <w:rPr>
          <w:spacing w:val="-8"/>
          <w:w w:val="95"/>
          <w:lang w:val="en-GB"/>
        </w:rPr>
        <w:t xml:space="preserve"> </w:t>
      </w:r>
      <w:r w:rsidRPr="00D516D6">
        <w:rPr>
          <w:w w:val="95"/>
          <w:lang w:val="en-GB"/>
        </w:rPr>
        <w:t>collection and analysis to inform educators or parents after the fact, limit</w:t>
      </w:r>
      <w:r w:rsidR="00824866">
        <w:rPr>
          <w:w w:val="95"/>
          <w:lang w:val="en-GB"/>
        </w:rPr>
        <w:t>ing</w:t>
      </w:r>
      <w:r w:rsidRPr="00D516D6">
        <w:rPr>
          <w:w w:val="95"/>
          <w:lang w:val="en-GB"/>
        </w:rPr>
        <w:t xml:space="preserve"> </w:t>
      </w:r>
      <w:r w:rsidRPr="00D516D6">
        <w:rPr>
          <w:w w:val="95"/>
          <w:lang w:val="en-GB"/>
        </w:rPr>
        <w:t>the effectiveness of interventions at the crucial</w:t>
      </w:r>
      <w:r w:rsidRPr="00D516D6">
        <w:rPr>
          <w:spacing w:val="-5"/>
          <w:w w:val="95"/>
          <w:lang w:val="en-GB"/>
        </w:rPr>
        <w:t xml:space="preserve"> </w:t>
      </w:r>
      <w:r w:rsidRPr="00D516D6">
        <w:rPr>
          <w:w w:val="95"/>
          <w:lang w:val="en-GB"/>
        </w:rPr>
        <w:t>moment</w:t>
      </w:r>
      <w:r w:rsidRPr="00D516D6">
        <w:rPr>
          <w:spacing w:val="-5"/>
          <w:w w:val="95"/>
          <w:lang w:val="en-GB"/>
        </w:rPr>
        <w:t xml:space="preserve"> </w:t>
      </w:r>
      <w:r w:rsidRPr="00D516D6">
        <w:rPr>
          <w:w w:val="95"/>
          <w:lang w:val="en-GB"/>
        </w:rPr>
        <w:t>of</w:t>
      </w:r>
      <w:r w:rsidRPr="00D516D6">
        <w:rPr>
          <w:spacing w:val="-5"/>
          <w:w w:val="95"/>
          <w:lang w:val="en-GB"/>
        </w:rPr>
        <w:t xml:space="preserve"> </w:t>
      </w:r>
      <w:r w:rsidRPr="00D516D6">
        <w:rPr>
          <w:w w:val="95"/>
          <w:lang w:val="en-GB"/>
        </w:rPr>
        <w:t>distraction.</w:t>
      </w:r>
      <w:r w:rsidRPr="00D516D6">
        <w:rPr>
          <w:spacing w:val="-5"/>
          <w:w w:val="95"/>
          <w:lang w:val="en-GB"/>
        </w:rPr>
        <w:t xml:space="preserve"> </w:t>
      </w:r>
      <w:r w:rsidR="00D51BF6" w:rsidRPr="00D51BF6">
        <w:rPr>
          <w:spacing w:val="-5"/>
          <w:w w:val="95"/>
          <w:lang w:val="en-GB"/>
        </w:rPr>
        <w:t xml:space="preserve">In contrast, </w:t>
      </w:r>
      <w:proofErr w:type="spellStart"/>
      <w:r w:rsidRPr="00D516D6">
        <w:rPr>
          <w:w w:val="95"/>
          <w:lang w:val="en-GB"/>
        </w:rPr>
        <w:t>Torddis</w:t>
      </w:r>
      <w:proofErr w:type="spellEnd"/>
      <w:r w:rsidRPr="00D516D6">
        <w:rPr>
          <w:spacing w:val="-5"/>
          <w:w w:val="95"/>
          <w:lang w:val="en-GB"/>
        </w:rPr>
        <w:t xml:space="preserve"> </w:t>
      </w:r>
      <w:r w:rsidRPr="00D516D6">
        <w:rPr>
          <w:w w:val="95"/>
          <w:lang w:val="en-GB"/>
        </w:rPr>
        <w:t>is</w:t>
      </w:r>
      <w:r w:rsidRPr="00D516D6">
        <w:rPr>
          <w:spacing w:val="-5"/>
          <w:w w:val="95"/>
          <w:lang w:val="en-GB"/>
        </w:rPr>
        <w:t xml:space="preserve"> </w:t>
      </w:r>
      <w:r w:rsidRPr="00D516D6">
        <w:rPr>
          <w:w w:val="95"/>
          <w:lang w:val="en-GB"/>
        </w:rPr>
        <w:t>designed</w:t>
      </w:r>
      <w:r w:rsidRPr="00D516D6">
        <w:rPr>
          <w:spacing w:val="-5"/>
          <w:w w:val="95"/>
          <w:lang w:val="en-GB"/>
        </w:rPr>
        <w:t xml:space="preserve"> </w:t>
      </w:r>
      <w:r w:rsidRPr="00D516D6">
        <w:rPr>
          <w:w w:val="95"/>
          <w:lang w:val="en-GB"/>
        </w:rPr>
        <w:t>to</w:t>
      </w:r>
      <w:r w:rsidRPr="00D516D6">
        <w:rPr>
          <w:spacing w:val="-5"/>
          <w:w w:val="95"/>
          <w:lang w:val="en-GB"/>
        </w:rPr>
        <w:t xml:space="preserve"> </w:t>
      </w:r>
      <w:r w:rsidRPr="00D516D6">
        <w:rPr>
          <w:w w:val="95"/>
          <w:lang w:val="en-GB"/>
        </w:rPr>
        <w:t>act</w:t>
      </w:r>
      <w:r w:rsidRPr="00D516D6">
        <w:rPr>
          <w:spacing w:val="-5"/>
          <w:w w:val="95"/>
          <w:lang w:val="en-GB"/>
        </w:rPr>
        <w:t xml:space="preserve"> </w:t>
      </w:r>
      <w:r w:rsidRPr="00D516D6">
        <w:rPr>
          <w:w w:val="95"/>
          <w:lang w:val="en-GB"/>
        </w:rPr>
        <w:t>directly</w:t>
      </w:r>
      <w:r w:rsidRPr="00D516D6">
        <w:rPr>
          <w:spacing w:val="-5"/>
          <w:w w:val="95"/>
          <w:lang w:val="en-GB"/>
        </w:rPr>
        <w:t xml:space="preserve"> </w:t>
      </w:r>
      <w:r w:rsidRPr="00D516D6">
        <w:rPr>
          <w:w w:val="95"/>
          <w:lang w:val="en-GB"/>
        </w:rPr>
        <w:t>in</w:t>
      </w:r>
      <w:r w:rsidRPr="00D516D6">
        <w:rPr>
          <w:spacing w:val="-5"/>
          <w:w w:val="95"/>
          <w:lang w:val="en-GB"/>
        </w:rPr>
        <w:t xml:space="preserve"> </w:t>
      </w:r>
      <w:r w:rsidRPr="00D516D6">
        <w:rPr>
          <w:w w:val="95"/>
          <w:lang w:val="en-GB"/>
        </w:rPr>
        <w:t>the</w:t>
      </w:r>
      <w:r w:rsidRPr="00D516D6">
        <w:rPr>
          <w:spacing w:val="-5"/>
          <w:w w:val="95"/>
          <w:lang w:val="en-GB"/>
        </w:rPr>
        <w:t xml:space="preserve"> </w:t>
      </w:r>
      <w:r w:rsidRPr="00D516D6">
        <w:rPr>
          <w:w w:val="95"/>
          <w:lang w:val="en-GB"/>
        </w:rPr>
        <w:t>context</w:t>
      </w:r>
      <w:r w:rsidRPr="00D516D6">
        <w:rPr>
          <w:spacing w:val="-5"/>
          <w:w w:val="95"/>
          <w:lang w:val="en-GB"/>
        </w:rPr>
        <w:t xml:space="preserve"> </w:t>
      </w:r>
      <w:r w:rsidRPr="00D516D6">
        <w:rPr>
          <w:w w:val="95"/>
          <w:lang w:val="en-GB"/>
        </w:rPr>
        <w:t>of</w:t>
      </w:r>
      <w:r w:rsidRPr="00D516D6">
        <w:rPr>
          <w:spacing w:val="-5"/>
          <w:w w:val="95"/>
          <w:lang w:val="en-GB"/>
        </w:rPr>
        <w:t xml:space="preserve"> </w:t>
      </w:r>
      <w:r w:rsidRPr="00D516D6">
        <w:rPr>
          <w:w w:val="95"/>
          <w:lang w:val="en-GB"/>
        </w:rPr>
        <w:t>home</w:t>
      </w:r>
      <w:r w:rsidRPr="00D516D6">
        <w:rPr>
          <w:spacing w:val="-5"/>
          <w:w w:val="95"/>
          <w:lang w:val="en-GB"/>
        </w:rPr>
        <w:t xml:space="preserve"> </w:t>
      </w:r>
      <w:r w:rsidRPr="00D516D6">
        <w:rPr>
          <w:w w:val="95"/>
          <w:lang w:val="en-GB"/>
        </w:rPr>
        <w:t xml:space="preserve">learning, </w:t>
      </w:r>
      <w:r w:rsidRPr="00D516D6">
        <w:rPr>
          <w:spacing w:val="-2"/>
          <w:w w:val="95"/>
          <w:lang w:val="en-GB"/>
        </w:rPr>
        <w:t xml:space="preserve">where adult supervision may not be constant. This </w:t>
      </w:r>
      <w:r w:rsidR="00D51BF6" w:rsidRPr="00D51BF6">
        <w:rPr>
          <w:spacing w:val="-2"/>
          <w:w w:val="95"/>
          <w:lang w:val="en-GB"/>
        </w:rPr>
        <w:t>enables</w:t>
      </w:r>
      <w:r w:rsidR="00D51BF6" w:rsidRPr="00D51BF6" w:rsidDel="00D51BF6">
        <w:rPr>
          <w:spacing w:val="-2"/>
          <w:w w:val="95"/>
          <w:lang w:val="en-GB"/>
        </w:rPr>
        <w:t xml:space="preserve"> </w:t>
      </w:r>
      <w:r w:rsidRPr="00D516D6">
        <w:rPr>
          <w:spacing w:val="-2"/>
          <w:w w:val="95"/>
          <w:lang w:val="en-GB"/>
        </w:rPr>
        <w:t xml:space="preserve">the system to not only identify </w:t>
      </w:r>
      <w:r w:rsidRPr="00D516D6">
        <w:rPr>
          <w:spacing w:val="-2"/>
          <w:w w:val="95"/>
          <w:lang w:val="en-GB"/>
        </w:rPr>
        <w:t>distractions but also actively</w:t>
      </w:r>
      <w:r w:rsidRPr="00D516D6">
        <w:rPr>
          <w:w w:val="95"/>
          <w:lang w:val="en-GB"/>
        </w:rPr>
        <w:t xml:space="preserve"> </w:t>
      </w:r>
      <w:r w:rsidRPr="00D516D6">
        <w:rPr>
          <w:w w:val="90"/>
          <w:lang w:val="en-GB"/>
        </w:rPr>
        <w:t>interact with the child to redirect their attention to school tasks. This proactive approach and its capacity for immediate</w:t>
      </w:r>
      <w:r w:rsidRPr="00D516D6">
        <w:rPr>
          <w:w w:val="95"/>
          <w:lang w:val="en-GB"/>
        </w:rPr>
        <w:t xml:space="preserve"> intervention give </w:t>
      </w:r>
      <w:proofErr w:type="spellStart"/>
      <w:r w:rsidRPr="00D516D6">
        <w:rPr>
          <w:w w:val="95"/>
          <w:lang w:val="en-GB"/>
        </w:rPr>
        <w:t>Torddis</w:t>
      </w:r>
      <w:proofErr w:type="spellEnd"/>
      <w:r w:rsidRPr="00D516D6">
        <w:rPr>
          <w:w w:val="95"/>
          <w:lang w:val="en-GB"/>
        </w:rPr>
        <w:t xml:space="preserve"> a significant advantage</w:t>
      </w:r>
      <w:r w:rsidR="00D51BF6">
        <w:rPr>
          <w:w w:val="95"/>
          <w:lang w:val="en-GB"/>
        </w:rPr>
        <w:t xml:space="preserve"> by</w:t>
      </w:r>
      <w:r w:rsidRPr="00D516D6">
        <w:rPr>
          <w:w w:val="95"/>
          <w:lang w:val="en-GB"/>
        </w:rPr>
        <w:t xml:space="preserve"> providing effective and practical support for ho</w:t>
      </w:r>
      <w:r w:rsidRPr="00D516D6">
        <w:rPr>
          <w:w w:val="95"/>
          <w:lang w:val="en-GB"/>
        </w:rPr>
        <w:t xml:space="preserve">me education, </w:t>
      </w:r>
      <w:r w:rsidR="00D51BF6">
        <w:rPr>
          <w:w w:val="95"/>
          <w:lang w:val="en-GB"/>
        </w:rPr>
        <w:t xml:space="preserve">thereby </w:t>
      </w:r>
      <w:r w:rsidRPr="00D516D6">
        <w:rPr>
          <w:w w:val="95"/>
          <w:lang w:val="en-GB"/>
        </w:rPr>
        <w:t>facilitating</w:t>
      </w:r>
      <w:r w:rsidRPr="00D516D6">
        <w:rPr>
          <w:spacing w:val="-1"/>
          <w:w w:val="95"/>
          <w:lang w:val="en-GB"/>
        </w:rPr>
        <w:t xml:space="preserve"> </w:t>
      </w:r>
      <w:r w:rsidRPr="00D516D6">
        <w:rPr>
          <w:w w:val="95"/>
          <w:lang w:val="en-GB"/>
        </w:rPr>
        <w:t>a</w:t>
      </w:r>
      <w:r w:rsidRPr="00D516D6">
        <w:rPr>
          <w:spacing w:val="-1"/>
          <w:w w:val="95"/>
          <w:lang w:val="en-GB"/>
        </w:rPr>
        <w:t xml:space="preserve"> </w:t>
      </w:r>
      <w:r w:rsidRPr="00D516D6">
        <w:rPr>
          <w:w w:val="95"/>
          <w:lang w:val="en-GB"/>
        </w:rPr>
        <w:t>more</w:t>
      </w:r>
      <w:r w:rsidRPr="00D516D6">
        <w:rPr>
          <w:spacing w:val="-1"/>
          <w:w w:val="95"/>
          <w:lang w:val="en-GB"/>
        </w:rPr>
        <w:t xml:space="preserve"> </w:t>
      </w:r>
      <w:r w:rsidRPr="00D516D6">
        <w:rPr>
          <w:w w:val="95"/>
          <w:lang w:val="en-GB"/>
        </w:rPr>
        <w:t>focused</w:t>
      </w:r>
      <w:r w:rsidRPr="00D516D6">
        <w:rPr>
          <w:spacing w:val="-1"/>
          <w:w w:val="95"/>
          <w:lang w:val="en-GB"/>
        </w:rPr>
        <w:t xml:space="preserve"> </w:t>
      </w:r>
      <w:r w:rsidR="00D51BF6" w:rsidRPr="00D51BF6">
        <w:rPr>
          <w:spacing w:val="-1"/>
          <w:w w:val="95"/>
          <w:lang w:val="en-GB"/>
        </w:rPr>
        <w:t xml:space="preserve">and less interruption-prone </w:t>
      </w:r>
      <w:r w:rsidRPr="00D516D6">
        <w:rPr>
          <w:w w:val="95"/>
          <w:lang w:val="en-GB"/>
        </w:rPr>
        <w:t>learning</w:t>
      </w:r>
      <w:r w:rsidRPr="00D516D6">
        <w:rPr>
          <w:spacing w:val="-1"/>
          <w:w w:val="95"/>
          <w:lang w:val="en-GB"/>
        </w:rPr>
        <w:t xml:space="preserve"> </w:t>
      </w:r>
      <w:r w:rsidRPr="00D516D6">
        <w:rPr>
          <w:w w:val="95"/>
          <w:lang w:val="en-GB"/>
        </w:rPr>
        <w:t>environment.</w:t>
      </w:r>
    </w:p>
    <w:p w14:paraId="6A9B7A0A" w14:textId="77777777" w:rsidR="00AF779A" w:rsidRPr="00D516D6" w:rsidRDefault="00AF779A">
      <w:pPr>
        <w:pStyle w:val="Textoindependiente"/>
        <w:spacing w:before="9"/>
        <w:rPr>
          <w:sz w:val="27"/>
          <w:lang w:val="en-GB"/>
        </w:rPr>
      </w:pPr>
    </w:p>
    <w:p w14:paraId="69A5D162" w14:textId="77777777" w:rsidR="00AF779A" w:rsidRPr="00D516D6" w:rsidRDefault="00E9277B">
      <w:pPr>
        <w:pStyle w:val="Ttulo1"/>
        <w:numPr>
          <w:ilvl w:val="0"/>
          <w:numId w:val="15"/>
        </w:numPr>
        <w:tabs>
          <w:tab w:val="left" w:pos="416"/>
        </w:tabs>
        <w:ind w:hanging="300"/>
        <w:rPr>
          <w:lang w:val="en-GB"/>
        </w:rPr>
      </w:pPr>
      <w:bookmarkStart w:id="80" w:name="_bookmark4"/>
      <w:bookmarkEnd w:id="80"/>
      <w:r w:rsidRPr="00D516D6">
        <w:rPr>
          <w:lang w:val="en-GB"/>
        </w:rPr>
        <w:t>Materials</w:t>
      </w:r>
      <w:r w:rsidRPr="00D516D6">
        <w:rPr>
          <w:spacing w:val="-8"/>
          <w:lang w:val="en-GB"/>
        </w:rPr>
        <w:t xml:space="preserve"> </w:t>
      </w:r>
      <w:r w:rsidRPr="00D516D6">
        <w:rPr>
          <w:lang w:val="en-GB"/>
        </w:rPr>
        <w:t>and</w:t>
      </w:r>
      <w:r w:rsidRPr="00D516D6">
        <w:rPr>
          <w:spacing w:val="-8"/>
          <w:lang w:val="en-GB"/>
        </w:rPr>
        <w:t xml:space="preserve"> </w:t>
      </w:r>
      <w:r w:rsidRPr="00D516D6">
        <w:rPr>
          <w:spacing w:val="-2"/>
          <w:lang w:val="en-GB"/>
        </w:rPr>
        <w:t>Methods</w:t>
      </w:r>
    </w:p>
    <w:p w14:paraId="1C2E1611" w14:textId="77777777" w:rsidR="00B20BBA" w:rsidRDefault="00B20BBA">
      <w:pPr>
        <w:pStyle w:val="Textoindependiente"/>
        <w:spacing w:before="77" w:line="244" w:lineRule="auto"/>
        <w:ind w:left="116" w:right="154" w:firstLine="298"/>
        <w:jc w:val="both"/>
        <w:rPr>
          <w:w w:val="95"/>
          <w:lang w:val="en-GB"/>
        </w:rPr>
      </w:pPr>
      <w:bookmarkStart w:id="81" w:name="OLE_LINK155"/>
      <w:r w:rsidRPr="00B20BBA">
        <w:rPr>
          <w:w w:val="95"/>
          <w:lang w:val="en-GB"/>
        </w:rPr>
        <w:t xml:space="preserve">The development of the </w:t>
      </w:r>
      <w:proofErr w:type="spellStart"/>
      <w:r w:rsidRPr="00B20BBA">
        <w:rPr>
          <w:w w:val="95"/>
          <w:lang w:val="en-GB"/>
        </w:rPr>
        <w:t>Torddis</w:t>
      </w:r>
      <w:proofErr w:type="spellEnd"/>
      <w:r w:rsidRPr="00B20BBA">
        <w:rPr>
          <w:w w:val="95"/>
          <w:lang w:val="en-GB"/>
        </w:rPr>
        <w:t xml:space="preserve"> system followed a </w:t>
      </w:r>
      <w:bookmarkStart w:id="82" w:name="OLE_LINK176"/>
      <w:r w:rsidRPr="00B20BBA">
        <w:rPr>
          <w:w w:val="95"/>
          <w:lang w:val="en-GB"/>
        </w:rPr>
        <w:t>structured methodology to ensure the effective integration of both hardware and software components, ai</w:t>
      </w:r>
      <w:bookmarkEnd w:id="82"/>
      <w:r w:rsidRPr="00B20BBA">
        <w:rPr>
          <w:w w:val="95"/>
          <w:lang w:val="en-GB"/>
        </w:rPr>
        <w:t xml:space="preserve">med at providing a comprehensive tool for monitoring and enhancing student concentration at home. This section details the materials and methods used in the design, development, and </w:t>
      </w:r>
      <w:bookmarkStart w:id="83" w:name="OLE_LINK177"/>
      <w:r w:rsidRPr="00B20BBA">
        <w:rPr>
          <w:w w:val="95"/>
          <w:lang w:val="en-GB"/>
        </w:rPr>
        <w:t xml:space="preserve">evaluation </w:t>
      </w:r>
      <w:bookmarkEnd w:id="83"/>
      <w:r w:rsidRPr="00B20BBA">
        <w:rPr>
          <w:w w:val="95"/>
          <w:lang w:val="en-GB"/>
        </w:rPr>
        <w:t xml:space="preserve">of the </w:t>
      </w:r>
      <w:proofErr w:type="spellStart"/>
      <w:r w:rsidRPr="00B20BBA">
        <w:rPr>
          <w:w w:val="95"/>
          <w:lang w:val="en-GB"/>
        </w:rPr>
        <w:t>Torddis</w:t>
      </w:r>
      <w:proofErr w:type="spellEnd"/>
      <w:r w:rsidRPr="00B20BBA">
        <w:rPr>
          <w:w w:val="95"/>
          <w:lang w:val="en-GB"/>
        </w:rPr>
        <w:t xml:space="preserve"> system.</w:t>
      </w:r>
    </w:p>
    <w:bookmarkEnd w:id="81"/>
    <w:p w14:paraId="195E9131" w14:textId="3735AAF1" w:rsidR="00AF779A" w:rsidRPr="00D516D6" w:rsidRDefault="00883612">
      <w:pPr>
        <w:pStyle w:val="Textoindependiente"/>
        <w:spacing w:before="77" w:line="244" w:lineRule="auto"/>
        <w:ind w:left="116" w:right="154" w:firstLine="298"/>
        <w:jc w:val="both"/>
        <w:rPr>
          <w:lang w:val="en-GB"/>
        </w:rPr>
      </w:pPr>
      <w:r>
        <w:rPr>
          <w:w w:val="95"/>
          <w:lang w:val="en-GB"/>
        </w:rPr>
        <w:t xml:space="preserve">More specifically, </w:t>
      </w:r>
      <w:proofErr w:type="spellStart"/>
      <w:r w:rsidRPr="00D516D6">
        <w:rPr>
          <w:lang w:val="en-GB"/>
        </w:rPr>
        <w:t>Torddis</w:t>
      </w:r>
      <w:proofErr w:type="spellEnd"/>
      <w:r w:rsidRPr="00D516D6">
        <w:rPr>
          <w:lang w:val="en-GB"/>
        </w:rPr>
        <w:t xml:space="preserve"> was developed using the TDDM4IoTS methodology (</w:t>
      </w:r>
      <w:hyperlink w:anchor="_bookmark63" w:history="1">
        <w:r w:rsidRPr="00D516D6">
          <w:rPr>
            <w:color w:val="2F4F4F"/>
            <w:lang w:val="en-GB"/>
          </w:rPr>
          <w:t>Guerrero-Ulloa et al.</w:t>
        </w:r>
      </w:hyperlink>
      <w:r w:rsidRPr="00D516D6">
        <w:rPr>
          <w:lang w:val="en-GB"/>
        </w:rPr>
        <w:t xml:space="preserve">, </w:t>
      </w:r>
      <w:hyperlink w:anchor="_bookmark63" w:history="1">
        <w:r w:rsidRPr="00D516D6">
          <w:rPr>
            <w:color w:val="2F4F4F"/>
            <w:lang w:val="en-GB"/>
          </w:rPr>
          <w:t>2020</w:t>
        </w:r>
      </w:hyperlink>
      <w:r w:rsidRPr="00D516D6">
        <w:rPr>
          <w:lang w:val="en-GB"/>
        </w:rPr>
        <w:t>). This methodology</w:t>
      </w:r>
      <w:r w:rsidRPr="00D516D6">
        <w:rPr>
          <w:spacing w:val="-12"/>
          <w:lang w:val="en-GB"/>
        </w:rPr>
        <w:t xml:space="preserve"> </w:t>
      </w:r>
      <w:r w:rsidRPr="00D516D6">
        <w:rPr>
          <w:lang w:val="en-GB"/>
        </w:rPr>
        <w:t>is</w:t>
      </w:r>
      <w:r w:rsidRPr="00D516D6">
        <w:rPr>
          <w:spacing w:val="-11"/>
          <w:lang w:val="en-GB"/>
        </w:rPr>
        <w:t xml:space="preserve"> </w:t>
      </w:r>
      <w:r w:rsidRPr="00D516D6">
        <w:rPr>
          <w:lang w:val="en-GB"/>
        </w:rPr>
        <w:t>the</w:t>
      </w:r>
      <w:r w:rsidRPr="00D516D6">
        <w:rPr>
          <w:spacing w:val="-11"/>
          <w:lang w:val="en-GB"/>
        </w:rPr>
        <w:t xml:space="preserve"> </w:t>
      </w:r>
      <w:r w:rsidRPr="00D516D6">
        <w:rPr>
          <w:lang w:val="en-GB"/>
        </w:rPr>
        <w:t>most</w:t>
      </w:r>
      <w:r w:rsidRPr="00D516D6">
        <w:rPr>
          <w:spacing w:val="-11"/>
          <w:lang w:val="en-GB"/>
        </w:rPr>
        <w:t xml:space="preserve"> </w:t>
      </w:r>
      <w:r w:rsidRPr="00D516D6">
        <w:rPr>
          <w:lang w:val="en-GB"/>
        </w:rPr>
        <w:t>comprehensive</w:t>
      </w:r>
      <w:r w:rsidRPr="00D516D6">
        <w:rPr>
          <w:spacing w:val="-11"/>
          <w:lang w:val="en-GB"/>
        </w:rPr>
        <w:t xml:space="preserve"> </w:t>
      </w:r>
      <w:r w:rsidRPr="00D516D6">
        <w:rPr>
          <w:lang w:val="en-GB"/>
        </w:rPr>
        <w:t>with</w:t>
      </w:r>
      <w:r w:rsidRPr="00D516D6">
        <w:rPr>
          <w:spacing w:val="-11"/>
          <w:lang w:val="en-GB"/>
        </w:rPr>
        <w:t xml:space="preserve"> </w:t>
      </w:r>
      <w:r w:rsidRPr="00D516D6">
        <w:rPr>
          <w:lang w:val="en-GB"/>
        </w:rPr>
        <w:t>respect</w:t>
      </w:r>
      <w:r w:rsidRPr="00D516D6">
        <w:rPr>
          <w:spacing w:val="-11"/>
          <w:lang w:val="en-GB"/>
        </w:rPr>
        <w:t xml:space="preserve"> </w:t>
      </w:r>
      <w:r w:rsidRPr="00D516D6">
        <w:rPr>
          <w:lang w:val="en-GB"/>
        </w:rPr>
        <w:t>to</w:t>
      </w:r>
      <w:r w:rsidRPr="00D516D6">
        <w:rPr>
          <w:spacing w:val="-11"/>
          <w:lang w:val="en-GB"/>
        </w:rPr>
        <w:t xml:space="preserve"> </w:t>
      </w:r>
      <w:r w:rsidRPr="00D516D6">
        <w:rPr>
          <w:lang w:val="en-GB"/>
        </w:rPr>
        <w:t>the</w:t>
      </w:r>
      <w:r w:rsidRPr="00D516D6">
        <w:rPr>
          <w:spacing w:val="-11"/>
          <w:lang w:val="en-GB"/>
        </w:rPr>
        <w:t xml:space="preserve"> </w:t>
      </w:r>
      <w:r w:rsidRPr="00D516D6">
        <w:rPr>
          <w:lang w:val="en-GB"/>
        </w:rPr>
        <w:t>system</w:t>
      </w:r>
      <w:r w:rsidRPr="00D516D6">
        <w:rPr>
          <w:spacing w:val="-11"/>
          <w:lang w:val="en-GB"/>
        </w:rPr>
        <w:t xml:space="preserve"> </w:t>
      </w:r>
      <w:r w:rsidRPr="00D516D6">
        <w:rPr>
          <w:lang w:val="en-GB"/>
        </w:rPr>
        <w:t>lifecycle</w:t>
      </w:r>
      <w:r w:rsidRPr="00D516D6">
        <w:rPr>
          <w:spacing w:val="-11"/>
          <w:lang w:val="en-GB"/>
        </w:rPr>
        <w:t xml:space="preserve"> </w:t>
      </w:r>
      <w:r w:rsidRPr="00D516D6">
        <w:rPr>
          <w:lang w:val="en-GB"/>
        </w:rPr>
        <w:t>(</w:t>
      </w:r>
      <w:hyperlink w:anchor="_bookmark65" w:history="1">
        <w:r w:rsidRPr="00D516D6">
          <w:rPr>
            <w:color w:val="2F4F4F"/>
            <w:lang w:val="en-GB"/>
          </w:rPr>
          <w:t>Guerrero-Ulloa,</w:t>
        </w:r>
        <w:r w:rsidRPr="00D516D6">
          <w:rPr>
            <w:color w:val="2F4F4F"/>
            <w:spacing w:val="-11"/>
            <w:lang w:val="en-GB"/>
          </w:rPr>
          <w:t xml:space="preserve"> </w:t>
        </w:r>
        <w:r w:rsidRPr="00D516D6">
          <w:rPr>
            <w:color w:val="2F4F4F"/>
            <w:lang w:val="en-GB"/>
          </w:rPr>
          <w:t>Rodríguez-Domínguez</w:t>
        </w:r>
        <w:r w:rsidRPr="00D516D6">
          <w:rPr>
            <w:color w:val="2F4F4F"/>
            <w:spacing w:val="-11"/>
            <w:lang w:val="en-GB"/>
          </w:rPr>
          <w:t xml:space="preserve"> </w:t>
        </w:r>
        <w:r w:rsidRPr="00D516D6">
          <w:rPr>
            <w:color w:val="2F4F4F"/>
            <w:lang w:val="en-GB"/>
          </w:rPr>
          <w:t>and</w:t>
        </w:r>
      </w:hyperlink>
      <w:r w:rsidRPr="00D516D6">
        <w:rPr>
          <w:color w:val="2F4F4F"/>
          <w:lang w:val="en-GB"/>
        </w:rPr>
        <w:t xml:space="preserve"> </w:t>
      </w:r>
      <w:hyperlink w:anchor="_bookmark65" w:history="1">
        <w:proofErr w:type="spellStart"/>
        <w:r w:rsidRPr="00D516D6">
          <w:rPr>
            <w:color w:val="2F4F4F"/>
            <w:w w:val="95"/>
            <w:lang w:val="en-GB"/>
          </w:rPr>
          <w:t>Hornos</w:t>
        </w:r>
        <w:proofErr w:type="spellEnd"/>
      </w:hyperlink>
      <w:r w:rsidRPr="00D516D6">
        <w:rPr>
          <w:w w:val="95"/>
          <w:lang w:val="en-GB"/>
        </w:rPr>
        <w:t xml:space="preserve">, </w:t>
      </w:r>
      <w:hyperlink w:anchor="_bookmark65" w:history="1">
        <w:r w:rsidRPr="00D516D6">
          <w:rPr>
            <w:color w:val="2F4F4F"/>
            <w:w w:val="95"/>
            <w:lang w:val="en-GB"/>
          </w:rPr>
          <w:t>2023e</w:t>
        </w:r>
      </w:hyperlink>
      <w:r w:rsidRPr="00D516D6">
        <w:rPr>
          <w:w w:val="95"/>
          <w:lang w:val="en-GB"/>
        </w:rPr>
        <w:t>) and has been widely valued (</w:t>
      </w:r>
      <w:hyperlink w:anchor="_bookmark60" w:history="1">
        <w:r w:rsidRPr="00D516D6">
          <w:rPr>
            <w:color w:val="2F4F4F"/>
            <w:w w:val="95"/>
            <w:lang w:val="en-GB"/>
          </w:rPr>
          <w:t xml:space="preserve">Guerrero-Ulloa, </w:t>
        </w:r>
        <w:proofErr w:type="spellStart"/>
        <w:r w:rsidRPr="00D516D6">
          <w:rPr>
            <w:color w:val="2F4F4F"/>
            <w:w w:val="95"/>
            <w:lang w:val="en-GB"/>
          </w:rPr>
          <w:t>Andrango-Catota</w:t>
        </w:r>
        <w:proofErr w:type="spellEnd"/>
        <w:r w:rsidRPr="00D516D6">
          <w:rPr>
            <w:color w:val="2F4F4F"/>
            <w:w w:val="95"/>
            <w:lang w:val="en-GB"/>
          </w:rPr>
          <w:t xml:space="preserve">, Abad-Alay, </w:t>
        </w:r>
        <w:proofErr w:type="spellStart"/>
        <w:r w:rsidRPr="00D516D6">
          <w:rPr>
            <w:color w:val="2F4F4F"/>
            <w:w w:val="95"/>
            <w:lang w:val="en-GB"/>
          </w:rPr>
          <w:t>Hornos</w:t>
        </w:r>
        <w:proofErr w:type="spellEnd"/>
        <w:r w:rsidRPr="00D516D6">
          <w:rPr>
            <w:color w:val="2F4F4F"/>
            <w:w w:val="95"/>
            <w:lang w:val="en-GB"/>
          </w:rPr>
          <w:t xml:space="preserve"> and Rodríguez-</w:t>
        </w:r>
      </w:hyperlink>
      <w:hyperlink w:anchor="_bookmark60" w:history="1">
        <w:r w:rsidRPr="00D516D6">
          <w:rPr>
            <w:color w:val="2F4F4F"/>
            <w:w w:val="95"/>
            <w:lang w:val="en-GB"/>
          </w:rPr>
          <w:t>Domínguez</w:t>
        </w:r>
      </w:hyperlink>
      <w:r w:rsidRPr="00D516D6">
        <w:rPr>
          <w:w w:val="95"/>
          <w:lang w:val="en-GB"/>
        </w:rPr>
        <w:t xml:space="preserve">, </w:t>
      </w:r>
      <w:hyperlink w:anchor="_bookmark60" w:history="1">
        <w:r w:rsidRPr="00D516D6">
          <w:rPr>
            <w:color w:val="2F4F4F"/>
            <w:w w:val="95"/>
            <w:lang w:val="en-GB"/>
          </w:rPr>
          <w:t>2023a</w:t>
        </w:r>
      </w:hyperlink>
      <w:r w:rsidRPr="00D516D6">
        <w:rPr>
          <w:w w:val="95"/>
          <w:lang w:val="en-GB"/>
        </w:rPr>
        <w:t>,</w:t>
      </w:r>
      <w:hyperlink w:anchor="_bookmark61" w:history="1">
        <w:r w:rsidRPr="00D516D6">
          <w:rPr>
            <w:color w:val="2F4F4F"/>
            <w:w w:val="95"/>
            <w:lang w:val="en-GB"/>
          </w:rPr>
          <w:t>b</w:t>
        </w:r>
      </w:hyperlink>
      <w:r w:rsidRPr="00D516D6">
        <w:rPr>
          <w:w w:val="95"/>
          <w:lang w:val="en-GB"/>
        </w:rPr>
        <w:t xml:space="preserve">; </w:t>
      </w:r>
      <w:hyperlink w:anchor="_bookmark64" w:history="1">
        <w:r w:rsidRPr="00D516D6">
          <w:rPr>
            <w:color w:val="2F4F4F"/>
            <w:w w:val="95"/>
            <w:lang w:val="en-GB"/>
          </w:rPr>
          <w:t>Guerrero-Ulloa, Méndez-García, Torres-</w:t>
        </w:r>
        <w:proofErr w:type="spellStart"/>
        <w:r w:rsidRPr="00D516D6">
          <w:rPr>
            <w:color w:val="2F4F4F"/>
            <w:w w:val="95"/>
            <w:lang w:val="en-GB"/>
          </w:rPr>
          <w:t>Lindao</w:t>
        </w:r>
        <w:proofErr w:type="spellEnd"/>
        <w:r w:rsidRPr="00D516D6">
          <w:rPr>
            <w:color w:val="2F4F4F"/>
            <w:w w:val="95"/>
            <w:lang w:val="en-GB"/>
          </w:rPr>
          <w:t>, Zamora-</w:t>
        </w:r>
        <w:proofErr w:type="spellStart"/>
        <w:r w:rsidRPr="00D516D6">
          <w:rPr>
            <w:color w:val="2F4F4F"/>
            <w:w w:val="95"/>
            <w:lang w:val="en-GB"/>
          </w:rPr>
          <w:t>Mecías</w:t>
        </w:r>
        <w:proofErr w:type="spellEnd"/>
        <w:r w:rsidRPr="00D516D6">
          <w:rPr>
            <w:color w:val="2F4F4F"/>
            <w:w w:val="95"/>
            <w:lang w:val="en-GB"/>
          </w:rPr>
          <w:t>, Rodríguez-Domínguez and</w:t>
        </w:r>
      </w:hyperlink>
      <w:r w:rsidRPr="00D516D6">
        <w:rPr>
          <w:color w:val="2F4F4F"/>
          <w:w w:val="95"/>
          <w:lang w:val="en-GB"/>
        </w:rPr>
        <w:t xml:space="preserve"> </w:t>
      </w:r>
      <w:hyperlink w:anchor="_bookmark64" w:history="1">
        <w:proofErr w:type="spellStart"/>
        <w:r w:rsidRPr="00D516D6">
          <w:rPr>
            <w:color w:val="2F4F4F"/>
            <w:w w:val="95"/>
            <w:lang w:val="en-GB"/>
          </w:rPr>
          <w:t>Hornos</w:t>
        </w:r>
        <w:proofErr w:type="spellEnd"/>
      </w:hyperlink>
      <w:r w:rsidRPr="00D516D6">
        <w:rPr>
          <w:w w:val="95"/>
          <w:lang w:val="en-GB"/>
        </w:rPr>
        <w:t xml:space="preserve">, </w:t>
      </w:r>
      <w:hyperlink w:anchor="_bookmark64" w:history="1">
        <w:r w:rsidRPr="00D516D6">
          <w:rPr>
            <w:color w:val="2F4F4F"/>
            <w:w w:val="95"/>
            <w:lang w:val="en-GB"/>
          </w:rPr>
          <w:t>2023d</w:t>
        </w:r>
      </w:hyperlink>
      <w:r w:rsidRPr="00D516D6">
        <w:rPr>
          <w:w w:val="95"/>
          <w:lang w:val="en-GB"/>
        </w:rPr>
        <w:t xml:space="preserve">; </w:t>
      </w:r>
      <w:hyperlink w:anchor="_bookmark62" w:history="1">
        <w:r w:rsidRPr="00D516D6">
          <w:rPr>
            <w:color w:val="2F4F4F"/>
            <w:w w:val="95"/>
            <w:lang w:val="en-GB"/>
          </w:rPr>
          <w:t>Guerrero-Ulloa, Fernández-</w:t>
        </w:r>
        <w:proofErr w:type="spellStart"/>
        <w:r w:rsidRPr="00D516D6">
          <w:rPr>
            <w:color w:val="2F4F4F"/>
            <w:w w:val="95"/>
            <w:lang w:val="en-GB"/>
          </w:rPr>
          <w:t>Loor</w:t>
        </w:r>
        <w:proofErr w:type="spellEnd"/>
        <w:r w:rsidRPr="00D516D6">
          <w:rPr>
            <w:color w:val="2F4F4F"/>
            <w:w w:val="95"/>
            <w:lang w:val="en-GB"/>
          </w:rPr>
          <w:t xml:space="preserve">, Moreira, </w:t>
        </w:r>
        <w:proofErr w:type="spellStart"/>
        <w:r w:rsidRPr="00D516D6">
          <w:rPr>
            <w:color w:val="2F4F4F"/>
            <w:w w:val="95"/>
            <w:lang w:val="en-GB"/>
          </w:rPr>
          <w:t>Novais</w:t>
        </w:r>
        <w:proofErr w:type="spellEnd"/>
        <w:r w:rsidRPr="00D516D6">
          <w:rPr>
            <w:color w:val="2F4F4F"/>
            <w:w w:val="95"/>
            <w:lang w:val="en-GB"/>
          </w:rPr>
          <w:t xml:space="preserve">, Rodríguez-Domínguez and </w:t>
        </w:r>
        <w:proofErr w:type="spellStart"/>
        <w:r w:rsidRPr="00D516D6">
          <w:rPr>
            <w:color w:val="2F4F4F"/>
            <w:w w:val="95"/>
            <w:lang w:val="en-GB"/>
          </w:rPr>
          <w:t>Hornos</w:t>
        </w:r>
        <w:proofErr w:type="spellEnd"/>
      </w:hyperlink>
      <w:r w:rsidRPr="00D516D6">
        <w:rPr>
          <w:w w:val="95"/>
          <w:lang w:val="en-GB"/>
        </w:rPr>
        <w:t xml:space="preserve">, </w:t>
      </w:r>
      <w:hyperlink w:anchor="_bookmark62" w:history="1">
        <w:r w:rsidRPr="00D516D6">
          <w:rPr>
            <w:color w:val="2F4F4F"/>
            <w:w w:val="95"/>
            <w:lang w:val="en-GB"/>
          </w:rPr>
          <w:t>2023c</w:t>
        </w:r>
      </w:hyperlink>
      <w:r w:rsidRPr="00D516D6">
        <w:rPr>
          <w:w w:val="95"/>
          <w:lang w:val="en-GB"/>
        </w:rPr>
        <w:t>). All eleven</w:t>
      </w:r>
      <w:r w:rsidRPr="00D516D6">
        <w:rPr>
          <w:spacing w:val="-7"/>
          <w:w w:val="95"/>
          <w:lang w:val="en-GB"/>
        </w:rPr>
        <w:t xml:space="preserve"> </w:t>
      </w:r>
      <w:r w:rsidRPr="00D516D6">
        <w:rPr>
          <w:w w:val="95"/>
          <w:lang w:val="en-GB"/>
        </w:rPr>
        <w:t>stages</w:t>
      </w:r>
      <w:r w:rsidRPr="00D516D6">
        <w:rPr>
          <w:spacing w:val="-7"/>
          <w:w w:val="95"/>
          <w:lang w:val="en-GB"/>
        </w:rPr>
        <w:t xml:space="preserve"> </w:t>
      </w:r>
      <w:r w:rsidRPr="00D516D6">
        <w:rPr>
          <w:w w:val="95"/>
          <w:lang w:val="en-GB"/>
        </w:rPr>
        <w:t>of</w:t>
      </w:r>
      <w:r w:rsidRPr="00D516D6">
        <w:rPr>
          <w:spacing w:val="-7"/>
          <w:w w:val="95"/>
          <w:lang w:val="en-GB"/>
        </w:rPr>
        <w:t xml:space="preserve"> </w:t>
      </w:r>
      <w:r w:rsidRPr="00D516D6">
        <w:rPr>
          <w:w w:val="95"/>
          <w:lang w:val="en-GB"/>
        </w:rPr>
        <w:t>the</w:t>
      </w:r>
      <w:r w:rsidRPr="00D516D6">
        <w:rPr>
          <w:spacing w:val="-7"/>
          <w:w w:val="95"/>
          <w:lang w:val="en-GB"/>
        </w:rPr>
        <w:t xml:space="preserve"> </w:t>
      </w:r>
      <w:r w:rsidRPr="00D516D6">
        <w:rPr>
          <w:w w:val="95"/>
          <w:lang w:val="en-GB"/>
        </w:rPr>
        <w:t>methodology</w:t>
      </w:r>
      <w:r w:rsidRPr="00D516D6">
        <w:rPr>
          <w:spacing w:val="-7"/>
          <w:w w:val="95"/>
          <w:lang w:val="en-GB"/>
        </w:rPr>
        <w:t xml:space="preserve"> </w:t>
      </w:r>
      <w:r w:rsidRPr="00D516D6">
        <w:rPr>
          <w:w w:val="95"/>
          <w:lang w:val="en-GB"/>
        </w:rPr>
        <w:t>were</w:t>
      </w:r>
      <w:r w:rsidRPr="00D516D6">
        <w:rPr>
          <w:spacing w:val="-7"/>
          <w:w w:val="95"/>
          <w:lang w:val="en-GB"/>
        </w:rPr>
        <w:t xml:space="preserve"> </w:t>
      </w:r>
      <w:r w:rsidRPr="00D516D6">
        <w:rPr>
          <w:w w:val="95"/>
          <w:lang w:val="en-GB"/>
        </w:rPr>
        <w:t>implemented</w:t>
      </w:r>
      <w:r w:rsidRPr="00D516D6">
        <w:rPr>
          <w:spacing w:val="-6"/>
          <w:w w:val="95"/>
          <w:lang w:val="en-GB"/>
        </w:rPr>
        <w:t xml:space="preserve"> </w:t>
      </w:r>
      <w:r w:rsidRPr="00D516D6">
        <w:rPr>
          <w:w w:val="95"/>
          <w:lang w:val="en-GB"/>
        </w:rPr>
        <w:t>during</w:t>
      </w:r>
      <w:r w:rsidRPr="00D516D6">
        <w:rPr>
          <w:spacing w:val="-7"/>
          <w:w w:val="95"/>
          <w:lang w:val="en-GB"/>
        </w:rPr>
        <w:t xml:space="preserve"> </w:t>
      </w:r>
      <w:r w:rsidRPr="00D516D6">
        <w:rPr>
          <w:w w:val="95"/>
          <w:lang w:val="en-GB"/>
        </w:rPr>
        <w:t>the</w:t>
      </w:r>
      <w:r w:rsidRPr="00D516D6">
        <w:rPr>
          <w:spacing w:val="-7"/>
          <w:w w:val="95"/>
          <w:lang w:val="en-GB"/>
        </w:rPr>
        <w:t xml:space="preserve"> </w:t>
      </w:r>
      <w:r w:rsidRPr="00D516D6">
        <w:rPr>
          <w:w w:val="95"/>
          <w:lang w:val="en-GB"/>
        </w:rPr>
        <w:t>development</w:t>
      </w:r>
      <w:r w:rsidRPr="00D516D6">
        <w:rPr>
          <w:spacing w:val="-7"/>
          <w:w w:val="95"/>
          <w:lang w:val="en-GB"/>
        </w:rPr>
        <w:t xml:space="preserve"> </w:t>
      </w:r>
      <w:r w:rsidRPr="00D516D6">
        <w:rPr>
          <w:w w:val="95"/>
          <w:lang w:val="en-GB"/>
        </w:rPr>
        <w:t>of</w:t>
      </w:r>
      <w:r w:rsidRPr="00D516D6">
        <w:rPr>
          <w:spacing w:val="-7"/>
          <w:w w:val="95"/>
          <w:lang w:val="en-GB"/>
        </w:rPr>
        <w:t xml:space="preserve"> </w:t>
      </w:r>
      <w:r w:rsidRPr="00D516D6">
        <w:rPr>
          <w:w w:val="95"/>
          <w:lang w:val="en-GB"/>
        </w:rPr>
        <w:t>the</w:t>
      </w:r>
      <w:r w:rsidRPr="00D516D6">
        <w:rPr>
          <w:spacing w:val="-7"/>
          <w:w w:val="95"/>
          <w:lang w:val="en-GB"/>
        </w:rPr>
        <w:t xml:space="preserve"> </w:t>
      </w:r>
      <w:r w:rsidRPr="00D516D6">
        <w:rPr>
          <w:w w:val="95"/>
          <w:lang w:val="en-GB"/>
        </w:rPr>
        <w:t>technological</w:t>
      </w:r>
      <w:r w:rsidRPr="00D516D6">
        <w:rPr>
          <w:spacing w:val="-7"/>
          <w:w w:val="95"/>
          <w:lang w:val="en-GB"/>
        </w:rPr>
        <w:t xml:space="preserve"> </w:t>
      </w:r>
      <w:r w:rsidRPr="00D516D6">
        <w:rPr>
          <w:w w:val="95"/>
          <w:lang w:val="en-GB"/>
        </w:rPr>
        <w:t>project,</w:t>
      </w:r>
      <w:r w:rsidRPr="00D516D6">
        <w:rPr>
          <w:spacing w:val="-7"/>
          <w:w w:val="95"/>
          <w:lang w:val="en-GB"/>
        </w:rPr>
        <w:t xml:space="preserve"> </w:t>
      </w:r>
      <w:r w:rsidRPr="00D516D6">
        <w:rPr>
          <w:w w:val="95"/>
          <w:lang w:val="en-GB"/>
        </w:rPr>
        <w:t>except</w:t>
      </w:r>
      <w:r w:rsidRPr="00D516D6">
        <w:rPr>
          <w:spacing w:val="-7"/>
          <w:w w:val="95"/>
          <w:lang w:val="en-GB"/>
        </w:rPr>
        <w:t xml:space="preserve"> </w:t>
      </w:r>
      <w:r w:rsidRPr="00D516D6">
        <w:rPr>
          <w:w w:val="95"/>
          <w:lang w:val="en-GB"/>
        </w:rPr>
        <w:t>for the</w:t>
      </w:r>
      <w:r w:rsidRPr="00D516D6">
        <w:rPr>
          <w:spacing w:val="-7"/>
          <w:w w:val="95"/>
          <w:lang w:val="en-GB"/>
        </w:rPr>
        <w:t xml:space="preserve"> </w:t>
      </w:r>
      <w:r w:rsidRPr="00D516D6">
        <w:rPr>
          <w:w w:val="95"/>
          <w:lang w:val="en-GB"/>
        </w:rPr>
        <w:t>last</w:t>
      </w:r>
      <w:r w:rsidRPr="00D516D6">
        <w:rPr>
          <w:spacing w:val="-7"/>
          <w:w w:val="95"/>
          <w:lang w:val="en-GB"/>
        </w:rPr>
        <w:t xml:space="preserve"> </w:t>
      </w:r>
      <w:r w:rsidRPr="00D516D6">
        <w:rPr>
          <w:w w:val="95"/>
          <w:lang w:val="en-GB"/>
        </w:rPr>
        <w:t>stage,</w:t>
      </w:r>
      <w:r w:rsidRPr="00D516D6">
        <w:rPr>
          <w:spacing w:val="-7"/>
          <w:w w:val="95"/>
          <w:lang w:val="en-GB"/>
        </w:rPr>
        <w:t xml:space="preserve"> </w:t>
      </w:r>
      <w:r w:rsidRPr="00D516D6">
        <w:rPr>
          <w:w w:val="95"/>
          <w:lang w:val="en-GB"/>
        </w:rPr>
        <w:t>maintenance,</w:t>
      </w:r>
      <w:r w:rsidRPr="00D516D6">
        <w:rPr>
          <w:spacing w:val="-7"/>
          <w:w w:val="95"/>
          <w:lang w:val="en-GB"/>
        </w:rPr>
        <w:t xml:space="preserve"> </w:t>
      </w:r>
      <w:r w:rsidRPr="00D516D6">
        <w:rPr>
          <w:w w:val="95"/>
          <w:lang w:val="en-GB"/>
        </w:rPr>
        <w:t>because</w:t>
      </w:r>
      <w:r w:rsidRPr="00D516D6">
        <w:rPr>
          <w:spacing w:val="-7"/>
          <w:w w:val="95"/>
          <w:lang w:val="en-GB"/>
        </w:rPr>
        <w:t xml:space="preserve"> </w:t>
      </w:r>
      <w:r w:rsidRPr="00D516D6">
        <w:rPr>
          <w:w w:val="95"/>
          <w:lang w:val="en-GB"/>
        </w:rPr>
        <w:t>the</w:t>
      </w:r>
      <w:r w:rsidRPr="00D516D6">
        <w:rPr>
          <w:spacing w:val="-7"/>
          <w:w w:val="95"/>
          <w:lang w:val="en-GB"/>
        </w:rPr>
        <w:t xml:space="preserve"> </w:t>
      </w:r>
      <w:r w:rsidRPr="00D516D6">
        <w:rPr>
          <w:w w:val="95"/>
          <w:lang w:val="en-GB"/>
        </w:rPr>
        <w:t>system</w:t>
      </w:r>
      <w:r w:rsidRPr="00D516D6">
        <w:rPr>
          <w:spacing w:val="-7"/>
          <w:w w:val="95"/>
          <w:lang w:val="en-GB"/>
        </w:rPr>
        <w:t xml:space="preserve"> </w:t>
      </w:r>
      <w:r w:rsidRPr="00D516D6">
        <w:rPr>
          <w:w w:val="95"/>
          <w:lang w:val="en-GB"/>
        </w:rPr>
        <w:t>had</w:t>
      </w:r>
      <w:r w:rsidRPr="00D516D6">
        <w:rPr>
          <w:spacing w:val="-7"/>
          <w:w w:val="95"/>
          <w:lang w:val="en-GB"/>
        </w:rPr>
        <w:t xml:space="preserve"> </w:t>
      </w:r>
      <w:r w:rsidRPr="00D516D6">
        <w:rPr>
          <w:w w:val="95"/>
          <w:lang w:val="en-GB"/>
        </w:rPr>
        <w:t>a</w:t>
      </w:r>
      <w:r w:rsidRPr="00D516D6">
        <w:rPr>
          <w:spacing w:val="-7"/>
          <w:w w:val="95"/>
          <w:lang w:val="en-GB"/>
        </w:rPr>
        <w:t xml:space="preserve"> </w:t>
      </w:r>
      <w:r w:rsidRPr="00D516D6">
        <w:rPr>
          <w:w w:val="95"/>
          <w:lang w:val="en-GB"/>
        </w:rPr>
        <w:t>very</w:t>
      </w:r>
      <w:r w:rsidRPr="00D516D6">
        <w:rPr>
          <w:spacing w:val="-7"/>
          <w:w w:val="95"/>
          <w:lang w:val="en-GB"/>
        </w:rPr>
        <w:t xml:space="preserve"> </w:t>
      </w:r>
      <w:r w:rsidRPr="00D516D6">
        <w:rPr>
          <w:w w:val="95"/>
          <w:lang w:val="en-GB"/>
        </w:rPr>
        <w:t>short</w:t>
      </w:r>
      <w:r w:rsidRPr="00D516D6">
        <w:rPr>
          <w:spacing w:val="-7"/>
          <w:w w:val="95"/>
          <w:lang w:val="en-GB"/>
        </w:rPr>
        <w:t xml:space="preserve"> </w:t>
      </w:r>
      <w:r w:rsidRPr="00D516D6">
        <w:rPr>
          <w:w w:val="95"/>
          <w:lang w:val="en-GB"/>
        </w:rPr>
        <w:t>lifespan</w:t>
      </w:r>
      <w:r w:rsidRPr="00D516D6">
        <w:rPr>
          <w:spacing w:val="-7"/>
          <w:w w:val="95"/>
          <w:lang w:val="en-GB"/>
        </w:rPr>
        <w:t xml:space="preserve"> </w:t>
      </w:r>
      <w:r w:rsidRPr="00D516D6">
        <w:rPr>
          <w:w w:val="95"/>
          <w:lang w:val="en-GB"/>
        </w:rPr>
        <w:t>at</w:t>
      </w:r>
      <w:r w:rsidRPr="00D516D6">
        <w:rPr>
          <w:spacing w:val="-7"/>
          <w:w w:val="95"/>
          <w:lang w:val="en-GB"/>
        </w:rPr>
        <w:t xml:space="preserve"> </w:t>
      </w:r>
      <w:r w:rsidRPr="00D516D6">
        <w:rPr>
          <w:w w:val="95"/>
          <w:lang w:val="en-GB"/>
        </w:rPr>
        <w:t>the</w:t>
      </w:r>
      <w:r w:rsidRPr="00D516D6">
        <w:rPr>
          <w:spacing w:val="-7"/>
          <w:w w:val="95"/>
          <w:lang w:val="en-GB"/>
        </w:rPr>
        <w:t xml:space="preserve"> </w:t>
      </w:r>
      <w:r w:rsidRPr="00D516D6">
        <w:rPr>
          <w:w w:val="95"/>
          <w:lang w:val="en-GB"/>
        </w:rPr>
        <w:t>time</w:t>
      </w:r>
      <w:r w:rsidRPr="00D516D6">
        <w:rPr>
          <w:spacing w:val="-7"/>
          <w:w w:val="95"/>
          <w:lang w:val="en-GB"/>
        </w:rPr>
        <w:t xml:space="preserve"> </w:t>
      </w:r>
      <w:r w:rsidRPr="00D516D6">
        <w:rPr>
          <w:w w:val="95"/>
          <w:lang w:val="en-GB"/>
        </w:rPr>
        <w:t>of</w:t>
      </w:r>
      <w:r w:rsidRPr="00D516D6">
        <w:rPr>
          <w:spacing w:val="-7"/>
          <w:w w:val="95"/>
          <w:lang w:val="en-GB"/>
        </w:rPr>
        <w:t xml:space="preserve"> </w:t>
      </w:r>
      <w:r w:rsidRPr="00D516D6">
        <w:rPr>
          <w:w w:val="95"/>
          <w:lang w:val="en-GB"/>
        </w:rPr>
        <w:t>this</w:t>
      </w:r>
      <w:r w:rsidRPr="00D516D6">
        <w:rPr>
          <w:spacing w:val="-7"/>
          <w:w w:val="95"/>
          <w:lang w:val="en-GB"/>
        </w:rPr>
        <w:t xml:space="preserve"> </w:t>
      </w:r>
      <w:r>
        <w:rPr>
          <w:w w:val="95"/>
          <w:lang w:val="en-GB"/>
        </w:rPr>
        <w:t>article’s</w:t>
      </w:r>
      <w:r w:rsidRPr="00D516D6">
        <w:rPr>
          <w:spacing w:val="-7"/>
          <w:w w:val="95"/>
          <w:lang w:val="en-GB"/>
        </w:rPr>
        <w:t xml:space="preserve"> </w:t>
      </w:r>
      <w:r w:rsidRPr="00D516D6">
        <w:rPr>
          <w:w w:val="95"/>
          <w:lang w:val="en-GB"/>
        </w:rPr>
        <w:t xml:space="preserve">composition. Moreover, this framework aids in the early detection of errors, helping to reduce development costs and time, and </w:t>
      </w:r>
      <w:r w:rsidRPr="00D516D6">
        <w:rPr>
          <w:lang w:val="en-GB"/>
        </w:rPr>
        <w:t>allowing</w:t>
      </w:r>
      <w:r w:rsidRPr="00D516D6">
        <w:rPr>
          <w:spacing w:val="-4"/>
          <w:lang w:val="en-GB"/>
        </w:rPr>
        <w:t xml:space="preserve"> </w:t>
      </w:r>
      <w:r w:rsidRPr="00D516D6">
        <w:rPr>
          <w:lang w:val="en-GB"/>
        </w:rPr>
        <w:t>for</w:t>
      </w:r>
      <w:r w:rsidRPr="00D516D6">
        <w:rPr>
          <w:spacing w:val="-4"/>
          <w:lang w:val="en-GB"/>
        </w:rPr>
        <w:t xml:space="preserve"> </w:t>
      </w:r>
      <w:r w:rsidRPr="00D516D6">
        <w:rPr>
          <w:lang w:val="en-GB"/>
        </w:rPr>
        <w:t>cleaner</w:t>
      </w:r>
      <w:r w:rsidRPr="00D516D6">
        <w:rPr>
          <w:spacing w:val="-4"/>
          <w:lang w:val="en-GB"/>
        </w:rPr>
        <w:t xml:space="preserve"> </w:t>
      </w:r>
      <w:r w:rsidRPr="00D516D6">
        <w:rPr>
          <w:lang w:val="en-GB"/>
        </w:rPr>
        <w:t>code</w:t>
      </w:r>
      <w:r w:rsidRPr="00D516D6">
        <w:rPr>
          <w:spacing w:val="-4"/>
          <w:lang w:val="en-GB"/>
        </w:rPr>
        <w:t xml:space="preserve"> </w:t>
      </w:r>
      <w:r w:rsidRPr="00D516D6">
        <w:rPr>
          <w:lang w:val="en-GB"/>
        </w:rPr>
        <w:t>(</w:t>
      </w:r>
      <w:hyperlink w:anchor="_bookmark47" w:history="1">
        <w:r w:rsidRPr="00D516D6">
          <w:rPr>
            <w:color w:val="2F4F4F"/>
            <w:lang w:val="en-GB"/>
          </w:rPr>
          <w:t>Beck</w:t>
        </w:r>
      </w:hyperlink>
      <w:r w:rsidRPr="00D516D6">
        <w:rPr>
          <w:lang w:val="en-GB"/>
        </w:rPr>
        <w:t>,</w:t>
      </w:r>
      <w:r w:rsidRPr="00D516D6">
        <w:rPr>
          <w:spacing w:val="-4"/>
          <w:lang w:val="en-GB"/>
        </w:rPr>
        <w:t xml:space="preserve"> </w:t>
      </w:r>
      <w:hyperlink w:anchor="_bookmark47" w:history="1">
        <w:r w:rsidRPr="00D516D6">
          <w:rPr>
            <w:color w:val="2F4F4F"/>
            <w:lang w:val="en-GB"/>
          </w:rPr>
          <w:t>2002</w:t>
        </w:r>
      </w:hyperlink>
      <w:r w:rsidRPr="00D516D6">
        <w:rPr>
          <w:lang w:val="en-GB"/>
        </w:rPr>
        <w:t>).</w:t>
      </w:r>
    </w:p>
    <w:p w14:paraId="5BF4D08D" w14:textId="52044434" w:rsidR="00AF779A" w:rsidRPr="00D516D6" w:rsidRDefault="00E9277B">
      <w:pPr>
        <w:pStyle w:val="Textoindependiente"/>
        <w:spacing w:line="234" w:lineRule="exact"/>
        <w:ind w:left="415"/>
        <w:jc w:val="both"/>
        <w:rPr>
          <w:lang w:val="en-GB"/>
        </w:rPr>
      </w:pPr>
      <w:r w:rsidRPr="00D516D6">
        <w:rPr>
          <w:w w:val="95"/>
          <w:lang w:val="en-GB"/>
        </w:rPr>
        <w:t>The</w:t>
      </w:r>
      <w:r w:rsidRPr="00D516D6">
        <w:rPr>
          <w:spacing w:val="-9"/>
          <w:w w:val="95"/>
          <w:lang w:val="en-GB"/>
        </w:rPr>
        <w:t xml:space="preserve"> </w:t>
      </w:r>
      <w:r w:rsidRPr="00D516D6">
        <w:rPr>
          <w:w w:val="95"/>
          <w:lang w:val="en-GB"/>
        </w:rPr>
        <w:t>roles</w:t>
      </w:r>
      <w:r w:rsidRPr="00D516D6">
        <w:rPr>
          <w:spacing w:val="-8"/>
          <w:w w:val="95"/>
          <w:lang w:val="en-GB"/>
        </w:rPr>
        <w:t xml:space="preserve"> </w:t>
      </w:r>
      <w:r w:rsidRPr="00D516D6">
        <w:rPr>
          <w:w w:val="95"/>
          <w:lang w:val="en-GB"/>
        </w:rPr>
        <w:t>of</w:t>
      </w:r>
      <w:r w:rsidRPr="00D516D6">
        <w:rPr>
          <w:spacing w:val="-9"/>
          <w:w w:val="95"/>
          <w:lang w:val="en-GB"/>
        </w:rPr>
        <w:t xml:space="preserve"> </w:t>
      </w:r>
      <w:r w:rsidRPr="00D516D6">
        <w:rPr>
          <w:w w:val="95"/>
          <w:lang w:val="en-GB"/>
        </w:rPr>
        <w:t>each</w:t>
      </w:r>
      <w:r w:rsidRPr="00D516D6">
        <w:rPr>
          <w:spacing w:val="-8"/>
          <w:w w:val="95"/>
          <w:lang w:val="en-GB"/>
        </w:rPr>
        <w:t xml:space="preserve"> </w:t>
      </w:r>
      <w:r w:rsidRPr="00D516D6">
        <w:rPr>
          <w:w w:val="95"/>
          <w:lang w:val="en-GB"/>
        </w:rPr>
        <w:t>of</w:t>
      </w:r>
      <w:r w:rsidRPr="00D516D6">
        <w:rPr>
          <w:spacing w:val="-9"/>
          <w:w w:val="95"/>
          <w:lang w:val="en-GB"/>
        </w:rPr>
        <w:t xml:space="preserve"> </w:t>
      </w:r>
      <w:r w:rsidRPr="00D516D6">
        <w:rPr>
          <w:w w:val="95"/>
          <w:lang w:val="en-GB"/>
        </w:rPr>
        <w:t>the</w:t>
      </w:r>
      <w:r w:rsidRPr="00D516D6">
        <w:rPr>
          <w:spacing w:val="-8"/>
          <w:w w:val="95"/>
          <w:lang w:val="en-GB"/>
        </w:rPr>
        <w:t xml:space="preserve"> </w:t>
      </w:r>
      <w:r w:rsidRPr="00D516D6">
        <w:rPr>
          <w:w w:val="95"/>
          <w:lang w:val="en-GB"/>
        </w:rPr>
        <w:t>project</w:t>
      </w:r>
      <w:r w:rsidRPr="00D516D6">
        <w:rPr>
          <w:spacing w:val="-9"/>
          <w:w w:val="95"/>
          <w:lang w:val="en-GB"/>
        </w:rPr>
        <w:t xml:space="preserve"> </w:t>
      </w:r>
      <w:r w:rsidRPr="00D516D6">
        <w:rPr>
          <w:w w:val="95"/>
          <w:lang w:val="en-GB"/>
        </w:rPr>
        <w:t>team</w:t>
      </w:r>
      <w:r w:rsidRPr="00D516D6">
        <w:rPr>
          <w:spacing w:val="-8"/>
          <w:w w:val="95"/>
          <w:lang w:val="en-GB"/>
        </w:rPr>
        <w:t xml:space="preserve"> </w:t>
      </w:r>
      <w:r w:rsidRPr="00D516D6">
        <w:rPr>
          <w:w w:val="95"/>
          <w:lang w:val="en-GB"/>
        </w:rPr>
        <w:t>members</w:t>
      </w:r>
      <w:r w:rsidRPr="00D516D6">
        <w:rPr>
          <w:spacing w:val="-9"/>
          <w:w w:val="95"/>
          <w:lang w:val="en-GB"/>
        </w:rPr>
        <w:t xml:space="preserve"> </w:t>
      </w:r>
      <w:r w:rsidRPr="00D516D6">
        <w:rPr>
          <w:w w:val="95"/>
          <w:lang w:val="en-GB"/>
        </w:rPr>
        <w:t>are</w:t>
      </w:r>
      <w:r w:rsidRPr="00D516D6">
        <w:rPr>
          <w:spacing w:val="-8"/>
          <w:w w:val="95"/>
          <w:lang w:val="en-GB"/>
        </w:rPr>
        <w:t xml:space="preserve"> </w:t>
      </w:r>
      <w:r w:rsidRPr="00D516D6">
        <w:rPr>
          <w:w w:val="95"/>
          <w:lang w:val="en-GB"/>
        </w:rPr>
        <w:t>shown</w:t>
      </w:r>
      <w:r w:rsidRPr="00D516D6">
        <w:rPr>
          <w:spacing w:val="-9"/>
          <w:w w:val="95"/>
          <w:lang w:val="en-GB"/>
        </w:rPr>
        <w:t xml:space="preserve"> </w:t>
      </w:r>
      <w:r w:rsidRPr="00D516D6">
        <w:rPr>
          <w:w w:val="95"/>
          <w:lang w:val="en-GB"/>
        </w:rPr>
        <w:t>in</w:t>
      </w:r>
      <w:r w:rsidRPr="00D516D6">
        <w:rPr>
          <w:spacing w:val="-8"/>
          <w:w w:val="95"/>
          <w:lang w:val="en-GB"/>
        </w:rPr>
        <w:t xml:space="preserve"> </w:t>
      </w:r>
      <w:commentRangeStart w:id="84"/>
      <w:commentRangeStart w:id="85"/>
      <w:r w:rsidRPr="00D516D6">
        <w:rPr>
          <w:w w:val="95"/>
          <w:lang w:val="en-GB"/>
        </w:rPr>
        <w:t>Table</w:t>
      </w:r>
      <w:r w:rsidRPr="00D516D6">
        <w:rPr>
          <w:spacing w:val="-9"/>
          <w:w w:val="95"/>
          <w:lang w:val="en-GB"/>
        </w:rPr>
        <w:t xml:space="preserve"> </w:t>
      </w:r>
      <w:hyperlink w:anchor="_bookmark3" w:history="1">
        <w:r w:rsidRPr="00D516D6">
          <w:rPr>
            <w:color w:val="2F4F4F"/>
            <w:spacing w:val="-10"/>
            <w:w w:val="95"/>
            <w:lang w:val="en-GB"/>
          </w:rPr>
          <w:t>2</w:t>
        </w:r>
      </w:hyperlink>
      <w:commentRangeEnd w:id="84"/>
      <w:r w:rsidR="0015587F">
        <w:rPr>
          <w:rStyle w:val="Refdecomentario"/>
        </w:rPr>
        <w:commentReference w:id="84"/>
      </w:r>
      <w:commentRangeEnd w:id="85"/>
      <w:r w:rsidR="004B7110">
        <w:rPr>
          <w:rStyle w:val="Refdecomentario"/>
        </w:rPr>
        <w:commentReference w:id="85"/>
      </w:r>
      <w:r w:rsidR="0015587F">
        <w:rPr>
          <w:color w:val="2F4F4F"/>
          <w:spacing w:val="-10"/>
          <w:w w:val="95"/>
          <w:lang w:val="en-GB"/>
        </w:rPr>
        <w:t>.</w:t>
      </w:r>
    </w:p>
    <w:p w14:paraId="59F1A390" w14:textId="77777777" w:rsidR="00AF779A" w:rsidRPr="00D516D6" w:rsidRDefault="00E9277B">
      <w:pPr>
        <w:pStyle w:val="Ttulo2"/>
        <w:numPr>
          <w:ilvl w:val="1"/>
          <w:numId w:val="15"/>
        </w:numPr>
        <w:tabs>
          <w:tab w:val="left" w:pos="556"/>
        </w:tabs>
        <w:spacing w:before="193"/>
        <w:ind w:hanging="440"/>
        <w:rPr>
          <w:lang w:val="en-GB"/>
        </w:rPr>
      </w:pPr>
      <w:r w:rsidRPr="00D516D6">
        <w:rPr>
          <w:spacing w:val="-2"/>
          <w:lang w:val="en-GB"/>
        </w:rPr>
        <w:t>Preliminary</w:t>
      </w:r>
      <w:r w:rsidRPr="00D516D6">
        <w:rPr>
          <w:spacing w:val="7"/>
          <w:lang w:val="en-GB"/>
        </w:rPr>
        <w:t xml:space="preserve"> </w:t>
      </w:r>
      <w:r w:rsidRPr="00D516D6">
        <w:rPr>
          <w:spacing w:val="-2"/>
          <w:lang w:val="en-GB"/>
        </w:rPr>
        <w:t>Analysis</w:t>
      </w:r>
    </w:p>
    <w:p w14:paraId="261CAC32" w14:textId="78E2FA47" w:rsidR="00AF779A" w:rsidRPr="00D516D6" w:rsidRDefault="00E9277B">
      <w:pPr>
        <w:pStyle w:val="Textoindependiente"/>
        <w:spacing w:before="4" w:line="244" w:lineRule="auto"/>
        <w:ind w:left="116" w:right="154" w:firstLine="298"/>
        <w:jc w:val="both"/>
        <w:rPr>
          <w:lang w:val="en-GB"/>
        </w:rPr>
      </w:pPr>
      <w:r w:rsidRPr="00D516D6">
        <w:rPr>
          <w:w w:val="90"/>
          <w:lang w:val="en-GB"/>
        </w:rPr>
        <w:t>In this stage, an analysis of the preliminary requirements was conducted, encompassing both functional (customer</w:t>
      </w:r>
      <w:r w:rsidRPr="00D516D6">
        <w:rPr>
          <w:lang w:val="en-GB"/>
        </w:rPr>
        <w:t xml:space="preserve"> </w:t>
      </w:r>
      <w:r w:rsidRPr="00D516D6">
        <w:rPr>
          <w:w w:val="90"/>
          <w:lang w:val="en-GB"/>
        </w:rPr>
        <w:t xml:space="preserve">specifications) and </w:t>
      </w:r>
      <w:r w:rsidRPr="00D516D6">
        <w:rPr>
          <w:w w:val="90"/>
          <w:lang w:val="en-GB"/>
        </w:rPr>
        <w:t>non-functional (system quality attributes) aspects at a general level of detail. Use case diagrams were</w:t>
      </w:r>
      <w:r w:rsidRPr="00D516D6">
        <w:rPr>
          <w:lang w:val="en-GB"/>
        </w:rPr>
        <w:t xml:space="preserve"> </w:t>
      </w:r>
      <w:r w:rsidRPr="00D516D6">
        <w:rPr>
          <w:w w:val="90"/>
          <w:lang w:val="en-GB"/>
        </w:rPr>
        <w:t>used for the requirements analysis, utilising the free web tool TDDT4IoTS</w:t>
      </w:r>
      <w:ins w:id="86" w:author="MIGUEL JUAN HORNOS BARRANCO" w:date="2024-06-28T09:54:00Z">
        <w:r w:rsidR="00FF779C">
          <w:rPr>
            <w:w w:val="90"/>
            <w:lang w:val="en-GB"/>
          </w:rPr>
          <w:t>,</w:t>
        </w:r>
      </w:ins>
      <w:r w:rsidRPr="00D516D6">
        <w:rPr>
          <w:w w:val="90"/>
          <w:lang w:val="en-GB"/>
        </w:rPr>
        <w:t xml:space="preserve"> available at </w:t>
      </w:r>
      <w:commentRangeStart w:id="87"/>
      <w:commentRangeStart w:id="88"/>
      <w:r>
        <w:fldChar w:fldCharType="begin"/>
      </w:r>
      <w:r>
        <w:instrText>HYPERLINK "https://aplicaciones.uteq.edu.ec/" \h</w:instrText>
      </w:r>
      <w:r>
        <w:fldChar w:fldCharType="separate"/>
      </w:r>
      <w:r w:rsidRPr="00D516D6">
        <w:rPr>
          <w:color w:val="2F4F4F"/>
          <w:w w:val="90"/>
          <w:lang w:val="en-GB"/>
        </w:rPr>
        <w:t>https://aplicaci</w:t>
      </w:r>
      <w:r w:rsidRPr="00D516D6">
        <w:rPr>
          <w:color w:val="2F4F4F"/>
          <w:w w:val="90"/>
          <w:lang w:val="en-GB"/>
        </w:rPr>
        <w:t>ones.uteq.edu.ec</w:t>
      </w:r>
      <w:r>
        <w:rPr>
          <w:color w:val="2F4F4F"/>
          <w:w w:val="90"/>
          <w:lang w:val="en-GB"/>
        </w:rPr>
        <w:fldChar w:fldCharType="end"/>
      </w:r>
      <w:commentRangeEnd w:id="87"/>
      <w:r w:rsidR="00FF779C">
        <w:rPr>
          <w:rStyle w:val="Refdecomentario"/>
        </w:rPr>
        <w:commentReference w:id="87"/>
      </w:r>
      <w:commentRangeEnd w:id="88"/>
      <w:r w:rsidR="004B7110">
        <w:rPr>
          <w:rStyle w:val="Refdecomentario"/>
        </w:rPr>
        <w:commentReference w:id="88"/>
      </w:r>
      <w:r w:rsidRPr="00D516D6">
        <w:rPr>
          <w:color w:val="2F4F4F"/>
          <w:spacing w:val="80"/>
          <w:w w:val="150"/>
          <w:lang w:val="en-GB"/>
        </w:rPr>
        <w:t xml:space="preserve"> </w:t>
      </w:r>
      <w:r w:rsidRPr="00D516D6">
        <w:rPr>
          <w:w w:val="90"/>
          <w:lang w:val="en-GB"/>
        </w:rPr>
        <w:t xml:space="preserve">or </w:t>
      </w:r>
      <w:hyperlink r:id="rId21">
        <w:r w:rsidRPr="00D516D6">
          <w:rPr>
            <w:color w:val="2F4F4F"/>
            <w:w w:val="90"/>
            <w:lang w:val="en-GB"/>
          </w:rPr>
          <w:t>http://www.tddt4iots.com</w:t>
        </w:r>
      </w:hyperlink>
      <w:r w:rsidRPr="00D516D6">
        <w:rPr>
          <w:w w:val="90"/>
          <w:lang w:val="en-GB"/>
        </w:rPr>
        <w:t xml:space="preserve">. Additionally, the technology to be used for the development of </w:t>
      </w:r>
      <w:proofErr w:type="spellStart"/>
      <w:r w:rsidRPr="00D516D6">
        <w:rPr>
          <w:w w:val="90"/>
          <w:lang w:val="en-GB"/>
        </w:rPr>
        <w:t>Torddis</w:t>
      </w:r>
      <w:proofErr w:type="spellEnd"/>
      <w:r w:rsidRPr="00D516D6">
        <w:rPr>
          <w:w w:val="90"/>
          <w:lang w:val="en-GB"/>
        </w:rPr>
        <w:t xml:space="preserve"> was determined,</w:t>
      </w:r>
      <w:r w:rsidRPr="00D516D6">
        <w:rPr>
          <w:lang w:val="en-GB"/>
        </w:rPr>
        <w:t xml:space="preserve"> </w:t>
      </w:r>
      <w:r w:rsidRPr="00D516D6">
        <w:rPr>
          <w:w w:val="90"/>
          <w:lang w:val="en-GB"/>
        </w:rPr>
        <w:t xml:space="preserve">including hardware resources, technologies, and software tools for </w:t>
      </w:r>
      <w:r w:rsidRPr="00D516D6">
        <w:rPr>
          <w:w w:val="90"/>
          <w:lang w:val="en-GB"/>
        </w:rPr>
        <w:t>developing the mobile application and configuring</w:t>
      </w:r>
      <w:r w:rsidRPr="00D516D6">
        <w:rPr>
          <w:spacing w:val="80"/>
          <w:lang w:val="en-GB"/>
        </w:rPr>
        <w:t xml:space="preserve"> </w:t>
      </w:r>
      <w:r w:rsidRPr="00D516D6">
        <w:rPr>
          <w:w w:val="95"/>
          <w:lang w:val="en-GB"/>
        </w:rPr>
        <w:t xml:space="preserve">the hardware. The choice of resources was based on the authors’ selection criteria, such as the use of open-source </w:t>
      </w:r>
      <w:r w:rsidRPr="00D516D6">
        <w:rPr>
          <w:w w:val="90"/>
          <w:lang w:val="en-GB"/>
        </w:rPr>
        <w:t>software tools and technologies with adequate and sufficient documentation that meet the re</w:t>
      </w:r>
      <w:r w:rsidRPr="00D516D6">
        <w:rPr>
          <w:w w:val="90"/>
          <w:lang w:val="en-GB"/>
        </w:rPr>
        <w:t>quired functionalities and</w:t>
      </w:r>
      <w:r w:rsidRPr="00D516D6">
        <w:rPr>
          <w:lang w:val="en-GB"/>
        </w:rPr>
        <w:t xml:space="preserve"> </w:t>
      </w:r>
      <w:r w:rsidRPr="00D516D6">
        <w:rPr>
          <w:w w:val="90"/>
          <w:lang w:val="en-GB"/>
        </w:rPr>
        <w:lastRenderedPageBreak/>
        <w:t>that the development team has the necessary expertise. Likewise, it was considered important that the IoT hardware be</w:t>
      </w:r>
      <w:r w:rsidRPr="00D516D6">
        <w:rPr>
          <w:lang w:val="en-GB"/>
        </w:rPr>
        <w:t xml:space="preserve"> </w:t>
      </w:r>
      <w:r w:rsidRPr="00D516D6">
        <w:rPr>
          <w:w w:val="90"/>
          <w:lang w:val="en-GB"/>
        </w:rPr>
        <w:t>available in the local market, be economical, meet the required functionalities, and have the necessary documen</w:t>
      </w:r>
      <w:r w:rsidRPr="00D516D6">
        <w:rPr>
          <w:w w:val="90"/>
          <w:lang w:val="en-GB"/>
        </w:rPr>
        <w:t>tation</w:t>
      </w:r>
      <w:r w:rsidRPr="00D516D6">
        <w:rPr>
          <w:spacing w:val="80"/>
          <w:w w:val="150"/>
          <w:lang w:val="en-GB"/>
        </w:rPr>
        <w:t xml:space="preserve"> </w:t>
      </w:r>
      <w:r w:rsidRPr="00D516D6">
        <w:rPr>
          <w:w w:val="95"/>
          <w:lang w:val="en-GB"/>
        </w:rPr>
        <w:t>for</w:t>
      </w:r>
      <w:r w:rsidRPr="00D516D6">
        <w:rPr>
          <w:spacing w:val="-4"/>
          <w:w w:val="95"/>
          <w:lang w:val="en-GB"/>
        </w:rPr>
        <w:t xml:space="preserve"> </w:t>
      </w:r>
      <w:r w:rsidRPr="00D516D6">
        <w:rPr>
          <w:w w:val="95"/>
          <w:lang w:val="en-GB"/>
        </w:rPr>
        <w:t>its</w:t>
      </w:r>
      <w:r w:rsidRPr="00D516D6">
        <w:rPr>
          <w:spacing w:val="-4"/>
          <w:w w:val="95"/>
          <w:lang w:val="en-GB"/>
        </w:rPr>
        <w:t xml:space="preserve"> </w:t>
      </w:r>
      <w:r w:rsidRPr="00D516D6">
        <w:rPr>
          <w:w w:val="95"/>
          <w:lang w:val="en-GB"/>
        </w:rPr>
        <w:t>implementation.</w:t>
      </w:r>
      <w:r w:rsidRPr="00D516D6">
        <w:rPr>
          <w:spacing w:val="-4"/>
          <w:w w:val="95"/>
          <w:lang w:val="en-GB"/>
        </w:rPr>
        <w:t xml:space="preserve"> </w:t>
      </w:r>
      <w:r w:rsidRPr="00D516D6">
        <w:rPr>
          <w:w w:val="95"/>
          <w:lang w:val="en-GB"/>
        </w:rPr>
        <w:t>Although</w:t>
      </w:r>
      <w:r w:rsidRPr="00D516D6">
        <w:rPr>
          <w:spacing w:val="-4"/>
          <w:w w:val="95"/>
          <w:lang w:val="en-GB"/>
        </w:rPr>
        <w:t xml:space="preserve"> </w:t>
      </w:r>
      <w:r w:rsidRPr="00D516D6">
        <w:rPr>
          <w:w w:val="95"/>
          <w:lang w:val="en-GB"/>
        </w:rPr>
        <w:t>not</w:t>
      </w:r>
      <w:r w:rsidRPr="00D516D6">
        <w:rPr>
          <w:spacing w:val="-4"/>
          <w:w w:val="95"/>
          <w:lang w:val="en-GB"/>
        </w:rPr>
        <w:t xml:space="preserve"> </w:t>
      </w:r>
      <w:r w:rsidRPr="00D516D6">
        <w:rPr>
          <w:w w:val="95"/>
          <w:lang w:val="en-GB"/>
        </w:rPr>
        <w:t>mandatory,</w:t>
      </w:r>
      <w:r w:rsidRPr="00D516D6">
        <w:rPr>
          <w:spacing w:val="-4"/>
          <w:w w:val="95"/>
          <w:lang w:val="en-GB"/>
        </w:rPr>
        <w:t xml:space="preserve"> </w:t>
      </w:r>
      <w:r w:rsidRPr="00D516D6">
        <w:rPr>
          <w:w w:val="95"/>
          <w:lang w:val="en-GB"/>
        </w:rPr>
        <w:t>it</w:t>
      </w:r>
      <w:r w:rsidRPr="00D516D6">
        <w:rPr>
          <w:spacing w:val="-4"/>
          <w:w w:val="95"/>
          <w:lang w:val="en-GB"/>
        </w:rPr>
        <w:t xml:space="preserve"> </w:t>
      </w:r>
      <w:r w:rsidRPr="00D516D6">
        <w:rPr>
          <w:w w:val="95"/>
          <w:lang w:val="en-GB"/>
        </w:rPr>
        <w:t>was</w:t>
      </w:r>
      <w:r w:rsidRPr="00D516D6">
        <w:rPr>
          <w:spacing w:val="-4"/>
          <w:w w:val="95"/>
          <w:lang w:val="en-GB"/>
        </w:rPr>
        <w:t xml:space="preserve"> </w:t>
      </w:r>
      <w:r w:rsidRPr="00D516D6">
        <w:rPr>
          <w:w w:val="95"/>
          <w:lang w:val="en-GB"/>
        </w:rPr>
        <w:t>also</w:t>
      </w:r>
      <w:r w:rsidRPr="00D516D6">
        <w:rPr>
          <w:spacing w:val="-4"/>
          <w:w w:val="95"/>
          <w:lang w:val="en-GB"/>
        </w:rPr>
        <w:t xml:space="preserve"> </w:t>
      </w:r>
      <w:r w:rsidRPr="00D516D6">
        <w:rPr>
          <w:w w:val="95"/>
          <w:lang w:val="en-GB"/>
        </w:rPr>
        <w:t>valued</w:t>
      </w:r>
      <w:r w:rsidRPr="00D516D6">
        <w:rPr>
          <w:spacing w:val="-4"/>
          <w:w w:val="95"/>
          <w:lang w:val="en-GB"/>
        </w:rPr>
        <w:t xml:space="preserve"> </w:t>
      </w:r>
      <w:r w:rsidRPr="00D516D6">
        <w:rPr>
          <w:w w:val="95"/>
          <w:lang w:val="en-GB"/>
        </w:rPr>
        <w:t>that</w:t>
      </w:r>
      <w:r w:rsidRPr="00D516D6">
        <w:rPr>
          <w:spacing w:val="-4"/>
          <w:w w:val="95"/>
          <w:lang w:val="en-GB"/>
        </w:rPr>
        <w:t xml:space="preserve"> </w:t>
      </w:r>
      <w:r w:rsidRPr="00D516D6">
        <w:rPr>
          <w:w w:val="95"/>
          <w:lang w:val="en-GB"/>
        </w:rPr>
        <w:t>the</w:t>
      </w:r>
      <w:r w:rsidRPr="00D516D6">
        <w:rPr>
          <w:spacing w:val="-4"/>
          <w:w w:val="95"/>
          <w:lang w:val="en-GB"/>
        </w:rPr>
        <w:t xml:space="preserve"> </w:t>
      </w:r>
      <w:r w:rsidRPr="00D516D6">
        <w:rPr>
          <w:w w:val="95"/>
          <w:lang w:val="en-GB"/>
        </w:rPr>
        <w:t>development</w:t>
      </w:r>
      <w:r w:rsidRPr="00D516D6">
        <w:rPr>
          <w:spacing w:val="-4"/>
          <w:w w:val="95"/>
          <w:lang w:val="en-GB"/>
        </w:rPr>
        <w:t xml:space="preserve"> </w:t>
      </w:r>
      <w:r w:rsidRPr="00D516D6">
        <w:rPr>
          <w:w w:val="95"/>
          <w:lang w:val="en-GB"/>
        </w:rPr>
        <w:t>team</w:t>
      </w:r>
      <w:r w:rsidRPr="00D516D6">
        <w:rPr>
          <w:spacing w:val="-4"/>
          <w:w w:val="95"/>
          <w:lang w:val="en-GB"/>
        </w:rPr>
        <w:t xml:space="preserve"> </w:t>
      </w:r>
      <w:r w:rsidRPr="00D516D6">
        <w:rPr>
          <w:w w:val="95"/>
          <w:lang w:val="en-GB"/>
        </w:rPr>
        <w:t>had</w:t>
      </w:r>
      <w:r w:rsidRPr="00D516D6">
        <w:rPr>
          <w:spacing w:val="-4"/>
          <w:w w:val="95"/>
          <w:lang w:val="en-GB"/>
        </w:rPr>
        <w:t xml:space="preserve"> </w:t>
      </w:r>
      <w:r w:rsidRPr="00D516D6">
        <w:rPr>
          <w:w w:val="95"/>
          <w:lang w:val="en-GB"/>
        </w:rPr>
        <w:t>experience</w:t>
      </w:r>
      <w:r w:rsidRPr="00D516D6">
        <w:rPr>
          <w:spacing w:val="-4"/>
          <w:w w:val="95"/>
          <w:lang w:val="en-GB"/>
        </w:rPr>
        <w:t xml:space="preserve"> </w:t>
      </w:r>
      <w:r w:rsidRPr="00D516D6">
        <w:rPr>
          <w:w w:val="95"/>
          <w:lang w:val="en-GB"/>
        </w:rPr>
        <w:t>in</w:t>
      </w:r>
      <w:r w:rsidRPr="00D516D6">
        <w:rPr>
          <w:spacing w:val="-4"/>
          <w:w w:val="95"/>
          <w:lang w:val="en-GB"/>
        </w:rPr>
        <w:t xml:space="preserve"> </w:t>
      </w:r>
      <w:r w:rsidRPr="00D516D6">
        <w:rPr>
          <w:w w:val="95"/>
          <w:lang w:val="en-GB"/>
        </w:rPr>
        <w:t xml:space="preserve">its </w:t>
      </w:r>
      <w:r w:rsidRPr="00D516D6">
        <w:rPr>
          <w:lang w:val="en-GB"/>
        </w:rPr>
        <w:t>configuration and use.</w:t>
      </w:r>
    </w:p>
    <w:p w14:paraId="6133E537" w14:textId="77777777" w:rsidR="00AF779A" w:rsidRPr="00D516D6" w:rsidRDefault="00E9277B">
      <w:pPr>
        <w:pStyle w:val="Ttulo3"/>
        <w:numPr>
          <w:ilvl w:val="2"/>
          <w:numId w:val="15"/>
        </w:numPr>
        <w:tabs>
          <w:tab w:val="left" w:pos="693"/>
        </w:tabs>
        <w:spacing w:before="187"/>
        <w:ind w:hanging="577"/>
        <w:rPr>
          <w:lang w:val="en-GB"/>
        </w:rPr>
      </w:pPr>
      <w:r w:rsidRPr="00D516D6">
        <w:rPr>
          <w:lang w:val="en-GB"/>
        </w:rPr>
        <w:t>Method</w:t>
      </w:r>
      <w:r w:rsidRPr="00D516D6">
        <w:rPr>
          <w:spacing w:val="-12"/>
          <w:lang w:val="en-GB"/>
        </w:rPr>
        <w:t xml:space="preserve"> </w:t>
      </w:r>
      <w:r w:rsidRPr="00D516D6">
        <w:rPr>
          <w:lang w:val="en-GB"/>
        </w:rPr>
        <w:t>for</w:t>
      </w:r>
      <w:r w:rsidRPr="00D516D6">
        <w:rPr>
          <w:spacing w:val="-11"/>
          <w:lang w:val="en-GB"/>
        </w:rPr>
        <w:t xml:space="preserve"> </w:t>
      </w:r>
      <w:r w:rsidRPr="00D516D6">
        <w:rPr>
          <w:lang w:val="en-GB"/>
        </w:rPr>
        <w:t>Facial</w:t>
      </w:r>
      <w:r w:rsidRPr="00D516D6">
        <w:rPr>
          <w:spacing w:val="-12"/>
          <w:lang w:val="en-GB"/>
        </w:rPr>
        <w:t xml:space="preserve"> </w:t>
      </w:r>
      <w:r w:rsidRPr="00D516D6">
        <w:rPr>
          <w:lang w:val="en-GB"/>
        </w:rPr>
        <w:t>Expression</w:t>
      </w:r>
      <w:r w:rsidRPr="00D516D6">
        <w:rPr>
          <w:spacing w:val="-11"/>
          <w:lang w:val="en-GB"/>
        </w:rPr>
        <w:t xml:space="preserve"> </w:t>
      </w:r>
      <w:r w:rsidRPr="00D516D6">
        <w:rPr>
          <w:spacing w:val="-2"/>
          <w:lang w:val="en-GB"/>
        </w:rPr>
        <w:t>Recognition</w:t>
      </w:r>
    </w:p>
    <w:p w14:paraId="1EED606D" w14:textId="77777777" w:rsidR="00AF779A" w:rsidRPr="00D516D6" w:rsidRDefault="00E9277B">
      <w:pPr>
        <w:pStyle w:val="Textoindependiente"/>
        <w:spacing w:before="5" w:line="244" w:lineRule="auto"/>
        <w:ind w:left="116" w:right="154" w:firstLine="298"/>
        <w:jc w:val="both"/>
        <w:rPr>
          <w:lang w:val="en-GB"/>
        </w:rPr>
      </w:pPr>
      <w:r w:rsidRPr="00D516D6">
        <w:rPr>
          <w:spacing w:val="-2"/>
          <w:w w:val="95"/>
          <w:lang w:val="en-GB"/>
        </w:rPr>
        <w:t xml:space="preserve">The method used for facial expression recognition is illustrated in Figure </w:t>
      </w:r>
      <w:hyperlink w:anchor="_bookmark5" w:history="1">
        <w:r w:rsidRPr="00D516D6">
          <w:rPr>
            <w:color w:val="2F4F4F"/>
            <w:spacing w:val="-2"/>
            <w:w w:val="95"/>
            <w:lang w:val="en-GB"/>
          </w:rPr>
          <w:t>2</w:t>
        </w:r>
      </w:hyperlink>
      <w:r w:rsidRPr="00D516D6">
        <w:rPr>
          <w:spacing w:val="-2"/>
          <w:w w:val="95"/>
          <w:lang w:val="en-GB"/>
        </w:rPr>
        <w:t>. This process requires a photograph as</w:t>
      </w:r>
      <w:r w:rsidRPr="00D516D6">
        <w:rPr>
          <w:w w:val="95"/>
          <w:lang w:val="en-GB"/>
        </w:rPr>
        <w:t xml:space="preserve"> </w:t>
      </w:r>
      <w:r w:rsidRPr="00D516D6">
        <w:rPr>
          <w:w w:val="90"/>
          <w:lang w:val="en-GB"/>
        </w:rPr>
        <w:t xml:space="preserve">input, which must clearly display a person’s face. Subsequently, feature extraction is carried out, and these </w:t>
      </w:r>
      <w:r w:rsidRPr="00D516D6">
        <w:rPr>
          <w:w w:val="90"/>
          <w:lang w:val="en-GB"/>
        </w:rPr>
        <w:t>features are</w:t>
      </w:r>
      <w:r w:rsidRPr="00D516D6">
        <w:rPr>
          <w:lang w:val="en-GB"/>
        </w:rPr>
        <w:t xml:space="preserve"> </w:t>
      </w:r>
      <w:r w:rsidRPr="00D516D6">
        <w:rPr>
          <w:w w:val="90"/>
          <w:lang w:val="en-GB"/>
        </w:rPr>
        <w:t>compared</w:t>
      </w:r>
      <w:r w:rsidRPr="00D516D6">
        <w:rPr>
          <w:lang w:val="en-GB"/>
        </w:rPr>
        <w:t xml:space="preserve"> </w:t>
      </w:r>
      <w:r w:rsidRPr="00D516D6">
        <w:rPr>
          <w:w w:val="90"/>
          <w:lang w:val="en-GB"/>
        </w:rPr>
        <w:t>using</w:t>
      </w:r>
      <w:r w:rsidRPr="00D516D6">
        <w:rPr>
          <w:lang w:val="en-GB"/>
        </w:rPr>
        <w:t xml:space="preserve"> </w:t>
      </w:r>
      <w:r w:rsidRPr="00D516D6">
        <w:rPr>
          <w:w w:val="90"/>
          <w:lang w:val="en-GB"/>
        </w:rPr>
        <w:t>a</w:t>
      </w:r>
      <w:r w:rsidRPr="00D516D6">
        <w:rPr>
          <w:lang w:val="en-GB"/>
        </w:rPr>
        <w:t xml:space="preserve"> </w:t>
      </w:r>
      <w:r w:rsidRPr="00D516D6">
        <w:rPr>
          <w:w w:val="90"/>
          <w:lang w:val="en-GB"/>
        </w:rPr>
        <w:t>computational</w:t>
      </w:r>
      <w:r w:rsidRPr="00D516D6">
        <w:rPr>
          <w:lang w:val="en-GB"/>
        </w:rPr>
        <w:t xml:space="preserve"> </w:t>
      </w:r>
      <w:r w:rsidRPr="00D516D6">
        <w:rPr>
          <w:w w:val="90"/>
          <w:lang w:val="en-GB"/>
        </w:rPr>
        <w:t>model.</w:t>
      </w:r>
      <w:r w:rsidRPr="00D516D6">
        <w:rPr>
          <w:lang w:val="en-GB"/>
        </w:rPr>
        <w:t xml:space="preserve"> </w:t>
      </w:r>
      <w:r w:rsidRPr="00D516D6">
        <w:rPr>
          <w:w w:val="90"/>
          <w:lang w:val="en-GB"/>
        </w:rPr>
        <w:t>This</w:t>
      </w:r>
      <w:r w:rsidRPr="00D516D6">
        <w:rPr>
          <w:lang w:val="en-GB"/>
        </w:rPr>
        <w:t xml:space="preserve"> </w:t>
      </w:r>
      <w:r w:rsidRPr="00D516D6">
        <w:rPr>
          <w:w w:val="90"/>
          <w:lang w:val="en-GB"/>
        </w:rPr>
        <w:t>model</w:t>
      </w:r>
      <w:r w:rsidRPr="00D516D6">
        <w:rPr>
          <w:lang w:val="en-GB"/>
        </w:rPr>
        <w:t xml:space="preserve"> </w:t>
      </w:r>
      <w:r w:rsidRPr="00D516D6">
        <w:rPr>
          <w:w w:val="90"/>
          <w:lang w:val="en-GB"/>
        </w:rPr>
        <w:t>was</w:t>
      </w:r>
      <w:r w:rsidRPr="00D516D6">
        <w:rPr>
          <w:lang w:val="en-GB"/>
        </w:rPr>
        <w:t xml:space="preserve"> </w:t>
      </w:r>
      <w:r w:rsidRPr="00D516D6">
        <w:rPr>
          <w:w w:val="90"/>
          <w:lang w:val="en-GB"/>
        </w:rPr>
        <w:t>trained</w:t>
      </w:r>
      <w:r w:rsidRPr="00D516D6">
        <w:rPr>
          <w:lang w:val="en-GB"/>
        </w:rPr>
        <w:t xml:space="preserve"> </w:t>
      </w:r>
      <w:r w:rsidRPr="00D516D6">
        <w:rPr>
          <w:w w:val="90"/>
          <w:lang w:val="en-GB"/>
        </w:rPr>
        <w:t>using</w:t>
      </w:r>
      <w:r w:rsidRPr="00D516D6">
        <w:rPr>
          <w:lang w:val="en-GB"/>
        </w:rPr>
        <w:t xml:space="preserve"> </w:t>
      </w:r>
      <w:r w:rsidRPr="00D516D6">
        <w:rPr>
          <w:w w:val="90"/>
          <w:lang w:val="en-GB"/>
        </w:rPr>
        <w:t>a</w:t>
      </w:r>
      <w:r w:rsidRPr="00D516D6">
        <w:rPr>
          <w:lang w:val="en-GB"/>
        </w:rPr>
        <w:t xml:space="preserve"> </w:t>
      </w:r>
      <w:r w:rsidRPr="00D516D6">
        <w:rPr>
          <w:w w:val="90"/>
          <w:lang w:val="en-GB"/>
        </w:rPr>
        <w:t>set</w:t>
      </w:r>
      <w:r w:rsidRPr="00D516D6">
        <w:rPr>
          <w:lang w:val="en-GB"/>
        </w:rPr>
        <w:t xml:space="preserve"> </w:t>
      </w:r>
      <w:r w:rsidRPr="00D516D6">
        <w:rPr>
          <w:w w:val="90"/>
          <w:lang w:val="en-GB"/>
        </w:rPr>
        <w:t>of</w:t>
      </w:r>
      <w:r w:rsidRPr="00D516D6">
        <w:rPr>
          <w:lang w:val="en-GB"/>
        </w:rPr>
        <w:t xml:space="preserve"> </w:t>
      </w:r>
      <w:r w:rsidRPr="00D516D6">
        <w:rPr>
          <w:w w:val="90"/>
          <w:lang w:val="en-GB"/>
        </w:rPr>
        <w:t>images</w:t>
      </w:r>
      <w:r w:rsidRPr="00D516D6">
        <w:rPr>
          <w:lang w:val="en-GB"/>
        </w:rPr>
        <w:t xml:space="preserve"> </w:t>
      </w:r>
      <w:r w:rsidRPr="00D516D6">
        <w:rPr>
          <w:w w:val="90"/>
          <w:lang w:val="en-GB"/>
        </w:rPr>
        <w:t>representing</w:t>
      </w:r>
      <w:r w:rsidRPr="00D516D6">
        <w:rPr>
          <w:lang w:val="en-GB"/>
        </w:rPr>
        <w:t xml:space="preserve"> </w:t>
      </w:r>
      <w:r w:rsidRPr="00D516D6">
        <w:rPr>
          <w:w w:val="90"/>
          <w:lang w:val="en-GB"/>
        </w:rPr>
        <w:t>the</w:t>
      </w:r>
      <w:r w:rsidRPr="00D516D6">
        <w:rPr>
          <w:lang w:val="en-GB"/>
        </w:rPr>
        <w:t xml:space="preserve"> </w:t>
      </w:r>
      <w:r w:rsidRPr="00D516D6">
        <w:rPr>
          <w:w w:val="90"/>
          <w:lang w:val="en-GB"/>
        </w:rPr>
        <w:t>characteristics</w:t>
      </w:r>
      <w:r w:rsidRPr="00D516D6">
        <w:rPr>
          <w:spacing w:val="80"/>
          <w:w w:val="150"/>
          <w:lang w:val="en-GB"/>
        </w:rPr>
        <w:t xml:space="preserve"> </w:t>
      </w:r>
      <w:r w:rsidRPr="00D516D6">
        <w:rPr>
          <w:w w:val="95"/>
          <w:lang w:val="en-GB"/>
        </w:rPr>
        <w:t>of</w:t>
      </w:r>
      <w:r w:rsidRPr="00D516D6">
        <w:rPr>
          <w:spacing w:val="-1"/>
          <w:w w:val="95"/>
          <w:lang w:val="en-GB"/>
        </w:rPr>
        <w:t xml:space="preserve"> </w:t>
      </w:r>
      <w:r w:rsidRPr="00D516D6">
        <w:rPr>
          <w:w w:val="95"/>
          <w:lang w:val="en-GB"/>
        </w:rPr>
        <w:t>seven</w:t>
      </w:r>
      <w:r w:rsidRPr="00D516D6">
        <w:rPr>
          <w:spacing w:val="-1"/>
          <w:w w:val="95"/>
          <w:lang w:val="en-GB"/>
        </w:rPr>
        <w:t xml:space="preserve"> </w:t>
      </w:r>
      <w:r w:rsidRPr="00D516D6">
        <w:rPr>
          <w:w w:val="95"/>
          <w:lang w:val="en-GB"/>
        </w:rPr>
        <w:t>types</w:t>
      </w:r>
      <w:r w:rsidRPr="00D516D6">
        <w:rPr>
          <w:spacing w:val="-1"/>
          <w:w w:val="95"/>
          <w:lang w:val="en-GB"/>
        </w:rPr>
        <w:t xml:space="preserve"> </w:t>
      </w:r>
      <w:r w:rsidRPr="00D516D6">
        <w:rPr>
          <w:w w:val="95"/>
          <w:lang w:val="en-GB"/>
        </w:rPr>
        <w:t>of</w:t>
      </w:r>
      <w:r w:rsidRPr="00D516D6">
        <w:rPr>
          <w:spacing w:val="-1"/>
          <w:w w:val="95"/>
          <w:lang w:val="en-GB"/>
        </w:rPr>
        <w:t xml:space="preserve"> </w:t>
      </w:r>
      <w:r w:rsidRPr="00D516D6">
        <w:rPr>
          <w:w w:val="95"/>
          <w:lang w:val="en-GB"/>
        </w:rPr>
        <w:t>facial</w:t>
      </w:r>
      <w:r w:rsidRPr="00D516D6">
        <w:rPr>
          <w:spacing w:val="-1"/>
          <w:w w:val="95"/>
          <w:lang w:val="en-GB"/>
        </w:rPr>
        <w:t xml:space="preserve"> </w:t>
      </w:r>
      <w:r w:rsidRPr="00D516D6">
        <w:rPr>
          <w:w w:val="95"/>
          <w:lang w:val="en-GB"/>
        </w:rPr>
        <w:t>expressions.</w:t>
      </w:r>
      <w:r w:rsidRPr="00D516D6">
        <w:rPr>
          <w:spacing w:val="-1"/>
          <w:w w:val="95"/>
          <w:lang w:val="en-GB"/>
        </w:rPr>
        <w:t xml:space="preserve"> </w:t>
      </w:r>
      <w:r w:rsidRPr="00D516D6">
        <w:rPr>
          <w:w w:val="95"/>
          <w:lang w:val="en-GB"/>
        </w:rPr>
        <w:t>The</w:t>
      </w:r>
      <w:r w:rsidRPr="00D516D6">
        <w:rPr>
          <w:spacing w:val="-1"/>
          <w:w w:val="95"/>
          <w:lang w:val="en-GB"/>
        </w:rPr>
        <w:t xml:space="preserve"> </w:t>
      </w:r>
      <w:r w:rsidRPr="00D516D6">
        <w:rPr>
          <w:w w:val="95"/>
          <w:lang w:val="en-GB"/>
        </w:rPr>
        <w:t>expressions</w:t>
      </w:r>
      <w:r w:rsidRPr="00D516D6">
        <w:rPr>
          <w:spacing w:val="-1"/>
          <w:w w:val="95"/>
          <w:lang w:val="en-GB"/>
        </w:rPr>
        <w:t xml:space="preserve"> </w:t>
      </w:r>
      <w:r w:rsidRPr="00D516D6">
        <w:rPr>
          <w:w w:val="95"/>
          <w:lang w:val="en-GB"/>
        </w:rPr>
        <w:t>considered</w:t>
      </w:r>
      <w:r w:rsidRPr="00D516D6">
        <w:rPr>
          <w:spacing w:val="-1"/>
          <w:w w:val="95"/>
          <w:lang w:val="en-GB"/>
        </w:rPr>
        <w:t xml:space="preserve"> </w:t>
      </w:r>
      <w:r w:rsidRPr="00D516D6">
        <w:rPr>
          <w:w w:val="95"/>
          <w:lang w:val="en-GB"/>
        </w:rPr>
        <w:t>correspond</w:t>
      </w:r>
      <w:r w:rsidRPr="00D516D6">
        <w:rPr>
          <w:spacing w:val="-1"/>
          <w:w w:val="95"/>
          <w:lang w:val="en-GB"/>
        </w:rPr>
        <w:t xml:space="preserve"> </w:t>
      </w:r>
      <w:r w:rsidRPr="00D516D6">
        <w:rPr>
          <w:w w:val="95"/>
          <w:lang w:val="en-GB"/>
        </w:rPr>
        <w:t>to</w:t>
      </w:r>
      <w:r w:rsidRPr="00D516D6">
        <w:rPr>
          <w:spacing w:val="-1"/>
          <w:w w:val="95"/>
          <w:lang w:val="en-GB"/>
        </w:rPr>
        <w:t xml:space="preserve"> </w:t>
      </w:r>
      <w:r w:rsidRPr="00D516D6">
        <w:rPr>
          <w:w w:val="95"/>
          <w:lang w:val="en-GB"/>
        </w:rPr>
        <w:t>the</w:t>
      </w:r>
      <w:r w:rsidRPr="00D516D6">
        <w:rPr>
          <w:spacing w:val="-1"/>
          <w:w w:val="95"/>
          <w:lang w:val="en-GB"/>
        </w:rPr>
        <w:t xml:space="preserve"> </w:t>
      </w:r>
      <w:r w:rsidRPr="00D516D6">
        <w:rPr>
          <w:w w:val="95"/>
          <w:lang w:val="en-GB"/>
        </w:rPr>
        <w:t>basic</w:t>
      </w:r>
      <w:r w:rsidRPr="00D516D6">
        <w:rPr>
          <w:spacing w:val="-1"/>
          <w:w w:val="95"/>
          <w:lang w:val="en-GB"/>
        </w:rPr>
        <w:t xml:space="preserve"> </w:t>
      </w:r>
      <w:r w:rsidRPr="00D516D6">
        <w:rPr>
          <w:w w:val="95"/>
          <w:lang w:val="en-GB"/>
        </w:rPr>
        <w:t>universal</w:t>
      </w:r>
      <w:r w:rsidRPr="00D516D6">
        <w:rPr>
          <w:spacing w:val="-1"/>
          <w:w w:val="95"/>
          <w:lang w:val="en-GB"/>
        </w:rPr>
        <w:t xml:space="preserve"> </w:t>
      </w:r>
      <w:r w:rsidRPr="00D516D6">
        <w:rPr>
          <w:w w:val="95"/>
          <w:lang w:val="en-GB"/>
        </w:rPr>
        <w:t>emotions</w:t>
      </w:r>
      <w:bookmarkStart w:id="89" w:name="OLE_LINK179"/>
      <w:r w:rsidRPr="00D516D6">
        <w:rPr>
          <w:w w:val="95"/>
          <w:lang w:val="en-GB"/>
        </w:rPr>
        <w:t>:</w:t>
      </w:r>
      <w:r w:rsidRPr="00D516D6">
        <w:rPr>
          <w:spacing w:val="-1"/>
          <w:w w:val="95"/>
          <w:lang w:val="en-GB"/>
        </w:rPr>
        <w:t xml:space="preserve"> </w:t>
      </w:r>
      <w:r w:rsidRPr="00D516D6">
        <w:rPr>
          <w:w w:val="95"/>
          <w:lang w:val="en-GB"/>
        </w:rPr>
        <w:t>anger</w:t>
      </w:r>
      <w:bookmarkStart w:id="90" w:name="OLE_LINK169"/>
      <w:r w:rsidRPr="00D516D6">
        <w:rPr>
          <w:w w:val="95"/>
          <w:lang w:val="en-GB"/>
        </w:rPr>
        <w:t xml:space="preserve">, </w:t>
      </w:r>
      <w:bookmarkEnd w:id="90"/>
      <w:r w:rsidRPr="00D516D6">
        <w:rPr>
          <w:w w:val="95"/>
          <w:lang w:val="en-GB"/>
        </w:rPr>
        <w:t>disgust, fear, happiness, sadness, surprise, and neutral</w:t>
      </w:r>
      <w:bookmarkEnd w:id="89"/>
      <w:r w:rsidRPr="00D516D6">
        <w:rPr>
          <w:w w:val="95"/>
          <w:lang w:val="en-GB"/>
        </w:rPr>
        <w:t xml:space="preserve"> (</w:t>
      </w:r>
      <w:hyperlink w:anchor="_bookmark106" w:history="1">
        <w:r w:rsidRPr="00D516D6">
          <w:rPr>
            <w:color w:val="2F4F4F"/>
            <w:w w:val="95"/>
            <w:lang w:val="en-GB"/>
          </w:rPr>
          <w:t>Zhang and Yu</w:t>
        </w:r>
      </w:hyperlink>
      <w:r w:rsidRPr="00D516D6">
        <w:rPr>
          <w:w w:val="95"/>
          <w:lang w:val="en-GB"/>
        </w:rPr>
        <w:t xml:space="preserve">, </w:t>
      </w:r>
      <w:hyperlink w:anchor="_bookmark106" w:history="1">
        <w:r w:rsidRPr="00D516D6">
          <w:rPr>
            <w:color w:val="2F4F4F"/>
            <w:w w:val="95"/>
            <w:lang w:val="en-GB"/>
          </w:rPr>
          <w:t>2022</w:t>
        </w:r>
      </w:hyperlink>
      <w:r w:rsidRPr="00D516D6">
        <w:rPr>
          <w:w w:val="95"/>
          <w:lang w:val="en-GB"/>
        </w:rPr>
        <w:t>).</w:t>
      </w:r>
    </w:p>
    <w:p w14:paraId="1398E93A" w14:textId="77777777" w:rsidR="00AF779A" w:rsidRPr="00D516D6" w:rsidRDefault="00E9277B">
      <w:pPr>
        <w:pStyle w:val="Textoindependiente"/>
        <w:spacing w:before="10"/>
        <w:rPr>
          <w:sz w:val="17"/>
          <w:lang w:val="en-GB"/>
        </w:rPr>
      </w:pPr>
      <w:r>
        <w:rPr>
          <w:lang w:val="en-GB"/>
        </w:rPr>
        <w:pict w14:anchorId="5977F1A0">
          <v:group id="docshapegroup19" o:spid="_x0000_s1296" alt="" style="position:absolute;margin-left:38.85pt;margin-top:11.7pt;width:466.6pt;height:233.9pt;z-index:-15723520;mso-wrap-distance-left:0;mso-wrap-distance-right:0;mso-position-horizontal-relative:page" coordorigin="777,234" coordsize="9332,46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0" o:spid="_x0000_s1297" type="#_x0000_t75" alt="" style="position:absolute;left:898;top:328;width:9067;height:4461">
              <v:imagedata r:id="rId22" o:title=""/>
            </v:shape>
            <v:line id="_x0000_s1298" alt="" style="position:absolute" from="777,248" to="10109,248" strokeweight=".51472mm"/>
            <v:line id="_x0000_s1299" alt="" style="position:absolute" from="791,4897" to="791,248" strokeweight=".51472mm"/>
            <v:line id="_x0000_s1300" alt="" style="position:absolute" from="10094,4897" to="10094,248" strokeweight=".51472mm"/>
            <v:line id="_x0000_s1301" alt="" style="position:absolute" from="777,4897" to="10109,4897" strokeweight=".51472mm"/>
            <w10:wrap type="topAndBottom" anchorx="page"/>
          </v:group>
        </w:pict>
      </w:r>
    </w:p>
    <w:p w14:paraId="6C380F50" w14:textId="0911F2DB" w:rsidR="00AF779A" w:rsidRPr="00D516D6" w:rsidRDefault="00E9277B">
      <w:pPr>
        <w:spacing w:before="156"/>
        <w:ind w:right="37"/>
        <w:jc w:val="center"/>
        <w:rPr>
          <w:rFonts w:ascii="Calibri"/>
          <w:sz w:val="18"/>
          <w:lang w:val="en-GB"/>
        </w:rPr>
      </w:pPr>
      <w:bookmarkStart w:id="91" w:name="_bookmark5"/>
      <w:bookmarkEnd w:id="91"/>
      <w:r w:rsidRPr="00D516D6">
        <w:rPr>
          <w:rFonts w:ascii="Calibri"/>
          <w:b/>
          <w:sz w:val="18"/>
          <w:lang w:val="en-GB"/>
        </w:rPr>
        <w:t>Figure</w:t>
      </w:r>
      <w:r w:rsidRPr="00D516D6">
        <w:rPr>
          <w:rFonts w:ascii="Calibri"/>
          <w:b/>
          <w:spacing w:val="24"/>
          <w:sz w:val="18"/>
          <w:lang w:val="en-GB"/>
        </w:rPr>
        <w:t xml:space="preserve"> </w:t>
      </w:r>
      <w:r w:rsidRPr="00D516D6">
        <w:rPr>
          <w:rFonts w:ascii="Calibri"/>
          <w:b/>
          <w:sz w:val="18"/>
          <w:lang w:val="en-GB"/>
        </w:rPr>
        <w:t>2:</w:t>
      </w:r>
      <w:r w:rsidRPr="00D516D6">
        <w:rPr>
          <w:rFonts w:ascii="Calibri"/>
          <w:b/>
          <w:spacing w:val="23"/>
          <w:sz w:val="18"/>
          <w:lang w:val="en-GB"/>
        </w:rPr>
        <w:t xml:space="preserve"> </w:t>
      </w:r>
      <w:bookmarkStart w:id="92" w:name="_Hlk170463500"/>
      <w:r w:rsidRPr="00D516D6">
        <w:rPr>
          <w:rFonts w:ascii="Calibri"/>
          <w:sz w:val="18"/>
          <w:lang w:val="en-GB"/>
        </w:rPr>
        <w:t>Method</w:t>
      </w:r>
      <w:r w:rsidRPr="00D516D6">
        <w:rPr>
          <w:rFonts w:ascii="Calibri"/>
          <w:spacing w:val="22"/>
          <w:sz w:val="18"/>
          <w:lang w:val="en-GB"/>
        </w:rPr>
        <w:t xml:space="preserve"> </w:t>
      </w:r>
      <w:r w:rsidRPr="00D516D6">
        <w:rPr>
          <w:rFonts w:ascii="Calibri"/>
          <w:sz w:val="18"/>
          <w:lang w:val="en-GB"/>
        </w:rPr>
        <w:t>for</w:t>
      </w:r>
      <w:r w:rsidRPr="00D516D6">
        <w:rPr>
          <w:rFonts w:ascii="Calibri"/>
          <w:spacing w:val="23"/>
          <w:sz w:val="18"/>
          <w:lang w:val="en-GB"/>
        </w:rPr>
        <w:t xml:space="preserve"> </w:t>
      </w:r>
      <w:r w:rsidRPr="00D516D6">
        <w:rPr>
          <w:rFonts w:ascii="Calibri"/>
          <w:sz w:val="18"/>
          <w:lang w:val="en-GB"/>
        </w:rPr>
        <w:t>facial</w:t>
      </w:r>
      <w:r w:rsidRPr="00D516D6">
        <w:rPr>
          <w:rFonts w:ascii="Calibri"/>
          <w:spacing w:val="21"/>
          <w:sz w:val="18"/>
          <w:lang w:val="en-GB"/>
        </w:rPr>
        <w:t xml:space="preserve"> </w:t>
      </w:r>
      <w:r w:rsidRPr="00D516D6">
        <w:rPr>
          <w:rFonts w:ascii="Calibri"/>
          <w:sz w:val="18"/>
          <w:lang w:val="en-GB"/>
        </w:rPr>
        <w:t>expression</w:t>
      </w:r>
      <w:r w:rsidRPr="00D516D6">
        <w:rPr>
          <w:rFonts w:ascii="Calibri"/>
          <w:spacing w:val="22"/>
          <w:sz w:val="18"/>
          <w:lang w:val="en-GB"/>
        </w:rPr>
        <w:t xml:space="preserve"> </w:t>
      </w:r>
      <w:r w:rsidRPr="00D516D6">
        <w:rPr>
          <w:rFonts w:ascii="Calibri"/>
          <w:spacing w:val="-2"/>
          <w:sz w:val="18"/>
          <w:lang w:val="en-GB"/>
        </w:rPr>
        <w:t>recognition</w:t>
      </w:r>
      <w:bookmarkEnd w:id="92"/>
      <w:ins w:id="93" w:author="MIGUEL JUAN HORNOS BARRANCO" w:date="2024-06-28T10:41:00Z">
        <w:r w:rsidR="00932AAB">
          <w:rPr>
            <w:rFonts w:ascii="Calibri"/>
            <w:spacing w:val="-2"/>
            <w:sz w:val="18"/>
            <w:lang w:val="en-GB"/>
          </w:rPr>
          <w:t xml:space="preserve"> </w:t>
        </w:r>
      </w:ins>
      <w:r w:rsidR="00932AAB" w:rsidRPr="00932AAB">
        <w:rPr>
          <w:rFonts w:ascii="Calibri"/>
          <w:spacing w:val="-2"/>
          <w:sz w:val="18"/>
          <w:lang w:val="en-GB"/>
        </w:rPr>
        <w:t xml:space="preserve">used in the </w:t>
      </w:r>
      <w:proofErr w:type="spellStart"/>
      <w:r w:rsidR="00932AAB" w:rsidRPr="00932AAB">
        <w:rPr>
          <w:rFonts w:ascii="Calibri"/>
          <w:spacing w:val="-2"/>
          <w:sz w:val="18"/>
          <w:lang w:val="en-GB"/>
        </w:rPr>
        <w:t>Torddis</w:t>
      </w:r>
      <w:proofErr w:type="spellEnd"/>
      <w:r w:rsidR="00932AAB" w:rsidRPr="00932AAB">
        <w:rPr>
          <w:rFonts w:ascii="Calibri"/>
          <w:spacing w:val="-2"/>
          <w:sz w:val="18"/>
          <w:lang w:val="en-GB"/>
        </w:rPr>
        <w:t xml:space="preserve"> system</w:t>
      </w:r>
      <w:r w:rsidR="00FF779C">
        <w:rPr>
          <w:rFonts w:ascii="Calibri"/>
          <w:spacing w:val="-2"/>
          <w:sz w:val="18"/>
          <w:lang w:val="en-GB"/>
        </w:rPr>
        <w:t>.</w:t>
      </w:r>
    </w:p>
    <w:p w14:paraId="3DB06793" w14:textId="77777777" w:rsidR="00AF779A" w:rsidRPr="00D516D6" w:rsidRDefault="00AF779A">
      <w:pPr>
        <w:pStyle w:val="Textoindependiente"/>
        <w:rPr>
          <w:rFonts w:ascii="Calibri"/>
          <w:sz w:val="22"/>
          <w:lang w:val="en-GB"/>
        </w:rPr>
      </w:pPr>
    </w:p>
    <w:p w14:paraId="33824174" w14:textId="77777777" w:rsidR="00AF779A" w:rsidRPr="00D516D6" w:rsidRDefault="00AF779A">
      <w:pPr>
        <w:pStyle w:val="Textoindependiente"/>
        <w:spacing w:before="6"/>
        <w:rPr>
          <w:rFonts w:ascii="Calibri"/>
          <w:sz w:val="22"/>
          <w:lang w:val="en-GB"/>
        </w:rPr>
      </w:pPr>
    </w:p>
    <w:p w14:paraId="2715CAD2" w14:textId="77777777" w:rsidR="00AF779A" w:rsidRPr="00D516D6" w:rsidRDefault="00E9277B">
      <w:pPr>
        <w:pStyle w:val="Ttulo3"/>
        <w:numPr>
          <w:ilvl w:val="2"/>
          <w:numId w:val="15"/>
        </w:numPr>
        <w:tabs>
          <w:tab w:val="left" w:pos="693"/>
        </w:tabs>
        <w:spacing w:before="0"/>
        <w:ind w:hanging="577"/>
        <w:rPr>
          <w:lang w:val="en-GB"/>
        </w:rPr>
      </w:pPr>
      <w:r w:rsidRPr="00D516D6">
        <w:rPr>
          <w:lang w:val="en-GB"/>
        </w:rPr>
        <w:t>Method</w:t>
      </w:r>
      <w:r w:rsidRPr="00D516D6">
        <w:rPr>
          <w:spacing w:val="-7"/>
          <w:lang w:val="en-GB"/>
        </w:rPr>
        <w:t xml:space="preserve"> </w:t>
      </w:r>
      <w:r w:rsidRPr="00D516D6">
        <w:rPr>
          <w:lang w:val="en-GB"/>
        </w:rPr>
        <w:t>for</w:t>
      </w:r>
      <w:r w:rsidRPr="00D516D6">
        <w:rPr>
          <w:spacing w:val="-7"/>
          <w:lang w:val="en-GB"/>
        </w:rPr>
        <w:t xml:space="preserve"> </w:t>
      </w:r>
      <w:r w:rsidRPr="00D516D6">
        <w:rPr>
          <w:lang w:val="en-GB"/>
        </w:rPr>
        <w:t>Object</w:t>
      </w:r>
      <w:r w:rsidRPr="00D516D6">
        <w:rPr>
          <w:spacing w:val="-7"/>
          <w:lang w:val="en-GB"/>
        </w:rPr>
        <w:t xml:space="preserve"> </w:t>
      </w:r>
      <w:r w:rsidRPr="00D516D6">
        <w:rPr>
          <w:spacing w:val="-2"/>
          <w:lang w:val="en-GB"/>
        </w:rPr>
        <w:t>Recognition</w:t>
      </w:r>
    </w:p>
    <w:p w14:paraId="67794A95" w14:textId="77777777" w:rsidR="003838BE" w:rsidRDefault="00E9277B">
      <w:pPr>
        <w:pStyle w:val="Textoindependiente"/>
        <w:spacing w:before="6" w:line="244" w:lineRule="auto"/>
        <w:ind w:left="116" w:right="154" w:firstLine="298"/>
        <w:jc w:val="both"/>
        <w:rPr>
          <w:ins w:id="94" w:author="MIGUEL JUAN HORNOS BARRANCO" w:date="2024-06-28T10:07:00Z"/>
          <w:spacing w:val="-2"/>
          <w:w w:val="95"/>
          <w:lang w:val="en-GB"/>
        </w:rPr>
      </w:pPr>
      <w:r w:rsidRPr="00D516D6">
        <w:rPr>
          <w:w w:val="95"/>
          <w:lang w:val="en-GB"/>
        </w:rPr>
        <w:t>This</w:t>
      </w:r>
      <w:r w:rsidRPr="00D516D6">
        <w:rPr>
          <w:spacing w:val="-2"/>
          <w:w w:val="95"/>
          <w:lang w:val="en-GB"/>
        </w:rPr>
        <w:t xml:space="preserve"> </w:t>
      </w:r>
      <w:r w:rsidRPr="00D516D6">
        <w:rPr>
          <w:w w:val="95"/>
          <w:lang w:val="en-GB"/>
        </w:rPr>
        <w:t>method</w:t>
      </w:r>
      <w:r w:rsidRPr="00D516D6">
        <w:rPr>
          <w:spacing w:val="-2"/>
          <w:w w:val="95"/>
          <w:lang w:val="en-GB"/>
        </w:rPr>
        <w:t xml:space="preserve"> </w:t>
      </w:r>
      <w:r w:rsidRPr="00D516D6">
        <w:rPr>
          <w:w w:val="95"/>
          <w:lang w:val="en-GB"/>
        </w:rPr>
        <w:t>consists</w:t>
      </w:r>
      <w:r w:rsidRPr="00D516D6">
        <w:rPr>
          <w:spacing w:val="-2"/>
          <w:w w:val="95"/>
          <w:lang w:val="en-GB"/>
        </w:rPr>
        <w:t xml:space="preserve"> </w:t>
      </w:r>
      <w:r w:rsidRPr="00D516D6">
        <w:rPr>
          <w:w w:val="95"/>
          <w:lang w:val="en-GB"/>
        </w:rPr>
        <w:t>of</w:t>
      </w:r>
      <w:r w:rsidRPr="00D516D6">
        <w:rPr>
          <w:spacing w:val="-2"/>
          <w:w w:val="95"/>
          <w:lang w:val="en-GB"/>
        </w:rPr>
        <w:t xml:space="preserve"> </w:t>
      </w:r>
      <w:r w:rsidRPr="00D516D6">
        <w:rPr>
          <w:w w:val="95"/>
          <w:lang w:val="en-GB"/>
        </w:rPr>
        <w:t>the</w:t>
      </w:r>
      <w:r w:rsidRPr="00D516D6">
        <w:rPr>
          <w:spacing w:val="-2"/>
          <w:w w:val="95"/>
          <w:lang w:val="en-GB"/>
        </w:rPr>
        <w:t xml:space="preserve"> </w:t>
      </w:r>
      <w:r w:rsidRPr="00D516D6">
        <w:rPr>
          <w:w w:val="95"/>
          <w:lang w:val="en-GB"/>
        </w:rPr>
        <w:t>following</w:t>
      </w:r>
      <w:r w:rsidRPr="00D516D6">
        <w:rPr>
          <w:spacing w:val="-2"/>
          <w:w w:val="95"/>
          <w:lang w:val="en-GB"/>
        </w:rPr>
        <w:t xml:space="preserve"> </w:t>
      </w:r>
      <w:r w:rsidRPr="00D516D6">
        <w:rPr>
          <w:w w:val="95"/>
          <w:lang w:val="en-GB"/>
        </w:rPr>
        <w:t>steps:</w:t>
      </w:r>
      <w:r w:rsidRPr="00D516D6">
        <w:rPr>
          <w:spacing w:val="-2"/>
          <w:w w:val="95"/>
          <w:lang w:val="en-GB"/>
        </w:rPr>
        <w:t xml:space="preserve"> </w:t>
      </w:r>
    </w:p>
    <w:p w14:paraId="4C1F6B1E" w14:textId="1DC068E3" w:rsidR="003838BE" w:rsidRDefault="003838BE" w:rsidP="00FA717B">
      <w:pPr>
        <w:pStyle w:val="Textoindependiente"/>
        <w:numPr>
          <w:ilvl w:val="0"/>
          <w:numId w:val="18"/>
        </w:numPr>
        <w:spacing w:before="6" w:line="244" w:lineRule="auto"/>
        <w:ind w:left="993" w:right="154"/>
        <w:jc w:val="both"/>
        <w:rPr>
          <w:spacing w:val="-2"/>
          <w:w w:val="95"/>
          <w:lang w:val="en-GB"/>
        </w:rPr>
      </w:pPr>
      <w:commentRangeStart w:id="95"/>
      <w:commentRangeStart w:id="96"/>
      <w:r>
        <w:rPr>
          <w:spacing w:val="-2"/>
          <w:w w:val="95"/>
          <w:lang w:val="en-GB"/>
        </w:rPr>
        <w:t>A</w:t>
      </w:r>
      <w:r w:rsidRPr="00D516D6">
        <w:rPr>
          <w:spacing w:val="-2"/>
          <w:w w:val="95"/>
          <w:lang w:val="en-GB"/>
        </w:rPr>
        <w:t xml:space="preserve"> </w:t>
      </w:r>
      <w:r w:rsidRPr="00D516D6">
        <w:rPr>
          <w:w w:val="95"/>
          <w:lang w:val="en-GB"/>
        </w:rPr>
        <w:t>photograph</w:t>
      </w:r>
      <w:r w:rsidRPr="00D516D6">
        <w:rPr>
          <w:spacing w:val="-2"/>
          <w:w w:val="95"/>
          <w:lang w:val="en-GB"/>
        </w:rPr>
        <w:t xml:space="preserve"> </w:t>
      </w:r>
      <w:r w:rsidRPr="00D516D6">
        <w:rPr>
          <w:w w:val="95"/>
          <w:lang w:val="en-GB"/>
        </w:rPr>
        <w:t>is</w:t>
      </w:r>
      <w:r w:rsidRPr="00D516D6">
        <w:rPr>
          <w:spacing w:val="-2"/>
          <w:w w:val="95"/>
          <w:lang w:val="en-GB"/>
        </w:rPr>
        <w:t xml:space="preserve"> </w:t>
      </w:r>
      <w:r w:rsidRPr="00D516D6">
        <w:rPr>
          <w:w w:val="95"/>
          <w:lang w:val="en-GB"/>
        </w:rPr>
        <w:t>taken</w:t>
      </w:r>
      <w:r w:rsidRPr="00D516D6">
        <w:rPr>
          <w:spacing w:val="-2"/>
          <w:w w:val="95"/>
          <w:lang w:val="en-GB"/>
        </w:rPr>
        <w:t xml:space="preserve"> </w:t>
      </w:r>
      <w:r w:rsidRPr="00D516D6">
        <w:rPr>
          <w:w w:val="95"/>
          <w:lang w:val="en-GB"/>
        </w:rPr>
        <w:t>to</w:t>
      </w:r>
      <w:r w:rsidRPr="00D516D6">
        <w:rPr>
          <w:spacing w:val="-2"/>
          <w:w w:val="95"/>
          <w:lang w:val="en-GB"/>
        </w:rPr>
        <w:t xml:space="preserve"> </w:t>
      </w:r>
      <w:r w:rsidRPr="00D516D6">
        <w:rPr>
          <w:w w:val="95"/>
          <w:lang w:val="en-GB"/>
        </w:rPr>
        <w:t>capture</w:t>
      </w:r>
      <w:r w:rsidRPr="00D516D6">
        <w:rPr>
          <w:spacing w:val="-2"/>
          <w:w w:val="95"/>
          <w:lang w:val="en-GB"/>
        </w:rPr>
        <w:t xml:space="preserve"> </w:t>
      </w:r>
      <w:r w:rsidRPr="00D516D6">
        <w:rPr>
          <w:w w:val="95"/>
          <w:lang w:val="en-GB"/>
        </w:rPr>
        <w:t>the</w:t>
      </w:r>
      <w:r w:rsidRPr="00D516D6">
        <w:rPr>
          <w:spacing w:val="-2"/>
          <w:w w:val="95"/>
          <w:lang w:val="en-GB"/>
        </w:rPr>
        <w:t xml:space="preserve"> </w:t>
      </w:r>
      <w:r w:rsidRPr="00D516D6">
        <w:rPr>
          <w:w w:val="95"/>
          <w:lang w:val="en-GB"/>
        </w:rPr>
        <w:t>objects</w:t>
      </w:r>
      <w:r w:rsidRPr="00D516D6">
        <w:rPr>
          <w:spacing w:val="-2"/>
          <w:w w:val="95"/>
          <w:lang w:val="en-GB"/>
        </w:rPr>
        <w:t xml:space="preserve"> </w:t>
      </w:r>
      <w:r w:rsidRPr="00D516D6">
        <w:rPr>
          <w:w w:val="95"/>
          <w:lang w:val="en-GB"/>
        </w:rPr>
        <w:t>located</w:t>
      </w:r>
      <w:r w:rsidRPr="00D516D6">
        <w:rPr>
          <w:spacing w:val="-2"/>
          <w:w w:val="95"/>
          <w:lang w:val="en-GB"/>
        </w:rPr>
        <w:t xml:space="preserve"> </w:t>
      </w:r>
      <w:r w:rsidRPr="00D516D6">
        <w:rPr>
          <w:w w:val="95"/>
          <w:lang w:val="en-GB"/>
        </w:rPr>
        <w:t>on</w:t>
      </w:r>
      <w:r w:rsidRPr="00D516D6">
        <w:rPr>
          <w:spacing w:val="-2"/>
          <w:w w:val="95"/>
          <w:lang w:val="en-GB"/>
        </w:rPr>
        <w:t xml:space="preserve"> </w:t>
      </w:r>
      <w:r w:rsidRPr="00D516D6">
        <w:rPr>
          <w:w w:val="95"/>
          <w:lang w:val="en-GB"/>
        </w:rPr>
        <w:t>the</w:t>
      </w:r>
      <w:r w:rsidRPr="00D516D6">
        <w:rPr>
          <w:spacing w:val="-2"/>
          <w:w w:val="95"/>
          <w:lang w:val="en-GB"/>
        </w:rPr>
        <w:t xml:space="preserve"> </w:t>
      </w:r>
      <w:r w:rsidRPr="00D516D6">
        <w:rPr>
          <w:w w:val="95"/>
          <w:lang w:val="en-GB"/>
        </w:rPr>
        <w:t>desk or</w:t>
      </w:r>
      <w:r w:rsidRPr="00D516D6">
        <w:rPr>
          <w:spacing w:val="-2"/>
          <w:w w:val="95"/>
          <w:lang w:val="en-GB"/>
        </w:rPr>
        <w:t xml:space="preserve"> </w:t>
      </w:r>
      <w:r w:rsidRPr="00D516D6">
        <w:rPr>
          <w:w w:val="95"/>
          <w:lang w:val="en-GB"/>
        </w:rPr>
        <w:t>the</w:t>
      </w:r>
      <w:r w:rsidRPr="00D516D6">
        <w:rPr>
          <w:spacing w:val="-3"/>
          <w:w w:val="95"/>
          <w:lang w:val="en-GB"/>
        </w:rPr>
        <w:t xml:space="preserve"> </w:t>
      </w:r>
      <w:r w:rsidRPr="00D516D6">
        <w:rPr>
          <w:w w:val="95"/>
          <w:lang w:val="en-GB"/>
        </w:rPr>
        <w:t>area</w:t>
      </w:r>
      <w:r w:rsidRPr="00D516D6">
        <w:rPr>
          <w:spacing w:val="-2"/>
          <w:w w:val="95"/>
          <w:lang w:val="en-GB"/>
        </w:rPr>
        <w:t xml:space="preserve"> </w:t>
      </w:r>
      <w:r w:rsidRPr="00D516D6">
        <w:rPr>
          <w:w w:val="95"/>
          <w:lang w:val="en-GB"/>
        </w:rPr>
        <w:t>where</w:t>
      </w:r>
      <w:r w:rsidRPr="00D516D6">
        <w:rPr>
          <w:spacing w:val="-2"/>
          <w:w w:val="95"/>
          <w:lang w:val="en-GB"/>
        </w:rPr>
        <w:t xml:space="preserve"> </w:t>
      </w:r>
      <w:r w:rsidRPr="00D516D6">
        <w:rPr>
          <w:w w:val="95"/>
          <w:lang w:val="en-GB"/>
        </w:rPr>
        <w:t>the</w:t>
      </w:r>
      <w:r w:rsidRPr="00D516D6">
        <w:rPr>
          <w:spacing w:val="-2"/>
          <w:w w:val="95"/>
          <w:lang w:val="en-GB"/>
        </w:rPr>
        <w:t xml:space="preserve"> </w:t>
      </w:r>
      <w:r>
        <w:rPr>
          <w:w w:val="95"/>
          <w:lang w:val="en-GB"/>
        </w:rPr>
        <w:t>child</w:t>
      </w:r>
      <w:r w:rsidRPr="00D516D6">
        <w:rPr>
          <w:spacing w:val="-2"/>
          <w:w w:val="95"/>
          <w:lang w:val="en-GB"/>
        </w:rPr>
        <w:t xml:space="preserve"> </w:t>
      </w:r>
      <w:r w:rsidRPr="00D516D6">
        <w:rPr>
          <w:w w:val="95"/>
          <w:lang w:val="en-GB"/>
        </w:rPr>
        <w:t>is</w:t>
      </w:r>
      <w:r w:rsidRPr="00D516D6">
        <w:rPr>
          <w:spacing w:val="-3"/>
          <w:w w:val="95"/>
          <w:lang w:val="en-GB"/>
        </w:rPr>
        <w:t xml:space="preserve"> </w:t>
      </w:r>
      <w:r w:rsidRPr="00D516D6">
        <w:rPr>
          <w:w w:val="95"/>
          <w:lang w:val="en-GB"/>
        </w:rPr>
        <w:t>working.</w:t>
      </w:r>
      <w:r w:rsidRPr="00D516D6">
        <w:rPr>
          <w:spacing w:val="-2"/>
          <w:w w:val="95"/>
          <w:lang w:val="en-GB"/>
        </w:rPr>
        <w:t xml:space="preserve"> </w:t>
      </w:r>
    </w:p>
    <w:p w14:paraId="59A81A9B" w14:textId="6C8322D5" w:rsidR="003838BE" w:rsidRDefault="00E9277B" w:rsidP="00FA717B">
      <w:pPr>
        <w:pStyle w:val="Textoindependiente"/>
        <w:numPr>
          <w:ilvl w:val="0"/>
          <w:numId w:val="18"/>
        </w:numPr>
        <w:spacing w:before="6" w:line="244" w:lineRule="auto"/>
        <w:ind w:left="993" w:right="154"/>
        <w:jc w:val="both"/>
        <w:rPr>
          <w:w w:val="90"/>
          <w:lang w:val="en-GB"/>
        </w:rPr>
      </w:pPr>
      <w:r w:rsidRPr="00D516D6">
        <w:rPr>
          <w:w w:val="95"/>
          <w:lang w:val="en-GB"/>
        </w:rPr>
        <w:t>Image</w:t>
      </w:r>
      <w:r w:rsidRPr="00D516D6">
        <w:rPr>
          <w:spacing w:val="-2"/>
          <w:w w:val="95"/>
          <w:lang w:val="en-GB"/>
        </w:rPr>
        <w:t xml:space="preserve"> </w:t>
      </w:r>
      <w:proofErr w:type="spellStart"/>
      <w:r w:rsidRPr="00D516D6">
        <w:rPr>
          <w:w w:val="95"/>
          <w:lang w:val="en-GB"/>
        </w:rPr>
        <w:t>preprocessing</w:t>
      </w:r>
      <w:proofErr w:type="spellEnd"/>
      <w:r w:rsidRPr="00D516D6">
        <w:rPr>
          <w:spacing w:val="-2"/>
          <w:w w:val="95"/>
          <w:lang w:val="en-GB"/>
        </w:rPr>
        <w:t xml:space="preserve"> </w:t>
      </w:r>
      <w:r w:rsidRPr="00D516D6">
        <w:rPr>
          <w:w w:val="95"/>
          <w:lang w:val="en-GB"/>
        </w:rPr>
        <w:t>is</w:t>
      </w:r>
      <w:r w:rsidRPr="00D516D6">
        <w:rPr>
          <w:spacing w:val="-3"/>
          <w:w w:val="95"/>
          <w:lang w:val="en-GB"/>
        </w:rPr>
        <w:t xml:space="preserve"> </w:t>
      </w:r>
      <w:r w:rsidRPr="00D516D6">
        <w:rPr>
          <w:w w:val="95"/>
          <w:lang w:val="en-GB"/>
        </w:rPr>
        <w:t>performed,</w:t>
      </w:r>
      <w:r w:rsidRPr="00D516D6">
        <w:rPr>
          <w:spacing w:val="-2"/>
          <w:w w:val="95"/>
          <w:lang w:val="en-GB"/>
        </w:rPr>
        <w:t xml:space="preserve"> </w:t>
      </w:r>
      <w:r w:rsidRPr="00D516D6">
        <w:rPr>
          <w:w w:val="95"/>
          <w:lang w:val="en-GB"/>
        </w:rPr>
        <w:t>followed</w:t>
      </w:r>
      <w:r w:rsidRPr="00D516D6">
        <w:rPr>
          <w:spacing w:val="-2"/>
          <w:w w:val="95"/>
          <w:lang w:val="en-GB"/>
        </w:rPr>
        <w:t xml:space="preserve"> </w:t>
      </w:r>
      <w:r w:rsidRPr="00D516D6">
        <w:rPr>
          <w:w w:val="95"/>
          <w:lang w:val="en-GB"/>
        </w:rPr>
        <w:t>by</w:t>
      </w:r>
      <w:r w:rsidRPr="00D516D6">
        <w:rPr>
          <w:spacing w:val="-2"/>
          <w:w w:val="95"/>
          <w:lang w:val="en-GB"/>
        </w:rPr>
        <w:t xml:space="preserve"> </w:t>
      </w:r>
      <w:r w:rsidRPr="00D516D6">
        <w:rPr>
          <w:w w:val="95"/>
          <w:lang w:val="en-GB"/>
        </w:rPr>
        <w:t>segmentation</w:t>
      </w:r>
      <w:r w:rsidRPr="00D516D6">
        <w:rPr>
          <w:spacing w:val="-2"/>
          <w:w w:val="95"/>
          <w:lang w:val="en-GB"/>
        </w:rPr>
        <w:t xml:space="preserve"> </w:t>
      </w:r>
      <w:r w:rsidRPr="00D516D6">
        <w:rPr>
          <w:w w:val="95"/>
          <w:lang w:val="en-GB"/>
        </w:rPr>
        <w:t>into</w:t>
      </w:r>
      <w:r w:rsidRPr="00D516D6">
        <w:rPr>
          <w:spacing w:val="-3"/>
          <w:w w:val="95"/>
          <w:lang w:val="en-GB"/>
        </w:rPr>
        <w:t xml:space="preserve"> </w:t>
      </w:r>
      <w:r w:rsidRPr="00D516D6">
        <w:rPr>
          <w:w w:val="95"/>
          <w:lang w:val="en-GB"/>
        </w:rPr>
        <w:t xml:space="preserve">parts </w:t>
      </w:r>
      <w:r w:rsidRPr="00D516D6">
        <w:rPr>
          <w:w w:val="90"/>
          <w:lang w:val="en-GB"/>
        </w:rPr>
        <w:t xml:space="preserve">corresponding to potential objects. </w:t>
      </w:r>
    </w:p>
    <w:p w14:paraId="0CE6F0A6" w14:textId="7DDC2728" w:rsidR="003838BE" w:rsidRDefault="00E9277B" w:rsidP="00FA717B">
      <w:pPr>
        <w:pStyle w:val="Textoindependiente"/>
        <w:numPr>
          <w:ilvl w:val="0"/>
          <w:numId w:val="18"/>
        </w:numPr>
        <w:spacing w:before="6" w:line="244" w:lineRule="auto"/>
        <w:ind w:left="993" w:right="154"/>
        <w:jc w:val="both"/>
        <w:rPr>
          <w:w w:val="90"/>
          <w:lang w:val="en-GB"/>
        </w:rPr>
      </w:pPr>
      <w:r w:rsidRPr="00D516D6">
        <w:rPr>
          <w:w w:val="90"/>
          <w:lang w:val="en-GB"/>
        </w:rPr>
        <w:t xml:space="preserve">Feature extraction is conducted on the segmented image. </w:t>
      </w:r>
    </w:p>
    <w:p w14:paraId="057DBD79" w14:textId="0D4D618B" w:rsidR="003838BE" w:rsidRDefault="00E9277B" w:rsidP="00FA717B">
      <w:pPr>
        <w:pStyle w:val="Textoindependiente"/>
        <w:numPr>
          <w:ilvl w:val="0"/>
          <w:numId w:val="18"/>
        </w:numPr>
        <w:spacing w:before="6" w:line="244" w:lineRule="auto"/>
        <w:ind w:left="993" w:right="154"/>
        <w:jc w:val="both"/>
        <w:rPr>
          <w:w w:val="95"/>
          <w:lang w:val="en-GB"/>
        </w:rPr>
      </w:pPr>
      <w:r w:rsidRPr="00D516D6">
        <w:rPr>
          <w:w w:val="90"/>
          <w:lang w:val="en-GB"/>
        </w:rPr>
        <w:t>Finally, the extracted</w:t>
      </w:r>
      <w:r w:rsidRPr="00D516D6">
        <w:rPr>
          <w:w w:val="95"/>
          <w:lang w:val="en-GB"/>
        </w:rPr>
        <w:t xml:space="preserve"> features are compared using a computational model, which was trained with a set of images containing the objects expected to be recognised.</w:t>
      </w:r>
      <w:r w:rsidRPr="00D516D6">
        <w:rPr>
          <w:w w:val="95"/>
          <w:lang w:val="en-GB"/>
        </w:rPr>
        <w:t xml:space="preserve"> </w:t>
      </w:r>
      <w:commentRangeEnd w:id="95"/>
      <w:r w:rsidR="003838BE">
        <w:rPr>
          <w:rStyle w:val="Refdecomentario"/>
        </w:rPr>
        <w:commentReference w:id="95"/>
      </w:r>
      <w:commentRangeEnd w:id="96"/>
      <w:r w:rsidR="004B7110">
        <w:rPr>
          <w:rStyle w:val="Refdecomentario"/>
        </w:rPr>
        <w:commentReference w:id="96"/>
      </w:r>
    </w:p>
    <w:p w14:paraId="0A129F4D" w14:textId="1D9AFB57" w:rsidR="00AF779A" w:rsidRPr="00D516D6" w:rsidRDefault="00E9277B">
      <w:pPr>
        <w:pStyle w:val="Textoindependiente"/>
        <w:spacing w:before="6" w:line="244" w:lineRule="auto"/>
        <w:ind w:left="116" w:right="154" w:firstLine="298"/>
        <w:jc w:val="both"/>
        <w:rPr>
          <w:lang w:val="en-GB"/>
        </w:rPr>
      </w:pPr>
      <w:r w:rsidRPr="00D516D6">
        <w:rPr>
          <w:w w:val="95"/>
          <w:lang w:val="en-GB"/>
        </w:rPr>
        <w:t>Computer vision allows for the automatic detection of the structure and properties of a potential dynamic world in three dimensions, based on one or more two-dimensional images of the world (</w:t>
      </w:r>
      <w:hyperlink w:anchor="_bookmark53" w:history="1">
        <w:r w:rsidRPr="00D516D6">
          <w:rPr>
            <w:color w:val="2F4F4F"/>
            <w:w w:val="95"/>
            <w:lang w:val="en-GB"/>
          </w:rPr>
          <w:t>Cruz,</w:t>
        </w:r>
      </w:hyperlink>
      <w:r w:rsidRPr="00D516D6">
        <w:rPr>
          <w:color w:val="2F4F4F"/>
          <w:w w:val="95"/>
          <w:lang w:val="en-GB"/>
        </w:rPr>
        <w:t xml:space="preserve"> </w:t>
      </w:r>
      <w:hyperlink w:anchor="_bookmark53" w:history="1">
        <w:proofErr w:type="spellStart"/>
        <w:r w:rsidRPr="00D516D6">
          <w:rPr>
            <w:color w:val="2F4F4F"/>
            <w:w w:val="95"/>
            <w:lang w:val="en-GB"/>
          </w:rPr>
          <w:t>Dimaala</w:t>
        </w:r>
        <w:proofErr w:type="spellEnd"/>
        <w:r w:rsidRPr="00D516D6">
          <w:rPr>
            <w:color w:val="2F4F4F"/>
            <w:w w:val="95"/>
            <w:lang w:val="en-GB"/>
          </w:rPr>
          <w:t>,</w:t>
        </w:r>
        <w:r w:rsidRPr="00D516D6">
          <w:rPr>
            <w:color w:val="2F4F4F"/>
            <w:spacing w:val="-9"/>
            <w:w w:val="95"/>
            <w:lang w:val="en-GB"/>
          </w:rPr>
          <w:t xml:space="preserve"> </w:t>
        </w:r>
        <w:r w:rsidRPr="00D516D6">
          <w:rPr>
            <w:color w:val="2F4F4F"/>
            <w:w w:val="95"/>
            <w:lang w:val="en-GB"/>
          </w:rPr>
          <w:t>Francisco,</w:t>
        </w:r>
        <w:r w:rsidRPr="00D516D6">
          <w:rPr>
            <w:color w:val="2F4F4F"/>
            <w:spacing w:val="-9"/>
            <w:w w:val="95"/>
            <w:lang w:val="en-GB"/>
          </w:rPr>
          <w:t xml:space="preserve"> </w:t>
        </w:r>
        <w:r w:rsidRPr="00D516D6">
          <w:rPr>
            <w:color w:val="2F4F4F"/>
            <w:w w:val="95"/>
            <w:lang w:val="en-GB"/>
          </w:rPr>
          <w:t>Franco,</w:t>
        </w:r>
        <w:r w:rsidRPr="00D516D6">
          <w:rPr>
            <w:color w:val="2F4F4F"/>
            <w:spacing w:val="-9"/>
            <w:w w:val="95"/>
            <w:lang w:val="en-GB"/>
          </w:rPr>
          <w:t xml:space="preserve"> </w:t>
        </w:r>
        <w:proofErr w:type="spellStart"/>
        <w:r w:rsidRPr="00D516D6">
          <w:rPr>
            <w:color w:val="2F4F4F"/>
            <w:w w:val="95"/>
            <w:lang w:val="en-GB"/>
          </w:rPr>
          <w:t>Bandala</w:t>
        </w:r>
        <w:proofErr w:type="spellEnd"/>
        <w:r w:rsidRPr="00D516D6">
          <w:rPr>
            <w:color w:val="2F4F4F"/>
            <w:spacing w:val="-9"/>
            <w:w w:val="95"/>
            <w:lang w:val="en-GB"/>
          </w:rPr>
          <w:t xml:space="preserve"> </w:t>
        </w:r>
        <w:r w:rsidRPr="00D516D6">
          <w:rPr>
            <w:color w:val="2F4F4F"/>
            <w:w w:val="95"/>
            <w:lang w:val="en-GB"/>
          </w:rPr>
          <w:t>and</w:t>
        </w:r>
        <w:r w:rsidRPr="00D516D6">
          <w:rPr>
            <w:color w:val="2F4F4F"/>
            <w:spacing w:val="-9"/>
            <w:w w:val="95"/>
            <w:lang w:val="en-GB"/>
          </w:rPr>
          <w:t xml:space="preserve"> </w:t>
        </w:r>
        <w:proofErr w:type="spellStart"/>
        <w:r w:rsidRPr="00D516D6">
          <w:rPr>
            <w:color w:val="2F4F4F"/>
            <w:w w:val="95"/>
            <w:lang w:val="en-GB"/>
          </w:rPr>
          <w:t>Dadios</w:t>
        </w:r>
        <w:proofErr w:type="spellEnd"/>
      </w:hyperlink>
      <w:r w:rsidRPr="00D516D6">
        <w:rPr>
          <w:w w:val="95"/>
          <w:lang w:val="en-GB"/>
        </w:rPr>
        <w:t>,</w:t>
      </w:r>
      <w:r w:rsidRPr="00D516D6">
        <w:rPr>
          <w:spacing w:val="-8"/>
          <w:w w:val="95"/>
          <w:lang w:val="en-GB"/>
        </w:rPr>
        <w:t xml:space="preserve"> </w:t>
      </w:r>
      <w:hyperlink w:anchor="_bookmark53" w:history="1">
        <w:r w:rsidRPr="00D516D6">
          <w:rPr>
            <w:color w:val="2F4F4F"/>
            <w:w w:val="95"/>
            <w:lang w:val="en-GB"/>
          </w:rPr>
          <w:t>2013</w:t>
        </w:r>
      </w:hyperlink>
      <w:r w:rsidRPr="00D516D6">
        <w:rPr>
          <w:w w:val="95"/>
          <w:lang w:val="en-GB"/>
        </w:rPr>
        <w:t>).</w:t>
      </w:r>
      <w:r w:rsidRPr="00D516D6">
        <w:rPr>
          <w:spacing w:val="-9"/>
          <w:w w:val="95"/>
          <w:lang w:val="en-GB"/>
        </w:rPr>
        <w:t xml:space="preserve"> </w:t>
      </w:r>
      <w:r w:rsidRPr="00D516D6">
        <w:rPr>
          <w:w w:val="95"/>
          <w:lang w:val="en-GB"/>
        </w:rPr>
        <w:t>Figure</w:t>
      </w:r>
      <w:r w:rsidRPr="00D516D6">
        <w:rPr>
          <w:spacing w:val="-9"/>
          <w:w w:val="95"/>
          <w:lang w:val="en-GB"/>
        </w:rPr>
        <w:t xml:space="preserve"> </w:t>
      </w:r>
      <w:hyperlink w:anchor="_bookmark6" w:history="1">
        <w:r w:rsidRPr="00D516D6">
          <w:rPr>
            <w:color w:val="2F4F4F"/>
            <w:w w:val="95"/>
            <w:lang w:val="en-GB"/>
          </w:rPr>
          <w:t>3</w:t>
        </w:r>
      </w:hyperlink>
      <w:r w:rsidRPr="00D516D6">
        <w:rPr>
          <w:color w:val="2F4F4F"/>
          <w:spacing w:val="-9"/>
          <w:w w:val="95"/>
          <w:lang w:val="en-GB"/>
        </w:rPr>
        <w:t xml:space="preserve"> </w:t>
      </w:r>
      <w:r w:rsidRPr="00D516D6">
        <w:rPr>
          <w:w w:val="95"/>
          <w:lang w:val="en-GB"/>
        </w:rPr>
        <w:t>illustrates</w:t>
      </w:r>
      <w:r w:rsidRPr="00D516D6">
        <w:rPr>
          <w:spacing w:val="-9"/>
          <w:w w:val="95"/>
          <w:lang w:val="en-GB"/>
        </w:rPr>
        <w:t xml:space="preserve"> </w:t>
      </w:r>
      <w:r w:rsidRPr="00D516D6">
        <w:rPr>
          <w:w w:val="95"/>
          <w:lang w:val="en-GB"/>
        </w:rPr>
        <w:t>the</w:t>
      </w:r>
      <w:r w:rsidRPr="00D516D6">
        <w:rPr>
          <w:spacing w:val="-8"/>
          <w:w w:val="95"/>
          <w:lang w:val="en-GB"/>
        </w:rPr>
        <w:t xml:space="preserve"> </w:t>
      </w:r>
      <w:r w:rsidRPr="00D516D6">
        <w:rPr>
          <w:w w:val="95"/>
          <w:lang w:val="en-GB"/>
        </w:rPr>
        <w:t>object</w:t>
      </w:r>
      <w:r w:rsidRPr="00D516D6">
        <w:rPr>
          <w:spacing w:val="-9"/>
          <w:w w:val="95"/>
          <w:lang w:val="en-GB"/>
        </w:rPr>
        <w:t xml:space="preserve"> </w:t>
      </w:r>
      <w:r w:rsidRPr="00D516D6">
        <w:rPr>
          <w:w w:val="95"/>
          <w:lang w:val="en-GB"/>
        </w:rPr>
        <w:t>recognition</w:t>
      </w:r>
      <w:r w:rsidRPr="00D516D6">
        <w:rPr>
          <w:spacing w:val="-9"/>
          <w:w w:val="95"/>
          <w:lang w:val="en-GB"/>
        </w:rPr>
        <w:t xml:space="preserve"> </w:t>
      </w:r>
      <w:r w:rsidRPr="00D516D6">
        <w:rPr>
          <w:w w:val="95"/>
          <w:lang w:val="en-GB"/>
        </w:rPr>
        <w:t>method</w:t>
      </w:r>
      <w:r w:rsidRPr="00D516D6">
        <w:rPr>
          <w:spacing w:val="-9"/>
          <w:w w:val="95"/>
          <w:lang w:val="en-GB"/>
        </w:rPr>
        <w:t xml:space="preserve"> </w:t>
      </w:r>
      <w:r w:rsidRPr="00D516D6">
        <w:rPr>
          <w:w w:val="95"/>
          <w:lang w:val="en-GB"/>
        </w:rPr>
        <w:t>used</w:t>
      </w:r>
      <w:r w:rsidRPr="00D516D6">
        <w:rPr>
          <w:spacing w:val="-9"/>
          <w:w w:val="95"/>
          <w:lang w:val="en-GB"/>
        </w:rPr>
        <w:t xml:space="preserve"> </w:t>
      </w:r>
      <w:r w:rsidRPr="00D516D6">
        <w:rPr>
          <w:w w:val="95"/>
          <w:lang w:val="en-GB"/>
        </w:rPr>
        <w:t>in</w:t>
      </w:r>
      <w:r w:rsidRPr="00D516D6">
        <w:rPr>
          <w:spacing w:val="-8"/>
          <w:w w:val="95"/>
          <w:lang w:val="en-GB"/>
        </w:rPr>
        <w:t xml:space="preserve"> </w:t>
      </w:r>
      <w:r w:rsidRPr="00D516D6">
        <w:rPr>
          <w:w w:val="95"/>
          <w:lang w:val="en-GB"/>
        </w:rPr>
        <w:t>the</w:t>
      </w:r>
      <w:r w:rsidR="00C47F86">
        <w:rPr>
          <w:w w:val="95"/>
          <w:lang w:val="en-GB"/>
        </w:rPr>
        <w:t xml:space="preserve"> implementation of the</w:t>
      </w:r>
      <w:r w:rsidRPr="00D516D6">
        <w:rPr>
          <w:w w:val="95"/>
          <w:lang w:val="en-GB"/>
        </w:rPr>
        <w:t xml:space="preserve"> </w:t>
      </w:r>
      <w:proofErr w:type="spellStart"/>
      <w:r w:rsidRPr="00D516D6">
        <w:rPr>
          <w:lang w:val="en-GB"/>
        </w:rPr>
        <w:t>Torddis</w:t>
      </w:r>
      <w:proofErr w:type="spellEnd"/>
      <w:r w:rsidRPr="00D516D6">
        <w:rPr>
          <w:lang w:val="en-GB"/>
        </w:rPr>
        <w:t xml:space="preserve"> </w:t>
      </w:r>
      <w:r w:rsidR="00C47F86">
        <w:rPr>
          <w:lang w:val="en-GB"/>
        </w:rPr>
        <w:t>system</w:t>
      </w:r>
      <w:r w:rsidRPr="00D516D6">
        <w:rPr>
          <w:lang w:val="en-GB"/>
        </w:rPr>
        <w:t>.</w:t>
      </w:r>
    </w:p>
    <w:p w14:paraId="07760B9E" w14:textId="77777777" w:rsidR="00AF779A" w:rsidRPr="00D516D6" w:rsidRDefault="00E9277B">
      <w:pPr>
        <w:pStyle w:val="Ttulo3"/>
        <w:numPr>
          <w:ilvl w:val="2"/>
          <w:numId w:val="15"/>
        </w:numPr>
        <w:tabs>
          <w:tab w:val="left" w:pos="693"/>
        </w:tabs>
        <w:ind w:hanging="577"/>
        <w:rPr>
          <w:lang w:val="en-GB"/>
        </w:rPr>
      </w:pPr>
      <w:r w:rsidRPr="00D516D6">
        <w:rPr>
          <w:spacing w:val="-2"/>
          <w:lang w:val="en-GB"/>
        </w:rPr>
        <w:t>Distraction</w:t>
      </w:r>
      <w:r w:rsidRPr="00D516D6">
        <w:rPr>
          <w:spacing w:val="7"/>
          <w:lang w:val="en-GB"/>
        </w:rPr>
        <w:t xml:space="preserve"> </w:t>
      </w:r>
      <w:r w:rsidRPr="00D516D6">
        <w:rPr>
          <w:spacing w:val="-2"/>
          <w:lang w:val="en-GB"/>
        </w:rPr>
        <w:t>Parameters</w:t>
      </w:r>
    </w:p>
    <w:p w14:paraId="56A85A2E" w14:textId="2AB9A01A" w:rsidR="00AF779A" w:rsidRPr="00D516D6" w:rsidRDefault="00E9277B">
      <w:pPr>
        <w:pStyle w:val="Textoindependiente"/>
        <w:spacing w:before="6" w:line="244" w:lineRule="auto"/>
        <w:ind w:left="116" w:right="154" w:firstLine="298"/>
        <w:jc w:val="both"/>
        <w:rPr>
          <w:lang w:val="en-GB"/>
        </w:rPr>
      </w:pPr>
      <w:r w:rsidRPr="00D516D6">
        <w:rPr>
          <w:lang w:val="en-GB"/>
        </w:rPr>
        <w:t>To</w:t>
      </w:r>
      <w:r w:rsidRPr="00D516D6">
        <w:rPr>
          <w:spacing w:val="-12"/>
          <w:lang w:val="en-GB"/>
        </w:rPr>
        <w:t xml:space="preserve"> </w:t>
      </w:r>
      <w:r w:rsidRPr="00D516D6">
        <w:rPr>
          <w:lang w:val="en-GB"/>
        </w:rPr>
        <w:t>determine</w:t>
      </w:r>
      <w:r w:rsidRPr="00D516D6">
        <w:rPr>
          <w:spacing w:val="-11"/>
          <w:lang w:val="en-GB"/>
        </w:rPr>
        <w:t xml:space="preserve"> </w:t>
      </w:r>
      <w:r w:rsidRPr="00D516D6">
        <w:rPr>
          <w:lang w:val="en-GB"/>
        </w:rPr>
        <w:t>the</w:t>
      </w:r>
      <w:r w:rsidRPr="00D516D6">
        <w:rPr>
          <w:spacing w:val="-11"/>
          <w:lang w:val="en-GB"/>
        </w:rPr>
        <w:t xml:space="preserve"> </w:t>
      </w:r>
      <w:r w:rsidRPr="00D516D6">
        <w:rPr>
          <w:lang w:val="en-GB"/>
        </w:rPr>
        <w:t>distraction</w:t>
      </w:r>
      <w:r w:rsidRPr="00D516D6">
        <w:rPr>
          <w:spacing w:val="-11"/>
          <w:lang w:val="en-GB"/>
        </w:rPr>
        <w:t xml:space="preserve"> </w:t>
      </w:r>
      <w:r w:rsidRPr="00D516D6">
        <w:rPr>
          <w:lang w:val="en-GB"/>
        </w:rPr>
        <w:t>parameters</w:t>
      </w:r>
      <w:r w:rsidRPr="00D516D6">
        <w:rPr>
          <w:spacing w:val="-11"/>
          <w:lang w:val="en-GB"/>
        </w:rPr>
        <w:t xml:space="preserve"> </w:t>
      </w:r>
      <w:r w:rsidRPr="00D516D6">
        <w:rPr>
          <w:lang w:val="en-GB"/>
        </w:rPr>
        <w:t>that</w:t>
      </w:r>
      <w:r w:rsidRPr="00D516D6">
        <w:rPr>
          <w:spacing w:val="-11"/>
          <w:lang w:val="en-GB"/>
        </w:rPr>
        <w:t xml:space="preserve"> </w:t>
      </w:r>
      <w:r w:rsidRPr="00D516D6">
        <w:rPr>
          <w:lang w:val="en-GB"/>
        </w:rPr>
        <w:t>affect</w:t>
      </w:r>
      <w:r w:rsidRPr="00D516D6">
        <w:rPr>
          <w:spacing w:val="-11"/>
          <w:lang w:val="en-GB"/>
        </w:rPr>
        <w:t xml:space="preserve"> </w:t>
      </w:r>
      <w:r w:rsidRPr="00D516D6">
        <w:rPr>
          <w:lang w:val="en-GB"/>
        </w:rPr>
        <w:t>children’s</w:t>
      </w:r>
      <w:r w:rsidRPr="00D516D6">
        <w:rPr>
          <w:spacing w:val="-11"/>
          <w:lang w:val="en-GB"/>
        </w:rPr>
        <w:t xml:space="preserve"> </w:t>
      </w:r>
      <w:r w:rsidRPr="00D516D6">
        <w:rPr>
          <w:lang w:val="en-GB"/>
        </w:rPr>
        <w:t>concentration</w:t>
      </w:r>
      <w:r w:rsidRPr="00D516D6">
        <w:rPr>
          <w:spacing w:val="-11"/>
          <w:lang w:val="en-GB"/>
        </w:rPr>
        <w:t xml:space="preserve"> </w:t>
      </w:r>
      <w:r w:rsidRPr="00D516D6">
        <w:rPr>
          <w:lang w:val="en-GB"/>
        </w:rPr>
        <w:t>during</w:t>
      </w:r>
      <w:r w:rsidRPr="00D516D6">
        <w:rPr>
          <w:spacing w:val="-11"/>
          <w:lang w:val="en-GB"/>
        </w:rPr>
        <w:t xml:space="preserve"> </w:t>
      </w:r>
      <w:r w:rsidRPr="00D516D6">
        <w:rPr>
          <w:lang w:val="en-GB"/>
        </w:rPr>
        <w:t>their</w:t>
      </w:r>
      <w:r w:rsidRPr="00D516D6">
        <w:rPr>
          <w:spacing w:val="-11"/>
          <w:lang w:val="en-GB"/>
        </w:rPr>
        <w:t xml:space="preserve"> </w:t>
      </w:r>
      <w:r w:rsidRPr="00D516D6">
        <w:rPr>
          <w:lang w:val="en-GB"/>
        </w:rPr>
        <w:t>school</w:t>
      </w:r>
      <w:r w:rsidRPr="00D516D6">
        <w:rPr>
          <w:spacing w:val="-11"/>
          <w:lang w:val="en-GB"/>
        </w:rPr>
        <w:t xml:space="preserve"> </w:t>
      </w:r>
      <w:r w:rsidRPr="00D516D6">
        <w:rPr>
          <w:lang w:val="en-GB"/>
        </w:rPr>
        <w:t>activities,</w:t>
      </w:r>
      <w:r w:rsidRPr="00D516D6">
        <w:rPr>
          <w:spacing w:val="-11"/>
          <w:lang w:val="en-GB"/>
        </w:rPr>
        <w:t xml:space="preserve"> </w:t>
      </w:r>
      <w:r w:rsidRPr="00D516D6">
        <w:rPr>
          <w:lang w:val="en-GB"/>
        </w:rPr>
        <w:t xml:space="preserve">a </w:t>
      </w:r>
      <w:r w:rsidRPr="00D516D6">
        <w:rPr>
          <w:spacing w:val="-2"/>
          <w:lang w:val="en-GB"/>
        </w:rPr>
        <w:t xml:space="preserve">bibliographic review was conducted. Additionally, user opinions and input from an education professional were </w:t>
      </w:r>
      <w:r w:rsidRPr="00D516D6">
        <w:rPr>
          <w:w w:val="95"/>
          <w:lang w:val="en-GB"/>
        </w:rPr>
        <w:t>considered.</w:t>
      </w:r>
      <w:r w:rsidRPr="00D516D6">
        <w:rPr>
          <w:spacing w:val="-4"/>
          <w:w w:val="95"/>
          <w:lang w:val="en-GB"/>
        </w:rPr>
        <w:t xml:space="preserve"> </w:t>
      </w:r>
      <w:r w:rsidRPr="00D516D6">
        <w:rPr>
          <w:w w:val="95"/>
          <w:lang w:val="en-GB"/>
        </w:rPr>
        <w:t>Table</w:t>
      </w:r>
      <w:r w:rsidRPr="00D516D6">
        <w:rPr>
          <w:spacing w:val="-4"/>
          <w:w w:val="95"/>
          <w:lang w:val="en-GB"/>
        </w:rPr>
        <w:t xml:space="preserve"> </w:t>
      </w:r>
      <w:hyperlink w:anchor="_bookmark7" w:history="1">
        <w:r w:rsidRPr="00D516D6">
          <w:rPr>
            <w:color w:val="2F4F4F"/>
            <w:w w:val="95"/>
            <w:lang w:val="en-GB"/>
          </w:rPr>
          <w:t>3</w:t>
        </w:r>
      </w:hyperlink>
      <w:r w:rsidRPr="00D516D6">
        <w:rPr>
          <w:color w:val="2F4F4F"/>
          <w:spacing w:val="-4"/>
          <w:w w:val="95"/>
          <w:lang w:val="en-GB"/>
        </w:rPr>
        <w:t xml:space="preserve"> </w:t>
      </w:r>
      <w:r w:rsidRPr="00D516D6">
        <w:rPr>
          <w:w w:val="95"/>
          <w:lang w:val="en-GB"/>
        </w:rPr>
        <w:t>describes</w:t>
      </w:r>
      <w:r w:rsidRPr="00D516D6">
        <w:rPr>
          <w:spacing w:val="-4"/>
          <w:w w:val="95"/>
          <w:lang w:val="en-GB"/>
        </w:rPr>
        <w:t xml:space="preserve"> </w:t>
      </w:r>
      <w:r w:rsidRPr="00D516D6">
        <w:rPr>
          <w:w w:val="95"/>
          <w:lang w:val="en-GB"/>
        </w:rPr>
        <w:t>the</w:t>
      </w:r>
      <w:r w:rsidRPr="00D516D6">
        <w:rPr>
          <w:spacing w:val="-4"/>
          <w:w w:val="95"/>
          <w:lang w:val="en-GB"/>
        </w:rPr>
        <w:t xml:space="preserve"> </w:t>
      </w:r>
      <w:r w:rsidRPr="00D516D6">
        <w:rPr>
          <w:w w:val="95"/>
          <w:lang w:val="en-GB"/>
        </w:rPr>
        <w:t>distraction</w:t>
      </w:r>
      <w:r w:rsidRPr="00D516D6">
        <w:rPr>
          <w:spacing w:val="-4"/>
          <w:w w:val="95"/>
          <w:lang w:val="en-GB"/>
        </w:rPr>
        <w:t xml:space="preserve"> </w:t>
      </w:r>
      <w:r w:rsidRPr="00D516D6">
        <w:rPr>
          <w:w w:val="95"/>
          <w:lang w:val="en-GB"/>
        </w:rPr>
        <w:t>parameters</w:t>
      </w:r>
      <w:r w:rsidRPr="00D516D6">
        <w:rPr>
          <w:spacing w:val="-4"/>
          <w:w w:val="95"/>
          <w:lang w:val="en-GB"/>
        </w:rPr>
        <w:t xml:space="preserve"> </w:t>
      </w:r>
      <w:r w:rsidRPr="00D516D6">
        <w:rPr>
          <w:w w:val="95"/>
          <w:lang w:val="en-GB"/>
        </w:rPr>
        <w:t>agreed</w:t>
      </w:r>
      <w:r w:rsidRPr="00D516D6">
        <w:rPr>
          <w:spacing w:val="-4"/>
          <w:w w:val="95"/>
          <w:lang w:val="en-GB"/>
        </w:rPr>
        <w:t xml:space="preserve"> </w:t>
      </w:r>
      <w:r w:rsidRPr="00D516D6">
        <w:rPr>
          <w:w w:val="95"/>
          <w:lang w:val="en-GB"/>
        </w:rPr>
        <w:t>upon</w:t>
      </w:r>
      <w:r w:rsidRPr="00D516D6">
        <w:rPr>
          <w:spacing w:val="-4"/>
          <w:w w:val="95"/>
          <w:lang w:val="en-GB"/>
        </w:rPr>
        <w:t xml:space="preserve"> </w:t>
      </w:r>
      <w:r w:rsidRPr="00D516D6">
        <w:rPr>
          <w:w w:val="95"/>
          <w:lang w:val="en-GB"/>
        </w:rPr>
        <w:t>by</w:t>
      </w:r>
      <w:r w:rsidRPr="00D516D6">
        <w:rPr>
          <w:spacing w:val="-4"/>
          <w:w w:val="95"/>
          <w:lang w:val="en-GB"/>
        </w:rPr>
        <w:t xml:space="preserve"> </w:t>
      </w:r>
      <w:r w:rsidRPr="00D516D6">
        <w:rPr>
          <w:w w:val="95"/>
          <w:lang w:val="en-GB"/>
        </w:rPr>
        <w:t>consensus.</w:t>
      </w:r>
    </w:p>
    <w:p w14:paraId="13986FE1" w14:textId="77777777" w:rsidR="00AF779A" w:rsidRPr="00D516D6" w:rsidRDefault="00E9277B">
      <w:pPr>
        <w:pStyle w:val="Ttulo3"/>
        <w:numPr>
          <w:ilvl w:val="2"/>
          <w:numId w:val="15"/>
        </w:numPr>
        <w:tabs>
          <w:tab w:val="left" w:pos="693"/>
        </w:tabs>
        <w:ind w:hanging="577"/>
        <w:rPr>
          <w:lang w:val="en-GB"/>
        </w:rPr>
      </w:pPr>
      <w:bookmarkStart w:id="97" w:name="OLE_LINK180"/>
      <w:r w:rsidRPr="00D516D6">
        <w:rPr>
          <w:lang w:val="en-GB"/>
        </w:rPr>
        <w:t>Coarse-Grained</w:t>
      </w:r>
      <w:r w:rsidRPr="00D516D6">
        <w:rPr>
          <w:spacing w:val="-10"/>
          <w:lang w:val="en-GB"/>
        </w:rPr>
        <w:t xml:space="preserve"> </w:t>
      </w:r>
      <w:r w:rsidRPr="00D516D6">
        <w:rPr>
          <w:lang w:val="en-GB"/>
        </w:rPr>
        <w:t>Use</w:t>
      </w:r>
      <w:r w:rsidRPr="00D516D6">
        <w:rPr>
          <w:spacing w:val="-9"/>
          <w:lang w:val="en-GB"/>
        </w:rPr>
        <w:t xml:space="preserve"> </w:t>
      </w:r>
      <w:r w:rsidRPr="00D516D6">
        <w:rPr>
          <w:lang w:val="en-GB"/>
        </w:rPr>
        <w:t>Case</w:t>
      </w:r>
      <w:r w:rsidRPr="00D516D6">
        <w:rPr>
          <w:spacing w:val="-9"/>
          <w:lang w:val="en-GB"/>
        </w:rPr>
        <w:t xml:space="preserve"> </w:t>
      </w:r>
      <w:r w:rsidRPr="00D516D6">
        <w:rPr>
          <w:spacing w:val="-2"/>
          <w:lang w:val="en-GB"/>
        </w:rPr>
        <w:t>Diagram</w:t>
      </w:r>
    </w:p>
    <w:bookmarkEnd w:id="97"/>
    <w:p w14:paraId="5A08C40F" w14:textId="0EE84AD4" w:rsidR="00AF779A" w:rsidRPr="00D516D6" w:rsidRDefault="00E9277B">
      <w:pPr>
        <w:pStyle w:val="Textoindependiente"/>
        <w:spacing w:before="5" w:line="244" w:lineRule="auto"/>
        <w:ind w:left="116" w:right="154" w:firstLine="298"/>
        <w:jc w:val="both"/>
        <w:rPr>
          <w:lang w:val="en-GB"/>
        </w:rPr>
      </w:pPr>
      <w:r w:rsidRPr="00D516D6">
        <w:rPr>
          <w:w w:val="95"/>
          <w:lang w:val="en-GB"/>
        </w:rPr>
        <w:t>I</w:t>
      </w:r>
      <w:r w:rsidRPr="00D516D6">
        <w:rPr>
          <w:w w:val="95"/>
          <w:lang w:val="en-GB"/>
        </w:rPr>
        <w:t>n</w:t>
      </w:r>
      <w:r w:rsidRPr="00D516D6">
        <w:rPr>
          <w:spacing w:val="-1"/>
          <w:w w:val="95"/>
          <w:lang w:val="en-GB"/>
        </w:rPr>
        <w:t xml:space="preserve"> </w:t>
      </w:r>
      <w:r w:rsidRPr="00D516D6">
        <w:rPr>
          <w:w w:val="95"/>
          <w:lang w:val="en-GB"/>
        </w:rPr>
        <w:t>the general</w:t>
      </w:r>
      <w:r w:rsidRPr="00D516D6">
        <w:rPr>
          <w:spacing w:val="-1"/>
          <w:w w:val="95"/>
          <w:lang w:val="en-GB"/>
        </w:rPr>
        <w:t xml:space="preserve"> </w:t>
      </w:r>
      <w:r w:rsidRPr="00D516D6">
        <w:rPr>
          <w:w w:val="95"/>
          <w:lang w:val="en-GB"/>
        </w:rPr>
        <w:t>use case</w:t>
      </w:r>
      <w:r w:rsidRPr="00D516D6">
        <w:rPr>
          <w:spacing w:val="-1"/>
          <w:w w:val="95"/>
          <w:lang w:val="en-GB"/>
        </w:rPr>
        <w:t xml:space="preserve"> </w:t>
      </w:r>
      <w:r w:rsidRPr="00D516D6">
        <w:rPr>
          <w:w w:val="95"/>
          <w:lang w:val="en-GB"/>
        </w:rPr>
        <w:t>diagram</w:t>
      </w:r>
      <w:r w:rsidRPr="00D516D6">
        <w:rPr>
          <w:spacing w:val="-1"/>
          <w:w w:val="95"/>
          <w:lang w:val="en-GB"/>
        </w:rPr>
        <w:t xml:space="preserve"> </w:t>
      </w:r>
      <w:r w:rsidRPr="00D516D6">
        <w:rPr>
          <w:w w:val="95"/>
          <w:lang w:val="en-GB"/>
        </w:rPr>
        <w:t>(see Figure</w:t>
      </w:r>
      <w:r w:rsidRPr="00D516D6">
        <w:rPr>
          <w:spacing w:val="-1"/>
          <w:w w:val="95"/>
          <w:lang w:val="en-GB"/>
        </w:rPr>
        <w:t xml:space="preserve"> </w:t>
      </w:r>
      <w:hyperlink w:anchor="_bookmark8" w:history="1">
        <w:r w:rsidRPr="00D516D6">
          <w:rPr>
            <w:color w:val="2F4F4F"/>
            <w:w w:val="95"/>
            <w:lang w:val="en-GB"/>
          </w:rPr>
          <w:t>4</w:t>
        </w:r>
      </w:hyperlink>
      <w:r w:rsidRPr="00D516D6">
        <w:rPr>
          <w:w w:val="95"/>
          <w:lang w:val="en-GB"/>
        </w:rPr>
        <w:t>), the</w:t>
      </w:r>
      <w:r w:rsidRPr="00D516D6">
        <w:rPr>
          <w:spacing w:val="-1"/>
          <w:w w:val="95"/>
          <w:lang w:val="en-GB"/>
        </w:rPr>
        <w:t xml:space="preserve"> </w:t>
      </w:r>
      <w:r w:rsidRPr="00D516D6">
        <w:rPr>
          <w:w w:val="95"/>
          <w:lang w:val="en-GB"/>
        </w:rPr>
        <w:t>functions</w:t>
      </w:r>
      <w:r w:rsidRPr="00D516D6">
        <w:rPr>
          <w:spacing w:val="-1"/>
          <w:w w:val="95"/>
          <w:lang w:val="en-GB"/>
        </w:rPr>
        <w:t xml:space="preserve"> </w:t>
      </w:r>
      <w:r w:rsidRPr="00D516D6">
        <w:rPr>
          <w:w w:val="95"/>
          <w:lang w:val="en-GB"/>
        </w:rPr>
        <w:t>considered based</w:t>
      </w:r>
      <w:r w:rsidRPr="00D516D6">
        <w:rPr>
          <w:spacing w:val="-1"/>
          <w:w w:val="95"/>
          <w:lang w:val="en-GB"/>
        </w:rPr>
        <w:t xml:space="preserve"> </w:t>
      </w:r>
      <w:r w:rsidRPr="00D516D6">
        <w:rPr>
          <w:w w:val="95"/>
          <w:lang w:val="en-GB"/>
        </w:rPr>
        <w:t>on the</w:t>
      </w:r>
      <w:r w:rsidRPr="00D516D6">
        <w:rPr>
          <w:spacing w:val="-1"/>
          <w:w w:val="95"/>
          <w:lang w:val="en-GB"/>
        </w:rPr>
        <w:t xml:space="preserve"> </w:t>
      </w:r>
      <w:r w:rsidRPr="00D516D6">
        <w:rPr>
          <w:w w:val="95"/>
          <w:lang w:val="en-GB"/>
        </w:rPr>
        <w:t>initial</w:t>
      </w:r>
      <w:r w:rsidRPr="00D516D6">
        <w:rPr>
          <w:spacing w:val="-1"/>
          <w:w w:val="95"/>
          <w:lang w:val="en-GB"/>
        </w:rPr>
        <w:t xml:space="preserve"> </w:t>
      </w:r>
      <w:r w:rsidRPr="00D516D6">
        <w:rPr>
          <w:w w:val="95"/>
          <w:lang w:val="en-GB"/>
        </w:rPr>
        <w:t>interviews with</w:t>
      </w:r>
      <w:r w:rsidRPr="00D516D6">
        <w:rPr>
          <w:spacing w:val="-1"/>
          <w:w w:val="95"/>
          <w:lang w:val="en-GB"/>
        </w:rPr>
        <w:t xml:space="preserve"> </w:t>
      </w:r>
      <w:r w:rsidRPr="00D516D6">
        <w:rPr>
          <w:w w:val="95"/>
          <w:lang w:val="en-GB"/>
        </w:rPr>
        <w:t xml:space="preserve">the </w:t>
      </w:r>
      <w:r w:rsidRPr="00D516D6">
        <w:rPr>
          <w:w w:val="90"/>
          <w:lang w:val="en-GB"/>
        </w:rPr>
        <w:lastRenderedPageBreak/>
        <w:t xml:space="preserve">end-user and educators are shown. The tutor user is the person responsible for configuring the permitted use </w:t>
      </w:r>
      <w:r w:rsidRPr="00D516D6">
        <w:rPr>
          <w:w w:val="90"/>
          <w:lang w:val="en-GB"/>
        </w:rPr>
        <w:t>objects,</w:t>
      </w:r>
      <w:r w:rsidRPr="00D516D6">
        <w:rPr>
          <w:lang w:val="en-GB"/>
        </w:rPr>
        <w:t xml:space="preserve"> </w:t>
      </w:r>
      <w:commentRangeStart w:id="98"/>
      <w:commentRangeStart w:id="99"/>
      <w:r w:rsidRPr="00D516D6">
        <w:rPr>
          <w:w w:val="90"/>
          <w:lang w:val="en-GB"/>
        </w:rPr>
        <w:t>monitoring their students</w:t>
      </w:r>
      <w:commentRangeEnd w:id="98"/>
      <w:r w:rsidR="00B24B90">
        <w:rPr>
          <w:rStyle w:val="Refdecomentario"/>
        </w:rPr>
        <w:commentReference w:id="98"/>
      </w:r>
      <w:commentRangeEnd w:id="99"/>
      <w:r w:rsidR="001C5520">
        <w:rPr>
          <w:rStyle w:val="Refdecomentario"/>
        </w:rPr>
        <w:commentReference w:id="99"/>
      </w:r>
      <w:r w:rsidRPr="00D516D6">
        <w:rPr>
          <w:w w:val="90"/>
          <w:lang w:val="en-GB"/>
        </w:rPr>
        <w:t xml:space="preserve">, issuing alerts to the parents, and </w:t>
      </w:r>
      <w:commentRangeStart w:id="100"/>
      <w:commentRangeStart w:id="101"/>
      <w:r w:rsidRPr="00D516D6">
        <w:rPr>
          <w:w w:val="90"/>
          <w:lang w:val="en-GB"/>
        </w:rPr>
        <w:t>persuading the monitored children</w:t>
      </w:r>
      <w:commentRangeEnd w:id="100"/>
      <w:r w:rsidR="00B24B90">
        <w:rPr>
          <w:rStyle w:val="Refdecomentario"/>
        </w:rPr>
        <w:commentReference w:id="100"/>
      </w:r>
      <w:commentRangeEnd w:id="101"/>
      <w:r w:rsidR="001C5520">
        <w:rPr>
          <w:rStyle w:val="Refdecomentario"/>
        </w:rPr>
        <w:commentReference w:id="101"/>
      </w:r>
      <w:r w:rsidRPr="00D516D6">
        <w:rPr>
          <w:w w:val="90"/>
          <w:lang w:val="en-GB"/>
        </w:rPr>
        <w:t>. Additionally, the tutor</w:t>
      </w:r>
      <w:r w:rsidRPr="00D516D6">
        <w:rPr>
          <w:w w:val="95"/>
          <w:lang w:val="en-GB"/>
        </w:rPr>
        <w:t xml:space="preserve"> user can view the reports and the historical events.</w:t>
      </w:r>
    </w:p>
    <w:p w14:paraId="129DC488" w14:textId="77777777" w:rsidR="00AF779A" w:rsidRPr="00D516D6" w:rsidRDefault="00AF779A">
      <w:pPr>
        <w:pStyle w:val="Textoindependiente"/>
        <w:spacing w:before="7"/>
        <w:rPr>
          <w:sz w:val="15"/>
          <w:lang w:val="en-GB"/>
        </w:rPr>
      </w:pPr>
    </w:p>
    <w:p w14:paraId="49895A7D" w14:textId="77777777" w:rsidR="00AF779A" w:rsidRPr="00D516D6" w:rsidRDefault="00E9277B">
      <w:pPr>
        <w:pStyle w:val="Textoindependiente"/>
        <w:ind w:left="101"/>
        <w:rPr>
          <w:lang w:val="en-GB"/>
        </w:rPr>
      </w:pPr>
      <w:r>
        <w:rPr>
          <w:lang w:val="en-GB"/>
        </w:rPr>
      </w:r>
      <w:r>
        <w:rPr>
          <w:lang w:val="en-GB"/>
        </w:rPr>
        <w:pict w14:anchorId="01C5E6C2">
          <v:group id="docshapegroup21" o:spid="_x0000_s1291" alt="" style="width:466.7pt;height:239.6pt;mso-position-horizontal-relative:char;mso-position-vertical-relative:line" coordsize="9334,4792">
            <v:line id="_x0000_s1292" alt="" style="position:absolute" from="0,14" to="9333,14" strokeweight=".50364mm"/>
            <v:line id="_x0000_s1293" alt="" style="position:absolute" from="14,4778" to="14,14" strokeweight=".50364mm"/>
            <v:line id="_x0000_s1294" alt="" style="position:absolute" from="9319,4778" to="9319,14" strokeweight=".50364mm"/>
            <v:line id="_x0000_s1295" alt="" style="position:absolute" from="0,4778" to="9333,4778" strokeweight=".50364mm"/>
            <w10:anchorlock/>
          </v:group>
        </w:pict>
      </w:r>
    </w:p>
    <w:p w14:paraId="35615962" w14:textId="7780E036" w:rsidR="00AF779A" w:rsidRPr="00D516D6" w:rsidRDefault="00E9277B">
      <w:pPr>
        <w:spacing w:before="134"/>
        <w:ind w:right="37"/>
        <w:jc w:val="center"/>
        <w:rPr>
          <w:rFonts w:ascii="Calibri"/>
          <w:sz w:val="18"/>
          <w:lang w:val="en-GB"/>
        </w:rPr>
      </w:pPr>
      <w:r w:rsidRPr="00D516D6">
        <w:rPr>
          <w:noProof/>
          <w:lang w:val="en-GB"/>
        </w:rPr>
        <w:drawing>
          <wp:anchor distT="0" distB="0" distL="0" distR="0" simplePos="0" relativeHeight="485921280" behindDoc="1" locked="0" layoutInCell="1" allowOverlap="1" wp14:anchorId="58D342A8" wp14:editId="3BB0FA0D">
            <wp:simplePos x="0" y="0"/>
            <wp:positionH relativeFrom="page">
              <wp:posOffset>571468</wp:posOffset>
            </wp:positionH>
            <wp:positionV relativeFrom="paragraph">
              <wp:posOffset>-2948855</wp:posOffset>
            </wp:positionV>
            <wp:extent cx="5825585" cy="2861691"/>
            <wp:effectExtent l="0" t="0" r="0" b="0"/>
            <wp:wrapNone/>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23" cstate="print"/>
                    <a:stretch>
                      <a:fillRect/>
                    </a:stretch>
                  </pic:blipFill>
                  <pic:spPr>
                    <a:xfrm>
                      <a:off x="0" y="0"/>
                      <a:ext cx="5825585" cy="2861691"/>
                    </a:xfrm>
                    <a:prstGeom prst="rect">
                      <a:avLst/>
                    </a:prstGeom>
                  </pic:spPr>
                </pic:pic>
              </a:graphicData>
            </a:graphic>
          </wp:anchor>
        </w:drawing>
      </w:r>
      <w:bookmarkStart w:id="102" w:name="_bookmark6"/>
      <w:bookmarkEnd w:id="102"/>
      <w:r w:rsidRPr="00D516D6">
        <w:rPr>
          <w:rFonts w:ascii="Calibri"/>
          <w:b/>
          <w:sz w:val="18"/>
          <w:lang w:val="en-GB"/>
        </w:rPr>
        <w:t>Figure</w:t>
      </w:r>
      <w:r w:rsidRPr="00D516D6">
        <w:rPr>
          <w:rFonts w:ascii="Calibri"/>
          <w:b/>
          <w:spacing w:val="25"/>
          <w:sz w:val="18"/>
          <w:lang w:val="en-GB"/>
        </w:rPr>
        <w:t xml:space="preserve"> </w:t>
      </w:r>
      <w:r w:rsidRPr="00D516D6">
        <w:rPr>
          <w:rFonts w:ascii="Calibri"/>
          <w:b/>
          <w:sz w:val="18"/>
          <w:lang w:val="en-GB"/>
        </w:rPr>
        <w:t>3:</w:t>
      </w:r>
      <w:r w:rsidRPr="00D516D6">
        <w:rPr>
          <w:rFonts w:ascii="Calibri"/>
          <w:b/>
          <w:spacing w:val="24"/>
          <w:sz w:val="18"/>
          <w:lang w:val="en-GB"/>
        </w:rPr>
        <w:t xml:space="preserve"> </w:t>
      </w:r>
      <w:r w:rsidRPr="00D516D6">
        <w:rPr>
          <w:rFonts w:ascii="Calibri"/>
          <w:sz w:val="18"/>
          <w:lang w:val="en-GB"/>
        </w:rPr>
        <w:t>Method</w:t>
      </w:r>
      <w:r w:rsidRPr="00D516D6">
        <w:rPr>
          <w:rFonts w:ascii="Calibri"/>
          <w:spacing w:val="24"/>
          <w:sz w:val="18"/>
          <w:lang w:val="en-GB"/>
        </w:rPr>
        <w:t xml:space="preserve"> </w:t>
      </w:r>
      <w:r w:rsidRPr="00D516D6">
        <w:rPr>
          <w:rFonts w:ascii="Calibri"/>
          <w:sz w:val="18"/>
          <w:lang w:val="en-GB"/>
        </w:rPr>
        <w:t>for</w:t>
      </w:r>
      <w:r w:rsidRPr="00D516D6">
        <w:rPr>
          <w:rFonts w:ascii="Calibri"/>
          <w:spacing w:val="24"/>
          <w:sz w:val="18"/>
          <w:lang w:val="en-GB"/>
        </w:rPr>
        <w:t xml:space="preserve"> </w:t>
      </w:r>
      <w:r w:rsidRPr="00D516D6">
        <w:rPr>
          <w:rFonts w:ascii="Calibri"/>
          <w:sz w:val="18"/>
          <w:lang w:val="en-GB"/>
        </w:rPr>
        <w:t>object</w:t>
      </w:r>
      <w:r w:rsidRPr="00D516D6">
        <w:rPr>
          <w:rFonts w:ascii="Calibri"/>
          <w:spacing w:val="23"/>
          <w:sz w:val="18"/>
          <w:lang w:val="en-GB"/>
        </w:rPr>
        <w:t xml:space="preserve"> </w:t>
      </w:r>
      <w:r w:rsidRPr="00D516D6">
        <w:rPr>
          <w:rFonts w:ascii="Calibri"/>
          <w:spacing w:val="-2"/>
          <w:sz w:val="18"/>
          <w:lang w:val="en-GB"/>
        </w:rPr>
        <w:t>recognition</w:t>
      </w:r>
      <w:r w:rsidR="00932AAB">
        <w:rPr>
          <w:rFonts w:ascii="Calibri"/>
          <w:spacing w:val="-2"/>
          <w:sz w:val="18"/>
          <w:lang w:val="en-GB"/>
        </w:rPr>
        <w:t xml:space="preserve"> </w:t>
      </w:r>
      <w:r w:rsidR="00932AAB" w:rsidRPr="00932AAB">
        <w:rPr>
          <w:rFonts w:ascii="Calibri"/>
          <w:spacing w:val="-2"/>
          <w:sz w:val="18"/>
          <w:lang w:val="en-GB"/>
        </w:rPr>
        <w:t xml:space="preserve">used in the </w:t>
      </w:r>
      <w:proofErr w:type="spellStart"/>
      <w:r w:rsidR="00932AAB" w:rsidRPr="00932AAB">
        <w:rPr>
          <w:rFonts w:ascii="Calibri"/>
          <w:spacing w:val="-2"/>
          <w:sz w:val="18"/>
          <w:lang w:val="en-GB"/>
        </w:rPr>
        <w:t>Torddis</w:t>
      </w:r>
      <w:proofErr w:type="spellEnd"/>
      <w:r w:rsidR="00932AAB" w:rsidRPr="00932AAB">
        <w:rPr>
          <w:rFonts w:ascii="Calibri"/>
          <w:spacing w:val="-2"/>
          <w:sz w:val="18"/>
          <w:lang w:val="en-GB"/>
        </w:rPr>
        <w:t xml:space="preserve"> system</w:t>
      </w:r>
      <w:r w:rsidR="003838BE">
        <w:rPr>
          <w:rFonts w:ascii="Calibri"/>
          <w:spacing w:val="-2"/>
          <w:sz w:val="18"/>
          <w:lang w:val="en-GB"/>
        </w:rPr>
        <w:t>.</w:t>
      </w:r>
    </w:p>
    <w:p w14:paraId="72AED49F" w14:textId="77777777" w:rsidR="00AF779A" w:rsidRPr="00D516D6" w:rsidRDefault="00AF779A">
      <w:pPr>
        <w:pStyle w:val="Textoindependiente"/>
        <w:rPr>
          <w:rFonts w:ascii="Calibri"/>
          <w:sz w:val="22"/>
          <w:lang w:val="en-GB"/>
        </w:rPr>
      </w:pPr>
    </w:p>
    <w:p w14:paraId="381FD7AA" w14:textId="77777777" w:rsidR="00AF779A" w:rsidRPr="00D516D6" w:rsidRDefault="00E9277B">
      <w:pPr>
        <w:spacing w:before="154" w:line="219" w:lineRule="exact"/>
        <w:ind w:left="116"/>
        <w:rPr>
          <w:rFonts w:ascii="Calibri"/>
          <w:b/>
          <w:sz w:val="18"/>
          <w:lang w:val="en-GB"/>
        </w:rPr>
      </w:pPr>
      <w:bookmarkStart w:id="103" w:name="_bookmark7"/>
      <w:bookmarkEnd w:id="103"/>
      <w:r w:rsidRPr="00D516D6">
        <w:rPr>
          <w:rFonts w:ascii="Calibri"/>
          <w:b/>
          <w:w w:val="105"/>
          <w:sz w:val="18"/>
          <w:lang w:val="en-GB"/>
        </w:rPr>
        <w:t>Table</w:t>
      </w:r>
      <w:r w:rsidRPr="00D516D6">
        <w:rPr>
          <w:rFonts w:ascii="Calibri"/>
          <w:b/>
          <w:spacing w:val="15"/>
          <w:w w:val="105"/>
          <w:sz w:val="18"/>
          <w:lang w:val="en-GB"/>
        </w:rPr>
        <w:t xml:space="preserve"> </w:t>
      </w:r>
      <w:r w:rsidRPr="00D516D6">
        <w:rPr>
          <w:rFonts w:ascii="Calibri"/>
          <w:b/>
          <w:spacing w:val="-10"/>
          <w:w w:val="105"/>
          <w:sz w:val="18"/>
          <w:lang w:val="en-GB"/>
        </w:rPr>
        <w:t>3</w:t>
      </w:r>
    </w:p>
    <w:p w14:paraId="38A170FF" w14:textId="747CAC30" w:rsidR="00AF779A" w:rsidRPr="00D516D6" w:rsidRDefault="00E9277B">
      <w:pPr>
        <w:spacing w:line="219" w:lineRule="exact"/>
        <w:ind w:left="116"/>
        <w:rPr>
          <w:rFonts w:ascii="Calibri"/>
          <w:sz w:val="18"/>
          <w:lang w:val="en-GB"/>
        </w:rPr>
      </w:pPr>
      <w:r w:rsidRPr="00D516D6">
        <w:rPr>
          <w:rFonts w:ascii="Calibri"/>
          <w:w w:val="105"/>
          <w:sz w:val="18"/>
          <w:lang w:val="en-GB"/>
        </w:rPr>
        <w:t>Distraction</w:t>
      </w:r>
      <w:r w:rsidRPr="00D516D6">
        <w:rPr>
          <w:rFonts w:ascii="Calibri"/>
          <w:spacing w:val="5"/>
          <w:w w:val="105"/>
          <w:sz w:val="18"/>
          <w:lang w:val="en-GB"/>
        </w:rPr>
        <w:t xml:space="preserve"> </w:t>
      </w:r>
      <w:r w:rsidR="00C47F86">
        <w:rPr>
          <w:rFonts w:ascii="Calibri"/>
          <w:w w:val="105"/>
          <w:sz w:val="18"/>
          <w:lang w:val="en-GB"/>
        </w:rPr>
        <w:t>p</w:t>
      </w:r>
      <w:r w:rsidRPr="00D516D6">
        <w:rPr>
          <w:rFonts w:ascii="Calibri"/>
          <w:w w:val="105"/>
          <w:sz w:val="18"/>
          <w:lang w:val="en-GB"/>
        </w:rPr>
        <w:t>arameters</w:t>
      </w:r>
      <w:r w:rsidRPr="00D516D6">
        <w:rPr>
          <w:rFonts w:ascii="Calibri"/>
          <w:spacing w:val="6"/>
          <w:w w:val="105"/>
          <w:sz w:val="18"/>
          <w:lang w:val="en-GB"/>
        </w:rPr>
        <w:t xml:space="preserve"> </w:t>
      </w:r>
      <w:r w:rsidRPr="00D516D6">
        <w:rPr>
          <w:rFonts w:ascii="Calibri"/>
          <w:w w:val="105"/>
          <w:sz w:val="18"/>
          <w:lang w:val="en-GB"/>
        </w:rPr>
        <w:t>in</w:t>
      </w:r>
      <w:r w:rsidRPr="00D516D6">
        <w:rPr>
          <w:rFonts w:ascii="Calibri"/>
          <w:spacing w:val="6"/>
          <w:w w:val="105"/>
          <w:sz w:val="18"/>
          <w:lang w:val="en-GB"/>
        </w:rPr>
        <w:t xml:space="preserve"> </w:t>
      </w:r>
      <w:r w:rsidRPr="00D516D6">
        <w:rPr>
          <w:rFonts w:ascii="Calibri"/>
          <w:w w:val="105"/>
          <w:sz w:val="18"/>
          <w:lang w:val="en-GB"/>
        </w:rPr>
        <w:t>the</w:t>
      </w:r>
      <w:r w:rsidRPr="00D516D6">
        <w:rPr>
          <w:rFonts w:ascii="Calibri"/>
          <w:spacing w:val="6"/>
          <w:w w:val="105"/>
          <w:sz w:val="18"/>
          <w:lang w:val="en-GB"/>
        </w:rPr>
        <w:t xml:space="preserve"> </w:t>
      </w:r>
      <w:r w:rsidR="00C47F86">
        <w:rPr>
          <w:rFonts w:ascii="Calibri"/>
          <w:w w:val="105"/>
          <w:sz w:val="18"/>
          <w:lang w:val="en-GB"/>
        </w:rPr>
        <w:t>s</w:t>
      </w:r>
      <w:r w:rsidRPr="00D516D6">
        <w:rPr>
          <w:rFonts w:ascii="Calibri"/>
          <w:w w:val="105"/>
          <w:sz w:val="18"/>
          <w:lang w:val="en-GB"/>
        </w:rPr>
        <w:t>tudy</w:t>
      </w:r>
      <w:r w:rsidRPr="00D516D6">
        <w:rPr>
          <w:rFonts w:ascii="Calibri"/>
          <w:spacing w:val="6"/>
          <w:w w:val="105"/>
          <w:sz w:val="18"/>
          <w:lang w:val="en-GB"/>
        </w:rPr>
        <w:t xml:space="preserve"> </w:t>
      </w:r>
      <w:r w:rsidR="00C47F86">
        <w:rPr>
          <w:rFonts w:ascii="Calibri"/>
          <w:spacing w:val="-2"/>
          <w:w w:val="105"/>
          <w:sz w:val="18"/>
          <w:lang w:val="en-GB"/>
        </w:rPr>
        <w:t>a</w:t>
      </w:r>
      <w:r w:rsidRPr="00D516D6">
        <w:rPr>
          <w:rFonts w:ascii="Calibri"/>
          <w:spacing w:val="-2"/>
          <w:w w:val="105"/>
          <w:sz w:val="18"/>
          <w:lang w:val="en-GB"/>
        </w:rPr>
        <w:t>rea.</w:t>
      </w:r>
    </w:p>
    <w:p w14:paraId="2478B11E" w14:textId="77777777" w:rsidR="00AF779A" w:rsidRPr="00D516D6" w:rsidRDefault="00E9277B">
      <w:pPr>
        <w:pStyle w:val="Textoindependiente"/>
        <w:spacing w:before="5"/>
        <w:rPr>
          <w:rFonts w:ascii="Calibri"/>
          <w:sz w:val="5"/>
          <w:lang w:val="en-GB"/>
        </w:rPr>
      </w:pPr>
      <w:r>
        <w:rPr>
          <w:lang w:val="en-GB"/>
        </w:rPr>
        <w:pict w14:anchorId="40A8A20F">
          <v:shape id="docshape22" o:spid="_x0000_s1290" alt="" style="position:absolute;margin-left:45.55pt;margin-top:4.55pt;width:453.2pt;height:.1pt;z-index:-15722496;mso-wrap-edited:f;mso-width-percent:0;mso-height-percent:0;mso-wrap-distance-left:0;mso-wrap-distance-right:0;mso-position-horizontal-relative:page;mso-width-percent:0;mso-height-percent:0" coordsize="9064,1270" path="m,l9063,e" filled="f" strokeweight=".14042mm">
            <v:path arrowok="t" o:connecttype="custom" o:connectlocs="0,0;2147483646,0" o:connectangles="0,0"/>
            <w10:wrap type="topAndBottom" anchorx="page"/>
          </v:shape>
        </w:pict>
      </w:r>
    </w:p>
    <w:p w14:paraId="452F9481" w14:textId="77777777" w:rsidR="00AF779A" w:rsidRPr="00D516D6" w:rsidRDefault="00E9277B">
      <w:pPr>
        <w:tabs>
          <w:tab w:val="left" w:pos="4508"/>
        </w:tabs>
        <w:spacing w:before="28" w:after="21"/>
        <w:ind w:right="16"/>
        <w:jc w:val="center"/>
        <w:rPr>
          <w:rFonts w:ascii="Calibri"/>
          <w:b/>
          <w:sz w:val="18"/>
          <w:lang w:val="en-GB"/>
        </w:rPr>
      </w:pPr>
      <w:r w:rsidRPr="00D516D6">
        <w:rPr>
          <w:rFonts w:ascii="Calibri"/>
          <w:b/>
          <w:spacing w:val="-2"/>
          <w:w w:val="105"/>
          <w:sz w:val="18"/>
          <w:lang w:val="en-GB"/>
        </w:rPr>
        <w:t>Internal</w:t>
      </w:r>
      <w:r w:rsidRPr="00D516D6">
        <w:rPr>
          <w:rFonts w:ascii="Calibri"/>
          <w:b/>
          <w:spacing w:val="10"/>
          <w:w w:val="105"/>
          <w:sz w:val="18"/>
          <w:lang w:val="en-GB"/>
        </w:rPr>
        <w:t xml:space="preserve"> </w:t>
      </w:r>
      <w:r w:rsidRPr="00D516D6">
        <w:rPr>
          <w:rFonts w:ascii="Calibri"/>
          <w:b/>
          <w:spacing w:val="-2"/>
          <w:w w:val="105"/>
          <w:sz w:val="18"/>
          <w:lang w:val="en-GB"/>
        </w:rPr>
        <w:t>Distraction</w:t>
      </w:r>
      <w:r w:rsidRPr="00D516D6">
        <w:rPr>
          <w:rFonts w:ascii="Calibri"/>
          <w:b/>
          <w:sz w:val="18"/>
          <w:lang w:val="en-GB"/>
        </w:rPr>
        <w:tab/>
      </w:r>
      <w:r w:rsidRPr="00D516D6">
        <w:rPr>
          <w:rFonts w:ascii="Calibri"/>
          <w:b/>
          <w:w w:val="105"/>
          <w:sz w:val="18"/>
          <w:lang w:val="en-GB"/>
        </w:rPr>
        <w:t>External</w:t>
      </w:r>
      <w:r w:rsidRPr="00D516D6">
        <w:rPr>
          <w:rFonts w:ascii="Calibri"/>
          <w:b/>
          <w:spacing w:val="12"/>
          <w:w w:val="105"/>
          <w:sz w:val="18"/>
          <w:lang w:val="en-GB"/>
        </w:rPr>
        <w:t xml:space="preserve"> </w:t>
      </w:r>
      <w:r w:rsidRPr="00D516D6">
        <w:rPr>
          <w:rFonts w:ascii="Calibri"/>
          <w:b/>
          <w:spacing w:val="-2"/>
          <w:w w:val="105"/>
          <w:sz w:val="18"/>
          <w:lang w:val="en-GB"/>
        </w:rPr>
        <w:t>Distraction</w:t>
      </w:r>
    </w:p>
    <w:p w14:paraId="4D60F314" w14:textId="77777777" w:rsidR="00AF779A" w:rsidRPr="00D516D6" w:rsidRDefault="00E9277B">
      <w:pPr>
        <w:pStyle w:val="Textoindependiente"/>
        <w:spacing w:line="20" w:lineRule="exact"/>
        <w:ind w:left="250"/>
        <w:rPr>
          <w:rFonts w:ascii="Calibri"/>
          <w:sz w:val="2"/>
          <w:lang w:val="en-GB"/>
        </w:rPr>
      </w:pPr>
      <w:r>
        <w:rPr>
          <w:rFonts w:ascii="Calibri"/>
          <w:sz w:val="2"/>
          <w:lang w:val="en-GB"/>
        </w:rPr>
      </w:r>
      <w:r>
        <w:rPr>
          <w:rFonts w:ascii="Calibri"/>
          <w:sz w:val="2"/>
          <w:lang w:val="en-GB"/>
        </w:rPr>
        <w:pict w14:anchorId="35723637">
          <v:group id="docshapegroup23" o:spid="_x0000_s1288" alt="" style="width:453.2pt;height:.4pt;mso-position-horizontal-relative:char;mso-position-vertical-relative:line" coordsize="9064,8">
            <v:line id="_x0000_s1289" alt="" style="position:absolute" from="0,4" to="9063,4" strokeweight=".14042mm"/>
            <w10:anchorlock/>
          </v:group>
        </w:pict>
      </w:r>
    </w:p>
    <w:p w14:paraId="1B5A146B" w14:textId="77777777" w:rsidR="00AF779A" w:rsidRPr="00D516D6" w:rsidRDefault="00AF779A">
      <w:pPr>
        <w:spacing w:line="20" w:lineRule="exact"/>
        <w:rPr>
          <w:rFonts w:ascii="Calibri"/>
          <w:sz w:val="2"/>
          <w:lang w:val="en-GB"/>
        </w:rPr>
        <w:sectPr w:rsidR="00AF779A" w:rsidRPr="00D516D6">
          <w:pgSz w:w="10890" w:h="14860"/>
          <w:pgMar w:top="880" w:right="620" w:bottom="840" w:left="660" w:header="673" w:footer="642" w:gutter="0"/>
          <w:cols w:space="720"/>
        </w:sectPr>
      </w:pPr>
    </w:p>
    <w:p w14:paraId="69CE11A7" w14:textId="77777777" w:rsidR="00AF779A" w:rsidRPr="00D516D6" w:rsidRDefault="00E9277B">
      <w:pPr>
        <w:spacing w:line="185" w:lineRule="exact"/>
        <w:ind w:left="370"/>
        <w:jc w:val="both"/>
        <w:rPr>
          <w:rFonts w:ascii="Calibri"/>
          <w:sz w:val="18"/>
          <w:lang w:val="en-GB"/>
        </w:rPr>
      </w:pPr>
      <w:commentRangeStart w:id="104"/>
      <w:commentRangeStart w:id="105"/>
      <w:r w:rsidRPr="00D516D6">
        <w:rPr>
          <w:rFonts w:ascii="Calibri"/>
          <w:sz w:val="18"/>
          <w:lang w:val="en-GB"/>
        </w:rPr>
        <w:t>Expression</w:t>
      </w:r>
      <w:r w:rsidRPr="00D516D6">
        <w:rPr>
          <w:rFonts w:ascii="Calibri"/>
          <w:spacing w:val="70"/>
          <w:sz w:val="18"/>
          <w:lang w:val="en-GB"/>
        </w:rPr>
        <w:t xml:space="preserve"> </w:t>
      </w:r>
      <w:r w:rsidRPr="00D516D6">
        <w:rPr>
          <w:rFonts w:ascii="Calibri"/>
          <w:sz w:val="18"/>
          <w:lang w:val="en-GB"/>
        </w:rPr>
        <w:t>of</w:t>
      </w:r>
      <w:r w:rsidRPr="00D516D6">
        <w:rPr>
          <w:rFonts w:ascii="Calibri"/>
          <w:spacing w:val="70"/>
          <w:sz w:val="18"/>
          <w:lang w:val="en-GB"/>
        </w:rPr>
        <w:t xml:space="preserve"> </w:t>
      </w:r>
      <w:r w:rsidRPr="00D516D6">
        <w:rPr>
          <w:rFonts w:ascii="Calibri"/>
          <w:sz w:val="18"/>
          <w:lang w:val="en-GB"/>
        </w:rPr>
        <w:t>emotions</w:t>
      </w:r>
      <w:r w:rsidRPr="00D516D6">
        <w:rPr>
          <w:rFonts w:ascii="Calibri"/>
          <w:spacing w:val="70"/>
          <w:sz w:val="18"/>
          <w:lang w:val="en-GB"/>
        </w:rPr>
        <w:t xml:space="preserve"> </w:t>
      </w:r>
      <w:r w:rsidRPr="00D516D6">
        <w:rPr>
          <w:rFonts w:ascii="Calibri"/>
          <w:sz w:val="18"/>
          <w:lang w:val="en-GB"/>
        </w:rPr>
        <w:t>such</w:t>
      </w:r>
      <w:r w:rsidRPr="00D516D6">
        <w:rPr>
          <w:rFonts w:ascii="Calibri"/>
          <w:spacing w:val="70"/>
          <w:sz w:val="18"/>
          <w:lang w:val="en-GB"/>
        </w:rPr>
        <w:t xml:space="preserve"> </w:t>
      </w:r>
      <w:r w:rsidRPr="00D516D6">
        <w:rPr>
          <w:rFonts w:ascii="Calibri"/>
          <w:sz w:val="18"/>
          <w:lang w:val="en-GB"/>
        </w:rPr>
        <w:t>as</w:t>
      </w:r>
      <w:r w:rsidRPr="00D516D6">
        <w:rPr>
          <w:rFonts w:ascii="Calibri"/>
          <w:spacing w:val="70"/>
          <w:sz w:val="18"/>
          <w:lang w:val="en-GB"/>
        </w:rPr>
        <w:t xml:space="preserve"> </w:t>
      </w:r>
      <w:r w:rsidRPr="00D516D6">
        <w:rPr>
          <w:rFonts w:ascii="Calibri"/>
          <w:sz w:val="18"/>
          <w:lang w:val="en-GB"/>
        </w:rPr>
        <w:t>anger,</w:t>
      </w:r>
      <w:r w:rsidRPr="00D516D6">
        <w:rPr>
          <w:rFonts w:ascii="Calibri"/>
          <w:spacing w:val="70"/>
          <w:sz w:val="18"/>
          <w:lang w:val="en-GB"/>
        </w:rPr>
        <w:t xml:space="preserve"> </w:t>
      </w:r>
      <w:r w:rsidRPr="00D516D6">
        <w:rPr>
          <w:rFonts w:ascii="Calibri"/>
          <w:sz w:val="18"/>
          <w:lang w:val="en-GB"/>
        </w:rPr>
        <w:t>disgust,</w:t>
      </w:r>
      <w:r w:rsidRPr="00D516D6">
        <w:rPr>
          <w:rFonts w:ascii="Calibri"/>
          <w:spacing w:val="71"/>
          <w:sz w:val="18"/>
          <w:lang w:val="en-GB"/>
        </w:rPr>
        <w:t xml:space="preserve"> </w:t>
      </w:r>
      <w:r w:rsidRPr="00D516D6">
        <w:rPr>
          <w:rFonts w:ascii="Calibri"/>
          <w:spacing w:val="-4"/>
          <w:sz w:val="18"/>
          <w:lang w:val="en-GB"/>
        </w:rPr>
        <w:t>fear,</w:t>
      </w:r>
    </w:p>
    <w:p w14:paraId="21882A22" w14:textId="77777777" w:rsidR="00AF779A" w:rsidRPr="00D516D6" w:rsidRDefault="00E9277B">
      <w:pPr>
        <w:ind w:left="370"/>
        <w:jc w:val="both"/>
        <w:rPr>
          <w:rFonts w:ascii="Calibri"/>
          <w:sz w:val="18"/>
          <w:lang w:val="en-GB"/>
        </w:rPr>
      </w:pPr>
      <w:r w:rsidRPr="00D516D6">
        <w:rPr>
          <w:rFonts w:ascii="Calibri"/>
          <w:w w:val="105"/>
          <w:sz w:val="18"/>
          <w:lang w:val="en-GB"/>
        </w:rPr>
        <w:t>happiness, sadness, surprise, and neutral (</w:t>
      </w:r>
      <w:proofErr w:type="spellStart"/>
      <w:r>
        <w:fldChar w:fldCharType="begin"/>
      </w:r>
      <w:r>
        <w:instrText xml:space="preserve"> HYPERLINK \l "_bookmark45" </w:instrText>
      </w:r>
      <w:r>
        <w:fldChar w:fldCharType="separate"/>
      </w:r>
      <w:r w:rsidRPr="00D516D6">
        <w:rPr>
          <w:rFonts w:ascii="Calibri"/>
          <w:color w:val="2F4F4F"/>
          <w:w w:val="105"/>
          <w:sz w:val="18"/>
          <w:lang w:val="en-GB"/>
        </w:rPr>
        <w:t>Asish</w:t>
      </w:r>
      <w:proofErr w:type="spellEnd"/>
      <w:r w:rsidRPr="00D516D6">
        <w:rPr>
          <w:rFonts w:ascii="Calibri"/>
          <w:color w:val="2F4F4F"/>
          <w:w w:val="105"/>
          <w:sz w:val="18"/>
          <w:lang w:val="en-GB"/>
        </w:rPr>
        <w:t>, Kul-</w:t>
      </w:r>
      <w:r>
        <w:rPr>
          <w:rFonts w:ascii="Calibri"/>
          <w:color w:val="2F4F4F"/>
          <w:w w:val="105"/>
          <w:sz w:val="18"/>
          <w:lang w:val="en-GB"/>
        </w:rPr>
        <w:fldChar w:fldCharType="end"/>
      </w:r>
      <w:r w:rsidRPr="00D516D6">
        <w:rPr>
          <w:rFonts w:ascii="Calibri"/>
          <w:color w:val="2F4F4F"/>
          <w:w w:val="105"/>
          <w:sz w:val="18"/>
          <w:lang w:val="en-GB"/>
        </w:rPr>
        <w:t xml:space="preserve"> </w:t>
      </w:r>
      <w:hyperlink w:anchor="_bookmark45" w:history="1">
        <w:proofErr w:type="spellStart"/>
        <w:r w:rsidRPr="00D516D6">
          <w:rPr>
            <w:rFonts w:ascii="Calibri"/>
            <w:color w:val="2F4F4F"/>
            <w:w w:val="105"/>
            <w:sz w:val="18"/>
            <w:lang w:val="en-GB"/>
          </w:rPr>
          <w:t>shreshth</w:t>
        </w:r>
        <w:proofErr w:type="spellEnd"/>
        <w:r w:rsidRPr="00D516D6">
          <w:rPr>
            <w:rFonts w:ascii="Calibri"/>
            <w:color w:val="2F4F4F"/>
            <w:w w:val="105"/>
            <w:sz w:val="18"/>
            <w:lang w:val="en-GB"/>
          </w:rPr>
          <w:t xml:space="preserve"> and Borst</w:t>
        </w:r>
      </w:hyperlink>
      <w:r w:rsidRPr="00D516D6">
        <w:rPr>
          <w:rFonts w:ascii="Calibri"/>
          <w:w w:val="105"/>
          <w:sz w:val="18"/>
          <w:lang w:val="en-GB"/>
        </w:rPr>
        <w:t xml:space="preserve">, </w:t>
      </w:r>
      <w:hyperlink w:anchor="_bookmark45" w:history="1">
        <w:r w:rsidRPr="00D516D6">
          <w:rPr>
            <w:rFonts w:ascii="Calibri"/>
            <w:color w:val="2F4F4F"/>
            <w:w w:val="105"/>
            <w:sz w:val="18"/>
            <w:lang w:val="en-GB"/>
          </w:rPr>
          <w:t>2022</w:t>
        </w:r>
      </w:hyperlink>
      <w:r w:rsidRPr="00D516D6">
        <w:rPr>
          <w:rFonts w:ascii="Calibri"/>
          <w:w w:val="105"/>
          <w:sz w:val="18"/>
          <w:lang w:val="en-GB"/>
        </w:rPr>
        <w:t xml:space="preserve">; </w:t>
      </w:r>
      <w:hyperlink w:anchor="_bookmark102" w:history="1">
        <w:proofErr w:type="spellStart"/>
        <w:r w:rsidRPr="00D516D6">
          <w:rPr>
            <w:rFonts w:ascii="Calibri"/>
            <w:color w:val="2F4F4F"/>
            <w:w w:val="105"/>
            <w:sz w:val="18"/>
            <w:lang w:val="en-GB"/>
          </w:rPr>
          <w:t>Vettivel</w:t>
        </w:r>
        <w:proofErr w:type="spellEnd"/>
        <w:r w:rsidRPr="00D516D6">
          <w:rPr>
            <w:rFonts w:ascii="Calibri"/>
            <w:color w:val="2F4F4F"/>
            <w:w w:val="105"/>
            <w:sz w:val="18"/>
            <w:lang w:val="en-GB"/>
          </w:rPr>
          <w:t xml:space="preserve">, </w:t>
        </w:r>
        <w:proofErr w:type="spellStart"/>
        <w:r w:rsidRPr="00D516D6">
          <w:rPr>
            <w:rFonts w:ascii="Calibri"/>
            <w:color w:val="2F4F4F"/>
            <w:w w:val="105"/>
            <w:sz w:val="18"/>
            <w:lang w:val="en-GB"/>
          </w:rPr>
          <w:t>Jeyaratnam</w:t>
        </w:r>
        <w:proofErr w:type="spellEnd"/>
        <w:r w:rsidRPr="00D516D6">
          <w:rPr>
            <w:rFonts w:ascii="Calibri"/>
            <w:color w:val="2F4F4F"/>
            <w:w w:val="105"/>
            <w:sz w:val="18"/>
            <w:lang w:val="en-GB"/>
          </w:rPr>
          <w:t>, Ravin-</w:t>
        </w:r>
      </w:hyperlink>
      <w:r w:rsidRPr="00D516D6">
        <w:rPr>
          <w:rFonts w:ascii="Calibri"/>
          <w:color w:val="2F4F4F"/>
          <w:w w:val="105"/>
          <w:sz w:val="18"/>
          <w:lang w:val="en-GB"/>
        </w:rPr>
        <w:t xml:space="preserve"> </w:t>
      </w:r>
      <w:hyperlink w:anchor="_bookmark102" w:history="1">
        <w:proofErr w:type="spellStart"/>
        <w:r w:rsidRPr="00D516D6">
          <w:rPr>
            <w:rFonts w:ascii="Calibri"/>
            <w:color w:val="2F4F4F"/>
            <w:w w:val="105"/>
            <w:sz w:val="18"/>
            <w:lang w:val="en-GB"/>
          </w:rPr>
          <w:t>dran</w:t>
        </w:r>
        <w:proofErr w:type="spellEnd"/>
        <w:r w:rsidRPr="00D516D6">
          <w:rPr>
            <w:rFonts w:ascii="Calibri"/>
            <w:color w:val="2F4F4F"/>
            <w:w w:val="105"/>
            <w:sz w:val="18"/>
            <w:lang w:val="en-GB"/>
          </w:rPr>
          <w:t xml:space="preserve">, </w:t>
        </w:r>
        <w:proofErr w:type="spellStart"/>
        <w:r w:rsidRPr="00D516D6">
          <w:rPr>
            <w:rFonts w:ascii="Calibri"/>
            <w:color w:val="2F4F4F"/>
            <w:w w:val="105"/>
            <w:sz w:val="18"/>
            <w:lang w:val="en-GB"/>
          </w:rPr>
          <w:t>Sumathipala</w:t>
        </w:r>
        <w:proofErr w:type="spellEnd"/>
        <w:r w:rsidRPr="00D516D6">
          <w:rPr>
            <w:rFonts w:ascii="Calibri"/>
            <w:color w:val="2F4F4F"/>
            <w:w w:val="105"/>
            <w:sz w:val="18"/>
            <w:lang w:val="en-GB"/>
          </w:rPr>
          <w:t xml:space="preserve"> and </w:t>
        </w:r>
        <w:proofErr w:type="spellStart"/>
        <w:r w:rsidRPr="00D516D6">
          <w:rPr>
            <w:rFonts w:ascii="Calibri"/>
            <w:color w:val="2F4F4F"/>
            <w:w w:val="105"/>
            <w:sz w:val="18"/>
            <w:lang w:val="en-GB"/>
          </w:rPr>
          <w:t>Amarakecrthi</w:t>
        </w:r>
        <w:proofErr w:type="spellEnd"/>
      </w:hyperlink>
      <w:r w:rsidRPr="00D516D6">
        <w:rPr>
          <w:rFonts w:ascii="Calibri"/>
          <w:w w:val="105"/>
          <w:sz w:val="18"/>
          <w:lang w:val="en-GB"/>
        </w:rPr>
        <w:t xml:space="preserve">, </w:t>
      </w:r>
      <w:hyperlink w:anchor="_bookmark102" w:history="1">
        <w:r w:rsidRPr="00D516D6">
          <w:rPr>
            <w:rFonts w:ascii="Calibri"/>
            <w:color w:val="2F4F4F"/>
            <w:w w:val="105"/>
            <w:sz w:val="18"/>
            <w:lang w:val="en-GB"/>
          </w:rPr>
          <w:t>2018</w:t>
        </w:r>
      </w:hyperlink>
      <w:r w:rsidRPr="00D516D6">
        <w:rPr>
          <w:rFonts w:ascii="Calibri"/>
          <w:w w:val="105"/>
          <w:sz w:val="18"/>
          <w:lang w:val="en-GB"/>
        </w:rPr>
        <w:t xml:space="preserve">; </w:t>
      </w:r>
      <w:hyperlink w:anchor="_bookmark81" w:history="1">
        <w:proofErr w:type="spellStart"/>
        <w:r w:rsidRPr="00D516D6">
          <w:rPr>
            <w:rFonts w:ascii="Calibri"/>
            <w:color w:val="2F4F4F"/>
            <w:w w:val="105"/>
            <w:sz w:val="18"/>
            <w:lang w:val="en-GB"/>
          </w:rPr>
          <w:t>Pabba</w:t>
        </w:r>
        <w:proofErr w:type="spellEnd"/>
        <w:r w:rsidRPr="00D516D6">
          <w:rPr>
            <w:rFonts w:ascii="Calibri"/>
            <w:color w:val="2F4F4F"/>
            <w:w w:val="105"/>
            <w:sz w:val="18"/>
            <w:lang w:val="en-GB"/>
          </w:rPr>
          <w:t xml:space="preserve"> and</w:t>
        </w:r>
      </w:hyperlink>
      <w:r w:rsidRPr="00D516D6">
        <w:rPr>
          <w:rFonts w:ascii="Calibri"/>
          <w:color w:val="2F4F4F"/>
          <w:w w:val="105"/>
          <w:sz w:val="18"/>
          <w:lang w:val="en-GB"/>
        </w:rPr>
        <w:t xml:space="preserve"> </w:t>
      </w:r>
      <w:hyperlink w:anchor="_bookmark81" w:history="1">
        <w:r w:rsidRPr="00D516D6">
          <w:rPr>
            <w:rFonts w:ascii="Calibri"/>
            <w:color w:val="2F4F4F"/>
            <w:w w:val="105"/>
            <w:sz w:val="18"/>
            <w:lang w:val="en-GB"/>
          </w:rPr>
          <w:t>Kumar</w:t>
        </w:r>
      </w:hyperlink>
      <w:r w:rsidRPr="00D516D6">
        <w:rPr>
          <w:rFonts w:ascii="Calibri"/>
          <w:w w:val="105"/>
          <w:sz w:val="18"/>
          <w:lang w:val="en-GB"/>
        </w:rPr>
        <w:t xml:space="preserve">, </w:t>
      </w:r>
      <w:hyperlink w:anchor="_bookmark81" w:history="1">
        <w:r w:rsidRPr="00D516D6">
          <w:rPr>
            <w:rFonts w:ascii="Calibri"/>
            <w:color w:val="2F4F4F"/>
            <w:w w:val="105"/>
            <w:sz w:val="18"/>
            <w:lang w:val="en-GB"/>
          </w:rPr>
          <w:t>2022</w:t>
        </w:r>
      </w:hyperlink>
      <w:r w:rsidRPr="00D516D6">
        <w:rPr>
          <w:rFonts w:ascii="Calibri"/>
          <w:w w:val="105"/>
          <w:sz w:val="18"/>
          <w:lang w:val="en-GB"/>
        </w:rPr>
        <w:t>).</w:t>
      </w:r>
    </w:p>
    <w:p w14:paraId="7FC5147E" w14:textId="77777777" w:rsidR="00AF779A" w:rsidRPr="00D516D6" w:rsidRDefault="00E9277B">
      <w:pPr>
        <w:ind w:left="370"/>
        <w:jc w:val="both"/>
        <w:rPr>
          <w:rFonts w:ascii="Calibri"/>
          <w:sz w:val="18"/>
          <w:lang w:val="en-GB"/>
        </w:rPr>
      </w:pPr>
      <w:bookmarkStart w:id="106" w:name="OLE_LINK181"/>
      <w:r w:rsidRPr="00D516D6">
        <w:rPr>
          <w:rFonts w:ascii="Calibri"/>
          <w:sz w:val="18"/>
          <w:lang w:val="en-GB"/>
        </w:rPr>
        <w:t xml:space="preserve">Drowsiness </w:t>
      </w:r>
      <w:bookmarkEnd w:id="106"/>
      <w:r w:rsidRPr="00D516D6">
        <w:rPr>
          <w:rFonts w:ascii="Calibri"/>
          <w:sz w:val="18"/>
          <w:lang w:val="en-GB"/>
        </w:rPr>
        <w:t>state to determine if the child is awake or asleep (</w:t>
      </w:r>
      <w:proofErr w:type="spellStart"/>
      <w:r>
        <w:fldChar w:fldCharType="begin"/>
      </w:r>
      <w:r>
        <w:instrText xml:space="preserve"> HYPERLINK \l "_bookmark81" </w:instrText>
      </w:r>
      <w:r>
        <w:fldChar w:fldCharType="separate"/>
      </w:r>
      <w:r w:rsidRPr="00D516D6">
        <w:rPr>
          <w:rFonts w:ascii="Calibri"/>
          <w:color w:val="2F4F4F"/>
          <w:sz w:val="18"/>
          <w:lang w:val="en-GB"/>
        </w:rPr>
        <w:t>Pabba</w:t>
      </w:r>
      <w:proofErr w:type="spellEnd"/>
      <w:r w:rsidRPr="00D516D6">
        <w:rPr>
          <w:rFonts w:ascii="Calibri"/>
          <w:color w:val="2F4F4F"/>
          <w:sz w:val="18"/>
          <w:lang w:val="en-GB"/>
        </w:rPr>
        <w:t xml:space="preserve"> and Kumar</w:t>
      </w:r>
      <w:r>
        <w:rPr>
          <w:rFonts w:ascii="Calibri"/>
          <w:color w:val="2F4F4F"/>
          <w:sz w:val="18"/>
          <w:lang w:val="en-GB"/>
        </w:rPr>
        <w:fldChar w:fldCharType="end"/>
      </w:r>
      <w:r w:rsidRPr="00D516D6">
        <w:rPr>
          <w:rFonts w:ascii="Calibri"/>
          <w:sz w:val="18"/>
          <w:lang w:val="en-GB"/>
        </w:rPr>
        <w:t xml:space="preserve">, </w:t>
      </w:r>
      <w:hyperlink w:anchor="_bookmark81" w:history="1">
        <w:r w:rsidRPr="00D516D6">
          <w:rPr>
            <w:rFonts w:ascii="Calibri"/>
            <w:color w:val="2F4F4F"/>
            <w:sz w:val="18"/>
            <w:lang w:val="en-GB"/>
          </w:rPr>
          <w:t>2022</w:t>
        </w:r>
      </w:hyperlink>
      <w:r w:rsidRPr="00D516D6">
        <w:rPr>
          <w:rFonts w:ascii="Calibri"/>
          <w:sz w:val="18"/>
          <w:lang w:val="en-GB"/>
        </w:rPr>
        <w:t>).</w:t>
      </w:r>
      <w:commentRangeEnd w:id="104"/>
      <w:r w:rsidR="00007BDC">
        <w:rPr>
          <w:rStyle w:val="Refdecomentario"/>
        </w:rPr>
        <w:commentReference w:id="104"/>
      </w:r>
      <w:commentRangeEnd w:id="105"/>
      <w:r w:rsidR="001C5520">
        <w:rPr>
          <w:rStyle w:val="Refdecomentario"/>
        </w:rPr>
        <w:commentReference w:id="105"/>
      </w:r>
    </w:p>
    <w:p w14:paraId="46B0242D" w14:textId="77777777" w:rsidR="00AF779A" w:rsidRPr="00D516D6" w:rsidRDefault="00E9277B">
      <w:pPr>
        <w:spacing w:line="185" w:lineRule="exact"/>
        <w:ind w:left="199"/>
        <w:rPr>
          <w:rFonts w:ascii="Calibri"/>
          <w:sz w:val="18"/>
          <w:lang w:val="en-GB"/>
        </w:rPr>
      </w:pPr>
      <w:r w:rsidRPr="00D516D6">
        <w:rPr>
          <w:lang w:val="en-GB"/>
        </w:rPr>
        <w:br w:type="column"/>
      </w:r>
      <w:r w:rsidRPr="00D516D6">
        <w:rPr>
          <w:rFonts w:ascii="Calibri"/>
          <w:sz w:val="18"/>
          <w:lang w:val="en-GB"/>
        </w:rPr>
        <w:t>Intervention</w:t>
      </w:r>
      <w:r w:rsidRPr="00D516D6">
        <w:rPr>
          <w:rFonts w:ascii="Calibri"/>
          <w:spacing w:val="13"/>
          <w:sz w:val="18"/>
          <w:lang w:val="en-GB"/>
        </w:rPr>
        <w:t xml:space="preserve"> </w:t>
      </w:r>
      <w:r w:rsidRPr="00D516D6">
        <w:rPr>
          <w:rFonts w:ascii="Calibri"/>
          <w:sz w:val="18"/>
          <w:lang w:val="en-GB"/>
        </w:rPr>
        <w:t>of</w:t>
      </w:r>
      <w:r w:rsidRPr="00D516D6">
        <w:rPr>
          <w:rFonts w:ascii="Calibri"/>
          <w:spacing w:val="13"/>
          <w:sz w:val="18"/>
          <w:lang w:val="en-GB"/>
        </w:rPr>
        <w:t xml:space="preserve"> </w:t>
      </w:r>
      <w:r w:rsidRPr="00D516D6">
        <w:rPr>
          <w:rFonts w:ascii="Calibri"/>
          <w:sz w:val="18"/>
          <w:lang w:val="en-GB"/>
        </w:rPr>
        <w:t>an</w:t>
      </w:r>
      <w:r w:rsidRPr="00D516D6">
        <w:rPr>
          <w:rFonts w:ascii="Calibri"/>
          <w:spacing w:val="14"/>
          <w:sz w:val="18"/>
          <w:lang w:val="en-GB"/>
        </w:rPr>
        <w:t xml:space="preserve"> </w:t>
      </w:r>
      <w:r w:rsidRPr="00D516D6">
        <w:rPr>
          <w:rFonts w:ascii="Calibri"/>
          <w:sz w:val="18"/>
          <w:lang w:val="en-GB"/>
        </w:rPr>
        <w:t>unfamiliar</w:t>
      </w:r>
      <w:r w:rsidRPr="00D516D6">
        <w:rPr>
          <w:rFonts w:ascii="Calibri"/>
          <w:spacing w:val="13"/>
          <w:sz w:val="18"/>
          <w:lang w:val="en-GB"/>
        </w:rPr>
        <w:t xml:space="preserve"> </w:t>
      </w:r>
      <w:r w:rsidRPr="00D516D6">
        <w:rPr>
          <w:rFonts w:ascii="Calibri"/>
          <w:sz w:val="18"/>
          <w:lang w:val="en-GB"/>
        </w:rPr>
        <w:t>person</w:t>
      </w:r>
      <w:r w:rsidRPr="00D516D6">
        <w:rPr>
          <w:rFonts w:ascii="Calibri"/>
          <w:spacing w:val="13"/>
          <w:sz w:val="18"/>
          <w:lang w:val="en-GB"/>
        </w:rPr>
        <w:t xml:space="preserve"> </w:t>
      </w:r>
      <w:r w:rsidRPr="00D516D6">
        <w:rPr>
          <w:rFonts w:ascii="Calibri"/>
          <w:sz w:val="18"/>
          <w:lang w:val="en-GB"/>
        </w:rPr>
        <w:t>or</w:t>
      </w:r>
      <w:r w:rsidRPr="00D516D6">
        <w:rPr>
          <w:rFonts w:ascii="Calibri"/>
          <w:spacing w:val="14"/>
          <w:sz w:val="18"/>
          <w:lang w:val="en-GB"/>
        </w:rPr>
        <w:t xml:space="preserve"> </w:t>
      </w:r>
      <w:r w:rsidRPr="00D516D6">
        <w:rPr>
          <w:rFonts w:ascii="Calibri"/>
          <w:sz w:val="18"/>
          <w:lang w:val="en-GB"/>
        </w:rPr>
        <w:t>leaving</w:t>
      </w:r>
      <w:r w:rsidRPr="00D516D6">
        <w:rPr>
          <w:rFonts w:ascii="Calibri"/>
          <w:spacing w:val="13"/>
          <w:sz w:val="18"/>
          <w:lang w:val="en-GB"/>
        </w:rPr>
        <w:t xml:space="preserve"> </w:t>
      </w:r>
      <w:r w:rsidRPr="00D516D6">
        <w:rPr>
          <w:rFonts w:ascii="Calibri"/>
          <w:sz w:val="18"/>
          <w:lang w:val="en-GB"/>
        </w:rPr>
        <w:t>the</w:t>
      </w:r>
      <w:r w:rsidRPr="00D516D6">
        <w:rPr>
          <w:rFonts w:ascii="Calibri"/>
          <w:spacing w:val="13"/>
          <w:sz w:val="18"/>
          <w:lang w:val="en-GB"/>
        </w:rPr>
        <w:t xml:space="preserve"> </w:t>
      </w:r>
      <w:r w:rsidRPr="00D516D6">
        <w:rPr>
          <w:rFonts w:ascii="Calibri"/>
          <w:spacing w:val="-2"/>
          <w:sz w:val="18"/>
          <w:lang w:val="en-GB"/>
        </w:rPr>
        <w:t>study</w:t>
      </w:r>
    </w:p>
    <w:p w14:paraId="6E68BCAB" w14:textId="77777777" w:rsidR="00AF779A" w:rsidRPr="00D516D6" w:rsidRDefault="00E9277B">
      <w:pPr>
        <w:spacing w:line="219" w:lineRule="exact"/>
        <w:ind w:left="199"/>
        <w:rPr>
          <w:rFonts w:ascii="Calibri"/>
          <w:sz w:val="18"/>
          <w:lang w:val="en-GB"/>
        </w:rPr>
      </w:pPr>
      <w:r w:rsidRPr="00D516D6">
        <w:rPr>
          <w:rFonts w:ascii="Calibri"/>
          <w:w w:val="105"/>
          <w:sz w:val="18"/>
          <w:lang w:val="en-GB"/>
        </w:rPr>
        <w:t>area</w:t>
      </w:r>
      <w:r w:rsidRPr="00D516D6">
        <w:rPr>
          <w:rFonts w:ascii="Calibri"/>
          <w:spacing w:val="8"/>
          <w:w w:val="105"/>
          <w:sz w:val="18"/>
          <w:lang w:val="en-GB"/>
        </w:rPr>
        <w:t xml:space="preserve"> </w:t>
      </w:r>
      <w:r w:rsidRPr="00D516D6">
        <w:rPr>
          <w:rFonts w:ascii="Calibri"/>
          <w:w w:val="105"/>
          <w:sz w:val="18"/>
          <w:lang w:val="en-GB"/>
        </w:rPr>
        <w:t>(</w:t>
      </w:r>
      <w:proofErr w:type="spellStart"/>
      <w:r>
        <w:fldChar w:fldCharType="begin"/>
      </w:r>
      <w:r>
        <w:instrText xml:space="preserve"> HYPERLINK \l "_bookmark102" </w:instrText>
      </w:r>
      <w:r>
        <w:fldChar w:fldCharType="separate"/>
      </w:r>
      <w:r w:rsidRPr="00D516D6">
        <w:rPr>
          <w:rFonts w:ascii="Calibri"/>
          <w:color w:val="2F4F4F"/>
          <w:w w:val="105"/>
          <w:sz w:val="18"/>
          <w:lang w:val="en-GB"/>
        </w:rPr>
        <w:t>Vettivel</w:t>
      </w:r>
      <w:proofErr w:type="spellEnd"/>
      <w:r w:rsidRPr="00D516D6">
        <w:rPr>
          <w:rFonts w:ascii="Calibri"/>
          <w:color w:val="2F4F4F"/>
          <w:spacing w:val="9"/>
          <w:w w:val="105"/>
          <w:sz w:val="18"/>
          <w:lang w:val="en-GB"/>
        </w:rPr>
        <w:t xml:space="preserve"> </w:t>
      </w:r>
      <w:r w:rsidRPr="00D516D6">
        <w:rPr>
          <w:rFonts w:ascii="Calibri"/>
          <w:color w:val="2F4F4F"/>
          <w:w w:val="105"/>
          <w:sz w:val="18"/>
          <w:lang w:val="en-GB"/>
        </w:rPr>
        <w:t>et</w:t>
      </w:r>
      <w:r w:rsidRPr="00D516D6">
        <w:rPr>
          <w:rFonts w:ascii="Calibri"/>
          <w:color w:val="2F4F4F"/>
          <w:spacing w:val="7"/>
          <w:w w:val="105"/>
          <w:sz w:val="18"/>
          <w:lang w:val="en-GB"/>
        </w:rPr>
        <w:t xml:space="preserve"> </w:t>
      </w:r>
      <w:r w:rsidRPr="00D516D6">
        <w:rPr>
          <w:rFonts w:ascii="Calibri"/>
          <w:color w:val="2F4F4F"/>
          <w:w w:val="105"/>
          <w:sz w:val="18"/>
          <w:lang w:val="en-GB"/>
        </w:rPr>
        <w:t>al.</w:t>
      </w:r>
      <w:r>
        <w:rPr>
          <w:rFonts w:ascii="Calibri"/>
          <w:color w:val="2F4F4F"/>
          <w:w w:val="105"/>
          <w:sz w:val="18"/>
          <w:lang w:val="en-GB"/>
        </w:rPr>
        <w:fldChar w:fldCharType="end"/>
      </w:r>
      <w:r w:rsidRPr="00D516D6">
        <w:rPr>
          <w:rFonts w:ascii="Calibri"/>
          <w:w w:val="105"/>
          <w:sz w:val="18"/>
          <w:lang w:val="en-GB"/>
        </w:rPr>
        <w:t>,</w:t>
      </w:r>
      <w:r w:rsidRPr="00D516D6">
        <w:rPr>
          <w:rFonts w:ascii="Calibri"/>
          <w:spacing w:val="9"/>
          <w:w w:val="105"/>
          <w:sz w:val="18"/>
          <w:lang w:val="en-GB"/>
        </w:rPr>
        <w:t xml:space="preserve"> </w:t>
      </w:r>
      <w:hyperlink w:anchor="_bookmark102" w:history="1">
        <w:r w:rsidRPr="00D516D6">
          <w:rPr>
            <w:rFonts w:ascii="Calibri"/>
            <w:color w:val="2F4F4F"/>
            <w:spacing w:val="-2"/>
            <w:w w:val="105"/>
            <w:sz w:val="18"/>
            <w:lang w:val="en-GB"/>
          </w:rPr>
          <w:t>2018</w:t>
        </w:r>
      </w:hyperlink>
      <w:r w:rsidRPr="00D516D6">
        <w:rPr>
          <w:rFonts w:ascii="Calibri"/>
          <w:spacing w:val="-2"/>
          <w:w w:val="105"/>
          <w:sz w:val="18"/>
          <w:lang w:val="en-GB"/>
        </w:rPr>
        <w:t>).</w:t>
      </w:r>
    </w:p>
    <w:p w14:paraId="431AE2A8" w14:textId="77777777" w:rsidR="00AF779A" w:rsidRPr="00D516D6" w:rsidRDefault="00AF779A">
      <w:pPr>
        <w:pStyle w:val="Textoindependiente"/>
        <w:rPr>
          <w:rFonts w:ascii="Calibri"/>
          <w:sz w:val="22"/>
          <w:lang w:val="en-GB"/>
        </w:rPr>
      </w:pPr>
    </w:p>
    <w:p w14:paraId="79762EA7" w14:textId="77777777" w:rsidR="00AF779A" w:rsidRPr="00D516D6" w:rsidRDefault="00AF779A">
      <w:pPr>
        <w:pStyle w:val="Textoindependiente"/>
        <w:spacing w:before="10"/>
        <w:rPr>
          <w:rFonts w:ascii="Calibri"/>
          <w:sz w:val="31"/>
          <w:lang w:val="en-GB"/>
        </w:rPr>
      </w:pPr>
    </w:p>
    <w:p w14:paraId="45E8C4E3" w14:textId="77777777" w:rsidR="00AF779A" w:rsidRPr="00D516D6" w:rsidRDefault="00E9277B">
      <w:pPr>
        <w:ind w:left="199" w:right="40"/>
        <w:rPr>
          <w:rFonts w:ascii="Calibri"/>
          <w:sz w:val="18"/>
          <w:lang w:val="en-GB"/>
        </w:rPr>
      </w:pPr>
      <w:r w:rsidRPr="00D516D6">
        <w:rPr>
          <w:rFonts w:ascii="Calibri"/>
          <w:sz w:val="18"/>
          <w:lang w:val="en-GB"/>
        </w:rPr>
        <w:t>Objects in the study area that divert attention from the</w:t>
      </w:r>
      <w:r w:rsidRPr="00D516D6">
        <w:rPr>
          <w:rFonts w:ascii="Calibri"/>
          <w:spacing w:val="40"/>
          <w:sz w:val="18"/>
          <w:lang w:val="en-GB"/>
        </w:rPr>
        <w:t xml:space="preserve"> </w:t>
      </w:r>
      <w:r w:rsidRPr="00D516D6">
        <w:rPr>
          <w:rFonts w:ascii="Calibri"/>
          <w:sz w:val="18"/>
          <w:lang w:val="en-GB"/>
        </w:rPr>
        <w:t>activities</w:t>
      </w:r>
      <w:r w:rsidRPr="00D516D6">
        <w:rPr>
          <w:rFonts w:ascii="Calibri"/>
          <w:spacing w:val="14"/>
          <w:sz w:val="18"/>
          <w:lang w:val="en-GB"/>
        </w:rPr>
        <w:t xml:space="preserve"> </w:t>
      </w:r>
      <w:r w:rsidRPr="00D516D6">
        <w:rPr>
          <w:rFonts w:ascii="Calibri"/>
          <w:sz w:val="18"/>
          <w:lang w:val="en-GB"/>
        </w:rPr>
        <w:t>being</w:t>
      </w:r>
      <w:r w:rsidRPr="00D516D6">
        <w:rPr>
          <w:rFonts w:ascii="Calibri"/>
          <w:spacing w:val="15"/>
          <w:sz w:val="18"/>
          <w:lang w:val="en-GB"/>
        </w:rPr>
        <w:t xml:space="preserve"> </w:t>
      </w:r>
      <w:r w:rsidRPr="00D516D6">
        <w:rPr>
          <w:rFonts w:ascii="Calibri"/>
          <w:sz w:val="18"/>
          <w:lang w:val="en-GB"/>
        </w:rPr>
        <w:t>performed</w:t>
      </w:r>
      <w:r w:rsidRPr="00D516D6">
        <w:rPr>
          <w:rFonts w:ascii="Calibri"/>
          <w:spacing w:val="15"/>
          <w:sz w:val="18"/>
          <w:lang w:val="en-GB"/>
        </w:rPr>
        <w:t xml:space="preserve"> </w:t>
      </w:r>
      <w:r w:rsidRPr="00D516D6">
        <w:rPr>
          <w:rFonts w:ascii="Calibri"/>
          <w:sz w:val="18"/>
          <w:lang w:val="en-GB"/>
        </w:rPr>
        <w:t>(</w:t>
      </w:r>
      <w:proofErr w:type="spellStart"/>
      <w:r>
        <w:fldChar w:fldCharType="begin"/>
      </w:r>
      <w:r>
        <w:instrText xml:space="preserve"> HYPERLINK \l "_bookmark45" </w:instrText>
      </w:r>
      <w:r>
        <w:fldChar w:fldCharType="separate"/>
      </w:r>
      <w:r w:rsidRPr="00D516D6">
        <w:rPr>
          <w:rFonts w:ascii="Calibri"/>
          <w:color w:val="2F4F4F"/>
          <w:sz w:val="18"/>
          <w:lang w:val="en-GB"/>
        </w:rPr>
        <w:t>Asish</w:t>
      </w:r>
      <w:proofErr w:type="spellEnd"/>
      <w:r w:rsidRPr="00D516D6">
        <w:rPr>
          <w:rFonts w:ascii="Calibri"/>
          <w:color w:val="2F4F4F"/>
          <w:spacing w:val="15"/>
          <w:sz w:val="18"/>
          <w:lang w:val="en-GB"/>
        </w:rPr>
        <w:t xml:space="preserve"> </w:t>
      </w:r>
      <w:r w:rsidRPr="00D516D6">
        <w:rPr>
          <w:rFonts w:ascii="Calibri"/>
          <w:color w:val="2F4F4F"/>
          <w:sz w:val="18"/>
          <w:lang w:val="en-GB"/>
        </w:rPr>
        <w:t>et</w:t>
      </w:r>
      <w:r w:rsidRPr="00D516D6">
        <w:rPr>
          <w:rFonts w:ascii="Calibri"/>
          <w:color w:val="2F4F4F"/>
          <w:spacing w:val="15"/>
          <w:sz w:val="18"/>
          <w:lang w:val="en-GB"/>
        </w:rPr>
        <w:t xml:space="preserve"> </w:t>
      </w:r>
      <w:r w:rsidRPr="00D516D6">
        <w:rPr>
          <w:rFonts w:ascii="Calibri"/>
          <w:color w:val="2F4F4F"/>
          <w:sz w:val="18"/>
          <w:lang w:val="en-GB"/>
        </w:rPr>
        <w:t>al.</w:t>
      </w:r>
      <w:r>
        <w:rPr>
          <w:rFonts w:ascii="Calibri"/>
          <w:color w:val="2F4F4F"/>
          <w:sz w:val="18"/>
          <w:lang w:val="en-GB"/>
        </w:rPr>
        <w:fldChar w:fldCharType="end"/>
      </w:r>
      <w:r w:rsidRPr="00D516D6">
        <w:rPr>
          <w:rFonts w:ascii="Calibri"/>
          <w:sz w:val="18"/>
          <w:lang w:val="en-GB"/>
        </w:rPr>
        <w:t>,</w:t>
      </w:r>
      <w:r w:rsidRPr="00D516D6">
        <w:rPr>
          <w:rFonts w:ascii="Calibri"/>
          <w:spacing w:val="15"/>
          <w:sz w:val="18"/>
          <w:lang w:val="en-GB"/>
        </w:rPr>
        <w:t xml:space="preserve"> </w:t>
      </w:r>
      <w:hyperlink w:anchor="_bookmark45" w:history="1">
        <w:r w:rsidRPr="00D516D6">
          <w:rPr>
            <w:rFonts w:ascii="Calibri"/>
            <w:color w:val="2F4F4F"/>
            <w:sz w:val="18"/>
            <w:lang w:val="en-GB"/>
          </w:rPr>
          <w:t>2022</w:t>
        </w:r>
      </w:hyperlink>
      <w:r w:rsidRPr="00D516D6">
        <w:rPr>
          <w:rFonts w:ascii="Calibri"/>
          <w:sz w:val="18"/>
          <w:lang w:val="en-GB"/>
        </w:rPr>
        <w:t>;</w:t>
      </w:r>
      <w:r w:rsidRPr="00D516D6">
        <w:rPr>
          <w:rFonts w:ascii="Calibri"/>
          <w:spacing w:val="15"/>
          <w:sz w:val="18"/>
          <w:lang w:val="en-GB"/>
        </w:rPr>
        <w:t xml:space="preserve"> </w:t>
      </w:r>
      <w:hyperlink w:anchor="_bookmark81" w:history="1">
        <w:proofErr w:type="spellStart"/>
        <w:r w:rsidRPr="00D516D6">
          <w:rPr>
            <w:rFonts w:ascii="Calibri"/>
            <w:color w:val="2F4F4F"/>
            <w:sz w:val="18"/>
            <w:lang w:val="en-GB"/>
          </w:rPr>
          <w:t>Pabba</w:t>
        </w:r>
        <w:proofErr w:type="spellEnd"/>
        <w:r w:rsidRPr="00D516D6">
          <w:rPr>
            <w:rFonts w:ascii="Calibri"/>
            <w:color w:val="2F4F4F"/>
            <w:spacing w:val="15"/>
            <w:sz w:val="18"/>
            <w:lang w:val="en-GB"/>
          </w:rPr>
          <w:t xml:space="preserve"> </w:t>
        </w:r>
        <w:r w:rsidRPr="00D516D6">
          <w:rPr>
            <w:rFonts w:ascii="Calibri"/>
            <w:color w:val="2F4F4F"/>
            <w:spacing w:val="-5"/>
            <w:sz w:val="18"/>
            <w:lang w:val="en-GB"/>
          </w:rPr>
          <w:t>and</w:t>
        </w:r>
      </w:hyperlink>
    </w:p>
    <w:p w14:paraId="0DD61B00" w14:textId="77777777" w:rsidR="00AF779A" w:rsidRPr="00D516D6" w:rsidRDefault="00AF779A">
      <w:pPr>
        <w:rPr>
          <w:rFonts w:ascii="Calibri"/>
          <w:sz w:val="18"/>
          <w:lang w:val="en-GB"/>
        </w:rPr>
        <w:sectPr w:rsidR="00AF779A" w:rsidRPr="00D516D6">
          <w:type w:val="continuous"/>
          <w:pgSz w:w="10890" w:h="14860"/>
          <w:pgMar w:top="2380" w:right="620" w:bottom="280" w:left="660" w:header="673" w:footer="642" w:gutter="0"/>
          <w:cols w:num="2" w:space="720" w:equalWidth="0">
            <w:col w:w="4663" w:space="40"/>
            <w:col w:w="4907"/>
          </w:cols>
        </w:sectPr>
      </w:pPr>
    </w:p>
    <w:p w14:paraId="69D67D01" w14:textId="77777777" w:rsidR="00AF779A" w:rsidRPr="00D516D6" w:rsidRDefault="00E9277B">
      <w:pPr>
        <w:tabs>
          <w:tab w:val="left" w:pos="4901"/>
          <w:tab w:val="left" w:pos="9314"/>
        </w:tabs>
        <w:spacing w:line="216" w:lineRule="exact"/>
        <w:ind w:left="250"/>
        <w:rPr>
          <w:rFonts w:ascii="Calibri"/>
          <w:sz w:val="18"/>
          <w:lang w:val="en-GB"/>
        </w:rPr>
      </w:pPr>
      <w:r w:rsidRPr="00D516D6">
        <w:rPr>
          <w:rFonts w:ascii="Times New Roman"/>
          <w:color w:val="2F4F4F"/>
          <w:sz w:val="18"/>
          <w:u w:val="single" w:color="000000"/>
          <w:lang w:val="en-GB"/>
        </w:rPr>
        <w:lastRenderedPageBreak/>
        <w:tab/>
      </w:r>
      <w:hyperlink w:anchor="_bookmark81" w:history="1">
        <w:r w:rsidRPr="00D516D6">
          <w:rPr>
            <w:rFonts w:ascii="Calibri"/>
            <w:color w:val="2F4F4F"/>
            <w:w w:val="110"/>
            <w:sz w:val="18"/>
            <w:u w:val="single" w:color="000000"/>
            <w:lang w:val="en-GB"/>
          </w:rPr>
          <w:t>Kumar</w:t>
        </w:r>
      </w:hyperlink>
      <w:r w:rsidRPr="00D516D6">
        <w:rPr>
          <w:rFonts w:ascii="Calibri"/>
          <w:w w:val="110"/>
          <w:sz w:val="18"/>
          <w:u w:val="single"/>
          <w:lang w:val="en-GB"/>
        </w:rPr>
        <w:t xml:space="preserve">, </w:t>
      </w:r>
      <w:hyperlink w:anchor="_bookmark81" w:history="1">
        <w:r w:rsidRPr="00D516D6">
          <w:rPr>
            <w:rFonts w:ascii="Calibri"/>
            <w:color w:val="2F4F4F"/>
            <w:spacing w:val="-2"/>
            <w:w w:val="110"/>
            <w:sz w:val="18"/>
            <w:u w:val="single" w:color="000000"/>
            <w:lang w:val="en-GB"/>
          </w:rPr>
          <w:t>2022</w:t>
        </w:r>
      </w:hyperlink>
      <w:r w:rsidRPr="00D516D6">
        <w:rPr>
          <w:rFonts w:ascii="Calibri"/>
          <w:spacing w:val="-2"/>
          <w:w w:val="110"/>
          <w:sz w:val="18"/>
          <w:u w:val="single"/>
          <w:lang w:val="en-GB"/>
        </w:rPr>
        <w:t>).</w:t>
      </w:r>
      <w:r w:rsidRPr="00D516D6">
        <w:rPr>
          <w:rFonts w:ascii="Calibri"/>
          <w:sz w:val="18"/>
          <w:u w:val="single"/>
          <w:lang w:val="en-GB"/>
        </w:rPr>
        <w:tab/>
      </w:r>
    </w:p>
    <w:p w14:paraId="64867D6E" w14:textId="77777777" w:rsidR="00AF779A" w:rsidRPr="00D516D6" w:rsidRDefault="00AF779A">
      <w:pPr>
        <w:pStyle w:val="Textoindependiente"/>
        <w:spacing w:before="7"/>
        <w:rPr>
          <w:rFonts w:ascii="Calibri"/>
          <w:sz w:val="25"/>
          <w:lang w:val="en-GB"/>
        </w:rPr>
      </w:pPr>
    </w:p>
    <w:p w14:paraId="1686DEA6" w14:textId="77777777" w:rsidR="00AF779A" w:rsidRPr="00D516D6" w:rsidRDefault="00E9277B">
      <w:pPr>
        <w:pStyle w:val="Ttulo3"/>
        <w:numPr>
          <w:ilvl w:val="2"/>
          <w:numId w:val="15"/>
        </w:numPr>
        <w:tabs>
          <w:tab w:val="left" w:pos="693"/>
        </w:tabs>
        <w:spacing w:before="115"/>
        <w:ind w:hanging="577"/>
        <w:rPr>
          <w:lang w:val="en-GB"/>
        </w:rPr>
      </w:pPr>
      <w:r w:rsidRPr="00D516D6">
        <w:rPr>
          <w:spacing w:val="-2"/>
          <w:lang w:val="en-GB"/>
        </w:rPr>
        <w:t xml:space="preserve">Feasibility </w:t>
      </w:r>
      <w:r w:rsidRPr="00D516D6">
        <w:rPr>
          <w:spacing w:val="-2"/>
          <w:lang w:val="en-GB"/>
        </w:rPr>
        <w:t>Analysis</w:t>
      </w:r>
    </w:p>
    <w:p w14:paraId="69EA64D3" w14:textId="3F22BBB2" w:rsidR="00932AAB" w:rsidRDefault="00E9277B">
      <w:pPr>
        <w:pStyle w:val="Textoindependiente"/>
        <w:spacing w:before="5" w:line="244" w:lineRule="auto"/>
        <w:ind w:left="116" w:right="154" w:firstLine="298"/>
        <w:jc w:val="both"/>
        <w:rPr>
          <w:w w:val="95"/>
          <w:lang w:val="en-GB"/>
        </w:rPr>
      </w:pPr>
      <w:r w:rsidRPr="00D516D6">
        <w:rPr>
          <w:w w:val="95"/>
          <w:lang w:val="en-GB"/>
        </w:rPr>
        <w:t xml:space="preserve">This project </w:t>
      </w:r>
      <w:r w:rsidR="00932AAB" w:rsidRPr="00932AAB">
        <w:rPr>
          <w:w w:val="95"/>
          <w:lang w:val="en-GB"/>
        </w:rPr>
        <w:t>conducted</w:t>
      </w:r>
      <w:r w:rsidRPr="00D516D6">
        <w:rPr>
          <w:w w:val="95"/>
          <w:lang w:val="en-GB"/>
        </w:rPr>
        <w:t xml:space="preserve"> a feasibility analysis </w:t>
      </w:r>
      <w:r w:rsidR="00932AAB" w:rsidRPr="00932AAB">
        <w:rPr>
          <w:w w:val="95"/>
          <w:lang w:val="en-GB"/>
        </w:rPr>
        <w:t>across</w:t>
      </w:r>
      <w:r w:rsidR="00932AAB" w:rsidRPr="00932AAB" w:rsidDel="00932AAB">
        <w:rPr>
          <w:w w:val="95"/>
          <w:lang w:val="en-GB"/>
        </w:rPr>
        <w:t xml:space="preserve"> </w:t>
      </w:r>
      <w:r w:rsidRPr="00D516D6">
        <w:rPr>
          <w:w w:val="95"/>
          <w:lang w:val="en-GB"/>
        </w:rPr>
        <w:t>the three aspects considered in the TDDM4IoTS methodology: technical,</w:t>
      </w:r>
      <w:r w:rsidRPr="00D516D6">
        <w:rPr>
          <w:spacing w:val="-9"/>
          <w:w w:val="95"/>
          <w:lang w:val="en-GB"/>
        </w:rPr>
        <w:t xml:space="preserve"> </w:t>
      </w:r>
      <w:r w:rsidRPr="00D516D6">
        <w:rPr>
          <w:w w:val="95"/>
          <w:lang w:val="en-GB"/>
        </w:rPr>
        <w:t>economic,</w:t>
      </w:r>
      <w:r w:rsidRPr="00D516D6">
        <w:rPr>
          <w:spacing w:val="-9"/>
          <w:w w:val="95"/>
          <w:lang w:val="en-GB"/>
        </w:rPr>
        <w:t xml:space="preserve"> </w:t>
      </w:r>
      <w:r w:rsidRPr="00D516D6">
        <w:rPr>
          <w:w w:val="95"/>
          <w:lang w:val="en-GB"/>
        </w:rPr>
        <w:t>and</w:t>
      </w:r>
      <w:r w:rsidRPr="00D516D6">
        <w:rPr>
          <w:spacing w:val="-9"/>
          <w:w w:val="95"/>
          <w:lang w:val="en-GB"/>
        </w:rPr>
        <w:t xml:space="preserve"> </w:t>
      </w:r>
      <w:r w:rsidRPr="00D516D6">
        <w:rPr>
          <w:w w:val="95"/>
          <w:lang w:val="en-GB"/>
        </w:rPr>
        <w:t>operational</w:t>
      </w:r>
      <w:r w:rsidRPr="00D516D6">
        <w:rPr>
          <w:spacing w:val="-9"/>
          <w:w w:val="95"/>
          <w:lang w:val="en-GB"/>
        </w:rPr>
        <w:t xml:space="preserve"> </w:t>
      </w:r>
      <w:r w:rsidRPr="00D516D6">
        <w:rPr>
          <w:w w:val="95"/>
          <w:lang w:val="en-GB"/>
        </w:rPr>
        <w:t>feasibility.</w:t>
      </w:r>
      <w:r w:rsidRPr="00D516D6">
        <w:rPr>
          <w:spacing w:val="-9"/>
          <w:w w:val="95"/>
          <w:lang w:val="en-GB"/>
        </w:rPr>
        <w:t xml:space="preserve"> </w:t>
      </w:r>
      <w:r w:rsidRPr="00D516D6">
        <w:rPr>
          <w:w w:val="95"/>
          <w:lang w:val="en-GB"/>
        </w:rPr>
        <w:t>The</w:t>
      </w:r>
      <w:r w:rsidRPr="00D516D6">
        <w:rPr>
          <w:spacing w:val="-8"/>
          <w:w w:val="95"/>
          <w:lang w:val="en-GB"/>
        </w:rPr>
        <w:t xml:space="preserve"> </w:t>
      </w:r>
      <w:r w:rsidR="00932AAB" w:rsidRPr="00932AAB">
        <w:rPr>
          <w:spacing w:val="-8"/>
          <w:w w:val="95"/>
          <w:lang w:val="en-GB"/>
        </w:rPr>
        <w:t xml:space="preserve">availability of </w:t>
      </w:r>
      <w:r w:rsidR="00DE7AEC" w:rsidRPr="00DE7AEC">
        <w:rPr>
          <w:spacing w:val="-8"/>
          <w:w w:val="95"/>
          <w:lang w:val="en-GB"/>
        </w:rPr>
        <w:t xml:space="preserve">the necessary </w:t>
      </w:r>
      <w:r w:rsidRPr="00D516D6">
        <w:rPr>
          <w:w w:val="95"/>
          <w:lang w:val="en-GB"/>
        </w:rPr>
        <w:t>hardware</w:t>
      </w:r>
      <w:r w:rsidRPr="00D516D6">
        <w:rPr>
          <w:spacing w:val="-9"/>
          <w:w w:val="95"/>
          <w:lang w:val="en-GB"/>
        </w:rPr>
        <w:t xml:space="preserve"> </w:t>
      </w:r>
      <w:r w:rsidRPr="00D516D6">
        <w:rPr>
          <w:w w:val="95"/>
          <w:lang w:val="en-GB"/>
        </w:rPr>
        <w:t>and</w:t>
      </w:r>
      <w:r w:rsidRPr="00D516D6">
        <w:rPr>
          <w:spacing w:val="-9"/>
          <w:w w:val="95"/>
          <w:lang w:val="en-GB"/>
        </w:rPr>
        <w:t xml:space="preserve"> </w:t>
      </w:r>
      <w:r w:rsidRPr="00D516D6">
        <w:rPr>
          <w:w w:val="95"/>
          <w:lang w:val="en-GB"/>
        </w:rPr>
        <w:t>software</w:t>
      </w:r>
      <w:r w:rsidRPr="00D516D6">
        <w:rPr>
          <w:spacing w:val="-9"/>
          <w:w w:val="95"/>
          <w:lang w:val="en-GB"/>
        </w:rPr>
        <w:t xml:space="preserve"> </w:t>
      </w:r>
      <w:r w:rsidRPr="00D516D6">
        <w:rPr>
          <w:w w:val="95"/>
          <w:lang w:val="en-GB"/>
        </w:rPr>
        <w:t>resources</w:t>
      </w:r>
      <w:r w:rsidRPr="00D516D6">
        <w:rPr>
          <w:spacing w:val="-8"/>
          <w:w w:val="95"/>
          <w:lang w:val="en-GB"/>
        </w:rPr>
        <w:t xml:space="preserve"> </w:t>
      </w:r>
      <w:r w:rsidRPr="00D516D6">
        <w:rPr>
          <w:w w:val="95"/>
          <w:lang w:val="en-GB"/>
        </w:rPr>
        <w:t>for</w:t>
      </w:r>
      <w:r w:rsidRPr="00D516D6">
        <w:rPr>
          <w:spacing w:val="-9"/>
          <w:w w:val="95"/>
          <w:lang w:val="en-GB"/>
        </w:rPr>
        <w:t xml:space="preserve"> </w:t>
      </w:r>
      <w:r w:rsidRPr="00D516D6">
        <w:rPr>
          <w:w w:val="95"/>
          <w:lang w:val="en-GB"/>
        </w:rPr>
        <w:t>the</w:t>
      </w:r>
      <w:r w:rsidRPr="00D516D6">
        <w:rPr>
          <w:spacing w:val="-9"/>
          <w:w w:val="95"/>
          <w:lang w:val="en-GB"/>
        </w:rPr>
        <w:t xml:space="preserve"> </w:t>
      </w:r>
      <w:r w:rsidRPr="00D516D6">
        <w:rPr>
          <w:w w:val="95"/>
          <w:lang w:val="en-GB"/>
        </w:rPr>
        <w:t xml:space="preserve">development </w:t>
      </w:r>
      <w:r w:rsidRPr="00D516D6">
        <w:rPr>
          <w:spacing w:val="-2"/>
          <w:w w:val="95"/>
          <w:lang w:val="en-GB"/>
        </w:rPr>
        <w:t>of</w:t>
      </w:r>
      <w:r w:rsidRPr="00D516D6">
        <w:rPr>
          <w:spacing w:val="-3"/>
          <w:w w:val="95"/>
          <w:lang w:val="en-GB"/>
        </w:rPr>
        <w:t xml:space="preserve"> </w:t>
      </w:r>
      <w:bookmarkStart w:id="107" w:name="OLE_LINK184"/>
      <w:proofErr w:type="spellStart"/>
      <w:r w:rsidRPr="00D516D6">
        <w:rPr>
          <w:spacing w:val="-2"/>
          <w:w w:val="95"/>
          <w:lang w:val="en-GB"/>
        </w:rPr>
        <w:t>Torddis</w:t>
      </w:r>
      <w:proofErr w:type="spellEnd"/>
      <w:r w:rsidRPr="00D516D6">
        <w:rPr>
          <w:spacing w:val="-2"/>
          <w:w w:val="95"/>
          <w:lang w:val="en-GB"/>
        </w:rPr>
        <w:t xml:space="preserve"> </w:t>
      </w:r>
      <w:bookmarkEnd w:id="107"/>
      <w:r w:rsidR="00DE7AEC" w:rsidRPr="00DE7AEC">
        <w:rPr>
          <w:spacing w:val="-2"/>
          <w:w w:val="95"/>
          <w:lang w:val="en-GB"/>
        </w:rPr>
        <w:t xml:space="preserve">was crucial in ensuring </w:t>
      </w:r>
      <w:r w:rsidRPr="00D516D6">
        <w:rPr>
          <w:spacing w:val="-2"/>
          <w:w w:val="95"/>
          <w:lang w:val="en-GB"/>
        </w:rPr>
        <w:t>the</w:t>
      </w:r>
      <w:r w:rsidRPr="00D516D6">
        <w:rPr>
          <w:spacing w:val="-3"/>
          <w:w w:val="95"/>
          <w:lang w:val="en-GB"/>
        </w:rPr>
        <w:t xml:space="preserve"> </w:t>
      </w:r>
      <w:r w:rsidRPr="00D516D6">
        <w:rPr>
          <w:spacing w:val="-2"/>
          <w:w w:val="95"/>
          <w:lang w:val="en-GB"/>
        </w:rPr>
        <w:t>success of</w:t>
      </w:r>
      <w:r w:rsidRPr="00D516D6">
        <w:rPr>
          <w:spacing w:val="-3"/>
          <w:w w:val="95"/>
          <w:lang w:val="en-GB"/>
        </w:rPr>
        <w:t xml:space="preserve"> </w:t>
      </w:r>
      <w:r w:rsidRPr="00D516D6">
        <w:rPr>
          <w:spacing w:val="-2"/>
          <w:w w:val="95"/>
          <w:lang w:val="en-GB"/>
        </w:rPr>
        <w:t>this</w:t>
      </w:r>
      <w:r w:rsidRPr="00D516D6">
        <w:rPr>
          <w:spacing w:val="-3"/>
          <w:w w:val="95"/>
          <w:lang w:val="en-GB"/>
        </w:rPr>
        <w:t xml:space="preserve"> </w:t>
      </w:r>
      <w:r w:rsidRPr="00D516D6">
        <w:rPr>
          <w:spacing w:val="-2"/>
          <w:w w:val="95"/>
          <w:lang w:val="en-GB"/>
        </w:rPr>
        <w:t>project. Additionally,</w:t>
      </w:r>
      <w:r w:rsidRPr="00D516D6">
        <w:rPr>
          <w:spacing w:val="-3"/>
          <w:w w:val="95"/>
          <w:lang w:val="en-GB"/>
        </w:rPr>
        <w:t xml:space="preserve"> </w:t>
      </w:r>
      <w:r w:rsidRPr="00D516D6">
        <w:rPr>
          <w:spacing w:val="-2"/>
          <w:w w:val="95"/>
          <w:lang w:val="en-GB"/>
        </w:rPr>
        <w:t xml:space="preserve">the </w:t>
      </w:r>
      <w:r w:rsidR="00DE7AEC" w:rsidRPr="00DE7AEC">
        <w:rPr>
          <w:spacing w:val="-2"/>
          <w:w w:val="95"/>
          <w:lang w:val="en-GB"/>
        </w:rPr>
        <w:t xml:space="preserve">presence </w:t>
      </w:r>
      <w:r w:rsidRPr="00D516D6">
        <w:rPr>
          <w:spacing w:val="-2"/>
          <w:w w:val="95"/>
          <w:lang w:val="en-GB"/>
        </w:rPr>
        <w:t xml:space="preserve">of </w:t>
      </w:r>
      <w:r w:rsidR="00DE7AEC">
        <w:rPr>
          <w:spacing w:val="-2"/>
          <w:w w:val="95"/>
          <w:lang w:val="en-GB"/>
        </w:rPr>
        <w:t>a</w:t>
      </w:r>
      <w:r w:rsidRPr="00D516D6">
        <w:rPr>
          <w:spacing w:val="-3"/>
          <w:w w:val="95"/>
          <w:lang w:val="en-GB"/>
        </w:rPr>
        <w:t xml:space="preserve"> </w:t>
      </w:r>
      <w:r w:rsidRPr="00D516D6">
        <w:rPr>
          <w:spacing w:val="-2"/>
          <w:w w:val="95"/>
          <w:lang w:val="en-GB"/>
        </w:rPr>
        <w:t>development</w:t>
      </w:r>
      <w:r w:rsidRPr="00D516D6">
        <w:rPr>
          <w:spacing w:val="-3"/>
          <w:w w:val="95"/>
          <w:lang w:val="en-GB"/>
        </w:rPr>
        <w:t xml:space="preserve"> </w:t>
      </w:r>
      <w:r w:rsidRPr="00D516D6">
        <w:rPr>
          <w:spacing w:val="-2"/>
          <w:w w:val="95"/>
          <w:lang w:val="en-GB"/>
        </w:rPr>
        <w:t>team</w:t>
      </w:r>
      <w:r w:rsidRPr="00D516D6">
        <w:rPr>
          <w:w w:val="95"/>
          <w:lang w:val="en-GB"/>
        </w:rPr>
        <w:t xml:space="preserve"> with</w:t>
      </w:r>
      <w:r w:rsidRPr="00D516D6">
        <w:rPr>
          <w:spacing w:val="-9"/>
          <w:w w:val="95"/>
          <w:lang w:val="en-GB"/>
        </w:rPr>
        <w:t xml:space="preserve"> </w:t>
      </w:r>
      <w:r w:rsidRPr="00D516D6">
        <w:rPr>
          <w:w w:val="95"/>
          <w:lang w:val="en-GB"/>
        </w:rPr>
        <w:t>the</w:t>
      </w:r>
      <w:r w:rsidRPr="00D516D6">
        <w:rPr>
          <w:spacing w:val="-9"/>
          <w:w w:val="95"/>
          <w:lang w:val="en-GB"/>
        </w:rPr>
        <w:t xml:space="preserve"> </w:t>
      </w:r>
      <w:r w:rsidRPr="00D516D6">
        <w:rPr>
          <w:w w:val="95"/>
          <w:lang w:val="en-GB"/>
        </w:rPr>
        <w:t>appropriate</w:t>
      </w:r>
      <w:r w:rsidRPr="00D516D6">
        <w:rPr>
          <w:spacing w:val="-9"/>
          <w:w w:val="95"/>
          <w:lang w:val="en-GB"/>
        </w:rPr>
        <w:t xml:space="preserve"> </w:t>
      </w:r>
      <w:r w:rsidRPr="00D516D6">
        <w:rPr>
          <w:w w:val="95"/>
          <w:lang w:val="en-GB"/>
        </w:rPr>
        <w:t>skills</w:t>
      </w:r>
      <w:r w:rsidRPr="00D516D6">
        <w:rPr>
          <w:spacing w:val="-9"/>
          <w:w w:val="95"/>
          <w:lang w:val="en-GB"/>
        </w:rPr>
        <w:t xml:space="preserve"> </w:t>
      </w:r>
      <w:r w:rsidRPr="00D516D6">
        <w:rPr>
          <w:w w:val="95"/>
          <w:lang w:val="en-GB"/>
        </w:rPr>
        <w:t>and</w:t>
      </w:r>
      <w:r w:rsidRPr="00D516D6">
        <w:rPr>
          <w:spacing w:val="-9"/>
          <w:w w:val="95"/>
          <w:lang w:val="en-GB"/>
        </w:rPr>
        <w:t xml:space="preserve"> </w:t>
      </w:r>
      <w:r w:rsidRPr="00D516D6">
        <w:rPr>
          <w:w w:val="95"/>
          <w:lang w:val="en-GB"/>
        </w:rPr>
        <w:t>knowledge</w:t>
      </w:r>
      <w:r w:rsidRPr="00D516D6">
        <w:rPr>
          <w:spacing w:val="-8"/>
          <w:w w:val="95"/>
          <w:lang w:val="en-GB"/>
        </w:rPr>
        <w:t xml:space="preserve"> </w:t>
      </w:r>
      <w:r w:rsidR="00DE7AEC" w:rsidRPr="00DE7AEC">
        <w:rPr>
          <w:spacing w:val="-8"/>
          <w:w w:val="95"/>
          <w:lang w:val="en-GB"/>
        </w:rPr>
        <w:t xml:space="preserve">enabled the completion of </w:t>
      </w:r>
      <w:proofErr w:type="spellStart"/>
      <w:r w:rsidRPr="00D516D6">
        <w:rPr>
          <w:w w:val="95"/>
          <w:lang w:val="en-GB"/>
        </w:rPr>
        <w:t>Torddis</w:t>
      </w:r>
      <w:proofErr w:type="spellEnd"/>
      <w:r w:rsidRPr="00D516D6">
        <w:rPr>
          <w:spacing w:val="-9"/>
          <w:w w:val="95"/>
          <w:lang w:val="en-GB"/>
        </w:rPr>
        <w:t xml:space="preserve"> </w:t>
      </w:r>
      <w:r w:rsidRPr="00D516D6">
        <w:rPr>
          <w:w w:val="95"/>
          <w:lang w:val="en-GB"/>
        </w:rPr>
        <w:t>within</w:t>
      </w:r>
      <w:r w:rsidRPr="00D516D6">
        <w:rPr>
          <w:spacing w:val="-9"/>
          <w:w w:val="95"/>
          <w:lang w:val="en-GB"/>
        </w:rPr>
        <w:t xml:space="preserve"> </w:t>
      </w:r>
      <w:r w:rsidRPr="00D516D6">
        <w:rPr>
          <w:w w:val="95"/>
          <w:lang w:val="en-GB"/>
        </w:rPr>
        <w:t>a</w:t>
      </w:r>
      <w:r w:rsidRPr="00D516D6">
        <w:rPr>
          <w:spacing w:val="-9"/>
          <w:w w:val="95"/>
          <w:lang w:val="en-GB"/>
        </w:rPr>
        <w:t xml:space="preserve"> </w:t>
      </w:r>
      <w:r w:rsidRPr="00D516D6">
        <w:rPr>
          <w:w w:val="95"/>
          <w:lang w:val="en-GB"/>
        </w:rPr>
        <w:t>very</w:t>
      </w:r>
      <w:r w:rsidRPr="00D516D6">
        <w:rPr>
          <w:spacing w:val="-8"/>
          <w:w w:val="95"/>
          <w:lang w:val="en-GB"/>
        </w:rPr>
        <w:t xml:space="preserve"> </w:t>
      </w:r>
      <w:r w:rsidRPr="00D516D6">
        <w:rPr>
          <w:w w:val="95"/>
          <w:lang w:val="en-GB"/>
        </w:rPr>
        <w:t>limited</w:t>
      </w:r>
      <w:r w:rsidRPr="00D516D6">
        <w:rPr>
          <w:spacing w:val="-9"/>
          <w:w w:val="95"/>
          <w:lang w:val="en-GB"/>
        </w:rPr>
        <w:t xml:space="preserve"> </w:t>
      </w:r>
      <w:r w:rsidRPr="00D516D6">
        <w:rPr>
          <w:w w:val="95"/>
          <w:lang w:val="en-GB"/>
        </w:rPr>
        <w:t>budget</w:t>
      </w:r>
      <w:r w:rsidR="00DE7AEC">
        <w:rPr>
          <w:w w:val="95"/>
          <w:lang w:val="en-GB"/>
        </w:rPr>
        <w:t xml:space="preserve"> </w:t>
      </w:r>
      <w:r w:rsidR="00DE7AEC" w:rsidRPr="00DE7AEC">
        <w:rPr>
          <w:w w:val="95"/>
          <w:lang w:val="en-GB"/>
        </w:rPr>
        <w:t>and on time</w:t>
      </w:r>
      <w:r w:rsidRPr="00D516D6">
        <w:rPr>
          <w:w w:val="95"/>
          <w:lang w:val="en-GB"/>
        </w:rPr>
        <w:t xml:space="preserve">. </w:t>
      </w:r>
    </w:p>
    <w:p w14:paraId="4F18392E" w14:textId="343C62A5" w:rsidR="00AF779A" w:rsidRPr="00D516D6" w:rsidRDefault="00E9277B">
      <w:pPr>
        <w:pStyle w:val="Textoindependiente"/>
        <w:spacing w:before="5" w:line="244" w:lineRule="auto"/>
        <w:ind w:left="116" w:right="154" w:firstLine="298"/>
        <w:jc w:val="both"/>
        <w:rPr>
          <w:lang w:val="en-GB"/>
        </w:rPr>
      </w:pPr>
      <w:r w:rsidRPr="00D516D6">
        <w:rPr>
          <w:w w:val="95"/>
          <w:lang w:val="en-GB"/>
        </w:rPr>
        <w:t xml:space="preserve">The project team managed to recruit a tutor user with an imminent need for a system like </w:t>
      </w:r>
      <w:proofErr w:type="spellStart"/>
      <w:r w:rsidR="00DE7AEC" w:rsidRPr="00D516D6">
        <w:rPr>
          <w:w w:val="95"/>
          <w:lang w:val="en-GB"/>
        </w:rPr>
        <w:t>Torddis</w:t>
      </w:r>
      <w:proofErr w:type="spellEnd"/>
      <w:r w:rsidRPr="00D516D6">
        <w:rPr>
          <w:w w:val="95"/>
          <w:lang w:val="en-GB"/>
        </w:rPr>
        <w:t xml:space="preserve">, </w:t>
      </w:r>
      <w:r w:rsidR="00DE7AEC" w:rsidRPr="00DE7AEC">
        <w:rPr>
          <w:w w:val="95"/>
          <w:lang w:val="en-GB"/>
        </w:rPr>
        <w:t>enabling a comprehensive analysis of needs</w:t>
      </w:r>
      <w:r w:rsidRPr="00D516D6">
        <w:rPr>
          <w:w w:val="95"/>
          <w:lang w:val="en-GB"/>
        </w:rPr>
        <w:t>. Furthermore, a group of tutor users was recruited</w:t>
      </w:r>
      <w:r w:rsidRPr="00D516D6">
        <w:rPr>
          <w:spacing w:val="-1"/>
          <w:w w:val="95"/>
          <w:lang w:val="en-GB"/>
        </w:rPr>
        <w:t xml:space="preserve"> </w:t>
      </w:r>
      <w:r w:rsidRPr="00D516D6">
        <w:rPr>
          <w:w w:val="95"/>
          <w:lang w:val="en-GB"/>
        </w:rPr>
        <w:t>to</w:t>
      </w:r>
      <w:r w:rsidRPr="00D516D6">
        <w:rPr>
          <w:spacing w:val="-1"/>
          <w:w w:val="95"/>
          <w:lang w:val="en-GB"/>
        </w:rPr>
        <w:t xml:space="preserve"> </w:t>
      </w:r>
      <w:r w:rsidRPr="00D516D6">
        <w:rPr>
          <w:w w:val="95"/>
          <w:lang w:val="en-GB"/>
        </w:rPr>
        <w:t>verify</w:t>
      </w:r>
      <w:r w:rsidRPr="00D516D6">
        <w:rPr>
          <w:spacing w:val="-1"/>
          <w:w w:val="95"/>
          <w:lang w:val="en-GB"/>
        </w:rPr>
        <w:t xml:space="preserve"> </w:t>
      </w:r>
      <w:r w:rsidRPr="00D516D6">
        <w:rPr>
          <w:w w:val="95"/>
          <w:lang w:val="en-GB"/>
        </w:rPr>
        <w:t>the</w:t>
      </w:r>
      <w:r w:rsidRPr="00D516D6">
        <w:rPr>
          <w:spacing w:val="-1"/>
          <w:w w:val="95"/>
          <w:lang w:val="en-GB"/>
        </w:rPr>
        <w:t xml:space="preserve"> </w:t>
      </w:r>
      <w:r w:rsidRPr="00D516D6">
        <w:rPr>
          <w:w w:val="95"/>
          <w:lang w:val="en-GB"/>
        </w:rPr>
        <w:t>requirements</w:t>
      </w:r>
      <w:r w:rsidRPr="00D516D6">
        <w:rPr>
          <w:spacing w:val="-1"/>
          <w:w w:val="95"/>
          <w:lang w:val="en-GB"/>
        </w:rPr>
        <w:t xml:space="preserve"> </w:t>
      </w:r>
      <w:r w:rsidRPr="00D516D6">
        <w:rPr>
          <w:w w:val="95"/>
          <w:lang w:val="en-GB"/>
        </w:rPr>
        <w:t>proposed</w:t>
      </w:r>
      <w:r w:rsidRPr="00D516D6">
        <w:rPr>
          <w:spacing w:val="-1"/>
          <w:w w:val="95"/>
          <w:lang w:val="en-GB"/>
        </w:rPr>
        <w:t xml:space="preserve"> </w:t>
      </w:r>
      <w:r w:rsidRPr="00D516D6">
        <w:rPr>
          <w:w w:val="95"/>
          <w:lang w:val="en-GB"/>
        </w:rPr>
        <w:t>during</w:t>
      </w:r>
      <w:r w:rsidRPr="00D516D6">
        <w:rPr>
          <w:spacing w:val="-1"/>
          <w:w w:val="95"/>
          <w:lang w:val="en-GB"/>
        </w:rPr>
        <w:t xml:space="preserve"> </w:t>
      </w:r>
      <w:r w:rsidRPr="00D516D6">
        <w:rPr>
          <w:w w:val="95"/>
          <w:lang w:val="en-GB"/>
        </w:rPr>
        <w:t>the</w:t>
      </w:r>
      <w:r w:rsidRPr="00D516D6">
        <w:rPr>
          <w:spacing w:val="-1"/>
          <w:w w:val="95"/>
          <w:lang w:val="en-GB"/>
        </w:rPr>
        <w:t xml:space="preserve"> </w:t>
      </w:r>
      <w:r w:rsidRPr="00D516D6">
        <w:rPr>
          <w:w w:val="95"/>
          <w:lang w:val="en-GB"/>
        </w:rPr>
        <w:t>project’s</w:t>
      </w:r>
      <w:r w:rsidRPr="00D516D6">
        <w:rPr>
          <w:spacing w:val="-1"/>
          <w:w w:val="95"/>
          <w:lang w:val="en-GB"/>
        </w:rPr>
        <w:t xml:space="preserve"> </w:t>
      </w:r>
      <w:r w:rsidRPr="00D516D6">
        <w:rPr>
          <w:w w:val="95"/>
          <w:lang w:val="en-GB"/>
        </w:rPr>
        <w:t>develop</w:t>
      </w:r>
      <w:r w:rsidRPr="00D516D6">
        <w:rPr>
          <w:w w:val="95"/>
          <w:lang w:val="en-GB"/>
        </w:rPr>
        <w:t>ment</w:t>
      </w:r>
      <w:r w:rsidRPr="00D516D6">
        <w:rPr>
          <w:spacing w:val="-1"/>
          <w:w w:val="95"/>
          <w:lang w:val="en-GB"/>
        </w:rPr>
        <w:t xml:space="preserve"> </w:t>
      </w:r>
      <w:r w:rsidRPr="00D516D6">
        <w:rPr>
          <w:w w:val="95"/>
          <w:lang w:val="en-GB"/>
        </w:rPr>
        <w:t>and</w:t>
      </w:r>
      <w:r w:rsidRPr="00D516D6">
        <w:rPr>
          <w:spacing w:val="-1"/>
          <w:w w:val="95"/>
          <w:lang w:val="en-GB"/>
        </w:rPr>
        <w:t xml:space="preserve"> </w:t>
      </w:r>
      <w:r w:rsidRPr="00D516D6">
        <w:rPr>
          <w:w w:val="95"/>
          <w:lang w:val="en-GB"/>
        </w:rPr>
        <w:t>to</w:t>
      </w:r>
      <w:r w:rsidRPr="00D516D6">
        <w:rPr>
          <w:spacing w:val="-1"/>
          <w:w w:val="95"/>
          <w:lang w:val="en-GB"/>
        </w:rPr>
        <w:t xml:space="preserve"> </w:t>
      </w:r>
      <w:r w:rsidRPr="00D516D6">
        <w:rPr>
          <w:w w:val="95"/>
          <w:lang w:val="en-GB"/>
        </w:rPr>
        <w:t>assess</w:t>
      </w:r>
      <w:r w:rsidRPr="00D516D6">
        <w:rPr>
          <w:spacing w:val="-1"/>
          <w:w w:val="95"/>
          <w:lang w:val="en-GB"/>
        </w:rPr>
        <w:t xml:space="preserve"> </w:t>
      </w:r>
      <w:r w:rsidRPr="00D516D6">
        <w:rPr>
          <w:w w:val="95"/>
          <w:lang w:val="en-GB"/>
        </w:rPr>
        <w:t>the</w:t>
      </w:r>
      <w:r w:rsidRPr="00D516D6">
        <w:rPr>
          <w:spacing w:val="-1"/>
          <w:w w:val="95"/>
          <w:lang w:val="en-GB"/>
        </w:rPr>
        <w:t xml:space="preserve"> </w:t>
      </w:r>
      <w:r w:rsidRPr="00D516D6">
        <w:rPr>
          <w:w w:val="95"/>
          <w:lang w:val="en-GB"/>
        </w:rPr>
        <w:t>functionality</w:t>
      </w:r>
      <w:r w:rsidRPr="00D516D6">
        <w:rPr>
          <w:spacing w:val="-1"/>
          <w:w w:val="95"/>
          <w:lang w:val="en-GB"/>
        </w:rPr>
        <w:t xml:space="preserve"> </w:t>
      </w:r>
      <w:r w:rsidRPr="00D516D6">
        <w:rPr>
          <w:w w:val="95"/>
          <w:lang w:val="en-GB"/>
        </w:rPr>
        <w:t xml:space="preserve">and </w:t>
      </w:r>
      <w:r w:rsidRPr="00D516D6">
        <w:rPr>
          <w:w w:val="90"/>
          <w:lang w:val="en-GB"/>
        </w:rPr>
        <w:t xml:space="preserve">usability of </w:t>
      </w:r>
      <w:proofErr w:type="spellStart"/>
      <w:r w:rsidRPr="00D516D6">
        <w:rPr>
          <w:w w:val="90"/>
          <w:lang w:val="en-GB"/>
        </w:rPr>
        <w:t>Torddis</w:t>
      </w:r>
      <w:proofErr w:type="spellEnd"/>
      <w:r w:rsidRPr="00D516D6">
        <w:rPr>
          <w:w w:val="90"/>
          <w:lang w:val="en-GB"/>
        </w:rPr>
        <w:t xml:space="preserve">. The capabilities of the tutor users were considered to ensure that </w:t>
      </w:r>
      <w:proofErr w:type="spellStart"/>
      <w:r w:rsidRPr="00D516D6">
        <w:rPr>
          <w:w w:val="90"/>
          <w:lang w:val="en-GB"/>
        </w:rPr>
        <w:t>Torddis</w:t>
      </w:r>
      <w:proofErr w:type="spellEnd"/>
      <w:r w:rsidRPr="00D516D6">
        <w:rPr>
          <w:w w:val="90"/>
          <w:lang w:val="en-GB"/>
        </w:rPr>
        <w:t xml:space="preserve"> remained operable after</w:t>
      </w:r>
      <w:r w:rsidRPr="00D516D6">
        <w:rPr>
          <w:lang w:val="en-GB"/>
        </w:rPr>
        <w:t xml:space="preserve"> </w:t>
      </w:r>
      <w:r w:rsidRPr="00D516D6">
        <w:rPr>
          <w:w w:val="90"/>
          <w:lang w:val="en-GB"/>
        </w:rPr>
        <w:t xml:space="preserve">implementation, </w:t>
      </w:r>
      <w:r w:rsidR="007C3F93" w:rsidRPr="007C3F93">
        <w:rPr>
          <w:w w:val="90"/>
          <w:lang w:val="en-GB"/>
        </w:rPr>
        <w:t xml:space="preserve">without the need for additional </w:t>
      </w:r>
      <w:r w:rsidRPr="00D516D6">
        <w:rPr>
          <w:w w:val="90"/>
          <w:lang w:val="en-GB"/>
        </w:rPr>
        <w:t xml:space="preserve">personnel, except in cases of </w:t>
      </w:r>
      <w:r w:rsidRPr="00D516D6">
        <w:rPr>
          <w:w w:val="90"/>
          <w:lang w:val="en-GB"/>
        </w:rPr>
        <w:t>corrective maintenance, where individuals</w:t>
      </w:r>
      <w:r w:rsidRPr="00D516D6">
        <w:rPr>
          <w:w w:val="95"/>
          <w:lang w:val="en-GB"/>
        </w:rPr>
        <w:t xml:space="preserve"> with</w:t>
      </w:r>
      <w:r w:rsidRPr="00D516D6">
        <w:rPr>
          <w:spacing w:val="-6"/>
          <w:w w:val="95"/>
          <w:lang w:val="en-GB"/>
        </w:rPr>
        <w:t xml:space="preserve"> </w:t>
      </w:r>
      <w:r w:rsidRPr="00D516D6">
        <w:rPr>
          <w:w w:val="95"/>
          <w:lang w:val="en-GB"/>
        </w:rPr>
        <w:t>the</w:t>
      </w:r>
      <w:r w:rsidRPr="00D516D6">
        <w:rPr>
          <w:spacing w:val="-6"/>
          <w:w w:val="95"/>
          <w:lang w:val="en-GB"/>
        </w:rPr>
        <w:t xml:space="preserve"> </w:t>
      </w:r>
      <w:r w:rsidRPr="00D516D6">
        <w:rPr>
          <w:w w:val="95"/>
          <w:lang w:val="en-GB"/>
        </w:rPr>
        <w:t>appropriate</w:t>
      </w:r>
      <w:r w:rsidRPr="00D516D6">
        <w:rPr>
          <w:spacing w:val="-6"/>
          <w:w w:val="95"/>
          <w:lang w:val="en-GB"/>
        </w:rPr>
        <w:t xml:space="preserve"> </w:t>
      </w:r>
      <w:r w:rsidRPr="00D516D6">
        <w:rPr>
          <w:w w:val="95"/>
          <w:lang w:val="en-GB"/>
        </w:rPr>
        <w:t>knowledge</w:t>
      </w:r>
      <w:r w:rsidRPr="00D516D6">
        <w:rPr>
          <w:spacing w:val="-6"/>
          <w:w w:val="95"/>
          <w:lang w:val="en-GB"/>
        </w:rPr>
        <w:t xml:space="preserve"> </w:t>
      </w:r>
      <w:r w:rsidRPr="00D516D6">
        <w:rPr>
          <w:w w:val="95"/>
          <w:lang w:val="en-GB"/>
        </w:rPr>
        <w:t>about</w:t>
      </w:r>
      <w:r w:rsidRPr="00D516D6">
        <w:rPr>
          <w:spacing w:val="-6"/>
          <w:w w:val="95"/>
          <w:lang w:val="en-GB"/>
        </w:rPr>
        <w:t xml:space="preserve"> </w:t>
      </w:r>
      <w:r w:rsidRPr="00D516D6">
        <w:rPr>
          <w:w w:val="95"/>
          <w:lang w:val="en-GB"/>
        </w:rPr>
        <w:t>the</w:t>
      </w:r>
      <w:r w:rsidRPr="00D516D6">
        <w:rPr>
          <w:spacing w:val="-6"/>
          <w:w w:val="95"/>
          <w:lang w:val="en-GB"/>
        </w:rPr>
        <w:t xml:space="preserve"> </w:t>
      </w:r>
      <w:r w:rsidRPr="00D516D6">
        <w:rPr>
          <w:w w:val="95"/>
          <w:lang w:val="en-GB"/>
        </w:rPr>
        <w:t>development</w:t>
      </w:r>
      <w:r w:rsidRPr="00D516D6">
        <w:rPr>
          <w:spacing w:val="-6"/>
          <w:w w:val="95"/>
          <w:lang w:val="en-GB"/>
        </w:rPr>
        <w:t xml:space="preserve"> </w:t>
      </w:r>
      <w:r w:rsidRPr="00D516D6">
        <w:rPr>
          <w:w w:val="95"/>
          <w:lang w:val="en-GB"/>
        </w:rPr>
        <w:t>of</w:t>
      </w:r>
      <w:r w:rsidRPr="00D516D6">
        <w:rPr>
          <w:spacing w:val="-6"/>
          <w:w w:val="95"/>
          <w:lang w:val="en-GB"/>
        </w:rPr>
        <w:t xml:space="preserve"> </w:t>
      </w:r>
      <w:proofErr w:type="spellStart"/>
      <w:r w:rsidRPr="00D516D6">
        <w:rPr>
          <w:w w:val="95"/>
          <w:lang w:val="en-GB"/>
        </w:rPr>
        <w:t>Torddis</w:t>
      </w:r>
      <w:proofErr w:type="spellEnd"/>
      <w:r w:rsidRPr="00D516D6">
        <w:rPr>
          <w:spacing w:val="-6"/>
          <w:w w:val="95"/>
          <w:lang w:val="en-GB"/>
        </w:rPr>
        <w:t xml:space="preserve"> </w:t>
      </w:r>
      <w:r w:rsidRPr="00D516D6">
        <w:rPr>
          <w:w w:val="95"/>
          <w:lang w:val="en-GB"/>
        </w:rPr>
        <w:t>would</w:t>
      </w:r>
      <w:r w:rsidRPr="00D516D6">
        <w:rPr>
          <w:spacing w:val="-6"/>
          <w:w w:val="95"/>
          <w:lang w:val="en-GB"/>
        </w:rPr>
        <w:t xml:space="preserve"> </w:t>
      </w:r>
      <w:r w:rsidRPr="00D516D6">
        <w:rPr>
          <w:w w:val="95"/>
          <w:lang w:val="en-GB"/>
        </w:rPr>
        <w:t>need</w:t>
      </w:r>
      <w:r w:rsidRPr="00D516D6">
        <w:rPr>
          <w:spacing w:val="-6"/>
          <w:w w:val="95"/>
          <w:lang w:val="en-GB"/>
        </w:rPr>
        <w:t xml:space="preserve"> </w:t>
      </w:r>
      <w:r w:rsidRPr="00D516D6">
        <w:rPr>
          <w:w w:val="95"/>
          <w:lang w:val="en-GB"/>
        </w:rPr>
        <w:t>to</w:t>
      </w:r>
      <w:r w:rsidRPr="00D516D6">
        <w:rPr>
          <w:spacing w:val="-6"/>
          <w:w w:val="95"/>
          <w:lang w:val="en-GB"/>
        </w:rPr>
        <w:t xml:space="preserve"> </w:t>
      </w:r>
      <w:r w:rsidRPr="00D516D6">
        <w:rPr>
          <w:w w:val="95"/>
          <w:lang w:val="en-GB"/>
        </w:rPr>
        <w:t>intervene.</w:t>
      </w:r>
    </w:p>
    <w:p w14:paraId="6F56805C" w14:textId="77777777" w:rsidR="00AF779A" w:rsidRPr="00D516D6" w:rsidRDefault="00E9277B">
      <w:pPr>
        <w:pStyle w:val="Ttulo3"/>
        <w:numPr>
          <w:ilvl w:val="2"/>
          <w:numId w:val="15"/>
        </w:numPr>
        <w:tabs>
          <w:tab w:val="left" w:pos="693"/>
        </w:tabs>
        <w:ind w:hanging="577"/>
        <w:rPr>
          <w:lang w:val="en-GB"/>
        </w:rPr>
      </w:pPr>
      <w:r w:rsidRPr="00D516D6">
        <w:rPr>
          <w:spacing w:val="-2"/>
          <w:lang w:val="en-GB"/>
        </w:rPr>
        <w:t>Technology</w:t>
      </w:r>
      <w:r w:rsidRPr="00D516D6">
        <w:rPr>
          <w:spacing w:val="-8"/>
          <w:lang w:val="en-GB"/>
        </w:rPr>
        <w:t xml:space="preserve"> </w:t>
      </w:r>
      <w:r w:rsidRPr="00D516D6">
        <w:rPr>
          <w:spacing w:val="-2"/>
          <w:lang w:val="en-GB"/>
        </w:rPr>
        <w:t>Analysis</w:t>
      </w:r>
    </w:p>
    <w:p w14:paraId="648743C7" w14:textId="0DAFB564" w:rsidR="00AF779A" w:rsidRPr="00D516D6" w:rsidRDefault="00E9277B">
      <w:pPr>
        <w:pStyle w:val="Textoindependiente"/>
        <w:spacing w:before="6" w:line="244" w:lineRule="auto"/>
        <w:ind w:left="116" w:right="154" w:firstLine="298"/>
        <w:jc w:val="both"/>
        <w:rPr>
          <w:lang w:val="en-GB"/>
        </w:rPr>
      </w:pPr>
      <w:r w:rsidRPr="00D516D6">
        <w:rPr>
          <w:w w:val="95"/>
          <w:lang w:val="en-GB"/>
        </w:rPr>
        <w:t xml:space="preserve">The available technologies for the development of </w:t>
      </w:r>
      <w:proofErr w:type="spellStart"/>
      <w:r w:rsidRPr="00D516D6">
        <w:rPr>
          <w:w w:val="95"/>
          <w:lang w:val="en-GB"/>
        </w:rPr>
        <w:t>Torddis</w:t>
      </w:r>
      <w:proofErr w:type="spellEnd"/>
      <w:r w:rsidRPr="00D516D6">
        <w:rPr>
          <w:w w:val="95"/>
          <w:lang w:val="en-GB"/>
        </w:rPr>
        <w:t xml:space="preserve"> were analysed, including </w:t>
      </w:r>
      <w:r w:rsidR="00BA4797" w:rsidRPr="00BA4797">
        <w:rPr>
          <w:w w:val="95"/>
          <w:lang w:val="en-GB"/>
        </w:rPr>
        <w:t xml:space="preserve">hardware resources, </w:t>
      </w:r>
      <w:r w:rsidRPr="00D516D6">
        <w:rPr>
          <w:w w:val="95"/>
          <w:lang w:val="en-GB"/>
        </w:rPr>
        <w:t>AI</w:t>
      </w:r>
      <w:r w:rsidRPr="00D516D6">
        <w:rPr>
          <w:w w:val="95"/>
          <w:lang w:val="en-GB"/>
        </w:rPr>
        <w:t xml:space="preserve"> algorithms </w:t>
      </w:r>
      <w:r w:rsidR="00BA4797" w:rsidRPr="00BA4797">
        <w:rPr>
          <w:w w:val="95"/>
          <w:lang w:val="en-GB"/>
        </w:rPr>
        <w:t>and methods, and software tools</w:t>
      </w:r>
      <w:r w:rsidR="00BA4797">
        <w:rPr>
          <w:w w:val="95"/>
          <w:lang w:val="en-GB"/>
        </w:rPr>
        <w:t xml:space="preserve"> </w:t>
      </w:r>
      <w:r w:rsidRPr="00D516D6">
        <w:rPr>
          <w:w w:val="95"/>
          <w:lang w:val="en-GB"/>
        </w:rPr>
        <w:t>to monitor students’ distraction during their school activities</w:t>
      </w:r>
      <w:r w:rsidR="00BA4797" w:rsidRPr="00BA4797">
        <w:rPr>
          <w:w w:val="95"/>
          <w:lang w:val="en-GB"/>
        </w:rPr>
        <w:t>, as detailed in the various subsections of this section. A review of existing resources and their application to educational environments helped in selecting the most appropriate technologies for this project</w:t>
      </w:r>
      <w:r w:rsidRPr="00D516D6">
        <w:rPr>
          <w:w w:val="95"/>
          <w:lang w:val="en-GB"/>
        </w:rPr>
        <w:t>.</w:t>
      </w:r>
    </w:p>
    <w:p w14:paraId="1A5717E7" w14:textId="77777777" w:rsidR="00AF779A" w:rsidRPr="00D516D6" w:rsidRDefault="00AF779A">
      <w:pPr>
        <w:pStyle w:val="Textoindependiente"/>
        <w:spacing w:before="7"/>
        <w:rPr>
          <w:sz w:val="15"/>
          <w:lang w:val="en-GB"/>
        </w:rPr>
      </w:pPr>
    </w:p>
    <w:commentRangeStart w:id="108"/>
    <w:commentRangeStart w:id="109"/>
    <w:commentRangeStart w:id="110"/>
    <w:p w14:paraId="1A3CA5CD" w14:textId="77777777" w:rsidR="00AF779A" w:rsidRPr="00D516D6" w:rsidRDefault="00E9277B">
      <w:pPr>
        <w:pStyle w:val="Textoindependiente"/>
        <w:ind w:left="95"/>
        <w:rPr>
          <w:lang w:val="en-GB"/>
        </w:rPr>
      </w:pPr>
      <w:r>
        <w:rPr>
          <w:lang w:val="en-GB"/>
        </w:rPr>
      </w:r>
      <w:r>
        <w:rPr>
          <w:lang w:val="en-GB"/>
        </w:rPr>
        <w:pict w14:anchorId="525A0B3B">
          <v:group id="docshapegroup24" o:spid="_x0000_s1282" alt="" style="width:466.65pt;height:281.05pt;mso-position-horizontal-relative:char;mso-position-vertical-relative:line" coordsize="9333,5621">
            <v:shape id="docshape25" o:spid="_x0000_s1283" type="#_x0000_t75" alt="" style="position:absolute;left:40;top:59;width:9177;height:5374">
              <v:imagedata r:id="rId24" o:title=""/>
            </v:shape>
            <v:line id="_x0000_s1284" alt="" style="position:absolute" from="0,20" to="9333,20" strokeweight=".72161mm"/>
            <v:line id="_x0000_s1285" alt="" style="position:absolute" from="20,5600" to="20,20" strokeweight=".72161mm"/>
            <v:line id="_x0000_s1286" alt="" style="position:absolute" from="9312,5600" to="9312,20" strokeweight=".72161mm"/>
            <v:line id="_x0000_s1287" alt="" style="position:absolute" from="0,5600" to="9333,5600" strokeweight=".72161mm"/>
            <w10:anchorlock/>
          </v:group>
        </w:pict>
      </w:r>
      <w:commentRangeEnd w:id="108"/>
      <w:r w:rsidR="009F2DC5">
        <w:rPr>
          <w:rStyle w:val="Refdecomentario"/>
        </w:rPr>
        <w:commentReference w:id="108"/>
      </w:r>
      <w:commentRangeEnd w:id="109"/>
      <w:r w:rsidR="001C5520">
        <w:rPr>
          <w:rStyle w:val="Refdecomentario"/>
        </w:rPr>
        <w:commentReference w:id="109"/>
      </w:r>
      <w:commentRangeEnd w:id="110"/>
      <w:r w:rsidR="001C5520">
        <w:rPr>
          <w:rStyle w:val="Refdecomentario"/>
        </w:rPr>
        <w:commentReference w:id="110"/>
      </w:r>
    </w:p>
    <w:p w14:paraId="23B17BBF" w14:textId="77777777" w:rsidR="00AF779A" w:rsidRPr="00D516D6" w:rsidRDefault="00E9277B">
      <w:pPr>
        <w:spacing w:before="124"/>
        <w:ind w:right="37"/>
        <w:jc w:val="center"/>
        <w:rPr>
          <w:rFonts w:ascii="Calibri"/>
          <w:sz w:val="18"/>
          <w:lang w:val="en-GB"/>
        </w:rPr>
      </w:pPr>
      <w:bookmarkStart w:id="111" w:name="_bookmark8"/>
      <w:bookmarkEnd w:id="111"/>
      <w:r w:rsidRPr="00D516D6">
        <w:rPr>
          <w:rFonts w:ascii="Calibri"/>
          <w:b/>
          <w:sz w:val="18"/>
          <w:lang w:val="en-GB"/>
        </w:rPr>
        <w:t>Figure</w:t>
      </w:r>
      <w:r w:rsidRPr="00D516D6">
        <w:rPr>
          <w:rFonts w:ascii="Calibri"/>
          <w:b/>
          <w:spacing w:val="22"/>
          <w:sz w:val="18"/>
          <w:lang w:val="en-GB"/>
        </w:rPr>
        <w:t xml:space="preserve"> </w:t>
      </w:r>
      <w:r w:rsidRPr="00D516D6">
        <w:rPr>
          <w:rFonts w:ascii="Calibri"/>
          <w:b/>
          <w:sz w:val="18"/>
          <w:lang w:val="en-GB"/>
        </w:rPr>
        <w:t>4:</w:t>
      </w:r>
      <w:r w:rsidRPr="00D516D6">
        <w:rPr>
          <w:rFonts w:ascii="Calibri"/>
          <w:b/>
          <w:spacing w:val="23"/>
          <w:sz w:val="18"/>
          <w:lang w:val="en-GB"/>
        </w:rPr>
        <w:t xml:space="preserve"> </w:t>
      </w:r>
      <w:r w:rsidRPr="00D516D6">
        <w:rPr>
          <w:rFonts w:ascii="Calibri"/>
          <w:sz w:val="18"/>
          <w:lang w:val="en-GB"/>
        </w:rPr>
        <w:t>Modelling</w:t>
      </w:r>
      <w:r w:rsidRPr="00D516D6">
        <w:rPr>
          <w:rFonts w:ascii="Calibri"/>
          <w:spacing w:val="24"/>
          <w:sz w:val="18"/>
          <w:lang w:val="en-GB"/>
        </w:rPr>
        <w:t xml:space="preserve"> </w:t>
      </w:r>
      <w:r w:rsidRPr="00D516D6">
        <w:rPr>
          <w:rFonts w:ascii="Calibri"/>
          <w:sz w:val="18"/>
          <w:lang w:val="en-GB"/>
        </w:rPr>
        <w:t>of</w:t>
      </w:r>
      <w:r w:rsidRPr="00D516D6">
        <w:rPr>
          <w:rFonts w:ascii="Calibri"/>
          <w:spacing w:val="22"/>
          <w:sz w:val="18"/>
          <w:lang w:val="en-GB"/>
        </w:rPr>
        <w:t xml:space="preserve"> </w:t>
      </w:r>
      <w:r w:rsidRPr="00D516D6">
        <w:rPr>
          <w:rFonts w:ascii="Calibri"/>
          <w:sz w:val="18"/>
          <w:lang w:val="en-GB"/>
        </w:rPr>
        <w:t>user</w:t>
      </w:r>
      <w:r w:rsidRPr="00D516D6">
        <w:rPr>
          <w:rFonts w:ascii="Calibri"/>
          <w:spacing w:val="23"/>
          <w:sz w:val="18"/>
          <w:lang w:val="en-GB"/>
        </w:rPr>
        <w:t xml:space="preserve"> </w:t>
      </w:r>
      <w:r w:rsidRPr="00D516D6">
        <w:rPr>
          <w:rFonts w:ascii="Calibri"/>
          <w:sz w:val="18"/>
          <w:lang w:val="en-GB"/>
        </w:rPr>
        <w:t>requirements</w:t>
      </w:r>
      <w:r w:rsidRPr="00D516D6">
        <w:rPr>
          <w:rFonts w:ascii="Calibri"/>
          <w:spacing w:val="23"/>
          <w:sz w:val="18"/>
          <w:lang w:val="en-GB"/>
        </w:rPr>
        <w:t xml:space="preserve"> </w:t>
      </w:r>
      <w:r w:rsidRPr="00D516D6">
        <w:rPr>
          <w:rFonts w:ascii="Calibri"/>
          <w:sz w:val="18"/>
          <w:lang w:val="en-GB"/>
        </w:rPr>
        <w:t>at</w:t>
      </w:r>
      <w:r w:rsidRPr="00D516D6">
        <w:rPr>
          <w:rFonts w:ascii="Calibri"/>
          <w:spacing w:val="23"/>
          <w:sz w:val="18"/>
          <w:lang w:val="en-GB"/>
        </w:rPr>
        <w:t xml:space="preserve"> </w:t>
      </w:r>
      <w:r w:rsidRPr="00D516D6">
        <w:rPr>
          <w:rFonts w:ascii="Calibri"/>
          <w:sz w:val="18"/>
          <w:lang w:val="en-GB"/>
        </w:rPr>
        <w:t>a</w:t>
      </w:r>
      <w:r w:rsidRPr="00D516D6">
        <w:rPr>
          <w:rFonts w:ascii="Calibri"/>
          <w:spacing w:val="22"/>
          <w:sz w:val="18"/>
          <w:lang w:val="en-GB"/>
        </w:rPr>
        <w:t xml:space="preserve"> </w:t>
      </w:r>
      <w:r w:rsidRPr="00D516D6">
        <w:rPr>
          <w:rFonts w:ascii="Calibri"/>
          <w:sz w:val="18"/>
          <w:lang w:val="en-GB"/>
        </w:rPr>
        <w:t>high</w:t>
      </w:r>
      <w:r w:rsidRPr="00D516D6">
        <w:rPr>
          <w:rFonts w:ascii="Calibri"/>
          <w:spacing w:val="24"/>
          <w:sz w:val="18"/>
          <w:lang w:val="en-GB"/>
        </w:rPr>
        <w:t xml:space="preserve"> </w:t>
      </w:r>
      <w:r w:rsidRPr="00D516D6">
        <w:rPr>
          <w:rFonts w:ascii="Calibri"/>
          <w:spacing w:val="-2"/>
          <w:sz w:val="18"/>
          <w:lang w:val="en-GB"/>
        </w:rPr>
        <w:t>level.</w:t>
      </w:r>
    </w:p>
    <w:p w14:paraId="6AE512CB" w14:textId="31C6F0F0" w:rsidR="005D4117" w:rsidRDefault="005D4117">
      <w:pPr>
        <w:rPr>
          <w:rFonts w:ascii="Calibri"/>
          <w:szCs w:val="20"/>
          <w:lang w:val="en-GB"/>
        </w:rPr>
      </w:pPr>
      <w:r>
        <w:rPr>
          <w:rFonts w:ascii="Calibri"/>
          <w:lang w:val="en-GB"/>
        </w:rPr>
        <w:br w:type="page"/>
      </w:r>
    </w:p>
    <w:p w14:paraId="3815F843" w14:textId="77777777" w:rsidR="00AF779A" w:rsidRPr="00D516D6" w:rsidRDefault="00AF779A">
      <w:pPr>
        <w:pStyle w:val="Textoindependiente"/>
        <w:rPr>
          <w:rFonts w:ascii="Calibri"/>
          <w:sz w:val="22"/>
          <w:lang w:val="en-GB"/>
        </w:rPr>
      </w:pPr>
    </w:p>
    <w:p w14:paraId="710EEFBA" w14:textId="77777777" w:rsidR="00AF779A" w:rsidRPr="00D516D6" w:rsidRDefault="00E9277B">
      <w:pPr>
        <w:spacing w:before="155" w:line="219" w:lineRule="exact"/>
        <w:ind w:left="116"/>
        <w:rPr>
          <w:rFonts w:ascii="Calibri"/>
          <w:b/>
          <w:sz w:val="18"/>
          <w:lang w:val="en-GB"/>
        </w:rPr>
      </w:pPr>
      <w:bookmarkStart w:id="112" w:name="_bookmark9"/>
      <w:bookmarkEnd w:id="112"/>
      <w:r w:rsidRPr="00D516D6">
        <w:rPr>
          <w:rFonts w:ascii="Calibri"/>
          <w:b/>
          <w:w w:val="105"/>
          <w:sz w:val="18"/>
          <w:lang w:val="en-GB"/>
        </w:rPr>
        <w:t>Table</w:t>
      </w:r>
      <w:r w:rsidRPr="00D516D6">
        <w:rPr>
          <w:rFonts w:ascii="Calibri"/>
          <w:b/>
          <w:spacing w:val="15"/>
          <w:w w:val="105"/>
          <w:sz w:val="18"/>
          <w:lang w:val="en-GB"/>
        </w:rPr>
        <w:t xml:space="preserve"> </w:t>
      </w:r>
      <w:r w:rsidRPr="00D516D6">
        <w:rPr>
          <w:rFonts w:ascii="Calibri"/>
          <w:b/>
          <w:spacing w:val="-10"/>
          <w:w w:val="105"/>
          <w:sz w:val="18"/>
          <w:lang w:val="en-GB"/>
        </w:rPr>
        <w:t>4</w:t>
      </w:r>
    </w:p>
    <w:p w14:paraId="650FA7AE" w14:textId="77777777" w:rsidR="00AF779A" w:rsidRPr="00D516D6" w:rsidRDefault="00E9277B">
      <w:pPr>
        <w:spacing w:line="219" w:lineRule="exact"/>
        <w:ind w:left="116"/>
        <w:rPr>
          <w:rFonts w:ascii="Calibri"/>
          <w:sz w:val="18"/>
          <w:lang w:val="en-GB"/>
        </w:rPr>
      </w:pPr>
      <w:commentRangeStart w:id="113"/>
      <w:commentRangeStart w:id="114"/>
      <w:r w:rsidRPr="00D516D6">
        <w:rPr>
          <w:rFonts w:ascii="Calibri"/>
          <w:sz w:val="18"/>
          <w:lang w:val="en-GB"/>
        </w:rPr>
        <w:t>Hardware</w:t>
      </w:r>
      <w:r w:rsidRPr="00D516D6">
        <w:rPr>
          <w:rFonts w:ascii="Calibri"/>
          <w:spacing w:val="12"/>
          <w:sz w:val="18"/>
          <w:lang w:val="en-GB"/>
        </w:rPr>
        <w:t xml:space="preserve"> </w:t>
      </w:r>
      <w:r w:rsidRPr="00D516D6">
        <w:rPr>
          <w:rFonts w:ascii="Calibri"/>
          <w:spacing w:val="-2"/>
          <w:sz w:val="18"/>
          <w:lang w:val="en-GB"/>
        </w:rPr>
        <w:t>Components</w:t>
      </w:r>
      <w:commentRangeEnd w:id="113"/>
      <w:r w:rsidR="00BA4797">
        <w:rPr>
          <w:rStyle w:val="Refdecomentario"/>
        </w:rPr>
        <w:commentReference w:id="113"/>
      </w:r>
      <w:commentRangeEnd w:id="114"/>
      <w:r w:rsidR="00576FB9">
        <w:rPr>
          <w:rStyle w:val="Refdecomentario"/>
        </w:rPr>
        <w:commentReference w:id="114"/>
      </w:r>
    </w:p>
    <w:p w14:paraId="24A0BAD2" w14:textId="77777777" w:rsidR="00AF779A" w:rsidRPr="00D516D6" w:rsidRDefault="00E9277B">
      <w:pPr>
        <w:pStyle w:val="Textoindependiente"/>
        <w:spacing w:before="5"/>
        <w:rPr>
          <w:rFonts w:ascii="Calibri"/>
          <w:sz w:val="5"/>
          <w:lang w:val="en-GB"/>
        </w:rPr>
      </w:pPr>
      <w:r>
        <w:rPr>
          <w:lang w:val="en-GB"/>
        </w:rPr>
        <w:pict w14:anchorId="52BF9400">
          <v:shape id="docshape26" o:spid="_x0000_s1281" alt="" style="position:absolute;margin-left:42.9pt;margin-top:4.5pt;width:458.45pt;height:.1pt;z-index:-15720448;mso-wrap-edited:f;mso-width-percent:0;mso-height-percent:0;mso-wrap-distance-left:0;mso-wrap-distance-right:0;mso-position-horizontal-relative:page;mso-width-percent:0;mso-height-percent:0" coordsize="9169,1270" path="m,l9169,e" filled="f" strokeweight=".14042mm">
            <v:path arrowok="t" o:connecttype="custom" o:connectlocs="0,0;2147483646,0" o:connectangles="0,0"/>
            <w10:wrap type="topAndBottom" anchorx="page"/>
          </v:shape>
        </w:pict>
      </w:r>
    </w:p>
    <w:p w14:paraId="452BC063" w14:textId="77777777" w:rsidR="00AF779A" w:rsidRPr="00D516D6" w:rsidRDefault="00E9277B">
      <w:pPr>
        <w:tabs>
          <w:tab w:val="left" w:pos="2935"/>
          <w:tab w:val="left" w:pos="4710"/>
          <w:tab w:val="left" w:pos="7145"/>
        </w:tabs>
        <w:spacing w:before="28" w:after="21"/>
        <w:ind w:left="885"/>
        <w:rPr>
          <w:rFonts w:ascii="Calibri"/>
          <w:b/>
          <w:sz w:val="18"/>
          <w:lang w:val="en-GB"/>
        </w:rPr>
      </w:pPr>
      <w:commentRangeStart w:id="115"/>
      <w:commentRangeStart w:id="116"/>
      <w:r w:rsidRPr="00D516D6">
        <w:rPr>
          <w:rFonts w:ascii="Calibri"/>
          <w:b/>
          <w:spacing w:val="-2"/>
          <w:w w:val="105"/>
          <w:sz w:val="18"/>
          <w:lang w:val="en-GB"/>
        </w:rPr>
        <w:t>Functionality</w:t>
      </w:r>
      <w:r w:rsidRPr="00D516D6">
        <w:rPr>
          <w:rFonts w:ascii="Calibri"/>
          <w:b/>
          <w:sz w:val="18"/>
          <w:lang w:val="en-GB"/>
        </w:rPr>
        <w:tab/>
      </w:r>
      <w:r w:rsidRPr="00D516D6">
        <w:rPr>
          <w:rFonts w:ascii="Calibri"/>
          <w:b/>
          <w:spacing w:val="-2"/>
          <w:w w:val="105"/>
          <w:sz w:val="18"/>
          <w:lang w:val="en-GB"/>
        </w:rPr>
        <w:t>Alternatives</w:t>
      </w:r>
      <w:r w:rsidRPr="00D516D6">
        <w:rPr>
          <w:rFonts w:ascii="Calibri"/>
          <w:b/>
          <w:sz w:val="18"/>
          <w:lang w:val="en-GB"/>
        </w:rPr>
        <w:tab/>
      </w:r>
      <w:r w:rsidRPr="00D516D6">
        <w:rPr>
          <w:rFonts w:ascii="Calibri"/>
          <w:b/>
          <w:spacing w:val="-2"/>
          <w:w w:val="105"/>
          <w:sz w:val="18"/>
          <w:lang w:val="en-GB"/>
        </w:rPr>
        <w:t>Selected</w:t>
      </w:r>
      <w:r w:rsidRPr="00D516D6">
        <w:rPr>
          <w:rFonts w:ascii="Calibri"/>
          <w:b/>
          <w:sz w:val="18"/>
          <w:lang w:val="en-GB"/>
        </w:rPr>
        <w:tab/>
      </w:r>
      <w:r w:rsidRPr="00D516D6">
        <w:rPr>
          <w:rFonts w:ascii="Calibri"/>
          <w:b/>
          <w:spacing w:val="-2"/>
          <w:w w:val="105"/>
          <w:sz w:val="18"/>
          <w:lang w:val="en-GB"/>
        </w:rPr>
        <w:t>Observation</w:t>
      </w:r>
      <w:commentRangeEnd w:id="115"/>
      <w:r w:rsidR="00490CC6">
        <w:rPr>
          <w:rStyle w:val="Refdecomentario"/>
        </w:rPr>
        <w:commentReference w:id="115"/>
      </w:r>
      <w:commentRangeEnd w:id="116"/>
      <w:r w:rsidR="00576FB9">
        <w:rPr>
          <w:rStyle w:val="Refdecomentario"/>
        </w:rPr>
        <w:commentReference w:id="116"/>
      </w:r>
    </w:p>
    <w:p w14:paraId="3A807559" w14:textId="77777777" w:rsidR="00AF779A" w:rsidRPr="00D516D6" w:rsidRDefault="00E9277B">
      <w:pPr>
        <w:pStyle w:val="Textoindependiente"/>
        <w:spacing w:line="20" w:lineRule="exact"/>
        <w:ind w:left="198"/>
        <w:rPr>
          <w:rFonts w:ascii="Calibri"/>
          <w:sz w:val="2"/>
          <w:lang w:val="en-GB"/>
        </w:rPr>
      </w:pPr>
      <w:r>
        <w:rPr>
          <w:rFonts w:ascii="Calibri"/>
          <w:sz w:val="2"/>
          <w:lang w:val="en-GB"/>
        </w:rPr>
      </w:r>
      <w:r>
        <w:rPr>
          <w:rFonts w:ascii="Calibri"/>
          <w:sz w:val="2"/>
          <w:lang w:val="en-GB"/>
        </w:rPr>
        <w:pict w14:anchorId="43FC7276">
          <v:group id="docshapegroup27" o:spid="_x0000_s1279" alt="" style="width:458.45pt;height:.4pt;mso-position-horizontal-relative:char;mso-position-vertical-relative:line" coordsize="9169,8">
            <v:line id="_x0000_s1280" alt="" style="position:absolute" from="0,4" to="9168,4" strokeweight=".14042mm"/>
            <w10:anchorlock/>
          </v:group>
        </w:pict>
      </w:r>
    </w:p>
    <w:p w14:paraId="6D22B9EF" w14:textId="77777777" w:rsidR="00AF779A" w:rsidRPr="00D516D6" w:rsidRDefault="00AF779A">
      <w:pPr>
        <w:spacing w:line="20" w:lineRule="exact"/>
        <w:rPr>
          <w:rFonts w:ascii="Calibri"/>
          <w:sz w:val="2"/>
          <w:lang w:val="en-GB"/>
        </w:rPr>
        <w:sectPr w:rsidR="00AF779A" w:rsidRPr="00D516D6">
          <w:pgSz w:w="10890" w:h="14860"/>
          <w:pgMar w:top="880" w:right="620" w:bottom="840" w:left="660" w:header="673" w:footer="642" w:gutter="0"/>
          <w:cols w:space="720"/>
        </w:sectPr>
      </w:pPr>
    </w:p>
    <w:p w14:paraId="68440786" w14:textId="77777777" w:rsidR="00AF779A" w:rsidRPr="00D516D6" w:rsidRDefault="00E9277B">
      <w:pPr>
        <w:spacing w:line="185" w:lineRule="exact"/>
        <w:ind w:left="317"/>
        <w:rPr>
          <w:rFonts w:ascii="Calibri"/>
          <w:sz w:val="18"/>
          <w:lang w:val="en-GB"/>
        </w:rPr>
      </w:pPr>
      <w:r w:rsidRPr="00D516D6">
        <w:rPr>
          <w:rFonts w:ascii="Calibri"/>
          <w:sz w:val="18"/>
          <w:lang w:val="en-GB"/>
        </w:rPr>
        <w:t>Connectivity</w:t>
      </w:r>
      <w:r w:rsidRPr="00D516D6">
        <w:rPr>
          <w:rFonts w:ascii="Calibri"/>
          <w:spacing w:val="77"/>
          <w:sz w:val="18"/>
          <w:lang w:val="en-GB"/>
        </w:rPr>
        <w:t xml:space="preserve"> </w:t>
      </w:r>
      <w:r w:rsidRPr="00D516D6">
        <w:rPr>
          <w:rFonts w:ascii="Calibri"/>
          <w:sz w:val="18"/>
          <w:lang w:val="en-GB"/>
        </w:rPr>
        <w:t>with</w:t>
      </w:r>
      <w:r w:rsidRPr="00D516D6">
        <w:rPr>
          <w:rFonts w:ascii="Calibri"/>
          <w:spacing w:val="78"/>
          <w:sz w:val="18"/>
          <w:lang w:val="en-GB"/>
        </w:rPr>
        <w:t xml:space="preserve"> </w:t>
      </w:r>
      <w:r w:rsidRPr="00D516D6">
        <w:rPr>
          <w:rFonts w:ascii="Calibri"/>
          <w:sz w:val="18"/>
          <w:lang w:val="en-GB"/>
        </w:rPr>
        <w:t>the</w:t>
      </w:r>
      <w:r w:rsidRPr="00D516D6">
        <w:rPr>
          <w:rFonts w:ascii="Calibri"/>
          <w:spacing w:val="77"/>
          <w:sz w:val="18"/>
          <w:lang w:val="en-GB"/>
        </w:rPr>
        <w:t xml:space="preserve"> </w:t>
      </w:r>
      <w:r w:rsidRPr="00D516D6">
        <w:rPr>
          <w:rFonts w:ascii="Calibri"/>
          <w:spacing w:val="-5"/>
          <w:sz w:val="18"/>
          <w:lang w:val="en-GB"/>
        </w:rPr>
        <w:t>web</w:t>
      </w:r>
    </w:p>
    <w:p w14:paraId="14E189B5" w14:textId="77777777" w:rsidR="00AF779A" w:rsidRPr="00D516D6" w:rsidRDefault="00E9277B">
      <w:pPr>
        <w:ind w:left="317"/>
        <w:rPr>
          <w:rFonts w:ascii="Calibri"/>
          <w:sz w:val="18"/>
          <w:lang w:val="en-GB"/>
        </w:rPr>
      </w:pPr>
      <w:r w:rsidRPr="00D516D6">
        <w:rPr>
          <w:rFonts w:ascii="Calibri"/>
          <w:sz w:val="18"/>
          <w:lang w:val="en-GB"/>
        </w:rPr>
        <w:t>service</w:t>
      </w:r>
      <w:r w:rsidRPr="00D516D6">
        <w:rPr>
          <w:rFonts w:ascii="Calibri"/>
          <w:spacing w:val="37"/>
          <w:sz w:val="18"/>
          <w:lang w:val="en-GB"/>
        </w:rPr>
        <w:t xml:space="preserve"> </w:t>
      </w:r>
      <w:r w:rsidRPr="00D516D6">
        <w:rPr>
          <w:rFonts w:ascii="Calibri"/>
          <w:sz w:val="18"/>
          <w:lang w:val="en-GB"/>
        </w:rPr>
        <w:t>and</w:t>
      </w:r>
      <w:r w:rsidRPr="00D516D6">
        <w:rPr>
          <w:rFonts w:ascii="Calibri"/>
          <w:spacing w:val="37"/>
          <w:sz w:val="18"/>
          <w:lang w:val="en-GB"/>
        </w:rPr>
        <w:t xml:space="preserve"> </w:t>
      </w:r>
      <w:r w:rsidRPr="00D516D6">
        <w:rPr>
          <w:rFonts w:ascii="Calibri"/>
          <w:sz w:val="18"/>
          <w:lang w:val="en-GB"/>
        </w:rPr>
        <w:t>video</w:t>
      </w:r>
      <w:r w:rsidRPr="00D516D6">
        <w:rPr>
          <w:rFonts w:ascii="Calibri"/>
          <w:spacing w:val="37"/>
          <w:sz w:val="18"/>
          <w:lang w:val="en-GB"/>
        </w:rPr>
        <w:t xml:space="preserve"> </w:t>
      </w:r>
      <w:proofErr w:type="spellStart"/>
      <w:r w:rsidRPr="00D516D6">
        <w:rPr>
          <w:rFonts w:ascii="Calibri"/>
          <w:sz w:val="18"/>
          <w:lang w:val="en-GB"/>
        </w:rPr>
        <w:t>transmis</w:t>
      </w:r>
      <w:proofErr w:type="spellEnd"/>
      <w:r w:rsidRPr="00D516D6">
        <w:rPr>
          <w:rFonts w:ascii="Calibri"/>
          <w:sz w:val="18"/>
          <w:lang w:val="en-GB"/>
        </w:rPr>
        <w:t xml:space="preserve">- </w:t>
      </w:r>
      <w:proofErr w:type="spellStart"/>
      <w:r w:rsidRPr="00D516D6">
        <w:rPr>
          <w:rFonts w:ascii="Calibri"/>
          <w:spacing w:val="-4"/>
          <w:sz w:val="18"/>
          <w:lang w:val="en-GB"/>
        </w:rPr>
        <w:t>sion</w:t>
      </w:r>
      <w:proofErr w:type="spellEnd"/>
    </w:p>
    <w:p w14:paraId="2B6C990E" w14:textId="77777777" w:rsidR="00AF779A" w:rsidRPr="00D516D6" w:rsidRDefault="00E9277B">
      <w:pPr>
        <w:tabs>
          <w:tab w:val="left" w:pos="1233"/>
        </w:tabs>
        <w:spacing w:line="185" w:lineRule="exact"/>
        <w:ind w:left="197"/>
        <w:rPr>
          <w:rFonts w:ascii="Calibri"/>
          <w:sz w:val="18"/>
          <w:lang w:val="en-GB"/>
        </w:rPr>
      </w:pPr>
      <w:r w:rsidRPr="00D516D6">
        <w:rPr>
          <w:lang w:val="en-GB"/>
        </w:rPr>
        <w:br w:type="column"/>
      </w:r>
      <w:commentRangeStart w:id="117"/>
      <w:commentRangeStart w:id="118"/>
      <w:r w:rsidRPr="00D516D6">
        <w:rPr>
          <w:rFonts w:ascii="Calibri"/>
          <w:spacing w:val="-2"/>
          <w:w w:val="110"/>
          <w:sz w:val="18"/>
          <w:lang w:val="en-GB"/>
        </w:rPr>
        <w:t>Ov7670</w:t>
      </w:r>
      <w:r w:rsidRPr="00D516D6">
        <w:rPr>
          <w:rFonts w:ascii="Calibri"/>
          <w:sz w:val="18"/>
          <w:lang w:val="en-GB"/>
        </w:rPr>
        <w:tab/>
      </w:r>
      <w:r w:rsidRPr="00D516D6">
        <w:rPr>
          <w:rFonts w:ascii="Calibri"/>
          <w:spacing w:val="-5"/>
          <w:w w:val="110"/>
          <w:sz w:val="18"/>
          <w:lang w:val="en-GB"/>
        </w:rPr>
        <w:t>VGA</w:t>
      </w:r>
    </w:p>
    <w:p w14:paraId="00387FB0" w14:textId="77777777" w:rsidR="00AF779A" w:rsidRPr="00D516D6" w:rsidRDefault="00E9277B">
      <w:pPr>
        <w:spacing w:line="219" w:lineRule="exact"/>
        <w:ind w:left="197"/>
        <w:rPr>
          <w:rFonts w:ascii="Calibri"/>
          <w:sz w:val="18"/>
          <w:lang w:val="en-GB"/>
        </w:rPr>
      </w:pPr>
      <w:r w:rsidRPr="00D516D6">
        <w:rPr>
          <w:rFonts w:ascii="Calibri"/>
          <w:spacing w:val="-2"/>
          <w:w w:val="105"/>
          <w:sz w:val="18"/>
          <w:lang w:val="en-GB"/>
        </w:rPr>
        <w:t>Camera</w:t>
      </w:r>
      <w:commentRangeEnd w:id="117"/>
      <w:r w:rsidR="00932AAB">
        <w:rPr>
          <w:rStyle w:val="Refdecomentario"/>
        </w:rPr>
        <w:commentReference w:id="117"/>
      </w:r>
      <w:commentRangeEnd w:id="118"/>
      <w:r w:rsidR="00576FB9">
        <w:rPr>
          <w:rStyle w:val="Refdecomentario"/>
        </w:rPr>
        <w:commentReference w:id="118"/>
      </w:r>
    </w:p>
    <w:p w14:paraId="12872F00" w14:textId="77777777" w:rsidR="00AF779A" w:rsidRPr="00D516D6" w:rsidRDefault="00E9277B">
      <w:pPr>
        <w:tabs>
          <w:tab w:val="left" w:pos="1837"/>
        </w:tabs>
        <w:spacing w:line="185" w:lineRule="exact"/>
        <w:ind w:left="198"/>
        <w:jc w:val="both"/>
        <w:rPr>
          <w:rFonts w:ascii="Calibri"/>
          <w:sz w:val="18"/>
          <w:lang w:val="en-GB"/>
        </w:rPr>
      </w:pPr>
      <w:r w:rsidRPr="00D516D6">
        <w:rPr>
          <w:lang w:val="en-GB"/>
        </w:rPr>
        <w:br w:type="column"/>
      </w:r>
      <w:r w:rsidRPr="00D516D6">
        <w:rPr>
          <w:rFonts w:ascii="Calibri"/>
          <w:spacing w:val="-2"/>
          <w:w w:val="110"/>
          <w:sz w:val="18"/>
          <w:lang w:val="en-GB"/>
        </w:rPr>
        <w:t>Esp32cam</w:t>
      </w:r>
      <w:r w:rsidRPr="00D516D6">
        <w:rPr>
          <w:rFonts w:ascii="Calibri"/>
          <w:sz w:val="18"/>
          <w:lang w:val="en-GB"/>
        </w:rPr>
        <w:tab/>
      </w:r>
      <w:r w:rsidRPr="00D516D6">
        <w:rPr>
          <w:rFonts w:ascii="Calibri"/>
          <w:w w:val="110"/>
          <w:sz w:val="18"/>
          <w:lang w:val="en-GB"/>
        </w:rPr>
        <w:t>This</w:t>
      </w:r>
      <w:r w:rsidRPr="00D516D6">
        <w:rPr>
          <w:rFonts w:ascii="Calibri"/>
          <w:spacing w:val="24"/>
          <w:w w:val="110"/>
          <w:sz w:val="18"/>
          <w:lang w:val="en-GB"/>
        </w:rPr>
        <w:t xml:space="preserve"> </w:t>
      </w:r>
      <w:r w:rsidRPr="00D516D6">
        <w:rPr>
          <w:rFonts w:ascii="Calibri"/>
          <w:w w:val="110"/>
          <w:sz w:val="18"/>
          <w:lang w:val="en-GB"/>
        </w:rPr>
        <w:t>module</w:t>
      </w:r>
      <w:r w:rsidRPr="00D516D6">
        <w:rPr>
          <w:rFonts w:ascii="Calibri"/>
          <w:spacing w:val="24"/>
          <w:w w:val="110"/>
          <w:sz w:val="18"/>
          <w:lang w:val="en-GB"/>
        </w:rPr>
        <w:t xml:space="preserve"> </w:t>
      </w:r>
      <w:r w:rsidRPr="00D516D6">
        <w:rPr>
          <w:rFonts w:ascii="Calibri"/>
          <w:w w:val="110"/>
          <w:sz w:val="18"/>
          <w:lang w:val="en-GB"/>
        </w:rPr>
        <w:t>has</w:t>
      </w:r>
      <w:r w:rsidRPr="00D516D6">
        <w:rPr>
          <w:rFonts w:ascii="Calibri"/>
          <w:spacing w:val="25"/>
          <w:w w:val="110"/>
          <w:sz w:val="18"/>
          <w:lang w:val="en-GB"/>
        </w:rPr>
        <w:t xml:space="preserve"> </w:t>
      </w:r>
      <w:proofErr w:type="spellStart"/>
      <w:r w:rsidRPr="00D516D6">
        <w:rPr>
          <w:rFonts w:ascii="Calibri"/>
          <w:w w:val="110"/>
          <w:sz w:val="18"/>
          <w:lang w:val="en-GB"/>
        </w:rPr>
        <w:t>WiFi</w:t>
      </w:r>
      <w:proofErr w:type="spellEnd"/>
      <w:r w:rsidRPr="00D516D6">
        <w:rPr>
          <w:rFonts w:ascii="Calibri"/>
          <w:spacing w:val="17"/>
          <w:w w:val="130"/>
          <w:sz w:val="18"/>
          <w:lang w:val="en-GB"/>
        </w:rPr>
        <w:t xml:space="preserve"> </w:t>
      </w:r>
      <w:r w:rsidRPr="00D516D6">
        <w:rPr>
          <w:rFonts w:ascii="Calibri"/>
          <w:w w:val="130"/>
          <w:sz w:val="18"/>
          <w:lang w:val="en-GB"/>
        </w:rPr>
        <w:t>+</w:t>
      </w:r>
      <w:r w:rsidRPr="00D516D6">
        <w:rPr>
          <w:rFonts w:ascii="Calibri"/>
          <w:spacing w:val="17"/>
          <w:w w:val="130"/>
          <w:sz w:val="18"/>
          <w:lang w:val="en-GB"/>
        </w:rPr>
        <w:t xml:space="preserve"> </w:t>
      </w:r>
      <w:r w:rsidRPr="00D516D6">
        <w:rPr>
          <w:rFonts w:ascii="Calibri"/>
          <w:w w:val="110"/>
          <w:sz w:val="18"/>
          <w:lang w:val="en-GB"/>
        </w:rPr>
        <w:t>Bluetooth</w:t>
      </w:r>
      <w:r w:rsidRPr="00D516D6">
        <w:rPr>
          <w:rFonts w:ascii="Calibri"/>
          <w:spacing w:val="25"/>
          <w:w w:val="110"/>
          <w:sz w:val="18"/>
          <w:lang w:val="en-GB"/>
        </w:rPr>
        <w:t xml:space="preserve"> </w:t>
      </w:r>
      <w:r w:rsidRPr="00D516D6">
        <w:rPr>
          <w:rFonts w:ascii="Calibri"/>
          <w:spacing w:val="-4"/>
          <w:w w:val="110"/>
          <w:sz w:val="18"/>
          <w:lang w:val="en-GB"/>
        </w:rPr>
        <w:t>con-</w:t>
      </w:r>
    </w:p>
    <w:p w14:paraId="6722BEFB" w14:textId="77777777" w:rsidR="00AF779A" w:rsidRPr="00D516D6" w:rsidRDefault="00E9277B">
      <w:pPr>
        <w:ind w:left="1837" w:right="355"/>
        <w:jc w:val="both"/>
        <w:rPr>
          <w:rFonts w:ascii="Calibri" w:hAnsi="Calibri"/>
          <w:sz w:val="18"/>
          <w:lang w:val="en-GB"/>
        </w:rPr>
      </w:pPr>
      <w:proofErr w:type="spellStart"/>
      <w:r w:rsidRPr="00D516D6">
        <w:rPr>
          <w:rFonts w:ascii="Calibri" w:hAnsi="Calibri"/>
          <w:sz w:val="18"/>
          <w:lang w:val="en-GB"/>
        </w:rPr>
        <w:t>nectivity</w:t>
      </w:r>
      <w:proofErr w:type="spellEnd"/>
      <w:r w:rsidRPr="00D516D6">
        <w:rPr>
          <w:rFonts w:ascii="Calibri" w:hAnsi="Calibri"/>
          <w:sz w:val="18"/>
          <w:lang w:val="en-GB"/>
        </w:rPr>
        <w:t xml:space="preserve"> and an integrated video camera (</w:t>
      </w:r>
      <w:hyperlink w:anchor="_bookmark52" w:history="1">
        <w:r w:rsidRPr="00D516D6">
          <w:rPr>
            <w:rFonts w:ascii="Calibri" w:hAnsi="Calibri"/>
            <w:color w:val="2F4F4F"/>
            <w:sz w:val="18"/>
            <w:lang w:val="en-GB"/>
          </w:rPr>
          <w:t xml:space="preserve">Casas Sanchez, </w:t>
        </w:r>
        <w:proofErr w:type="spellStart"/>
        <w:r w:rsidRPr="00D516D6">
          <w:rPr>
            <w:rFonts w:ascii="Calibri" w:hAnsi="Calibri"/>
            <w:color w:val="2F4F4F"/>
            <w:sz w:val="18"/>
            <w:lang w:val="en-GB"/>
          </w:rPr>
          <w:t>Loayza</w:t>
        </w:r>
        <w:proofErr w:type="spellEnd"/>
        <w:r w:rsidRPr="00D516D6">
          <w:rPr>
            <w:rFonts w:ascii="Calibri" w:hAnsi="Calibri"/>
            <w:color w:val="2F4F4F"/>
            <w:sz w:val="18"/>
            <w:lang w:val="en-GB"/>
          </w:rPr>
          <w:t xml:space="preserve"> </w:t>
        </w:r>
        <w:proofErr w:type="spellStart"/>
        <w:r w:rsidRPr="00D516D6">
          <w:rPr>
            <w:rFonts w:ascii="Calibri" w:hAnsi="Calibri"/>
            <w:color w:val="2F4F4F"/>
            <w:sz w:val="18"/>
            <w:lang w:val="en-GB"/>
          </w:rPr>
          <w:t>Apeña</w:t>
        </w:r>
        <w:proofErr w:type="spellEnd"/>
        <w:r w:rsidRPr="00D516D6">
          <w:rPr>
            <w:rFonts w:ascii="Calibri" w:hAnsi="Calibri"/>
            <w:color w:val="2F4F4F"/>
            <w:sz w:val="18"/>
            <w:lang w:val="en-GB"/>
          </w:rPr>
          <w:t>, Palomino</w:t>
        </w:r>
      </w:hyperlink>
      <w:r w:rsidRPr="00D516D6">
        <w:rPr>
          <w:rFonts w:ascii="Calibri" w:hAnsi="Calibri"/>
          <w:color w:val="2F4F4F"/>
          <w:spacing w:val="40"/>
          <w:sz w:val="18"/>
          <w:lang w:val="en-GB"/>
        </w:rPr>
        <w:t xml:space="preserve"> </w:t>
      </w:r>
      <w:hyperlink w:anchor="_bookmark52" w:history="1">
        <w:r w:rsidRPr="00D516D6">
          <w:rPr>
            <w:rFonts w:ascii="Calibri" w:hAnsi="Calibri"/>
            <w:color w:val="2F4F4F"/>
            <w:sz w:val="18"/>
            <w:lang w:val="en-GB"/>
          </w:rPr>
          <w:t>and Paiva-</w:t>
        </w:r>
        <w:proofErr w:type="spellStart"/>
        <w:r w:rsidRPr="00D516D6">
          <w:rPr>
            <w:rFonts w:ascii="Calibri" w:hAnsi="Calibri"/>
            <w:color w:val="2F4F4F"/>
            <w:sz w:val="18"/>
            <w:lang w:val="en-GB"/>
          </w:rPr>
          <w:t>Peredo</w:t>
        </w:r>
        <w:proofErr w:type="spellEnd"/>
      </w:hyperlink>
      <w:r w:rsidRPr="00D516D6">
        <w:rPr>
          <w:rFonts w:ascii="Calibri" w:hAnsi="Calibri"/>
          <w:sz w:val="18"/>
          <w:lang w:val="en-GB"/>
        </w:rPr>
        <w:t xml:space="preserve">, </w:t>
      </w:r>
      <w:hyperlink w:anchor="_bookmark52" w:history="1">
        <w:r w:rsidRPr="00D516D6">
          <w:rPr>
            <w:rFonts w:ascii="Calibri" w:hAnsi="Calibri"/>
            <w:color w:val="2F4F4F"/>
            <w:sz w:val="18"/>
            <w:lang w:val="en-GB"/>
          </w:rPr>
          <w:t>2022</w:t>
        </w:r>
      </w:hyperlink>
      <w:r w:rsidRPr="00D516D6">
        <w:rPr>
          <w:rFonts w:ascii="Calibri" w:hAnsi="Calibri"/>
          <w:sz w:val="18"/>
          <w:lang w:val="en-GB"/>
        </w:rPr>
        <w:t>).</w:t>
      </w:r>
    </w:p>
    <w:p w14:paraId="3B05A34B" w14:textId="77777777" w:rsidR="00AF779A" w:rsidRPr="00D516D6" w:rsidRDefault="00AF779A">
      <w:pPr>
        <w:jc w:val="both"/>
        <w:rPr>
          <w:rFonts w:ascii="Calibri" w:hAnsi="Calibri"/>
          <w:sz w:val="18"/>
          <w:lang w:val="en-GB"/>
        </w:rPr>
        <w:sectPr w:rsidR="00AF779A" w:rsidRPr="00D516D6">
          <w:type w:val="continuous"/>
          <w:pgSz w:w="10890" w:h="14860"/>
          <w:pgMar w:top="2380" w:right="620" w:bottom="280" w:left="660" w:header="673" w:footer="642" w:gutter="0"/>
          <w:cols w:num="3" w:space="720" w:equalWidth="0">
            <w:col w:w="2466" w:space="40"/>
            <w:col w:w="1598" w:space="39"/>
            <w:col w:w="5467"/>
          </w:cols>
        </w:sectPr>
      </w:pPr>
    </w:p>
    <w:p w14:paraId="625646D1" w14:textId="77777777" w:rsidR="00AF779A" w:rsidRPr="00D516D6" w:rsidRDefault="00E9277B">
      <w:pPr>
        <w:tabs>
          <w:tab w:val="left" w:pos="2703"/>
          <w:tab w:val="left" w:pos="3658"/>
        </w:tabs>
        <w:spacing w:line="218" w:lineRule="exact"/>
        <w:ind w:left="317"/>
        <w:rPr>
          <w:rFonts w:ascii="Calibri"/>
          <w:sz w:val="18"/>
          <w:lang w:val="en-GB"/>
        </w:rPr>
      </w:pPr>
      <w:r w:rsidRPr="00D516D6">
        <w:rPr>
          <w:rFonts w:ascii="Calibri"/>
          <w:sz w:val="18"/>
          <w:lang w:val="en-GB"/>
        </w:rPr>
        <w:t>Information</w:t>
      </w:r>
      <w:r w:rsidRPr="00D516D6">
        <w:rPr>
          <w:rFonts w:ascii="Calibri"/>
          <w:spacing w:val="28"/>
          <w:sz w:val="18"/>
          <w:lang w:val="en-GB"/>
        </w:rPr>
        <w:t xml:space="preserve"> </w:t>
      </w:r>
      <w:r w:rsidRPr="00D516D6">
        <w:rPr>
          <w:rFonts w:ascii="Calibri"/>
          <w:spacing w:val="-2"/>
          <w:sz w:val="18"/>
          <w:lang w:val="en-GB"/>
        </w:rPr>
        <w:t>transmission</w:t>
      </w:r>
      <w:r w:rsidRPr="00D516D6">
        <w:rPr>
          <w:rFonts w:ascii="Calibri"/>
          <w:sz w:val="18"/>
          <w:lang w:val="en-GB"/>
        </w:rPr>
        <w:tab/>
      </w:r>
      <w:r w:rsidRPr="00D516D6">
        <w:rPr>
          <w:rFonts w:ascii="Calibri"/>
          <w:spacing w:val="-2"/>
          <w:sz w:val="18"/>
          <w:lang w:val="en-GB"/>
        </w:rPr>
        <w:t>Arduino</w:t>
      </w:r>
      <w:r w:rsidRPr="00D516D6">
        <w:rPr>
          <w:rFonts w:ascii="Calibri"/>
          <w:sz w:val="18"/>
          <w:lang w:val="en-GB"/>
        </w:rPr>
        <w:tab/>
      </w:r>
      <w:r w:rsidRPr="00D516D6">
        <w:rPr>
          <w:rFonts w:ascii="Calibri"/>
          <w:spacing w:val="-4"/>
          <w:sz w:val="18"/>
          <w:lang w:val="en-GB"/>
        </w:rPr>
        <w:t>UNO,</w:t>
      </w:r>
    </w:p>
    <w:p w14:paraId="22E7A036" w14:textId="77777777" w:rsidR="00AF779A" w:rsidRPr="00D516D6" w:rsidRDefault="00E9277B">
      <w:pPr>
        <w:spacing w:line="219" w:lineRule="exact"/>
        <w:ind w:left="2703"/>
        <w:rPr>
          <w:rFonts w:ascii="Calibri"/>
          <w:sz w:val="18"/>
          <w:lang w:val="en-GB"/>
        </w:rPr>
      </w:pPr>
      <w:r w:rsidRPr="00D516D6">
        <w:rPr>
          <w:rFonts w:ascii="Calibri"/>
          <w:w w:val="105"/>
          <w:sz w:val="18"/>
          <w:lang w:val="en-GB"/>
        </w:rPr>
        <w:t>GSM</w:t>
      </w:r>
      <w:r w:rsidRPr="00D516D6">
        <w:rPr>
          <w:rFonts w:ascii="Calibri"/>
          <w:spacing w:val="35"/>
          <w:w w:val="105"/>
          <w:sz w:val="18"/>
          <w:lang w:val="en-GB"/>
        </w:rPr>
        <w:t xml:space="preserve"> </w:t>
      </w:r>
      <w:r w:rsidRPr="00D516D6">
        <w:rPr>
          <w:rFonts w:ascii="Calibri"/>
          <w:spacing w:val="-2"/>
          <w:w w:val="105"/>
          <w:sz w:val="18"/>
          <w:lang w:val="en-GB"/>
        </w:rPr>
        <w:t>Module</w:t>
      </w:r>
    </w:p>
    <w:p w14:paraId="2AF9FAC1" w14:textId="77777777" w:rsidR="00AF779A" w:rsidRPr="00D516D6" w:rsidRDefault="00E9277B">
      <w:pPr>
        <w:spacing w:line="218" w:lineRule="exact"/>
        <w:ind w:left="199"/>
        <w:rPr>
          <w:rFonts w:ascii="Calibri"/>
          <w:sz w:val="18"/>
          <w:lang w:val="en-GB"/>
        </w:rPr>
      </w:pPr>
      <w:r w:rsidRPr="00D516D6">
        <w:rPr>
          <w:lang w:val="en-GB"/>
        </w:rPr>
        <w:br w:type="column"/>
      </w:r>
      <w:r w:rsidRPr="00D516D6">
        <w:rPr>
          <w:rFonts w:ascii="Calibri"/>
          <w:spacing w:val="-2"/>
          <w:w w:val="105"/>
          <w:sz w:val="18"/>
          <w:lang w:val="en-GB"/>
        </w:rPr>
        <w:t>Esp8266</w:t>
      </w:r>
    </w:p>
    <w:p w14:paraId="53158E5C" w14:textId="77777777" w:rsidR="00AF779A" w:rsidRPr="00D516D6" w:rsidRDefault="00E9277B">
      <w:pPr>
        <w:spacing w:line="219" w:lineRule="exact"/>
        <w:ind w:left="199"/>
        <w:rPr>
          <w:rFonts w:ascii="Calibri"/>
          <w:sz w:val="18"/>
          <w:lang w:val="en-GB"/>
        </w:rPr>
      </w:pPr>
      <w:proofErr w:type="spellStart"/>
      <w:r w:rsidRPr="00D516D6">
        <w:rPr>
          <w:rFonts w:ascii="Calibri"/>
          <w:sz w:val="18"/>
          <w:lang w:val="en-GB"/>
        </w:rPr>
        <w:t>NodeMcu</w:t>
      </w:r>
      <w:proofErr w:type="spellEnd"/>
      <w:r w:rsidRPr="00D516D6">
        <w:rPr>
          <w:rFonts w:ascii="Calibri"/>
          <w:spacing w:val="33"/>
          <w:sz w:val="18"/>
          <w:lang w:val="en-GB"/>
        </w:rPr>
        <w:t xml:space="preserve"> </w:t>
      </w:r>
      <w:r w:rsidRPr="00D516D6">
        <w:rPr>
          <w:rFonts w:ascii="Calibri"/>
          <w:spacing w:val="-5"/>
          <w:sz w:val="18"/>
          <w:lang w:val="en-GB"/>
        </w:rPr>
        <w:t>v3</w:t>
      </w:r>
    </w:p>
    <w:p w14:paraId="7D034DDD" w14:textId="77777777" w:rsidR="00AF779A" w:rsidRPr="00D516D6" w:rsidRDefault="00E9277B">
      <w:pPr>
        <w:ind w:left="317" w:right="355"/>
        <w:jc w:val="both"/>
        <w:rPr>
          <w:rFonts w:ascii="Calibri"/>
          <w:sz w:val="18"/>
          <w:lang w:val="en-GB"/>
        </w:rPr>
      </w:pPr>
      <w:r w:rsidRPr="00D516D6">
        <w:rPr>
          <w:lang w:val="en-GB"/>
        </w:rPr>
        <w:br w:type="column"/>
      </w:r>
      <w:r w:rsidRPr="00D516D6">
        <w:rPr>
          <w:rFonts w:ascii="Calibri"/>
          <w:sz w:val="18"/>
          <w:lang w:val="en-GB"/>
        </w:rPr>
        <w:t>The</w:t>
      </w:r>
      <w:r w:rsidRPr="00D516D6">
        <w:rPr>
          <w:rFonts w:ascii="Calibri"/>
          <w:spacing w:val="40"/>
          <w:sz w:val="18"/>
          <w:lang w:val="en-GB"/>
        </w:rPr>
        <w:t xml:space="preserve"> </w:t>
      </w:r>
      <w:proofErr w:type="spellStart"/>
      <w:r w:rsidRPr="00D516D6">
        <w:rPr>
          <w:rFonts w:ascii="Calibri"/>
          <w:sz w:val="18"/>
          <w:lang w:val="en-GB"/>
        </w:rPr>
        <w:t>NodeMCU</w:t>
      </w:r>
      <w:proofErr w:type="spellEnd"/>
      <w:r w:rsidRPr="00D516D6">
        <w:rPr>
          <w:rFonts w:ascii="Calibri"/>
          <w:spacing w:val="40"/>
          <w:sz w:val="18"/>
          <w:lang w:val="en-GB"/>
        </w:rPr>
        <w:t xml:space="preserve"> </w:t>
      </w:r>
      <w:r w:rsidRPr="00D516D6">
        <w:rPr>
          <w:rFonts w:ascii="Calibri"/>
          <w:sz w:val="18"/>
          <w:lang w:val="en-GB"/>
        </w:rPr>
        <w:t>module</w:t>
      </w:r>
      <w:r w:rsidRPr="00D516D6">
        <w:rPr>
          <w:rFonts w:ascii="Calibri"/>
          <w:spacing w:val="40"/>
          <w:sz w:val="18"/>
          <w:lang w:val="en-GB"/>
        </w:rPr>
        <w:t xml:space="preserve"> </w:t>
      </w:r>
      <w:r w:rsidRPr="00D516D6">
        <w:rPr>
          <w:rFonts w:ascii="Calibri"/>
          <w:sz w:val="18"/>
          <w:lang w:val="en-GB"/>
        </w:rPr>
        <w:t>is</w:t>
      </w:r>
      <w:r w:rsidRPr="00D516D6">
        <w:rPr>
          <w:rFonts w:ascii="Calibri"/>
          <w:spacing w:val="40"/>
          <w:sz w:val="18"/>
          <w:lang w:val="en-GB"/>
        </w:rPr>
        <w:t xml:space="preserve"> </w:t>
      </w:r>
      <w:r w:rsidRPr="00D516D6">
        <w:rPr>
          <w:rFonts w:ascii="Calibri"/>
          <w:sz w:val="18"/>
          <w:lang w:val="en-GB"/>
        </w:rPr>
        <w:t>a</w:t>
      </w:r>
      <w:r w:rsidRPr="00D516D6">
        <w:rPr>
          <w:rFonts w:ascii="Calibri"/>
          <w:spacing w:val="40"/>
          <w:sz w:val="18"/>
          <w:lang w:val="en-GB"/>
        </w:rPr>
        <w:t xml:space="preserve"> </w:t>
      </w:r>
      <w:r w:rsidRPr="00D516D6">
        <w:rPr>
          <w:rFonts w:ascii="Calibri"/>
          <w:sz w:val="18"/>
          <w:lang w:val="en-GB"/>
        </w:rPr>
        <w:t>small</w:t>
      </w:r>
      <w:r w:rsidRPr="00D516D6">
        <w:rPr>
          <w:rFonts w:ascii="Calibri"/>
          <w:spacing w:val="40"/>
          <w:sz w:val="18"/>
          <w:lang w:val="en-GB"/>
        </w:rPr>
        <w:t xml:space="preserve"> </w:t>
      </w:r>
      <w:r w:rsidRPr="00D516D6">
        <w:rPr>
          <w:rFonts w:ascii="Calibri"/>
          <w:sz w:val="18"/>
          <w:lang w:val="en-GB"/>
        </w:rPr>
        <w:t xml:space="preserve">board that provides </w:t>
      </w:r>
      <w:proofErr w:type="spellStart"/>
      <w:r w:rsidRPr="00D516D6">
        <w:rPr>
          <w:rFonts w:ascii="Calibri"/>
          <w:sz w:val="18"/>
          <w:lang w:val="en-GB"/>
        </w:rPr>
        <w:t>WiFi</w:t>
      </w:r>
      <w:proofErr w:type="spellEnd"/>
      <w:r w:rsidRPr="00D516D6">
        <w:rPr>
          <w:rFonts w:ascii="Calibri"/>
          <w:sz w:val="18"/>
          <w:lang w:val="en-GB"/>
        </w:rPr>
        <w:t xml:space="preserve"> connection for data transmission to the web service (</w:t>
      </w:r>
      <w:proofErr w:type="spellStart"/>
      <w:r>
        <w:fldChar w:fldCharType="begin"/>
      </w:r>
      <w:r>
        <w:instrText xml:space="preserve"> HYPERLINK \l "_bookmark46" </w:instrText>
      </w:r>
      <w:r>
        <w:fldChar w:fldCharType="separate"/>
      </w:r>
      <w:r w:rsidRPr="00D516D6">
        <w:rPr>
          <w:rFonts w:ascii="Calibri"/>
          <w:color w:val="2F4F4F"/>
          <w:sz w:val="18"/>
          <w:lang w:val="en-GB"/>
        </w:rPr>
        <w:t>Barai</w:t>
      </w:r>
      <w:proofErr w:type="spellEnd"/>
      <w:r w:rsidRPr="00D516D6">
        <w:rPr>
          <w:rFonts w:ascii="Calibri"/>
          <w:color w:val="2F4F4F"/>
          <w:sz w:val="18"/>
          <w:lang w:val="en-GB"/>
        </w:rPr>
        <w:t>,</w:t>
      </w:r>
      <w:r>
        <w:rPr>
          <w:rFonts w:ascii="Calibri"/>
          <w:color w:val="2F4F4F"/>
          <w:sz w:val="18"/>
          <w:lang w:val="en-GB"/>
        </w:rPr>
        <w:fldChar w:fldCharType="end"/>
      </w:r>
      <w:r w:rsidRPr="00D516D6">
        <w:rPr>
          <w:rFonts w:ascii="Calibri"/>
          <w:color w:val="2F4F4F"/>
          <w:spacing w:val="80"/>
          <w:sz w:val="18"/>
          <w:lang w:val="en-GB"/>
        </w:rPr>
        <w:t xml:space="preserve"> </w:t>
      </w:r>
      <w:hyperlink w:anchor="_bookmark46" w:history="1">
        <w:proofErr w:type="spellStart"/>
        <w:r w:rsidRPr="00D516D6">
          <w:rPr>
            <w:rFonts w:ascii="Calibri"/>
            <w:color w:val="2F4F4F"/>
            <w:sz w:val="18"/>
            <w:lang w:val="en-GB"/>
          </w:rPr>
          <w:t>Rysul</w:t>
        </w:r>
        <w:proofErr w:type="spellEnd"/>
        <w:r w:rsidRPr="00D516D6">
          <w:rPr>
            <w:rFonts w:ascii="Calibri"/>
            <w:color w:val="2F4F4F"/>
            <w:sz w:val="18"/>
            <w:lang w:val="en-GB"/>
          </w:rPr>
          <w:t xml:space="preserve"> Kibria </w:t>
        </w:r>
        <w:proofErr w:type="spellStart"/>
        <w:r w:rsidRPr="00D516D6">
          <w:rPr>
            <w:rFonts w:ascii="Calibri"/>
            <w:color w:val="2F4F4F"/>
            <w:sz w:val="18"/>
            <w:lang w:val="en-GB"/>
          </w:rPr>
          <w:t>Badhon</w:t>
        </w:r>
        <w:proofErr w:type="spellEnd"/>
        <w:r w:rsidRPr="00D516D6">
          <w:rPr>
            <w:rFonts w:ascii="Calibri"/>
            <w:color w:val="2F4F4F"/>
            <w:sz w:val="18"/>
            <w:lang w:val="en-GB"/>
          </w:rPr>
          <w:t xml:space="preserve">, </w:t>
        </w:r>
        <w:proofErr w:type="spellStart"/>
        <w:r w:rsidRPr="00D516D6">
          <w:rPr>
            <w:rFonts w:ascii="Calibri"/>
            <w:color w:val="2F4F4F"/>
            <w:sz w:val="18"/>
            <w:lang w:val="en-GB"/>
          </w:rPr>
          <w:t>Zhora</w:t>
        </w:r>
        <w:proofErr w:type="spellEnd"/>
        <w:r w:rsidRPr="00D516D6">
          <w:rPr>
            <w:rFonts w:ascii="Calibri"/>
            <w:color w:val="2F4F4F"/>
            <w:sz w:val="18"/>
            <w:lang w:val="en-GB"/>
          </w:rPr>
          <w:t xml:space="preserve"> and Rahman</w:t>
        </w:r>
      </w:hyperlink>
      <w:r w:rsidRPr="00D516D6">
        <w:rPr>
          <w:rFonts w:ascii="Calibri"/>
          <w:sz w:val="18"/>
          <w:lang w:val="en-GB"/>
        </w:rPr>
        <w:t xml:space="preserve">, </w:t>
      </w:r>
      <w:hyperlink w:anchor="_bookmark46" w:history="1">
        <w:r w:rsidRPr="00D516D6">
          <w:rPr>
            <w:rFonts w:ascii="Calibri"/>
            <w:color w:val="2F4F4F"/>
            <w:spacing w:val="-2"/>
            <w:sz w:val="18"/>
            <w:lang w:val="en-GB"/>
          </w:rPr>
          <w:t>2019</w:t>
        </w:r>
      </w:hyperlink>
      <w:r w:rsidRPr="00D516D6">
        <w:rPr>
          <w:rFonts w:ascii="Calibri"/>
          <w:spacing w:val="-2"/>
          <w:sz w:val="18"/>
          <w:lang w:val="en-GB"/>
        </w:rPr>
        <w:t>).</w:t>
      </w:r>
    </w:p>
    <w:p w14:paraId="02CF0D73" w14:textId="77777777" w:rsidR="00AF779A" w:rsidRPr="00D516D6" w:rsidRDefault="00AF779A">
      <w:pPr>
        <w:jc w:val="both"/>
        <w:rPr>
          <w:rFonts w:ascii="Calibri"/>
          <w:sz w:val="18"/>
          <w:lang w:val="en-GB"/>
        </w:rPr>
        <w:sectPr w:rsidR="00AF779A" w:rsidRPr="00D516D6">
          <w:type w:val="continuous"/>
          <w:pgSz w:w="10890" w:h="14860"/>
          <w:pgMar w:top="2380" w:right="620" w:bottom="280" w:left="660" w:header="673" w:footer="642" w:gutter="0"/>
          <w:cols w:num="3" w:space="720" w:equalWidth="0">
            <w:col w:w="4103" w:space="40"/>
            <w:col w:w="1221" w:space="299"/>
            <w:col w:w="3947"/>
          </w:cols>
        </w:sectPr>
      </w:pPr>
    </w:p>
    <w:p w14:paraId="5C43B97C" w14:textId="77777777" w:rsidR="00AF779A" w:rsidRPr="00D516D6" w:rsidRDefault="00E9277B">
      <w:pPr>
        <w:tabs>
          <w:tab w:val="left" w:pos="2703"/>
          <w:tab w:val="left" w:pos="4341"/>
          <w:tab w:val="left" w:pos="5980"/>
        </w:tabs>
        <w:spacing w:line="215" w:lineRule="exact"/>
        <w:ind w:left="317"/>
        <w:rPr>
          <w:rFonts w:ascii="Calibri"/>
          <w:sz w:val="18"/>
          <w:lang w:val="en-GB"/>
        </w:rPr>
      </w:pPr>
      <w:bookmarkStart w:id="119" w:name="OLE_LINK187"/>
      <w:r w:rsidRPr="00D516D6">
        <w:rPr>
          <w:rFonts w:ascii="Calibri"/>
          <w:sz w:val="18"/>
          <w:lang w:val="en-GB"/>
        </w:rPr>
        <w:t>Alarm</w:t>
      </w:r>
      <w:r w:rsidRPr="00D516D6">
        <w:rPr>
          <w:rFonts w:ascii="Calibri"/>
          <w:spacing w:val="37"/>
          <w:sz w:val="18"/>
          <w:lang w:val="en-GB"/>
        </w:rPr>
        <w:t xml:space="preserve"> </w:t>
      </w:r>
      <w:r w:rsidRPr="00D516D6">
        <w:rPr>
          <w:rFonts w:ascii="Calibri"/>
          <w:spacing w:val="-2"/>
          <w:sz w:val="18"/>
          <w:lang w:val="en-GB"/>
        </w:rPr>
        <w:t>sound</w:t>
      </w:r>
      <w:r w:rsidRPr="00D516D6">
        <w:rPr>
          <w:rFonts w:ascii="Calibri"/>
          <w:sz w:val="18"/>
          <w:lang w:val="en-GB"/>
        </w:rPr>
        <w:tab/>
        <w:t>Active</w:t>
      </w:r>
      <w:r w:rsidRPr="00D516D6">
        <w:rPr>
          <w:rFonts w:ascii="Calibri"/>
          <w:spacing w:val="39"/>
          <w:sz w:val="18"/>
          <w:lang w:val="en-GB"/>
        </w:rPr>
        <w:t xml:space="preserve"> </w:t>
      </w:r>
      <w:r w:rsidRPr="00D516D6">
        <w:rPr>
          <w:rFonts w:ascii="Calibri"/>
          <w:spacing w:val="-2"/>
          <w:sz w:val="18"/>
          <w:lang w:val="en-GB"/>
        </w:rPr>
        <w:t>buzzer</w:t>
      </w:r>
      <w:r w:rsidRPr="00D516D6">
        <w:rPr>
          <w:rFonts w:ascii="Calibri"/>
          <w:sz w:val="18"/>
          <w:lang w:val="en-GB"/>
        </w:rPr>
        <w:tab/>
        <w:t>Passive</w:t>
      </w:r>
      <w:r w:rsidRPr="00D516D6">
        <w:rPr>
          <w:rFonts w:ascii="Calibri"/>
          <w:spacing w:val="33"/>
          <w:sz w:val="18"/>
          <w:lang w:val="en-GB"/>
        </w:rPr>
        <w:t xml:space="preserve"> </w:t>
      </w:r>
      <w:r w:rsidRPr="00D516D6">
        <w:rPr>
          <w:rFonts w:ascii="Calibri"/>
          <w:spacing w:val="-2"/>
          <w:sz w:val="18"/>
          <w:lang w:val="en-GB"/>
        </w:rPr>
        <w:t>buzzer</w:t>
      </w:r>
      <w:r w:rsidRPr="00D516D6">
        <w:rPr>
          <w:rFonts w:ascii="Calibri"/>
          <w:sz w:val="18"/>
          <w:lang w:val="en-GB"/>
        </w:rPr>
        <w:tab/>
        <w:t>Commonly</w:t>
      </w:r>
      <w:r w:rsidRPr="00D516D6">
        <w:rPr>
          <w:rFonts w:ascii="Calibri"/>
          <w:spacing w:val="26"/>
          <w:sz w:val="18"/>
          <w:lang w:val="en-GB"/>
        </w:rPr>
        <w:t xml:space="preserve"> </w:t>
      </w:r>
      <w:r w:rsidRPr="00D516D6">
        <w:rPr>
          <w:rFonts w:ascii="Calibri"/>
          <w:sz w:val="18"/>
          <w:lang w:val="en-GB"/>
        </w:rPr>
        <w:t>used</w:t>
      </w:r>
      <w:r w:rsidRPr="00D516D6">
        <w:rPr>
          <w:rFonts w:ascii="Calibri"/>
          <w:spacing w:val="27"/>
          <w:sz w:val="18"/>
          <w:lang w:val="en-GB"/>
        </w:rPr>
        <w:t xml:space="preserve"> </w:t>
      </w:r>
      <w:r w:rsidRPr="00D516D6">
        <w:rPr>
          <w:rFonts w:ascii="Calibri"/>
          <w:sz w:val="18"/>
          <w:lang w:val="en-GB"/>
        </w:rPr>
        <w:t>to</w:t>
      </w:r>
      <w:r w:rsidRPr="00D516D6">
        <w:rPr>
          <w:rFonts w:ascii="Calibri"/>
          <w:spacing w:val="27"/>
          <w:sz w:val="18"/>
          <w:lang w:val="en-GB"/>
        </w:rPr>
        <w:t xml:space="preserve"> </w:t>
      </w:r>
      <w:r w:rsidRPr="00D516D6">
        <w:rPr>
          <w:rFonts w:ascii="Calibri"/>
          <w:sz w:val="18"/>
          <w:lang w:val="en-GB"/>
        </w:rPr>
        <w:t>generate</w:t>
      </w:r>
      <w:r w:rsidRPr="00D516D6">
        <w:rPr>
          <w:rFonts w:ascii="Calibri"/>
          <w:spacing w:val="27"/>
          <w:sz w:val="18"/>
          <w:lang w:val="en-GB"/>
        </w:rPr>
        <w:t xml:space="preserve"> </w:t>
      </w:r>
      <w:r w:rsidRPr="00D516D6">
        <w:rPr>
          <w:rFonts w:ascii="Calibri"/>
          <w:sz w:val="18"/>
          <w:lang w:val="en-GB"/>
        </w:rPr>
        <w:t>sound</w:t>
      </w:r>
      <w:r w:rsidRPr="00D516D6">
        <w:rPr>
          <w:rFonts w:ascii="Calibri"/>
          <w:spacing w:val="27"/>
          <w:sz w:val="18"/>
          <w:lang w:val="en-GB"/>
        </w:rPr>
        <w:t xml:space="preserve"> </w:t>
      </w:r>
      <w:r w:rsidRPr="00D516D6">
        <w:rPr>
          <w:rFonts w:ascii="Calibri"/>
          <w:spacing w:val="-2"/>
          <w:sz w:val="18"/>
          <w:lang w:val="en-GB"/>
        </w:rPr>
        <w:t>alarms</w:t>
      </w:r>
    </w:p>
    <w:p w14:paraId="2D2FB98B" w14:textId="77777777" w:rsidR="00AF779A" w:rsidRPr="00D516D6" w:rsidRDefault="00E9277B">
      <w:pPr>
        <w:ind w:left="5980"/>
        <w:rPr>
          <w:rFonts w:ascii="Calibri"/>
          <w:sz w:val="18"/>
          <w:lang w:val="en-GB"/>
        </w:rPr>
      </w:pPr>
      <w:r w:rsidRPr="00D516D6">
        <w:rPr>
          <w:rFonts w:ascii="Calibri"/>
          <w:w w:val="105"/>
          <w:sz w:val="18"/>
          <w:lang w:val="en-GB"/>
        </w:rPr>
        <w:t>in</w:t>
      </w:r>
      <w:r w:rsidRPr="00D516D6">
        <w:rPr>
          <w:rFonts w:ascii="Calibri"/>
          <w:spacing w:val="18"/>
          <w:w w:val="105"/>
          <w:sz w:val="18"/>
          <w:lang w:val="en-GB"/>
        </w:rPr>
        <w:t xml:space="preserve"> </w:t>
      </w:r>
      <w:r w:rsidRPr="00D516D6">
        <w:rPr>
          <w:rFonts w:ascii="Calibri"/>
          <w:w w:val="105"/>
          <w:sz w:val="18"/>
          <w:lang w:val="en-GB"/>
        </w:rPr>
        <w:t>electronic</w:t>
      </w:r>
      <w:r w:rsidRPr="00D516D6">
        <w:rPr>
          <w:rFonts w:ascii="Calibri"/>
          <w:spacing w:val="18"/>
          <w:w w:val="105"/>
          <w:sz w:val="18"/>
          <w:lang w:val="en-GB"/>
        </w:rPr>
        <w:t xml:space="preserve"> </w:t>
      </w:r>
      <w:r w:rsidRPr="00D516D6">
        <w:rPr>
          <w:rFonts w:ascii="Calibri"/>
          <w:w w:val="105"/>
          <w:sz w:val="18"/>
          <w:lang w:val="en-GB"/>
        </w:rPr>
        <w:t>boards</w:t>
      </w:r>
      <w:r w:rsidRPr="00D516D6">
        <w:rPr>
          <w:rFonts w:ascii="Calibri"/>
          <w:spacing w:val="18"/>
          <w:w w:val="105"/>
          <w:sz w:val="18"/>
          <w:lang w:val="en-GB"/>
        </w:rPr>
        <w:t xml:space="preserve"> </w:t>
      </w:r>
      <w:r w:rsidRPr="00D516D6">
        <w:rPr>
          <w:rFonts w:ascii="Calibri"/>
          <w:w w:val="105"/>
          <w:sz w:val="18"/>
          <w:lang w:val="en-GB"/>
        </w:rPr>
        <w:t>(</w:t>
      </w:r>
      <w:hyperlink w:anchor="_bookmark39" w:history="1">
        <w:r w:rsidRPr="00D516D6">
          <w:rPr>
            <w:rFonts w:ascii="Calibri"/>
            <w:color w:val="2F4F4F"/>
            <w:w w:val="105"/>
            <w:sz w:val="18"/>
            <w:lang w:val="en-GB"/>
          </w:rPr>
          <w:t>Adebisi,</w:t>
        </w:r>
        <w:r w:rsidRPr="00D516D6">
          <w:rPr>
            <w:rFonts w:ascii="Calibri"/>
            <w:color w:val="2F4F4F"/>
            <w:spacing w:val="18"/>
            <w:w w:val="105"/>
            <w:sz w:val="18"/>
            <w:lang w:val="en-GB"/>
          </w:rPr>
          <w:t xml:space="preserve"> </w:t>
        </w:r>
        <w:proofErr w:type="spellStart"/>
        <w:r w:rsidRPr="00D516D6">
          <w:rPr>
            <w:rFonts w:ascii="Calibri"/>
            <w:color w:val="2F4F4F"/>
            <w:w w:val="105"/>
            <w:sz w:val="18"/>
            <w:lang w:val="en-GB"/>
          </w:rPr>
          <w:t>Adejumobi</w:t>
        </w:r>
        <w:proofErr w:type="spellEnd"/>
        <w:r w:rsidRPr="00D516D6">
          <w:rPr>
            <w:rFonts w:ascii="Calibri"/>
            <w:color w:val="2F4F4F"/>
            <w:w w:val="105"/>
            <w:sz w:val="18"/>
            <w:lang w:val="en-GB"/>
          </w:rPr>
          <w:t>,</w:t>
        </w:r>
      </w:hyperlink>
      <w:r w:rsidRPr="00D516D6">
        <w:rPr>
          <w:rFonts w:ascii="Calibri"/>
          <w:color w:val="2F4F4F"/>
          <w:w w:val="105"/>
          <w:sz w:val="18"/>
          <w:lang w:val="en-GB"/>
        </w:rPr>
        <w:t xml:space="preserve"> </w:t>
      </w:r>
      <w:hyperlink w:anchor="_bookmark39" w:history="1">
        <w:proofErr w:type="spellStart"/>
        <w:r w:rsidRPr="00D516D6">
          <w:rPr>
            <w:rFonts w:ascii="Calibri"/>
            <w:color w:val="2F4F4F"/>
            <w:w w:val="105"/>
            <w:sz w:val="18"/>
            <w:lang w:val="en-GB"/>
          </w:rPr>
          <w:t>Durodola</w:t>
        </w:r>
        <w:proofErr w:type="spellEnd"/>
        <w:r w:rsidRPr="00D516D6">
          <w:rPr>
            <w:rFonts w:ascii="Calibri"/>
            <w:color w:val="2F4F4F"/>
            <w:w w:val="105"/>
            <w:sz w:val="18"/>
            <w:lang w:val="en-GB"/>
          </w:rPr>
          <w:t xml:space="preserve"> and Jim</w:t>
        </w:r>
      </w:hyperlink>
      <w:r w:rsidRPr="00D516D6">
        <w:rPr>
          <w:rFonts w:ascii="Calibri"/>
          <w:w w:val="105"/>
          <w:sz w:val="18"/>
          <w:lang w:val="en-GB"/>
        </w:rPr>
        <w:t xml:space="preserve">, </w:t>
      </w:r>
      <w:hyperlink w:anchor="_bookmark39" w:history="1">
        <w:r w:rsidRPr="00D516D6">
          <w:rPr>
            <w:rFonts w:ascii="Calibri"/>
            <w:color w:val="2F4F4F"/>
            <w:w w:val="105"/>
            <w:sz w:val="18"/>
            <w:lang w:val="en-GB"/>
          </w:rPr>
          <w:t>2023</w:t>
        </w:r>
      </w:hyperlink>
      <w:r w:rsidRPr="00D516D6">
        <w:rPr>
          <w:rFonts w:ascii="Calibri"/>
          <w:w w:val="105"/>
          <w:sz w:val="18"/>
          <w:lang w:val="en-GB"/>
        </w:rPr>
        <w:t>).</w:t>
      </w:r>
    </w:p>
    <w:p w14:paraId="1AEDDEC4" w14:textId="77777777" w:rsidR="00AF779A" w:rsidRPr="00D516D6" w:rsidRDefault="00AF779A">
      <w:pPr>
        <w:rPr>
          <w:rFonts w:ascii="Calibri"/>
          <w:sz w:val="18"/>
          <w:lang w:val="en-GB"/>
        </w:rPr>
        <w:sectPr w:rsidR="00AF779A" w:rsidRPr="00D516D6">
          <w:type w:val="continuous"/>
          <w:pgSz w:w="10890" w:h="14860"/>
          <w:pgMar w:top="2380" w:right="620" w:bottom="280" w:left="660" w:header="673" w:footer="642" w:gutter="0"/>
          <w:cols w:space="720"/>
        </w:sectPr>
      </w:pPr>
    </w:p>
    <w:p w14:paraId="3287D3CE" w14:textId="77777777" w:rsidR="00AF779A" w:rsidRPr="00D516D6" w:rsidRDefault="00E9277B">
      <w:pPr>
        <w:tabs>
          <w:tab w:val="left" w:pos="2703"/>
          <w:tab w:val="left" w:pos="4341"/>
        </w:tabs>
        <w:spacing w:line="218" w:lineRule="exact"/>
        <w:ind w:left="317"/>
        <w:rPr>
          <w:rFonts w:ascii="Calibri"/>
          <w:sz w:val="18"/>
          <w:lang w:val="en-GB"/>
        </w:rPr>
      </w:pPr>
      <w:r w:rsidRPr="00D516D6">
        <w:rPr>
          <w:rFonts w:ascii="Calibri"/>
          <w:w w:val="105"/>
          <w:sz w:val="18"/>
          <w:lang w:val="en-GB"/>
        </w:rPr>
        <w:t>Light</w:t>
      </w:r>
      <w:r w:rsidRPr="00D516D6">
        <w:rPr>
          <w:rFonts w:ascii="Calibri"/>
          <w:spacing w:val="9"/>
          <w:w w:val="105"/>
          <w:sz w:val="18"/>
          <w:lang w:val="en-GB"/>
        </w:rPr>
        <w:t xml:space="preserve"> </w:t>
      </w:r>
      <w:r w:rsidRPr="00D516D6">
        <w:rPr>
          <w:rFonts w:ascii="Calibri"/>
          <w:w w:val="105"/>
          <w:sz w:val="18"/>
          <w:lang w:val="en-GB"/>
        </w:rPr>
        <w:t>emitter</w:t>
      </w:r>
      <w:r w:rsidRPr="00D516D6">
        <w:rPr>
          <w:rFonts w:ascii="Calibri"/>
          <w:spacing w:val="9"/>
          <w:w w:val="105"/>
          <w:sz w:val="18"/>
          <w:lang w:val="en-GB"/>
        </w:rPr>
        <w:t xml:space="preserve"> </w:t>
      </w:r>
      <w:r w:rsidRPr="00D516D6">
        <w:rPr>
          <w:rFonts w:ascii="Calibri"/>
          <w:w w:val="105"/>
          <w:sz w:val="18"/>
          <w:lang w:val="en-GB"/>
        </w:rPr>
        <w:t>for</w:t>
      </w:r>
      <w:r w:rsidRPr="00D516D6">
        <w:rPr>
          <w:rFonts w:ascii="Calibri"/>
          <w:spacing w:val="9"/>
          <w:w w:val="105"/>
          <w:sz w:val="18"/>
          <w:lang w:val="en-GB"/>
        </w:rPr>
        <w:t xml:space="preserve"> </w:t>
      </w:r>
      <w:r w:rsidRPr="00D516D6">
        <w:rPr>
          <w:rFonts w:ascii="Calibri"/>
          <w:spacing w:val="-2"/>
          <w:w w:val="105"/>
          <w:sz w:val="18"/>
          <w:lang w:val="en-GB"/>
        </w:rPr>
        <w:t>alert</w:t>
      </w:r>
      <w:r w:rsidRPr="00D516D6">
        <w:rPr>
          <w:rFonts w:ascii="Calibri"/>
          <w:sz w:val="18"/>
          <w:lang w:val="en-GB"/>
        </w:rPr>
        <w:tab/>
      </w:r>
      <w:r w:rsidRPr="00D516D6">
        <w:rPr>
          <w:rFonts w:ascii="Calibri"/>
          <w:w w:val="105"/>
          <w:sz w:val="18"/>
          <w:lang w:val="en-GB"/>
        </w:rPr>
        <w:t>5mm</w:t>
      </w:r>
      <w:r w:rsidRPr="00D516D6">
        <w:rPr>
          <w:rFonts w:ascii="Calibri"/>
          <w:spacing w:val="7"/>
          <w:w w:val="105"/>
          <w:sz w:val="18"/>
          <w:lang w:val="en-GB"/>
        </w:rPr>
        <w:t xml:space="preserve"> </w:t>
      </w:r>
      <w:r w:rsidRPr="00D516D6">
        <w:rPr>
          <w:rFonts w:ascii="Calibri"/>
          <w:w w:val="105"/>
          <w:sz w:val="18"/>
          <w:lang w:val="en-GB"/>
        </w:rPr>
        <w:t>Red</w:t>
      </w:r>
      <w:r w:rsidRPr="00D516D6">
        <w:rPr>
          <w:rFonts w:ascii="Calibri"/>
          <w:spacing w:val="8"/>
          <w:w w:val="105"/>
          <w:sz w:val="18"/>
          <w:lang w:val="en-GB"/>
        </w:rPr>
        <w:t xml:space="preserve"> </w:t>
      </w:r>
      <w:r w:rsidRPr="00D516D6">
        <w:rPr>
          <w:rFonts w:ascii="Calibri"/>
          <w:spacing w:val="-5"/>
          <w:w w:val="105"/>
          <w:sz w:val="18"/>
          <w:lang w:val="en-GB"/>
        </w:rPr>
        <w:t>LED</w:t>
      </w:r>
      <w:r w:rsidRPr="00D516D6">
        <w:rPr>
          <w:rFonts w:ascii="Calibri"/>
          <w:sz w:val="18"/>
          <w:lang w:val="en-GB"/>
        </w:rPr>
        <w:tab/>
      </w:r>
      <w:r w:rsidRPr="00D516D6">
        <w:rPr>
          <w:rFonts w:ascii="Calibri"/>
          <w:w w:val="105"/>
          <w:sz w:val="18"/>
          <w:lang w:val="en-GB"/>
        </w:rPr>
        <w:t>5</w:t>
      </w:r>
      <w:proofErr w:type="gramStart"/>
      <w:r w:rsidRPr="00D516D6">
        <w:rPr>
          <w:rFonts w:ascii="Calibri"/>
          <w:w w:val="105"/>
          <w:sz w:val="18"/>
          <w:lang w:val="en-GB"/>
        </w:rPr>
        <w:t>mm</w:t>
      </w:r>
      <w:r w:rsidRPr="00D516D6">
        <w:rPr>
          <w:rFonts w:ascii="Calibri"/>
          <w:spacing w:val="49"/>
          <w:w w:val="105"/>
          <w:sz w:val="18"/>
          <w:lang w:val="en-GB"/>
        </w:rPr>
        <w:t xml:space="preserve">  </w:t>
      </w:r>
      <w:r w:rsidRPr="00D516D6">
        <w:rPr>
          <w:rFonts w:ascii="Calibri"/>
          <w:w w:val="105"/>
          <w:sz w:val="18"/>
          <w:lang w:val="en-GB"/>
        </w:rPr>
        <w:t>LED</w:t>
      </w:r>
      <w:proofErr w:type="gramEnd"/>
      <w:r w:rsidRPr="00D516D6">
        <w:rPr>
          <w:rFonts w:ascii="Calibri"/>
          <w:spacing w:val="49"/>
          <w:w w:val="105"/>
          <w:sz w:val="18"/>
          <w:lang w:val="en-GB"/>
        </w:rPr>
        <w:t xml:space="preserve">  </w:t>
      </w:r>
      <w:r w:rsidRPr="00D516D6">
        <w:rPr>
          <w:rFonts w:ascii="Calibri"/>
          <w:spacing w:val="-4"/>
          <w:w w:val="105"/>
          <w:sz w:val="18"/>
          <w:lang w:val="en-GB"/>
        </w:rPr>
        <w:t>(any</w:t>
      </w:r>
    </w:p>
    <w:p w14:paraId="1FD54E12" w14:textId="77777777" w:rsidR="00AF779A" w:rsidRPr="00D516D6" w:rsidRDefault="00E9277B">
      <w:pPr>
        <w:spacing w:line="219" w:lineRule="exact"/>
        <w:ind w:left="4342"/>
        <w:rPr>
          <w:rFonts w:ascii="Calibri"/>
          <w:sz w:val="18"/>
          <w:lang w:val="en-GB"/>
        </w:rPr>
      </w:pPr>
      <w:r w:rsidRPr="00D516D6">
        <w:rPr>
          <w:rFonts w:ascii="Calibri"/>
          <w:spacing w:val="-2"/>
          <w:w w:val="105"/>
          <w:sz w:val="18"/>
          <w:lang w:val="en-GB"/>
        </w:rPr>
        <w:t>colour)</w:t>
      </w:r>
    </w:p>
    <w:p w14:paraId="5520BFE9" w14:textId="77777777" w:rsidR="00AF779A" w:rsidRPr="00D516D6" w:rsidRDefault="00E9277B">
      <w:pPr>
        <w:ind w:left="199" w:right="355"/>
        <w:jc w:val="both"/>
        <w:rPr>
          <w:rFonts w:ascii="Calibri"/>
          <w:sz w:val="18"/>
          <w:lang w:val="en-GB"/>
        </w:rPr>
      </w:pPr>
      <w:r w:rsidRPr="00D516D6">
        <w:rPr>
          <w:lang w:val="en-GB"/>
        </w:rPr>
        <w:br w:type="column"/>
      </w:r>
      <w:r w:rsidRPr="00D516D6">
        <w:rPr>
          <w:rFonts w:ascii="Calibri"/>
          <w:w w:val="105"/>
          <w:sz w:val="18"/>
          <w:lang w:val="en-GB"/>
        </w:rPr>
        <w:t>A</w:t>
      </w:r>
      <w:r w:rsidRPr="00D516D6">
        <w:rPr>
          <w:rFonts w:ascii="Calibri"/>
          <w:spacing w:val="-4"/>
          <w:w w:val="105"/>
          <w:sz w:val="18"/>
          <w:lang w:val="en-GB"/>
        </w:rPr>
        <w:t xml:space="preserve"> </w:t>
      </w:r>
      <w:r w:rsidRPr="00D516D6">
        <w:rPr>
          <w:rFonts w:ascii="Calibri"/>
          <w:w w:val="105"/>
          <w:sz w:val="18"/>
          <w:lang w:val="en-GB"/>
        </w:rPr>
        <w:t>bright</w:t>
      </w:r>
      <w:r w:rsidRPr="00D516D6">
        <w:rPr>
          <w:rFonts w:ascii="Calibri"/>
          <w:spacing w:val="-4"/>
          <w:w w:val="105"/>
          <w:sz w:val="18"/>
          <w:lang w:val="en-GB"/>
        </w:rPr>
        <w:t xml:space="preserve"> </w:t>
      </w:r>
      <w:r w:rsidRPr="00D516D6">
        <w:rPr>
          <w:rFonts w:ascii="Calibri"/>
          <w:w w:val="105"/>
          <w:sz w:val="18"/>
          <w:lang w:val="en-GB"/>
        </w:rPr>
        <w:t>transparent</w:t>
      </w:r>
      <w:r w:rsidRPr="00D516D6">
        <w:rPr>
          <w:rFonts w:ascii="Calibri"/>
          <w:spacing w:val="-4"/>
          <w:w w:val="105"/>
          <w:sz w:val="18"/>
          <w:lang w:val="en-GB"/>
        </w:rPr>
        <w:t xml:space="preserve"> </w:t>
      </w:r>
      <w:r w:rsidRPr="00D516D6">
        <w:rPr>
          <w:rFonts w:ascii="Calibri"/>
          <w:w w:val="105"/>
          <w:sz w:val="18"/>
          <w:lang w:val="en-GB"/>
        </w:rPr>
        <w:t>LED</w:t>
      </w:r>
      <w:r w:rsidRPr="00D516D6">
        <w:rPr>
          <w:rFonts w:ascii="Calibri"/>
          <w:spacing w:val="-4"/>
          <w:w w:val="105"/>
          <w:sz w:val="18"/>
          <w:lang w:val="en-GB"/>
        </w:rPr>
        <w:t xml:space="preserve"> </w:t>
      </w:r>
      <w:r w:rsidRPr="00D516D6">
        <w:rPr>
          <w:rFonts w:ascii="Calibri"/>
          <w:w w:val="105"/>
          <w:sz w:val="18"/>
          <w:lang w:val="en-GB"/>
        </w:rPr>
        <w:t>diode</w:t>
      </w:r>
      <w:r w:rsidRPr="00D516D6">
        <w:rPr>
          <w:rFonts w:ascii="Calibri"/>
          <w:spacing w:val="-4"/>
          <w:w w:val="105"/>
          <w:sz w:val="18"/>
          <w:lang w:val="en-GB"/>
        </w:rPr>
        <w:t xml:space="preserve"> </w:t>
      </w:r>
      <w:r w:rsidRPr="00D516D6">
        <w:rPr>
          <w:rFonts w:ascii="Calibri"/>
          <w:w w:val="105"/>
          <w:sz w:val="18"/>
          <w:lang w:val="en-GB"/>
        </w:rPr>
        <w:t>used</w:t>
      </w:r>
      <w:r w:rsidRPr="00D516D6">
        <w:rPr>
          <w:rFonts w:ascii="Calibri"/>
          <w:spacing w:val="-4"/>
          <w:w w:val="105"/>
          <w:sz w:val="18"/>
          <w:lang w:val="en-GB"/>
        </w:rPr>
        <w:t xml:space="preserve"> </w:t>
      </w:r>
      <w:r w:rsidRPr="00D516D6">
        <w:rPr>
          <w:rFonts w:ascii="Calibri"/>
          <w:w w:val="105"/>
          <w:sz w:val="18"/>
          <w:lang w:val="en-GB"/>
        </w:rPr>
        <w:t>to</w:t>
      </w:r>
      <w:r w:rsidRPr="00D516D6">
        <w:rPr>
          <w:rFonts w:ascii="Calibri"/>
          <w:spacing w:val="-4"/>
          <w:w w:val="105"/>
          <w:sz w:val="18"/>
          <w:lang w:val="en-GB"/>
        </w:rPr>
        <w:t xml:space="preserve"> </w:t>
      </w:r>
      <w:r w:rsidRPr="00D516D6">
        <w:rPr>
          <w:rFonts w:ascii="Calibri"/>
          <w:w w:val="105"/>
          <w:sz w:val="18"/>
          <w:lang w:val="en-GB"/>
        </w:rPr>
        <w:t>set an</w:t>
      </w:r>
      <w:r w:rsidRPr="00D516D6">
        <w:rPr>
          <w:rFonts w:ascii="Calibri"/>
          <w:spacing w:val="-1"/>
          <w:w w:val="105"/>
          <w:sz w:val="18"/>
          <w:lang w:val="en-GB"/>
        </w:rPr>
        <w:t xml:space="preserve"> </w:t>
      </w:r>
      <w:r w:rsidRPr="00D516D6">
        <w:rPr>
          <w:rFonts w:ascii="Calibri"/>
          <w:w w:val="105"/>
          <w:sz w:val="18"/>
          <w:lang w:val="en-GB"/>
        </w:rPr>
        <w:t>alarm</w:t>
      </w:r>
      <w:r w:rsidRPr="00D516D6">
        <w:rPr>
          <w:rFonts w:ascii="Calibri"/>
          <w:spacing w:val="-1"/>
          <w:w w:val="105"/>
          <w:sz w:val="18"/>
          <w:lang w:val="en-GB"/>
        </w:rPr>
        <w:t xml:space="preserve"> </w:t>
      </w:r>
      <w:r w:rsidRPr="00D516D6">
        <w:rPr>
          <w:rFonts w:ascii="Calibri"/>
          <w:w w:val="105"/>
          <w:sz w:val="18"/>
          <w:lang w:val="en-GB"/>
        </w:rPr>
        <w:t>(</w:t>
      </w:r>
      <w:proofErr w:type="spellStart"/>
      <w:r>
        <w:fldChar w:fldCharType="begin"/>
      </w:r>
      <w:r>
        <w:instrText xml:space="preserve"> HYPERLINK \l "_bookmark99" </w:instrText>
      </w:r>
      <w:r>
        <w:fldChar w:fldCharType="separate"/>
      </w:r>
      <w:r w:rsidRPr="00D516D6">
        <w:rPr>
          <w:rFonts w:ascii="Calibri"/>
          <w:color w:val="2F4F4F"/>
          <w:w w:val="105"/>
          <w:sz w:val="18"/>
          <w:lang w:val="en-GB"/>
        </w:rPr>
        <w:t>Upender</w:t>
      </w:r>
      <w:proofErr w:type="spellEnd"/>
      <w:r w:rsidRPr="00D516D6">
        <w:rPr>
          <w:rFonts w:ascii="Calibri"/>
          <w:color w:val="2F4F4F"/>
          <w:w w:val="105"/>
          <w:sz w:val="18"/>
          <w:lang w:val="en-GB"/>
        </w:rPr>
        <w:t>,</w:t>
      </w:r>
      <w:r w:rsidRPr="00D516D6">
        <w:rPr>
          <w:rFonts w:ascii="Calibri"/>
          <w:color w:val="2F4F4F"/>
          <w:spacing w:val="-1"/>
          <w:w w:val="105"/>
          <w:sz w:val="18"/>
          <w:lang w:val="en-GB"/>
        </w:rPr>
        <w:t xml:space="preserve"> </w:t>
      </w:r>
      <w:r w:rsidRPr="00D516D6">
        <w:rPr>
          <w:rFonts w:ascii="Calibri"/>
          <w:color w:val="2F4F4F"/>
          <w:w w:val="105"/>
          <w:sz w:val="18"/>
          <w:lang w:val="en-GB"/>
        </w:rPr>
        <w:t>Reddy</w:t>
      </w:r>
      <w:r w:rsidRPr="00D516D6">
        <w:rPr>
          <w:rFonts w:ascii="Calibri"/>
          <w:color w:val="2F4F4F"/>
          <w:spacing w:val="-1"/>
          <w:w w:val="105"/>
          <w:sz w:val="18"/>
          <w:lang w:val="en-GB"/>
        </w:rPr>
        <w:t xml:space="preserve"> </w:t>
      </w:r>
      <w:r w:rsidRPr="00D516D6">
        <w:rPr>
          <w:rFonts w:ascii="Calibri"/>
          <w:color w:val="2F4F4F"/>
          <w:w w:val="105"/>
          <w:sz w:val="18"/>
          <w:lang w:val="en-GB"/>
        </w:rPr>
        <w:t>and</w:t>
      </w:r>
      <w:r w:rsidRPr="00D516D6">
        <w:rPr>
          <w:rFonts w:ascii="Calibri"/>
          <w:color w:val="2F4F4F"/>
          <w:spacing w:val="-1"/>
          <w:w w:val="105"/>
          <w:sz w:val="18"/>
          <w:lang w:val="en-GB"/>
        </w:rPr>
        <w:t xml:space="preserve"> </w:t>
      </w:r>
      <w:proofErr w:type="spellStart"/>
      <w:r w:rsidRPr="00D516D6">
        <w:rPr>
          <w:rFonts w:ascii="Calibri"/>
          <w:color w:val="2F4F4F"/>
          <w:w w:val="105"/>
          <w:sz w:val="18"/>
          <w:lang w:val="en-GB"/>
        </w:rPr>
        <w:t>Santoshini</w:t>
      </w:r>
      <w:proofErr w:type="spellEnd"/>
      <w:r>
        <w:rPr>
          <w:rFonts w:ascii="Calibri"/>
          <w:color w:val="2F4F4F"/>
          <w:w w:val="105"/>
          <w:sz w:val="18"/>
          <w:lang w:val="en-GB"/>
        </w:rPr>
        <w:fldChar w:fldCharType="end"/>
      </w:r>
      <w:r w:rsidRPr="00D516D6">
        <w:rPr>
          <w:rFonts w:ascii="Calibri"/>
          <w:w w:val="105"/>
          <w:sz w:val="18"/>
          <w:lang w:val="en-GB"/>
        </w:rPr>
        <w:t xml:space="preserve">, </w:t>
      </w:r>
      <w:hyperlink w:anchor="_bookmark99" w:history="1">
        <w:r w:rsidRPr="00D516D6">
          <w:rPr>
            <w:rFonts w:ascii="Calibri"/>
            <w:color w:val="2F4F4F"/>
            <w:spacing w:val="-2"/>
            <w:w w:val="105"/>
            <w:sz w:val="18"/>
            <w:lang w:val="en-GB"/>
          </w:rPr>
          <w:t>2020</w:t>
        </w:r>
      </w:hyperlink>
      <w:r w:rsidRPr="00D516D6">
        <w:rPr>
          <w:rFonts w:ascii="Calibri"/>
          <w:spacing w:val="-2"/>
          <w:w w:val="105"/>
          <w:sz w:val="18"/>
          <w:lang w:val="en-GB"/>
        </w:rPr>
        <w:t>).</w:t>
      </w:r>
    </w:p>
    <w:bookmarkEnd w:id="119"/>
    <w:p w14:paraId="646F3066" w14:textId="77777777" w:rsidR="00AF779A" w:rsidRPr="00D516D6" w:rsidRDefault="00AF779A">
      <w:pPr>
        <w:jc w:val="both"/>
        <w:rPr>
          <w:rFonts w:ascii="Calibri"/>
          <w:sz w:val="18"/>
          <w:lang w:val="en-GB"/>
        </w:rPr>
        <w:sectPr w:rsidR="00AF779A" w:rsidRPr="00D516D6">
          <w:type w:val="continuous"/>
          <w:pgSz w:w="10890" w:h="14860"/>
          <w:pgMar w:top="2380" w:right="620" w:bottom="280" w:left="660" w:header="673" w:footer="642" w:gutter="0"/>
          <w:cols w:num="2" w:space="720" w:equalWidth="0">
            <w:col w:w="5742" w:space="40"/>
            <w:col w:w="3828"/>
          </w:cols>
        </w:sectPr>
      </w:pPr>
    </w:p>
    <w:p w14:paraId="18A0A255" w14:textId="77777777" w:rsidR="00AF779A" w:rsidRPr="00D516D6" w:rsidRDefault="00E9277B">
      <w:pPr>
        <w:pStyle w:val="Textoindependiente"/>
        <w:spacing w:line="20" w:lineRule="exact"/>
        <w:ind w:left="198"/>
        <w:rPr>
          <w:rFonts w:ascii="Calibri"/>
          <w:sz w:val="2"/>
          <w:lang w:val="en-GB"/>
        </w:rPr>
      </w:pPr>
      <w:r>
        <w:rPr>
          <w:rFonts w:ascii="Calibri"/>
          <w:sz w:val="2"/>
          <w:lang w:val="en-GB"/>
        </w:rPr>
      </w:r>
      <w:r>
        <w:rPr>
          <w:rFonts w:ascii="Calibri"/>
          <w:sz w:val="2"/>
          <w:lang w:val="en-GB"/>
        </w:rPr>
        <w:pict w14:anchorId="19D91032">
          <v:group id="docshapegroup28" o:spid="_x0000_s1277" alt="" style="width:458.45pt;height:.4pt;mso-position-horizontal-relative:char;mso-position-vertical-relative:line" coordsize="9169,8">
            <v:line id="_x0000_s1278" alt="" style="position:absolute" from="0,4" to="9168,4" strokeweight=".14042mm"/>
            <w10:anchorlock/>
          </v:group>
        </w:pict>
      </w:r>
    </w:p>
    <w:p w14:paraId="65805238" w14:textId="77777777" w:rsidR="00AF779A" w:rsidRPr="00D516D6" w:rsidRDefault="00AF779A">
      <w:pPr>
        <w:pStyle w:val="Textoindependiente"/>
        <w:spacing w:before="9"/>
        <w:rPr>
          <w:rFonts w:ascii="Calibri"/>
          <w:sz w:val="23"/>
          <w:lang w:val="en-GB"/>
        </w:rPr>
      </w:pPr>
    </w:p>
    <w:p w14:paraId="06DF2928" w14:textId="77777777" w:rsidR="00AF779A" w:rsidRPr="00D516D6" w:rsidRDefault="00E9277B">
      <w:pPr>
        <w:pStyle w:val="Ttulo3"/>
        <w:spacing w:before="115"/>
        <w:ind w:left="116" w:firstLine="0"/>
        <w:rPr>
          <w:lang w:val="en-GB"/>
        </w:rPr>
      </w:pPr>
      <w:bookmarkStart w:id="120" w:name="_Hlk170467737"/>
      <w:bookmarkStart w:id="121" w:name="OLE_LINK190"/>
      <w:r w:rsidRPr="00D516D6">
        <w:rPr>
          <w:spacing w:val="-2"/>
          <w:lang w:val="en-GB"/>
        </w:rPr>
        <w:t>Hardware</w:t>
      </w:r>
      <w:r w:rsidRPr="00D516D6">
        <w:rPr>
          <w:spacing w:val="-5"/>
          <w:lang w:val="en-GB"/>
        </w:rPr>
        <w:t xml:space="preserve"> </w:t>
      </w:r>
      <w:r w:rsidRPr="00D516D6">
        <w:rPr>
          <w:spacing w:val="-2"/>
          <w:lang w:val="en-GB"/>
        </w:rPr>
        <w:t>Resources</w:t>
      </w:r>
      <w:bookmarkEnd w:id="120"/>
    </w:p>
    <w:p w14:paraId="64E41692" w14:textId="0B66E5FC" w:rsidR="005D4117" w:rsidRDefault="00E9277B">
      <w:pPr>
        <w:pStyle w:val="Textoindependiente"/>
        <w:spacing w:before="5" w:line="244" w:lineRule="auto"/>
        <w:ind w:left="116" w:right="154" w:firstLine="298"/>
        <w:jc w:val="both"/>
        <w:rPr>
          <w:w w:val="90"/>
          <w:lang w:val="en-GB"/>
        </w:rPr>
      </w:pPr>
      <w:bookmarkStart w:id="122" w:name="OLE_LINK189"/>
      <w:bookmarkStart w:id="123" w:name="OLE_LINK191"/>
      <w:commentRangeStart w:id="124"/>
      <w:commentRangeStart w:id="125"/>
      <w:r w:rsidRPr="00D516D6">
        <w:rPr>
          <w:w w:val="95"/>
          <w:lang w:val="en-GB"/>
        </w:rPr>
        <w:t>Tabl</w:t>
      </w:r>
      <w:bookmarkEnd w:id="122"/>
      <w:r w:rsidRPr="00D516D6">
        <w:rPr>
          <w:w w:val="95"/>
          <w:lang w:val="en-GB"/>
        </w:rPr>
        <w:t xml:space="preserve">e </w:t>
      </w:r>
      <w:hyperlink w:anchor="_bookmark9" w:history="1">
        <w:r w:rsidRPr="00D516D6">
          <w:rPr>
            <w:color w:val="2F4F4F"/>
            <w:w w:val="95"/>
            <w:lang w:val="en-GB"/>
          </w:rPr>
          <w:t>4</w:t>
        </w:r>
      </w:hyperlink>
      <w:commentRangeEnd w:id="124"/>
      <w:r w:rsidR="00A63380">
        <w:rPr>
          <w:rStyle w:val="Refdecomentario"/>
        </w:rPr>
        <w:commentReference w:id="124"/>
      </w:r>
      <w:commentRangeEnd w:id="125"/>
      <w:r w:rsidR="00576FB9">
        <w:rPr>
          <w:rStyle w:val="Refdecomentario"/>
        </w:rPr>
        <w:commentReference w:id="125"/>
      </w:r>
      <w:r w:rsidRPr="00D516D6">
        <w:rPr>
          <w:color w:val="2F4F4F"/>
          <w:w w:val="95"/>
          <w:lang w:val="en-GB"/>
        </w:rPr>
        <w:t xml:space="preserve"> </w:t>
      </w:r>
      <w:r w:rsidRPr="00D516D6">
        <w:rPr>
          <w:w w:val="95"/>
          <w:lang w:val="en-GB"/>
        </w:rPr>
        <w:t xml:space="preserve">describes the IoT hardware resources used to construct </w:t>
      </w:r>
      <w:proofErr w:type="spellStart"/>
      <w:r w:rsidRPr="00D516D6">
        <w:rPr>
          <w:w w:val="95"/>
          <w:lang w:val="en-GB"/>
        </w:rPr>
        <w:t>Torddis</w:t>
      </w:r>
      <w:proofErr w:type="spellEnd"/>
      <w:r w:rsidRPr="00D516D6">
        <w:rPr>
          <w:w w:val="95"/>
          <w:lang w:val="en-GB"/>
        </w:rPr>
        <w:t xml:space="preserve">. </w:t>
      </w:r>
      <w:r w:rsidR="005D4117">
        <w:rPr>
          <w:w w:val="90"/>
          <w:lang w:val="en-GB"/>
        </w:rPr>
        <w:t>T</w:t>
      </w:r>
      <w:r w:rsidRPr="00D516D6">
        <w:rPr>
          <w:w w:val="90"/>
          <w:lang w:val="en-GB"/>
        </w:rPr>
        <w:t>he following criteria were applied</w:t>
      </w:r>
      <w:r w:rsidR="005D4117" w:rsidRPr="005D4117">
        <w:t xml:space="preserve"> </w:t>
      </w:r>
      <w:r w:rsidR="005D4117" w:rsidRPr="005D4117">
        <w:rPr>
          <w:w w:val="90"/>
          <w:lang w:val="en-GB"/>
        </w:rPr>
        <w:t>for selecting the hardware components</w:t>
      </w:r>
      <w:r w:rsidRPr="00D516D6">
        <w:rPr>
          <w:w w:val="90"/>
          <w:lang w:val="en-GB"/>
        </w:rPr>
        <w:t xml:space="preserve">: </w:t>
      </w:r>
    </w:p>
    <w:p w14:paraId="7D36B76E" w14:textId="41F2E850" w:rsidR="005D4117" w:rsidRDefault="00E9277B" w:rsidP="00635D0B">
      <w:pPr>
        <w:pStyle w:val="Textoindependiente"/>
        <w:numPr>
          <w:ilvl w:val="0"/>
          <w:numId w:val="20"/>
        </w:numPr>
        <w:spacing w:before="5" w:line="244" w:lineRule="auto"/>
        <w:ind w:left="993" w:right="154"/>
        <w:jc w:val="both"/>
        <w:rPr>
          <w:spacing w:val="-2"/>
          <w:w w:val="95"/>
          <w:lang w:val="en-GB"/>
        </w:rPr>
      </w:pPr>
      <w:r w:rsidRPr="00635D0B">
        <w:rPr>
          <w:b/>
          <w:bCs/>
          <w:w w:val="90"/>
          <w:lang w:val="en-GB"/>
        </w:rPr>
        <w:t>Price:</w:t>
      </w:r>
      <w:r w:rsidRPr="00D516D6">
        <w:rPr>
          <w:w w:val="90"/>
          <w:lang w:val="en-GB"/>
        </w:rPr>
        <w:t xml:space="preserve"> The component must</w:t>
      </w:r>
      <w:r w:rsidRPr="00D516D6">
        <w:rPr>
          <w:spacing w:val="40"/>
          <w:lang w:val="en-GB"/>
        </w:rPr>
        <w:t xml:space="preserve"> </w:t>
      </w:r>
      <w:r w:rsidRPr="00D516D6">
        <w:rPr>
          <w:spacing w:val="-2"/>
          <w:w w:val="95"/>
          <w:lang w:val="en-GB"/>
        </w:rPr>
        <w:t xml:space="preserve">be economical. </w:t>
      </w:r>
    </w:p>
    <w:p w14:paraId="214CA199" w14:textId="1EC72FB0" w:rsidR="005D4117" w:rsidRDefault="00E9277B" w:rsidP="00635D0B">
      <w:pPr>
        <w:pStyle w:val="Textoindependiente"/>
        <w:numPr>
          <w:ilvl w:val="0"/>
          <w:numId w:val="20"/>
        </w:numPr>
        <w:spacing w:before="5" w:line="244" w:lineRule="auto"/>
        <w:ind w:left="993" w:right="154"/>
        <w:jc w:val="both"/>
        <w:rPr>
          <w:lang w:val="en-GB"/>
        </w:rPr>
      </w:pPr>
      <w:r w:rsidRPr="00635D0B">
        <w:rPr>
          <w:b/>
          <w:bCs/>
          <w:spacing w:val="-2"/>
          <w:w w:val="95"/>
          <w:lang w:val="en-GB"/>
        </w:rPr>
        <w:t>Delivery time:</w:t>
      </w:r>
      <w:r w:rsidRPr="00D516D6">
        <w:rPr>
          <w:spacing w:val="-2"/>
          <w:w w:val="95"/>
          <w:lang w:val="en-GB"/>
        </w:rPr>
        <w:t xml:space="preserve"> As there is no direct market to acquire it, online stores (</w:t>
      </w:r>
      <w:r w:rsidR="005D4117">
        <w:rPr>
          <w:spacing w:val="-2"/>
          <w:w w:val="95"/>
          <w:lang w:val="en-GB"/>
        </w:rPr>
        <w:t xml:space="preserve">e.g., </w:t>
      </w:r>
      <w:r w:rsidRPr="00D516D6">
        <w:rPr>
          <w:spacing w:val="-2"/>
          <w:w w:val="95"/>
          <w:lang w:val="en-GB"/>
        </w:rPr>
        <w:t>www.mercadolibre.com.ec)</w:t>
      </w:r>
      <w:r w:rsidRPr="00D516D6">
        <w:rPr>
          <w:w w:val="95"/>
          <w:lang w:val="en-GB"/>
        </w:rPr>
        <w:t xml:space="preserve"> </w:t>
      </w:r>
      <w:r w:rsidRPr="00D516D6">
        <w:rPr>
          <w:lang w:val="en-GB"/>
        </w:rPr>
        <w:t xml:space="preserve">were searched. The store had to be trustworthy, and the delivery time had to be no more than 48 hours. </w:t>
      </w:r>
    </w:p>
    <w:p w14:paraId="1C00C1D8" w14:textId="2F607B88" w:rsidR="005D4117" w:rsidRDefault="00E9277B" w:rsidP="00635D0B">
      <w:pPr>
        <w:pStyle w:val="Textoindependiente"/>
        <w:numPr>
          <w:ilvl w:val="0"/>
          <w:numId w:val="20"/>
        </w:numPr>
        <w:spacing w:before="5" w:line="244" w:lineRule="auto"/>
        <w:ind w:left="993" w:right="154"/>
        <w:jc w:val="both"/>
        <w:rPr>
          <w:w w:val="95"/>
          <w:lang w:val="en-GB"/>
        </w:rPr>
      </w:pPr>
      <w:r w:rsidRPr="00635D0B">
        <w:rPr>
          <w:b/>
          <w:bCs/>
          <w:w w:val="95"/>
          <w:lang w:val="en-GB"/>
        </w:rPr>
        <w:t>Expertise:</w:t>
      </w:r>
      <w:r w:rsidRPr="00D516D6">
        <w:rPr>
          <w:w w:val="95"/>
          <w:lang w:val="en-GB"/>
        </w:rPr>
        <w:t xml:space="preserve"> The development team’s expertise in using the comp</w:t>
      </w:r>
      <w:r w:rsidRPr="00D516D6">
        <w:rPr>
          <w:w w:val="95"/>
          <w:lang w:val="en-GB"/>
        </w:rPr>
        <w:t>onent</w:t>
      </w:r>
      <w:r w:rsidR="005D4117">
        <w:rPr>
          <w:w w:val="95"/>
          <w:lang w:val="en-GB"/>
        </w:rPr>
        <w:t>.</w:t>
      </w:r>
      <w:r w:rsidRPr="00D516D6">
        <w:rPr>
          <w:w w:val="95"/>
          <w:lang w:val="en-GB"/>
        </w:rPr>
        <w:t xml:space="preserve"> </w:t>
      </w:r>
    </w:p>
    <w:p w14:paraId="3A3A8BD8" w14:textId="236FECF2" w:rsidR="00AF779A" w:rsidRPr="00D516D6" w:rsidRDefault="00E9277B" w:rsidP="00635D0B">
      <w:pPr>
        <w:pStyle w:val="Textoindependiente"/>
        <w:numPr>
          <w:ilvl w:val="0"/>
          <w:numId w:val="20"/>
        </w:numPr>
        <w:spacing w:before="5" w:line="244" w:lineRule="auto"/>
        <w:ind w:left="993" w:right="154"/>
        <w:jc w:val="both"/>
        <w:rPr>
          <w:lang w:val="en-GB"/>
        </w:rPr>
      </w:pPr>
      <w:r w:rsidRPr="00635D0B">
        <w:rPr>
          <w:b/>
          <w:bCs/>
          <w:w w:val="95"/>
          <w:lang w:val="en-GB"/>
        </w:rPr>
        <w:t>Documentation:</w:t>
      </w:r>
      <w:r w:rsidRPr="00D516D6">
        <w:rPr>
          <w:w w:val="95"/>
          <w:lang w:val="en-GB"/>
        </w:rPr>
        <w:t xml:space="preserve"> The availability of online documentation for the proper use of the selected component.</w:t>
      </w:r>
    </w:p>
    <w:bookmarkEnd w:id="123"/>
    <w:p w14:paraId="7313ACAA" w14:textId="77777777" w:rsidR="00AF779A" w:rsidRPr="00D516D6" w:rsidRDefault="00AF779A">
      <w:pPr>
        <w:spacing w:line="244" w:lineRule="auto"/>
        <w:jc w:val="both"/>
        <w:rPr>
          <w:lang w:val="en-GB"/>
        </w:rPr>
        <w:sectPr w:rsidR="00AF779A" w:rsidRPr="00D516D6">
          <w:type w:val="continuous"/>
          <w:pgSz w:w="10890" w:h="14860"/>
          <w:pgMar w:top="2380" w:right="620" w:bottom="280" w:left="660" w:header="673" w:footer="642" w:gutter="0"/>
          <w:cols w:space="720"/>
        </w:sectPr>
      </w:pPr>
    </w:p>
    <w:p w14:paraId="54D3F5BC" w14:textId="71FED160" w:rsidR="00AF779A" w:rsidRPr="00D516D6" w:rsidRDefault="00E9277B">
      <w:pPr>
        <w:spacing w:line="211" w:lineRule="exact"/>
        <w:ind w:left="116"/>
        <w:rPr>
          <w:rFonts w:ascii="Calibri"/>
          <w:sz w:val="18"/>
          <w:lang w:val="en-GB"/>
        </w:rPr>
      </w:pPr>
      <w:bookmarkStart w:id="126" w:name="_bookmark10"/>
      <w:bookmarkEnd w:id="121"/>
      <w:bookmarkEnd w:id="126"/>
      <w:r w:rsidRPr="00D516D6">
        <w:rPr>
          <w:rFonts w:ascii="Calibri"/>
          <w:sz w:val="18"/>
          <w:lang w:val="en-GB"/>
        </w:rPr>
        <w:lastRenderedPageBreak/>
        <w:t>Software</w:t>
      </w:r>
      <w:r w:rsidRPr="00D516D6">
        <w:rPr>
          <w:rFonts w:ascii="Calibri"/>
          <w:spacing w:val="25"/>
          <w:sz w:val="18"/>
          <w:lang w:val="en-GB"/>
        </w:rPr>
        <w:t xml:space="preserve"> </w:t>
      </w:r>
      <w:r w:rsidR="00592376">
        <w:rPr>
          <w:rFonts w:ascii="Calibri"/>
          <w:sz w:val="18"/>
          <w:lang w:val="en-GB"/>
        </w:rPr>
        <w:t>t</w:t>
      </w:r>
      <w:r w:rsidRPr="00D516D6">
        <w:rPr>
          <w:rFonts w:ascii="Calibri"/>
          <w:sz w:val="18"/>
          <w:lang w:val="en-GB"/>
        </w:rPr>
        <w:t>echnologies</w:t>
      </w:r>
      <w:r w:rsidRPr="00D516D6">
        <w:rPr>
          <w:rFonts w:ascii="Calibri"/>
          <w:spacing w:val="24"/>
          <w:sz w:val="18"/>
          <w:lang w:val="en-GB"/>
        </w:rPr>
        <w:t xml:space="preserve"> </w:t>
      </w:r>
      <w:r w:rsidR="00592376">
        <w:rPr>
          <w:rFonts w:ascii="Calibri"/>
          <w:sz w:val="18"/>
          <w:lang w:val="en-GB"/>
        </w:rPr>
        <w:t>u</w:t>
      </w:r>
      <w:r w:rsidRPr="00D516D6">
        <w:rPr>
          <w:rFonts w:ascii="Calibri"/>
          <w:sz w:val="18"/>
          <w:lang w:val="en-GB"/>
        </w:rPr>
        <w:t>sed</w:t>
      </w:r>
      <w:r w:rsidRPr="00D516D6">
        <w:rPr>
          <w:rFonts w:ascii="Calibri"/>
          <w:spacing w:val="25"/>
          <w:sz w:val="18"/>
          <w:lang w:val="en-GB"/>
        </w:rPr>
        <w:t xml:space="preserve"> </w:t>
      </w:r>
      <w:r w:rsidRPr="00D516D6">
        <w:rPr>
          <w:rFonts w:ascii="Calibri"/>
          <w:sz w:val="18"/>
          <w:lang w:val="en-GB"/>
        </w:rPr>
        <w:t>in</w:t>
      </w:r>
      <w:r w:rsidRPr="00D516D6">
        <w:rPr>
          <w:rFonts w:ascii="Calibri"/>
          <w:spacing w:val="25"/>
          <w:sz w:val="18"/>
          <w:lang w:val="en-GB"/>
        </w:rPr>
        <w:t xml:space="preserve"> </w:t>
      </w:r>
      <w:r w:rsidRPr="00D516D6">
        <w:rPr>
          <w:rFonts w:ascii="Calibri"/>
          <w:sz w:val="18"/>
          <w:lang w:val="en-GB"/>
        </w:rPr>
        <w:t>the</w:t>
      </w:r>
      <w:r w:rsidRPr="00D516D6">
        <w:rPr>
          <w:rFonts w:ascii="Calibri"/>
          <w:spacing w:val="24"/>
          <w:sz w:val="18"/>
          <w:lang w:val="en-GB"/>
        </w:rPr>
        <w:t xml:space="preserve"> </w:t>
      </w:r>
      <w:r w:rsidR="00592376">
        <w:rPr>
          <w:rFonts w:ascii="Calibri"/>
          <w:sz w:val="18"/>
          <w:lang w:val="en-GB"/>
        </w:rPr>
        <w:t>c</w:t>
      </w:r>
      <w:r w:rsidRPr="00D516D6">
        <w:rPr>
          <w:rFonts w:ascii="Calibri"/>
          <w:sz w:val="18"/>
          <w:lang w:val="en-GB"/>
        </w:rPr>
        <w:t>onstruction</w:t>
      </w:r>
      <w:r w:rsidRPr="00D516D6">
        <w:rPr>
          <w:rFonts w:ascii="Calibri"/>
          <w:spacing w:val="25"/>
          <w:sz w:val="18"/>
          <w:lang w:val="en-GB"/>
        </w:rPr>
        <w:t xml:space="preserve"> </w:t>
      </w:r>
      <w:r w:rsidRPr="00D516D6">
        <w:rPr>
          <w:rFonts w:ascii="Calibri"/>
          <w:sz w:val="18"/>
          <w:lang w:val="en-GB"/>
        </w:rPr>
        <w:t>of</w:t>
      </w:r>
      <w:r w:rsidRPr="00D516D6">
        <w:rPr>
          <w:rFonts w:ascii="Calibri"/>
          <w:spacing w:val="25"/>
          <w:sz w:val="18"/>
          <w:lang w:val="en-GB"/>
        </w:rPr>
        <w:t xml:space="preserve"> </w:t>
      </w:r>
      <w:r w:rsidRPr="00D516D6">
        <w:rPr>
          <w:rFonts w:ascii="Calibri"/>
          <w:sz w:val="18"/>
          <w:lang w:val="en-GB"/>
        </w:rPr>
        <w:t>the</w:t>
      </w:r>
      <w:r w:rsidRPr="00D516D6">
        <w:rPr>
          <w:rFonts w:ascii="Calibri"/>
          <w:spacing w:val="24"/>
          <w:sz w:val="18"/>
          <w:lang w:val="en-GB"/>
        </w:rPr>
        <w:t xml:space="preserve"> </w:t>
      </w:r>
      <w:proofErr w:type="spellStart"/>
      <w:r w:rsidRPr="00D516D6">
        <w:rPr>
          <w:rFonts w:ascii="Calibri"/>
          <w:sz w:val="18"/>
          <w:lang w:val="en-GB"/>
        </w:rPr>
        <w:t>Torddis</w:t>
      </w:r>
      <w:proofErr w:type="spellEnd"/>
      <w:r w:rsidRPr="00D516D6">
        <w:rPr>
          <w:rFonts w:ascii="Calibri"/>
          <w:spacing w:val="25"/>
          <w:sz w:val="18"/>
          <w:lang w:val="en-GB"/>
        </w:rPr>
        <w:t xml:space="preserve"> </w:t>
      </w:r>
      <w:r w:rsidR="00592376">
        <w:rPr>
          <w:rFonts w:ascii="Calibri"/>
          <w:spacing w:val="25"/>
          <w:sz w:val="18"/>
          <w:lang w:val="en-GB"/>
        </w:rPr>
        <w:t>s</w:t>
      </w:r>
      <w:r w:rsidRPr="00D516D6">
        <w:rPr>
          <w:rFonts w:ascii="Calibri"/>
          <w:spacing w:val="-2"/>
          <w:sz w:val="18"/>
          <w:lang w:val="en-GB"/>
        </w:rPr>
        <w:t>ystem</w:t>
      </w:r>
      <w:r w:rsidR="00592376">
        <w:rPr>
          <w:rFonts w:ascii="Calibri"/>
          <w:spacing w:val="-2"/>
          <w:sz w:val="18"/>
          <w:lang w:val="en-GB"/>
        </w:rPr>
        <w:t>.</w:t>
      </w:r>
    </w:p>
    <w:p w14:paraId="6287106D" w14:textId="77777777" w:rsidR="00AF779A" w:rsidRPr="00D516D6" w:rsidRDefault="00E9277B">
      <w:pPr>
        <w:pStyle w:val="Textoindependiente"/>
        <w:spacing w:before="5"/>
        <w:rPr>
          <w:rFonts w:ascii="Calibri"/>
          <w:sz w:val="5"/>
          <w:lang w:val="en-GB"/>
        </w:rPr>
      </w:pPr>
      <w:r>
        <w:rPr>
          <w:lang w:val="en-GB"/>
        </w:rPr>
        <w:pict w14:anchorId="2C4CCD95">
          <v:shape id="docshape33" o:spid="_x0000_s1276" alt="" style="position:absolute;margin-left:42.9pt;margin-top:4.5pt;width:458.45pt;height:.1pt;z-index:-15718912;mso-wrap-edited:f;mso-width-percent:0;mso-height-percent:0;mso-wrap-distance-left:0;mso-wrap-distance-right:0;mso-position-horizontal-relative:page;mso-width-percent:0;mso-height-percent:0" coordsize="9169,1270" path="m,l9169,e" filled="f" strokeweight=".14042mm">
            <v:path arrowok="t" o:connecttype="custom" o:connectlocs="0,0;2147483646,0" o:connectangles="0,0"/>
            <w10:wrap type="topAndBottom" anchorx="page"/>
          </v:shape>
        </w:pict>
      </w:r>
    </w:p>
    <w:p w14:paraId="728E0B59" w14:textId="77777777" w:rsidR="00AF779A" w:rsidRPr="00D516D6" w:rsidRDefault="00E9277B">
      <w:pPr>
        <w:tabs>
          <w:tab w:val="left" w:pos="2935"/>
          <w:tab w:val="left" w:pos="4710"/>
          <w:tab w:val="left" w:pos="7145"/>
        </w:tabs>
        <w:spacing w:before="28" w:after="21"/>
        <w:ind w:left="885"/>
        <w:jc w:val="both"/>
        <w:rPr>
          <w:rFonts w:ascii="Calibri"/>
          <w:b/>
          <w:sz w:val="18"/>
          <w:lang w:val="en-GB"/>
        </w:rPr>
      </w:pPr>
      <w:commentRangeStart w:id="127"/>
      <w:r w:rsidRPr="00D516D6">
        <w:rPr>
          <w:rFonts w:ascii="Calibri"/>
          <w:b/>
          <w:spacing w:val="-2"/>
          <w:w w:val="105"/>
          <w:sz w:val="18"/>
          <w:lang w:val="en-GB"/>
        </w:rPr>
        <w:t>Functionality</w:t>
      </w:r>
      <w:r w:rsidRPr="00D516D6">
        <w:rPr>
          <w:rFonts w:ascii="Calibri"/>
          <w:b/>
          <w:sz w:val="18"/>
          <w:lang w:val="en-GB"/>
        </w:rPr>
        <w:tab/>
      </w:r>
      <w:r w:rsidRPr="00D516D6">
        <w:rPr>
          <w:rFonts w:ascii="Calibri"/>
          <w:b/>
          <w:spacing w:val="-2"/>
          <w:w w:val="105"/>
          <w:sz w:val="18"/>
          <w:lang w:val="en-GB"/>
        </w:rPr>
        <w:t>Alternatives</w:t>
      </w:r>
      <w:r w:rsidRPr="00D516D6">
        <w:rPr>
          <w:rFonts w:ascii="Calibri"/>
          <w:b/>
          <w:sz w:val="18"/>
          <w:lang w:val="en-GB"/>
        </w:rPr>
        <w:tab/>
      </w:r>
      <w:r w:rsidRPr="00D516D6">
        <w:rPr>
          <w:rFonts w:ascii="Calibri"/>
          <w:b/>
          <w:spacing w:val="-2"/>
          <w:w w:val="105"/>
          <w:sz w:val="18"/>
          <w:lang w:val="en-GB"/>
        </w:rPr>
        <w:t>Selected</w:t>
      </w:r>
      <w:r w:rsidRPr="00D516D6">
        <w:rPr>
          <w:rFonts w:ascii="Calibri"/>
          <w:b/>
          <w:sz w:val="18"/>
          <w:lang w:val="en-GB"/>
        </w:rPr>
        <w:tab/>
      </w:r>
      <w:r w:rsidRPr="00D516D6">
        <w:rPr>
          <w:rFonts w:ascii="Calibri"/>
          <w:b/>
          <w:spacing w:val="-2"/>
          <w:w w:val="105"/>
          <w:sz w:val="18"/>
          <w:lang w:val="en-GB"/>
        </w:rPr>
        <w:t>Observation</w:t>
      </w:r>
      <w:commentRangeEnd w:id="127"/>
      <w:r w:rsidR="00490CC6">
        <w:rPr>
          <w:rStyle w:val="Refdecomentario"/>
        </w:rPr>
        <w:commentReference w:id="127"/>
      </w:r>
    </w:p>
    <w:p w14:paraId="4E5648CC" w14:textId="77777777" w:rsidR="00AF779A" w:rsidRPr="00D516D6" w:rsidRDefault="00E9277B">
      <w:pPr>
        <w:pStyle w:val="Textoindependiente"/>
        <w:spacing w:line="20" w:lineRule="exact"/>
        <w:ind w:left="198"/>
        <w:rPr>
          <w:rFonts w:ascii="Calibri"/>
          <w:sz w:val="2"/>
          <w:lang w:val="en-GB"/>
        </w:rPr>
      </w:pPr>
      <w:r>
        <w:rPr>
          <w:rFonts w:ascii="Calibri"/>
          <w:sz w:val="2"/>
          <w:lang w:val="en-GB"/>
        </w:rPr>
      </w:r>
      <w:r>
        <w:rPr>
          <w:rFonts w:ascii="Calibri"/>
          <w:sz w:val="2"/>
          <w:lang w:val="en-GB"/>
        </w:rPr>
        <w:pict w14:anchorId="0DC59BBB">
          <v:group id="docshapegroup34" o:spid="_x0000_s1274" alt="" style="width:458.45pt;height:.4pt;mso-position-horizontal-relative:char;mso-position-vertical-relative:line" coordsize="9169,8">
            <v:line id="_x0000_s1275" alt="" style="position:absolute" from="0,4" to="9168,4" strokeweight=".14042mm"/>
            <w10:anchorlock/>
          </v:group>
        </w:pict>
      </w:r>
    </w:p>
    <w:p w14:paraId="5F339080" w14:textId="77777777" w:rsidR="00AF779A" w:rsidRPr="00D516D6" w:rsidRDefault="00E9277B">
      <w:pPr>
        <w:tabs>
          <w:tab w:val="left" w:pos="4341"/>
          <w:tab w:val="left" w:pos="5980"/>
        </w:tabs>
        <w:spacing w:before="51" w:line="219" w:lineRule="exact"/>
        <w:ind w:left="317"/>
        <w:jc w:val="both"/>
        <w:rPr>
          <w:rFonts w:ascii="Calibri"/>
          <w:sz w:val="18"/>
          <w:lang w:val="en-GB"/>
        </w:rPr>
      </w:pPr>
      <w:r w:rsidRPr="00D516D6">
        <w:rPr>
          <w:rFonts w:ascii="Calibri"/>
          <w:w w:val="105"/>
          <w:sz w:val="18"/>
          <w:lang w:val="en-GB"/>
        </w:rPr>
        <w:t>Android</w:t>
      </w:r>
      <w:r w:rsidRPr="00D516D6">
        <w:rPr>
          <w:rFonts w:ascii="Calibri"/>
          <w:spacing w:val="3"/>
          <w:w w:val="105"/>
          <w:sz w:val="18"/>
          <w:lang w:val="en-GB"/>
        </w:rPr>
        <w:t xml:space="preserve"> </w:t>
      </w:r>
      <w:r w:rsidRPr="00D516D6">
        <w:rPr>
          <w:rFonts w:ascii="Calibri"/>
          <w:w w:val="105"/>
          <w:sz w:val="18"/>
          <w:lang w:val="en-GB"/>
        </w:rPr>
        <w:t>mobile</w:t>
      </w:r>
      <w:r w:rsidRPr="00D516D6">
        <w:rPr>
          <w:rFonts w:ascii="Calibri"/>
          <w:spacing w:val="3"/>
          <w:w w:val="105"/>
          <w:sz w:val="18"/>
          <w:lang w:val="en-GB"/>
        </w:rPr>
        <w:t xml:space="preserve"> </w:t>
      </w:r>
      <w:proofErr w:type="gramStart"/>
      <w:r w:rsidRPr="00D516D6">
        <w:rPr>
          <w:rFonts w:ascii="Calibri"/>
          <w:w w:val="105"/>
          <w:sz w:val="18"/>
          <w:lang w:val="en-GB"/>
        </w:rPr>
        <w:t>applications</w:t>
      </w:r>
      <w:r w:rsidRPr="00D516D6">
        <w:rPr>
          <w:rFonts w:ascii="Calibri"/>
          <w:spacing w:val="50"/>
          <w:w w:val="105"/>
          <w:sz w:val="18"/>
          <w:lang w:val="en-GB"/>
        </w:rPr>
        <w:t xml:space="preserve">  </w:t>
      </w:r>
      <w:r w:rsidRPr="00D516D6">
        <w:rPr>
          <w:rFonts w:ascii="Calibri"/>
          <w:spacing w:val="-2"/>
          <w:w w:val="105"/>
          <w:sz w:val="18"/>
          <w:lang w:val="en-GB"/>
        </w:rPr>
        <w:t>Kotlin</w:t>
      </w:r>
      <w:proofErr w:type="gramEnd"/>
      <w:r w:rsidRPr="00D516D6">
        <w:rPr>
          <w:rFonts w:ascii="Calibri"/>
          <w:sz w:val="18"/>
          <w:lang w:val="en-GB"/>
        </w:rPr>
        <w:tab/>
      </w:r>
      <w:r w:rsidRPr="00D516D6">
        <w:rPr>
          <w:rFonts w:ascii="Calibri"/>
          <w:spacing w:val="-4"/>
          <w:w w:val="105"/>
          <w:sz w:val="18"/>
          <w:lang w:val="en-GB"/>
        </w:rPr>
        <w:t>Java</w:t>
      </w:r>
      <w:r w:rsidRPr="00D516D6">
        <w:rPr>
          <w:rFonts w:ascii="Calibri"/>
          <w:sz w:val="18"/>
          <w:lang w:val="en-GB"/>
        </w:rPr>
        <w:tab/>
      </w:r>
      <w:r w:rsidRPr="00D516D6">
        <w:rPr>
          <w:rFonts w:ascii="Calibri"/>
          <w:w w:val="105"/>
          <w:sz w:val="18"/>
          <w:lang w:val="en-GB"/>
        </w:rPr>
        <w:t>Language</w:t>
      </w:r>
      <w:r w:rsidRPr="00D516D6">
        <w:rPr>
          <w:rFonts w:ascii="Calibri"/>
          <w:spacing w:val="33"/>
          <w:w w:val="105"/>
          <w:sz w:val="18"/>
          <w:lang w:val="en-GB"/>
        </w:rPr>
        <w:t xml:space="preserve"> </w:t>
      </w:r>
      <w:r w:rsidRPr="00D516D6">
        <w:rPr>
          <w:rFonts w:ascii="Calibri"/>
          <w:w w:val="105"/>
          <w:sz w:val="18"/>
          <w:lang w:val="en-GB"/>
        </w:rPr>
        <w:t>used</w:t>
      </w:r>
      <w:r w:rsidRPr="00D516D6">
        <w:rPr>
          <w:rFonts w:ascii="Calibri"/>
          <w:spacing w:val="33"/>
          <w:w w:val="105"/>
          <w:sz w:val="18"/>
          <w:lang w:val="en-GB"/>
        </w:rPr>
        <w:t xml:space="preserve"> </w:t>
      </w:r>
      <w:r w:rsidRPr="00D516D6">
        <w:rPr>
          <w:rFonts w:ascii="Calibri"/>
          <w:w w:val="105"/>
          <w:sz w:val="18"/>
          <w:lang w:val="en-GB"/>
        </w:rPr>
        <w:t>in</w:t>
      </w:r>
      <w:r w:rsidRPr="00D516D6">
        <w:rPr>
          <w:rFonts w:ascii="Calibri"/>
          <w:spacing w:val="33"/>
          <w:w w:val="105"/>
          <w:sz w:val="18"/>
          <w:lang w:val="en-GB"/>
        </w:rPr>
        <w:t xml:space="preserve"> </w:t>
      </w:r>
      <w:r w:rsidRPr="00D516D6">
        <w:rPr>
          <w:rFonts w:ascii="Calibri"/>
          <w:w w:val="105"/>
          <w:sz w:val="18"/>
          <w:lang w:val="en-GB"/>
        </w:rPr>
        <w:t>Android</w:t>
      </w:r>
      <w:r w:rsidRPr="00D516D6">
        <w:rPr>
          <w:rFonts w:ascii="Calibri"/>
          <w:spacing w:val="34"/>
          <w:w w:val="105"/>
          <w:sz w:val="18"/>
          <w:lang w:val="en-GB"/>
        </w:rPr>
        <w:t xml:space="preserve"> </w:t>
      </w:r>
      <w:r w:rsidRPr="00D516D6">
        <w:rPr>
          <w:rFonts w:ascii="Calibri"/>
          <w:w w:val="105"/>
          <w:sz w:val="18"/>
          <w:lang w:val="en-GB"/>
        </w:rPr>
        <w:t>Studio</w:t>
      </w:r>
      <w:r w:rsidRPr="00D516D6">
        <w:rPr>
          <w:rFonts w:ascii="Calibri"/>
          <w:spacing w:val="33"/>
          <w:w w:val="105"/>
          <w:sz w:val="18"/>
          <w:lang w:val="en-GB"/>
        </w:rPr>
        <w:t xml:space="preserve"> </w:t>
      </w:r>
      <w:r w:rsidRPr="00D516D6">
        <w:rPr>
          <w:rFonts w:ascii="Calibri"/>
          <w:w w:val="105"/>
          <w:sz w:val="18"/>
          <w:lang w:val="en-GB"/>
        </w:rPr>
        <w:t>with</w:t>
      </w:r>
      <w:r w:rsidRPr="00D516D6">
        <w:rPr>
          <w:rFonts w:ascii="Calibri"/>
          <w:spacing w:val="33"/>
          <w:w w:val="105"/>
          <w:sz w:val="18"/>
          <w:lang w:val="en-GB"/>
        </w:rPr>
        <w:t xml:space="preserve"> </w:t>
      </w:r>
      <w:r w:rsidRPr="00D516D6">
        <w:rPr>
          <w:rFonts w:ascii="Calibri"/>
          <w:spacing w:val="-10"/>
          <w:w w:val="105"/>
          <w:sz w:val="18"/>
          <w:lang w:val="en-GB"/>
        </w:rPr>
        <w:t>a</w:t>
      </w:r>
    </w:p>
    <w:p w14:paraId="583B68E6" w14:textId="77777777" w:rsidR="00AF779A" w:rsidRPr="00D516D6" w:rsidRDefault="00E9277B">
      <w:pPr>
        <w:ind w:left="5980" w:right="356"/>
        <w:jc w:val="both"/>
        <w:rPr>
          <w:rFonts w:ascii="Calibri"/>
          <w:sz w:val="18"/>
          <w:lang w:val="en-GB"/>
        </w:rPr>
      </w:pPr>
      <w:r w:rsidRPr="00D516D6">
        <w:rPr>
          <w:rFonts w:ascii="Calibri"/>
          <w:w w:val="105"/>
          <w:sz w:val="18"/>
          <w:lang w:val="en-GB"/>
        </w:rPr>
        <w:t>large</w:t>
      </w:r>
      <w:r w:rsidRPr="00D516D6">
        <w:rPr>
          <w:rFonts w:ascii="Calibri"/>
          <w:spacing w:val="-4"/>
          <w:w w:val="105"/>
          <w:sz w:val="18"/>
          <w:lang w:val="en-GB"/>
        </w:rPr>
        <w:t xml:space="preserve"> </w:t>
      </w:r>
      <w:r w:rsidRPr="00D516D6">
        <w:rPr>
          <w:rFonts w:ascii="Calibri"/>
          <w:w w:val="105"/>
          <w:sz w:val="18"/>
          <w:lang w:val="en-GB"/>
        </w:rPr>
        <w:t>community</w:t>
      </w:r>
      <w:r w:rsidRPr="00D516D6">
        <w:rPr>
          <w:rFonts w:ascii="Calibri"/>
          <w:spacing w:val="-4"/>
          <w:w w:val="105"/>
          <w:sz w:val="18"/>
          <w:lang w:val="en-GB"/>
        </w:rPr>
        <w:t xml:space="preserve"> </w:t>
      </w:r>
      <w:r w:rsidRPr="00D516D6">
        <w:rPr>
          <w:rFonts w:ascii="Calibri"/>
          <w:w w:val="105"/>
          <w:sz w:val="18"/>
          <w:lang w:val="en-GB"/>
        </w:rPr>
        <w:t>in</w:t>
      </w:r>
      <w:r w:rsidRPr="00D516D6">
        <w:rPr>
          <w:rFonts w:ascii="Calibri"/>
          <w:spacing w:val="-4"/>
          <w:w w:val="105"/>
          <w:sz w:val="18"/>
          <w:lang w:val="en-GB"/>
        </w:rPr>
        <w:t xml:space="preserve"> </w:t>
      </w:r>
      <w:r w:rsidRPr="00D516D6">
        <w:rPr>
          <w:rFonts w:ascii="Calibri"/>
          <w:w w:val="105"/>
          <w:sz w:val="18"/>
          <w:lang w:val="en-GB"/>
        </w:rPr>
        <w:t>the</w:t>
      </w:r>
      <w:r w:rsidRPr="00D516D6">
        <w:rPr>
          <w:rFonts w:ascii="Calibri"/>
          <w:spacing w:val="-4"/>
          <w:w w:val="105"/>
          <w:sz w:val="18"/>
          <w:lang w:val="en-GB"/>
        </w:rPr>
        <w:t xml:space="preserve"> </w:t>
      </w:r>
      <w:r w:rsidRPr="00D516D6">
        <w:rPr>
          <w:rFonts w:ascii="Calibri"/>
          <w:w w:val="105"/>
          <w:sz w:val="18"/>
          <w:lang w:val="en-GB"/>
        </w:rPr>
        <w:t>mobile</w:t>
      </w:r>
      <w:r w:rsidRPr="00D516D6">
        <w:rPr>
          <w:rFonts w:ascii="Calibri"/>
          <w:spacing w:val="-4"/>
          <w:w w:val="105"/>
          <w:sz w:val="18"/>
          <w:lang w:val="en-GB"/>
        </w:rPr>
        <w:t xml:space="preserve"> </w:t>
      </w:r>
      <w:r w:rsidRPr="00D516D6">
        <w:rPr>
          <w:rFonts w:ascii="Calibri"/>
          <w:w w:val="105"/>
          <w:sz w:val="18"/>
          <w:lang w:val="en-GB"/>
        </w:rPr>
        <w:t>application development</w:t>
      </w:r>
      <w:r w:rsidRPr="00D516D6">
        <w:rPr>
          <w:rFonts w:ascii="Calibri"/>
          <w:spacing w:val="-9"/>
          <w:w w:val="105"/>
          <w:sz w:val="18"/>
          <w:lang w:val="en-GB"/>
        </w:rPr>
        <w:t xml:space="preserve"> </w:t>
      </w:r>
      <w:r w:rsidRPr="00D516D6">
        <w:rPr>
          <w:rFonts w:ascii="Calibri"/>
          <w:w w:val="105"/>
          <w:sz w:val="18"/>
          <w:lang w:val="en-GB"/>
        </w:rPr>
        <w:t>field</w:t>
      </w:r>
      <w:r w:rsidRPr="00D516D6">
        <w:rPr>
          <w:rFonts w:ascii="Calibri"/>
          <w:spacing w:val="-9"/>
          <w:w w:val="105"/>
          <w:sz w:val="18"/>
          <w:lang w:val="en-GB"/>
        </w:rPr>
        <w:t xml:space="preserve"> </w:t>
      </w:r>
      <w:r w:rsidRPr="00D516D6">
        <w:rPr>
          <w:rFonts w:ascii="Calibri"/>
          <w:w w:val="105"/>
          <w:sz w:val="18"/>
          <w:lang w:val="en-GB"/>
        </w:rPr>
        <w:t>(</w:t>
      </w:r>
      <w:hyperlink w:anchor="_bookmark91" w:history="1">
        <w:r w:rsidRPr="00D516D6">
          <w:rPr>
            <w:rFonts w:ascii="Calibri"/>
            <w:color w:val="2F4F4F"/>
            <w:w w:val="105"/>
            <w:sz w:val="18"/>
            <w:lang w:val="en-GB"/>
          </w:rPr>
          <w:t>Sharma,</w:t>
        </w:r>
        <w:r w:rsidRPr="00D516D6">
          <w:rPr>
            <w:rFonts w:ascii="Calibri"/>
            <w:color w:val="2F4F4F"/>
            <w:spacing w:val="-9"/>
            <w:w w:val="105"/>
            <w:sz w:val="18"/>
            <w:lang w:val="en-GB"/>
          </w:rPr>
          <w:t xml:space="preserve"> </w:t>
        </w:r>
        <w:proofErr w:type="spellStart"/>
        <w:r w:rsidRPr="00D516D6">
          <w:rPr>
            <w:rFonts w:ascii="Calibri"/>
            <w:color w:val="2F4F4F"/>
            <w:w w:val="105"/>
            <w:sz w:val="18"/>
            <w:lang w:val="en-GB"/>
          </w:rPr>
          <w:t>Bux</w:t>
        </w:r>
        <w:proofErr w:type="spellEnd"/>
        <w:r w:rsidRPr="00D516D6">
          <w:rPr>
            <w:rFonts w:ascii="Calibri"/>
            <w:color w:val="2F4F4F"/>
            <w:w w:val="105"/>
            <w:sz w:val="18"/>
            <w:lang w:val="en-GB"/>
          </w:rPr>
          <w:t>,</w:t>
        </w:r>
        <w:r w:rsidRPr="00D516D6">
          <w:rPr>
            <w:rFonts w:ascii="Calibri"/>
            <w:color w:val="2F4F4F"/>
            <w:spacing w:val="-9"/>
            <w:w w:val="105"/>
            <w:sz w:val="18"/>
            <w:lang w:val="en-GB"/>
          </w:rPr>
          <w:t xml:space="preserve"> </w:t>
        </w:r>
        <w:r w:rsidRPr="00D516D6">
          <w:rPr>
            <w:rFonts w:ascii="Calibri"/>
            <w:color w:val="2F4F4F"/>
            <w:w w:val="105"/>
            <w:sz w:val="18"/>
            <w:lang w:val="en-GB"/>
          </w:rPr>
          <w:t>Varshney</w:t>
        </w:r>
      </w:hyperlink>
      <w:r w:rsidRPr="00D516D6">
        <w:rPr>
          <w:rFonts w:ascii="Calibri"/>
          <w:color w:val="2F4F4F"/>
          <w:w w:val="105"/>
          <w:sz w:val="18"/>
          <w:lang w:val="en-GB"/>
        </w:rPr>
        <w:t xml:space="preserve"> </w:t>
      </w:r>
      <w:hyperlink w:anchor="_bookmark91" w:history="1">
        <w:r w:rsidRPr="00D516D6">
          <w:rPr>
            <w:rFonts w:ascii="Calibri"/>
            <w:color w:val="2F4F4F"/>
            <w:w w:val="105"/>
            <w:sz w:val="18"/>
            <w:lang w:val="en-GB"/>
          </w:rPr>
          <w:t xml:space="preserve">and </w:t>
        </w:r>
        <w:proofErr w:type="spellStart"/>
        <w:r w:rsidRPr="00D516D6">
          <w:rPr>
            <w:rFonts w:ascii="Calibri"/>
            <w:color w:val="2F4F4F"/>
            <w:w w:val="105"/>
            <w:sz w:val="18"/>
            <w:lang w:val="en-GB"/>
          </w:rPr>
          <w:t>Tomar</w:t>
        </w:r>
        <w:proofErr w:type="spellEnd"/>
      </w:hyperlink>
      <w:r w:rsidRPr="00D516D6">
        <w:rPr>
          <w:rFonts w:ascii="Calibri"/>
          <w:w w:val="105"/>
          <w:sz w:val="18"/>
          <w:lang w:val="en-GB"/>
        </w:rPr>
        <w:t xml:space="preserve">, </w:t>
      </w:r>
      <w:hyperlink w:anchor="_bookmark91" w:history="1">
        <w:r w:rsidRPr="00D516D6">
          <w:rPr>
            <w:rFonts w:ascii="Calibri"/>
            <w:color w:val="2F4F4F"/>
            <w:w w:val="105"/>
            <w:sz w:val="18"/>
            <w:lang w:val="en-GB"/>
          </w:rPr>
          <w:t>2021</w:t>
        </w:r>
      </w:hyperlink>
      <w:r w:rsidRPr="00D516D6">
        <w:rPr>
          <w:rFonts w:ascii="Calibri"/>
          <w:w w:val="105"/>
          <w:sz w:val="18"/>
          <w:lang w:val="en-GB"/>
        </w:rPr>
        <w:t>).</w:t>
      </w:r>
    </w:p>
    <w:p w14:paraId="7A3416B1" w14:textId="6158B4A1" w:rsidR="00AF779A" w:rsidRPr="00D516D6" w:rsidRDefault="00E9277B">
      <w:pPr>
        <w:tabs>
          <w:tab w:val="left" w:pos="2703"/>
          <w:tab w:val="left" w:pos="4342"/>
          <w:tab w:val="left" w:pos="5981"/>
        </w:tabs>
        <w:spacing w:before="84" w:line="219" w:lineRule="exact"/>
        <w:ind w:left="379"/>
        <w:jc w:val="both"/>
        <w:rPr>
          <w:rFonts w:ascii="Calibri"/>
          <w:sz w:val="18"/>
          <w:lang w:val="en-GB"/>
        </w:rPr>
      </w:pPr>
      <w:r w:rsidRPr="00D516D6">
        <w:rPr>
          <w:rFonts w:ascii="Calibri"/>
          <w:w w:val="110"/>
          <w:sz w:val="18"/>
          <w:lang w:val="en-GB"/>
        </w:rPr>
        <w:t>AI</w:t>
      </w:r>
      <w:r w:rsidRPr="00D516D6">
        <w:rPr>
          <w:rFonts w:ascii="Calibri"/>
          <w:spacing w:val="22"/>
          <w:w w:val="110"/>
          <w:sz w:val="18"/>
          <w:lang w:val="en-GB"/>
        </w:rPr>
        <w:t xml:space="preserve"> </w:t>
      </w:r>
      <w:r w:rsidRPr="00D516D6">
        <w:rPr>
          <w:rFonts w:ascii="Calibri"/>
          <w:spacing w:val="-2"/>
          <w:w w:val="105"/>
          <w:sz w:val="18"/>
          <w:lang w:val="en-GB"/>
        </w:rPr>
        <w:t>applications</w:t>
      </w:r>
      <w:r w:rsidRPr="00D516D6">
        <w:rPr>
          <w:rFonts w:ascii="Calibri"/>
          <w:sz w:val="18"/>
          <w:lang w:val="en-GB"/>
        </w:rPr>
        <w:tab/>
      </w:r>
      <w:r w:rsidRPr="00D516D6">
        <w:rPr>
          <w:rFonts w:ascii="Calibri"/>
          <w:w w:val="110"/>
          <w:sz w:val="18"/>
          <w:lang w:val="en-GB"/>
        </w:rPr>
        <w:t>Java,</w:t>
      </w:r>
      <w:r w:rsidRPr="00D516D6">
        <w:rPr>
          <w:rFonts w:ascii="Calibri"/>
          <w:spacing w:val="22"/>
          <w:w w:val="110"/>
          <w:sz w:val="18"/>
          <w:lang w:val="en-GB"/>
        </w:rPr>
        <w:t xml:space="preserve"> </w:t>
      </w:r>
      <w:r w:rsidRPr="00D516D6">
        <w:rPr>
          <w:rFonts w:ascii="Calibri"/>
          <w:spacing w:val="-10"/>
          <w:w w:val="110"/>
          <w:sz w:val="18"/>
          <w:lang w:val="en-GB"/>
        </w:rPr>
        <w:t>R</w:t>
      </w:r>
      <w:r w:rsidRPr="00D516D6">
        <w:rPr>
          <w:rFonts w:ascii="Calibri"/>
          <w:sz w:val="18"/>
          <w:lang w:val="en-GB"/>
        </w:rPr>
        <w:tab/>
      </w:r>
      <w:r w:rsidRPr="00D516D6">
        <w:rPr>
          <w:rFonts w:ascii="Calibri"/>
          <w:spacing w:val="-2"/>
          <w:w w:val="110"/>
          <w:sz w:val="18"/>
          <w:lang w:val="en-GB"/>
        </w:rPr>
        <w:t>Python</w:t>
      </w:r>
      <w:r w:rsidRPr="00D516D6">
        <w:rPr>
          <w:rFonts w:ascii="Calibri"/>
          <w:sz w:val="18"/>
          <w:lang w:val="en-GB"/>
        </w:rPr>
        <w:tab/>
      </w:r>
      <w:commentRangeStart w:id="128"/>
      <w:r w:rsidRPr="00D516D6">
        <w:rPr>
          <w:rFonts w:ascii="Calibri"/>
          <w:sz w:val="18"/>
          <w:lang w:val="en-GB"/>
        </w:rPr>
        <w:t>Programming</w:t>
      </w:r>
      <w:commentRangeEnd w:id="128"/>
      <w:r w:rsidR="00E80B9B">
        <w:rPr>
          <w:rStyle w:val="Refdecomentario"/>
        </w:rPr>
        <w:commentReference w:id="128"/>
      </w:r>
      <w:r w:rsidRPr="00D516D6">
        <w:rPr>
          <w:rFonts w:ascii="Calibri"/>
          <w:spacing w:val="11"/>
          <w:sz w:val="18"/>
          <w:lang w:val="en-GB"/>
        </w:rPr>
        <w:t xml:space="preserve"> </w:t>
      </w:r>
      <w:r w:rsidRPr="00D516D6">
        <w:rPr>
          <w:rFonts w:ascii="Calibri"/>
          <w:sz w:val="18"/>
          <w:lang w:val="en-GB"/>
        </w:rPr>
        <w:t>language</w:t>
      </w:r>
      <w:r w:rsidRPr="00D516D6">
        <w:rPr>
          <w:rFonts w:ascii="Calibri"/>
          <w:spacing w:val="12"/>
          <w:sz w:val="18"/>
          <w:lang w:val="en-GB"/>
        </w:rPr>
        <w:t xml:space="preserve"> </w:t>
      </w:r>
      <w:r w:rsidRPr="00D516D6">
        <w:rPr>
          <w:rFonts w:ascii="Calibri"/>
          <w:sz w:val="18"/>
          <w:lang w:val="en-GB"/>
        </w:rPr>
        <w:t>that</w:t>
      </w:r>
      <w:r w:rsidRPr="00D516D6">
        <w:rPr>
          <w:rFonts w:ascii="Calibri"/>
          <w:spacing w:val="11"/>
          <w:sz w:val="18"/>
          <w:lang w:val="en-GB"/>
        </w:rPr>
        <w:t xml:space="preserve"> </w:t>
      </w:r>
      <w:r w:rsidRPr="00D516D6">
        <w:rPr>
          <w:rFonts w:ascii="Calibri"/>
          <w:spacing w:val="-5"/>
          <w:sz w:val="18"/>
          <w:lang w:val="en-GB"/>
        </w:rPr>
        <w:t>has</w:t>
      </w:r>
    </w:p>
    <w:p w14:paraId="3B578E05" w14:textId="77777777" w:rsidR="00AF779A" w:rsidRPr="00D516D6" w:rsidRDefault="00E9277B">
      <w:pPr>
        <w:ind w:left="5980" w:right="355"/>
        <w:jc w:val="both"/>
        <w:rPr>
          <w:rFonts w:ascii="Calibri"/>
          <w:sz w:val="18"/>
          <w:lang w:val="en-GB"/>
        </w:rPr>
      </w:pPr>
      <w:r w:rsidRPr="00D516D6">
        <w:rPr>
          <w:rFonts w:ascii="Calibri"/>
          <w:sz w:val="18"/>
          <w:lang w:val="en-GB"/>
        </w:rPr>
        <w:t>popular</w:t>
      </w:r>
      <w:r w:rsidRPr="00D516D6">
        <w:rPr>
          <w:rFonts w:ascii="Calibri"/>
          <w:spacing w:val="-6"/>
          <w:sz w:val="18"/>
          <w:lang w:val="en-GB"/>
        </w:rPr>
        <w:t xml:space="preserve"> </w:t>
      </w:r>
      <w:r w:rsidRPr="00D516D6">
        <w:rPr>
          <w:rFonts w:ascii="Calibri"/>
          <w:sz w:val="18"/>
          <w:lang w:val="en-GB"/>
        </w:rPr>
        <w:t>open-source</w:t>
      </w:r>
      <w:r w:rsidRPr="00D516D6">
        <w:rPr>
          <w:rFonts w:ascii="Calibri"/>
          <w:spacing w:val="-6"/>
          <w:sz w:val="18"/>
          <w:lang w:val="en-GB"/>
        </w:rPr>
        <w:t xml:space="preserve"> </w:t>
      </w:r>
      <w:r w:rsidRPr="00D516D6">
        <w:rPr>
          <w:rFonts w:ascii="Calibri"/>
          <w:sz w:val="18"/>
          <w:lang w:val="en-GB"/>
        </w:rPr>
        <w:t>libraries</w:t>
      </w:r>
      <w:r w:rsidRPr="00D516D6">
        <w:rPr>
          <w:rFonts w:ascii="Calibri"/>
          <w:spacing w:val="-6"/>
          <w:sz w:val="18"/>
          <w:lang w:val="en-GB"/>
        </w:rPr>
        <w:t xml:space="preserve"> </w:t>
      </w:r>
      <w:r w:rsidRPr="00D516D6">
        <w:rPr>
          <w:rFonts w:ascii="Calibri"/>
          <w:sz w:val="18"/>
          <w:lang w:val="en-GB"/>
        </w:rPr>
        <w:t>for</w:t>
      </w:r>
      <w:r w:rsidRPr="00D516D6">
        <w:rPr>
          <w:rFonts w:ascii="Calibri"/>
          <w:spacing w:val="-6"/>
          <w:sz w:val="18"/>
          <w:lang w:val="en-GB"/>
        </w:rPr>
        <w:t xml:space="preserve"> </w:t>
      </w:r>
      <w:r w:rsidRPr="00D516D6">
        <w:rPr>
          <w:rFonts w:ascii="Calibri"/>
          <w:sz w:val="18"/>
          <w:lang w:val="en-GB"/>
        </w:rPr>
        <w:t xml:space="preserve">developing AI </w:t>
      </w:r>
      <w:r w:rsidRPr="00D516D6">
        <w:rPr>
          <w:rFonts w:ascii="Calibri"/>
          <w:sz w:val="18"/>
          <w:lang w:val="en-GB"/>
        </w:rPr>
        <w:t>applications (</w:t>
      </w:r>
      <w:hyperlink w:anchor="_bookmark51" w:history="1">
        <w:r w:rsidRPr="00D516D6">
          <w:rPr>
            <w:rFonts w:ascii="Calibri"/>
            <w:color w:val="2F4F4F"/>
            <w:sz w:val="18"/>
            <w:lang w:val="en-GB"/>
          </w:rPr>
          <w:t xml:space="preserve">Cai, </w:t>
        </w:r>
        <w:proofErr w:type="spellStart"/>
        <w:r w:rsidRPr="00D516D6">
          <w:rPr>
            <w:rFonts w:ascii="Calibri"/>
            <w:color w:val="2F4F4F"/>
            <w:sz w:val="18"/>
            <w:lang w:val="en-GB"/>
          </w:rPr>
          <w:t>Langtangen</w:t>
        </w:r>
        <w:proofErr w:type="spellEnd"/>
        <w:r w:rsidRPr="00D516D6">
          <w:rPr>
            <w:rFonts w:ascii="Calibri"/>
            <w:color w:val="2F4F4F"/>
            <w:sz w:val="18"/>
            <w:lang w:val="en-GB"/>
          </w:rPr>
          <w:t xml:space="preserve"> and Moe</w:t>
        </w:r>
      </w:hyperlink>
      <w:r w:rsidRPr="00D516D6">
        <w:rPr>
          <w:rFonts w:ascii="Calibri"/>
          <w:sz w:val="18"/>
          <w:lang w:val="en-GB"/>
        </w:rPr>
        <w:t xml:space="preserve">, </w:t>
      </w:r>
      <w:hyperlink w:anchor="_bookmark51" w:history="1">
        <w:r w:rsidRPr="00D516D6">
          <w:rPr>
            <w:rFonts w:ascii="Calibri"/>
            <w:color w:val="2F4F4F"/>
            <w:spacing w:val="-2"/>
            <w:sz w:val="18"/>
            <w:lang w:val="en-GB"/>
          </w:rPr>
          <w:t>2005</w:t>
        </w:r>
      </w:hyperlink>
      <w:r w:rsidRPr="00D516D6">
        <w:rPr>
          <w:rFonts w:ascii="Calibri"/>
          <w:spacing w:val="-2"/>
          <w:sz w:val="18"/>
          <w:lang w:val="en-GB"/>
        </w:rPr>
        <w:t>).</w:t>
      </w:r>
    </w:p>
    <w:p w14:paraId="28F02A43" w14:textId="77777777" w:rsidR="00AF779A" w:rsidRPr="00D516D6" w:rsidRDefault="00AF779A">
      <w:pPr>
        <w:jc w:val="both"/>
        <w:rPr>
          <w:rFonts w:ascii="Calibri"/>
          <w:sz w:val="18"/>
          <w:lang w:val="en-GB"/>
        </w:rPr>
        <w:sectPr w:rsidR="00AF779A" w:rsidRPr="00D516D6">
          <w:headerReference w:type="default" r:id="rId25"/>
          <w:footerReference w:type="default" r:id="rId26"/>
          <w:pgSz w:w="10890" w:h="14860"/>
          <w:pgMar w:top="1380" w:right="620" w:bottom="840" w:left="660" w:header="673" w:footer="642" w:gutter="0"/>
          <w:cols w:space="720"/>
        </w:sectPr>
      </w:pPr>
    </w:p>
    <w:p w14:paraId="20921B04" w14:textId="2316624D" w:rsidR="00AF779A" w:rsidRPr="00D516D6" w:rsidRDefault="00E9277B" w:rsidP="004926F1">
      <w:pPr>
        <w:spacing w:before="84"/>
        <w:ind w:left="317"/>
        <w:rPr>
          <w:rFonts w:ascii="Calibri"/>
          <w:sz w:val="18"/>
          <w:lang w:val="en-GB"/>
        </w:rPr>
      </w:pPr>
      <w:r w:rsidRPr="00D516D6">
        <w:rPr>
          <w:rFonts w:ascii="Calibri"/>
          <w:sz w:val="18"/>
          <w:lang w:val="en-GB"/>
        </w:rPr>
        <w:t>Web</w:t>
      </w:r>
      <w:r w:rsidRPr="00D516D6">
        <w:rPr>
          <w:rFonts w:ascii="Calibri"/>
          <w:spacing w:val="40"/>
          <w:sz w:val="18"/>
          <w:lang w:val="en-GB"/>
        </w:rPr>
        <w:t xml:space="preserve"> </w:t>
      </w:r>
      <w:r w:rsidRPr="00D516D6">
        <w:rPr>
          <w:rFonts w:ascii="Calibri"/>
          <w:sz w:val="18"/>
          <w:lang w:val="en-GB"/>
        </w:rPr>
        <w:t>applications</w:t>
      </w:r>
      <w:r w:rsidRPr="00D516D6">
        <w:rPr>
          <w:rFonts w:ascii="Calibri"/>
          <w:spacing w:val="40"/>
          <w:sz w:val="18"/>
          <w:lang w:val="en-GB"/>
        </w:rPr>
        <w:t xml:space="preserve"> </w:t>
      </w:r>
      <w:r w:rsidRPr="00D516D6">
        <w:rPr>
          <w:rFonts w:ascii="Calibri"/>
          <w:sz w:val="18"/>
          <w:lang w:val="en-GB"/>
        </w:rPr>
        <w:t>and</w:t>
      </w:r>
      <w:r w:rsidRPr="00D516D6">
        <w:rPr>
          <w:rFonts w:ascii="Calibri"/>
          <w:spacing w:val="40"/>
          <w:sz w:val="18"/>
          <w:lang w:val="en-GB"/>
        </w:rPr>
        <w:t xml:space="preserve"> </w:t>
      </w:r>
      <w:r w:rsidRPr="00D516D6">
        <w:rPr>
          <w:rFonts w:ascii="Calibri"/>
          <w:sz w:val="18"/>
          <w:lang w:val="en-GB"/>
        </w:rPr>
        <w:t xml:space="preserve">ser- vices </w:t>
      </w:r>
    </w:p>
    <w:p w14:paraId="202337A8" w14:textId="77777777" w:rsidR="00AF779A" w:rsidRPr="00D516D6" w:rsidRDefault="00E9277B">
      <w:pPr>
        <w:tabs>
          <w:tab w:val="left" w:pos="1837"/>
          <w:tab w:val="left" w:pos="3476"/>
        </w:tabs>
        <w:spacing w:before="84" w:line="219" w:lineRule="exact"/>
        <w:ind w:left="199"/>
        <w:jc w:val="both"/>
        <w:rPr>
          <w:rFonts w:ascii="Calibri"/>
          <w:sz w:val="18"/>
          <w:lang w:val="en-GB"/>
        </w:rPr>
      </w:pPr>
      <w:r w:rsidRPr="00D516D6">
        <w:rPr>
          <w:lang w:val="en-GB"/>
        </w:rPr>
        <w:br w:type="column"/>
      </w:r>
      <w:r w:rsidRPr="00D516D6">
        <w:rPr>
          <w:rFonts w:ascii="Calibri"/>
          <w:spacing w:val="-2"/>
          <w:sz w:val="18"/>
          <w:lang w:val="en-GB"/>
        </w:rPr>
        <w:t>Flask</w:t>
      </w:r>
      <w:r w:rsidRPr="00D516D6">
        <w:rPr>
          <w:rFonts w:ascii="Calibri"/>
          <w:sz w:val="18"/>
          <w:lang w:val="en-GB"/>
        </w:rPr>
        <w:tab/>
      </w:r>
      <w:r w:rsidRPr="00D516D6">
        <w:rPr>
          <w:rFonts w:ascii="Calibri"/>
          <w:spacing w:val="-2"/>
          <w:sz w:val="18"/>
          <w:lang w:val="en-GB"/>
        </w:rPr>
        <w:t>Django</w:t>
      </w:r>
      <w:r w:rsidRPr="00D516D6">
        <w:rPr>
          <w:rFonts w:ascii="Calibri"/>
          <w:sz w:val="18"/>
          <w:lang w:val="en-GB"/>
        </w:rPr>
        <w:tab/>
        <w:t>Popular</w:t>
      </w:r>
      <w:r w:rsidRPr="00D516D6">
        <w:rPr>
          <w:rFonts w:ascii="Calibri"/>
          <w:spacing w:val="10"/>
          <w:sz w:val="18"/>
          <w:lang w:val="en-GB"/>
        </w:rPr>
        <w:t xml:space="preserve"> </w:t>
      </w:r>
      <w:r w:rsidRPr="00D516D6">
        <w:rPr>
          <w:rFonts w:ascii="Calibri"/>
          <w:sz w:val="18"/>
          <w:lang w:val="en-GB"/>
        </w:rPr>
        <w:t>framework</w:t>
      </w:r>
      <w:r w:rsidRPr="00D516D6">
        <w:rPr>
          <w:rFonts w:ascii="Calibri"/>
          <w:spacing w:val="10"/>
          <w:sz w:val="18"/>
          <w:lang w:val="en-GB"/>
        </w:rPr>
        <w:t xml:space="preserve"> </w:t>
      </w:r>
      <w:r w:rsidRPr="00D516D6">
        <w:rPr>
          <w:rFonts w:ascii="Calibri"/>
          <w:sz w:val="18"/>
          <w:lang w:val="en-GB"/>
        </w:rPr>
        <w:t>with</w:t>
      </w:r>
      <w:r w:rsidRPr="00D516D6">
        <w:rPr>
          <w:rFonts w:ascii="Calibri"/>
          <w:spacing w:val="10"/>
          <w:sz w:val="18"/>
          <w:lang w:val="en-GB"/>
        </w:rPr>
        <w:t xml:space="preserve"> </w:t>
      </w:r>
      <w:r w:rsidRPr="00D516D6">
        <w:rPr>
          <w:rFonts w:ascii="Calibri"/>
          <w:sz w:val="18"/>
          <w:lang w:val="en-GB"/>
        </w:rPr>
        <w:t>rapid</w:t>
      </w:r>
      <w:r w:rsidRPr="00D516D6">
        <w:rPr>
          <w:rFonts w:ascii="Calibri"/>
          <w:spacing w:val="11"/>
          <w:sz w:val="18"/>
          <w:lang w:val="en-GB"/>
        </w:rPr>
        <w:t xml:space="preserve"> </w:t>
      </w:r>
      <w:r w:rsidRPr="00D516D6">
        <w:rPr>
          <w:rFonts w:ascii="Calibri"/>
          <w:spacing w:val="-2"/>
          <w:sz w:val="18"/>
          <w:lang w:val="en-GB"/>
        </w:rPr>
        <w:t>development</w:t>
      </w:r>
    </w:p>
    <w:p w14:paraId="021ADB49" w14:textId="77777777" w:rsidR="00AF779A" w:rsidRPr="00D516D6" w:rsidRDefault="00E9277B">
      <w:pPr>
        <w:ind w:left="3477" w:right="356"/>
        <w:jc w:val="both"/>
        <w:rPr>
          <w:rFonts w:ascii="Calibri"/>
          <w:sz w:val="18"/>
          <w:lang w:val="en-GB"/>
        </w:rPr>
      </w:pPr>
      <w:r w:rsidRPr="00D516D6">
        <w:rPr>
          <w:rFonts w:ascii="Calibri"/>
          <w:w w:val="105"/>
          <w:sz w:val="18"/>
          <w:lang w:val="en-GB"/>
        </w:rPr>
        <w:t>capabilities</w:t>
      </w:r>
      <w:r w:rsidRPr="00D516D6">
        <w:rPr>
          <w:rFonts w:ascii="Calibri"/>
          <w:spacing w:val="-5"/>
          <w:w w:val="105"/>
          <w:sz w:val="18"/>
          <w:lang w:val="en-GB"/>
        </w:rPr>
        <w:t xml:space="preserve"> </w:t>
      </w:r>
      <w:r w:rsidRPr="00D516D6">
        <w:rPr>
          <w:rFonts w:ascii="Calibri"/>
          <w:w w:val="105"/>
          <w:sz w:val="18"/>
          <w:lang w:val="en-GB"/>
        </w:rPr>
        <w:t>and</w:t>
      </w:r>
      <w:r w:rsidRPr="00D516D6">
        <w:rPr>
          <w:rFonts w:ascii="Calibri"/>
          <w:spacing w:val="-5"/>
          <w:w w:val="105"/>
          <w:sz w:val="18"/>
          <w:lang w:val="en-GB"/>
        </w:rPr>
        <w:t xml:space="preserve"> </w:t>
      </w:r>
      <w:r w:rsidRPr="00D516D6">
        <w:rPr>
          <w:rFonts w:ascii="Calibri"/>
          <w:w w:val="105"/>
          <w:sz w:val="18"/>
          <w:lang w:val="en-GB"/>
        </w:rPr>
        <w:t>prevents</w:t>
      </w:r>
      <w:r w:rsidRPr="00D516D6">
        <w:rPr>
          <w:rFonts w:ascii="Calibri"/>
          <w:spacing w:val="-5"/>
          <w:w w:val="105"/>
          <w:sz w:val="18"/>
          <w:lang w:val="en-GB"/>
        </w:rPr>
        <w:t xml:space="preserve"> </w:t>
      </w:r>
      <w:r w:rsidRPr="00D516D6">
        <w:rPr>
          <w:rFonts w:ascii="Calibri"/>
          <w:w w:val="105"/>
          <w:sz w:val="18"/>
          <w:lang w:val="en-GB"/>
        </w:rPr>
        <w:t>security</w:t>
      </w:r>
      <w:r w:rsidRPr="00D516D6">
        <w:rPr>
          <w:rFonts w:ascii="Calibri"/>
          <w:spacing w:val="-5"/>
          <w:w w:val="105"/>
          <w:sz w:val="18"/>
          <w:lang w:val="en-GB"/>
        </w:rPr>
        <w:t xml:space="preserve"> </w:t>
      </w:r>
      <w:r w:rsidRPr="00D516D6">
        <w:rPr>
          <w:rFonts w:ascii="Calibri"/>
          <w:w w:val="105"/>
          <w:sz w:val="18"/>
          <w:lang w:val="en-GB"/>
        </w:rPr>
        <w:t>errors</w:t>
      </w:r>
      <w:r w:rsidRPr="00D516D6">
        <w:rPr>
          <w:rFonts w:ascii="Calibri"/>
          <w:spacing w:val="-5"/>
          <w:w w:val="105"/>
          <w:sz w:val="18"/>
          <w:lang w:val="en-GB"/>
        </w:rPr>
        <w:t xml:space="preserve"> </w:t>
      </w:r>
      <w:r w:rsidRPr="00D516D6">
        <w:rPr>
          <w:rFonts w:ascii="Calibri"/>
          <w:w w:val="105"/>
          <w:sz w:val="18"/>
          <w:lang w:val="en-GB"/>
        </w:rPr>
        <w:t xml:space="preserve">in </w:t>
      </w:r>
      <w:r w:rsidRPr="00D516D6">
        <w:rPr>
          <w:rFonts w:ascii="Calibri"/>
          <w:spacing w:val="-2"/>
          <w:w w:val="105"/>
          <w:sz w:val="18"/>
          <w:lang w:val="en-GB"/>
        </w:rPr>
        <w:t>web</w:t>
      </w:r>
      <w:r w:rsidRPr="00D516D6">
        <w:rPr>
          <w:rFonts w:ascii="Calibri"/>
          <w:spacing w:val="-5"/>
          <w:w w:val="105"/>
          <w:sz w:val="18"/>
          <w:lang w:val="en-GB"/>
        </w:rPr>
        <w:t xml:space="preserve"> </w:t>
      </w:r>
      <w:r w:rsidRPr="00D516D6">
        <w:rPr>
          <w:rFonts w:ascii="Calibri"/>
          <w:spacing w:val="-2"/>
          <w:w w:val="105"/>
          <w:sz w:val="18"/>
          <w:lang w:val="en-GB"/>
        </w:rPr>
        <w:t>application</w:t>
      </w:r>
      <w:r w:rsidRPr="00D516D6">
        <w:rPr>
          <w:rFonts w:ascii="Calibri"/>
          <w:spacing w:val="-6"/>
          <w:w w:val="105"/>
          <w:sz w:val="18"/>
          <w:lang w:val="en-GB"/>
        </w:rPr>
        <w:t xml:space="preserve"> </w:t>
      </w:r>
      <w:r w:rsidRPr="00D516D6">
        <w:rPr>
          <w:rFonts w:ascii="Calibri"/>
          <w:spacing w:val="-2"/>
          <w:w w:val="105"/>
          <w:sz w:val="18"/>
          <w:lang w:val="en-GB"/>
        </w:rPr>
        <w:t>or</w:t>
      </w:r>
      <w:r w:rsidRPr="00D516D6">
        <w:rPr>
          <w:rFonts w:ascii="Calibri"/>
          <w:spacing w:val="-5"/>
          <w:w w:val="105"/>
          <w:sz w:val="18"/>
          <w:lang w:val="en-GB"/>
        </w:rPr>
        <w:t xml:space="preserve"> </w:t>
      </w:r>
      <w:r w:rsidRPr="00D516D6">
        <w:rPr>
          <w:rFonts w:ascii="Calibri"/>
          <w:spacing w:val="-2"/>
          <w:w w:val="105"/>
          <w:sz w:val="18"/>
          <w:lang w:val="en-GB"/>
        </w:rPr>
        <w:t>service</w:t>
      </w:r>
      <w:r w:rsidRPr="00D516D6">
        <w:rPr>
          <w:rFonts w:ascii="Calibri"/>
          <w:spacing w:val="-5"/>
          <w:w w:val="105"/>
          <w:sz w:val="18"/>
          <w:lang w:val="en-GB"/>
        </w:rPr>
        <w:t xml:space="preserve"> </w:t>
      </w:r>
      <w:r w:rsidRPr="00D516D6">
        <w:rPr>
          <w:rFonts w:ascii="Calibri"/>
          <w:spacing w:val="-2"/>
          <w:w w:val="105"/>
          <w:sz w:val="18"/>
          <w:lang w:val="en-GB"/>
        </w:rPr>
        <w:t>development</w:t>
      </w:r>
      <w:r w:rsidRPr="00D516D6">
        <w:rPr>
          <w:rFonts w:ascii="Calibri"/>
          <w:spacing w:val="-6"/>
          <w:w w:val="105"/>
          <w:sz w:val="18"/>
          <w:lang w:val="en-GB"/>
        </w:rPr>
        <w:t xml:space="preserve"> </w:t>
      </w:r>
      <w:commentRangeStart w:id="129"/>
      <w:r w:rsidRPr="00D516D6">
        <w:rPr>
          <w:rFonts w:ascii="Calibri"/>
          <w:spacing w:val="-2"/>
          <w:w w:val="105"/>
          <w:sz w:val="18"/>
          <w:lang w:val="en-GB"/>
        </w:rPr>
        <w:t>(</w:t>
      </w:r>
      <w:hyperlink w:anchor="_bookmark100" w:history="1">
        <w:r w:rsidRPr="00D516D6">
          <w:rPr>
            <w:rFonts w:ascii="Calibri"/>
            <w:color w:val="2F4F4F"/>
            <w:spacing w:val="-2"/>
            <w:w w:val="105"/>
            <w:sz w:val="18"/>
            <w:lang w:val="en-GB"/>
          </w:rPr>
          <w:t>V,</w:t>
        </w:r>
      </w:hyperlink>
      <w:r w:rsidRPr="00D516D6">
        <w:rPr>
          <w:rFonts w:ascii="Calibri"/>
          <w:color w:val="2F4F4F"/>
          <w:spacing w:val="-2"/>
          <w:w w:val="105"/>
          <w:sz w:val="18"/>
          <w:lang w:val="en-GB"/>
        </w:rPr>
        <w:t xml:space="preserve"> </w:t>
      </w:r>
      <w:hyperlink w:anchor="_bookmark100" w:history="1">
        <w:r w:rsidRPr="00D516D6">
          <w:rPr>
            <w:rFonts w:ascii="Calibri"/>
            <w:color w:val="2F4F4F"/>
            <w:w w:val="105"/>
            <w:sz w:val="18"/>
            <w:lang w:val="en-GB"/>
          </w:rPr>
          <w:t>P, K, P, Khan and Krishna</w:t>
        </w:r>
      </w:hyperlink>
      <w:commentRangeEnd w:id="129"/>
      <w:r w:rsidR="00E80B9B">
        <w:rPr>
          <w:rStyle w:val="Refdecomentario"/>
        </w:rPr>
        <w:commentReference w:id="129"/>
      </w:r>
      <w:r w:rsidRPr="00D516D6">
        <w:rPr>
          <w:rFonts w:ascii="Calibri"/>
          <w:w w:val="105"/>
          <w:sz w:val="18"/>
          <w:lang w:val="en-GB"/>
        </w:rPr>
        <w:t xml:space="preserve">, </w:t>
      </w:r>
      <w:hyperlink w:anchor="_bookmark100" w:history="1">
        <w:r w:rsidRPr="00D516D6">
          <w:rPr>
            <w:rFonts w:ascii="Calibri"/>
            <w:color w:val="2F4F4F"/>
            <w:w w:val="105"/>
            <w:sz w:val="18"/>
            <w:lang w:val="en-GB"/>
          </w:rPr>
          <w:t>2022</w:t>
        </w:r>
      </w:hyperlink>
      <w:r w:rsidRPr="00D516D6">
        <w:rPr>
          <w:rFonts w:ascii="Calibri"/>
          <w:w w:val="105"/>
          <w:sz w:val="18"/>
          <w:lang w:val="en-GB"/>
        </w:rPr>
        <w:t>).</w:t>
      </w:r>
    </w:p>
    <w:p w14:paraId="5B5B3C49" w14:textId="77777777" w:rsidR="00AF779A" w:rsidRPr="00D516D6" w:rsidRDefault="00AF779A">
      <w:pPr>
        <w:jc w:val="both"/>
        <w:rPr>
          <w:rFonts w:ascii="Calibri"/>
          <w:sz w:val="18"/>
          <w:lang w:val="en-GB"/>
        </w:rPr>
        <w:sectPr w:rsidR="00AF779A" w:rsidRPr="00D516D6">
          <w:type w:val="continuous"/>
          <w:pgSz w:w="10890" w:h="14860"/>
          <w:pgMar w:top="2380" w:right="620" w:bottom="280" w:left="660" w:header="673" w:footer="642" w:gutter="0"/>
          <w:cols w:num="2" w:space="720" w:equalWidth="0">
            <w:col w:w="2464" w:space="40"/>
            <w:col w:w="7106"/>
          </w:cols>
        </w:sectPr>
      </w:pPr>
    </w:p>
    <w:p w14:paraId="5624A246" w14:textId="77777777" w:rsidR="00AF779A" w:rsidRPr="00D516D6" w:rsidRDefault="00E9277B">
      <w:pPr>
        <w:tabs>
          <w:tab w:val="left" w:pos="2703"/>
        </w:tabs>
        <w:spacing w:before="84" w:line="219" w:lineRule="exact"/>
        <w:ind w:left="379"/>
        <w:rPr>
          <w:rFonts w:ascii="Calibri"/>
          <w:sz w:val="18"/>
          <w:lang w:val="en-GB"/>
        </w:rPr>
      </w:pPr>
      <w:r w:rsidRPr="00D516D6">
        <w:rPr>
          <w:rFonts w:ascii="Calibri"/>
          <w:spacing w:val="-2"/>
          <w:w w:val="110"/>
          <w:sz w:val="18"/>
          <w:lang w:val="en-GB"/>
        </w:rPr>
        <w:t>Databases</w:t>
      </w:r>
      <w:r w:rsidRPr="00D516D6">
        <w:rPr>
          <w:rFonts w:ascii="Calibri"/>
          <w:sz w:val="18"/>
          <w:lang w:val="en-GB"/>
        </w:rPr>
        <w:tab/>
      </w:r>
      <w:r w:rsidRPr="00D516D6">
        <w:rPr>
          <w:rFonts w:ascii="Calibri"/>
          <w:spacing w:val="-2"/>
          <w:w w:val="110"/>
          <w:sz w:val="18"/>
          <w:lang w:val="en-GB"/>
        </w:rPr>
        <w:t>MySQL,</w:t>
      </w:r>
    </w:p>
    <w:p w14:paraId="56723B88" w14:textId="77777777" w:rsidR="00AF779A" w:rsidRPr="00D516D6" w:rsidRDefault="00E9277B">
      <w:pPr>
        <w:tabs>
          <w:tab w:val="left" w:pos="3763"/>
        </w:tabs>
        <w:ind w:left="2703"/>
        <w:rPr>
          <w:rFonts w:ascii="Calibri"/>
          <w:sz w:val="18"/>
          <w:lang w:val="en-GB"/>
        </w:rPr>
      </w:pPr>
      <w:commentRangeStart w:id="130"/>
      <w:r w:rsidRPr="00D516D6">
        <w:rPr>
          <w:rFonts w:ascii="Calibri"/>
          <w:spacing w:val="-2"/>
          <w:w w:val="110"/>
          <w:sz w:val="18"/>
          <w:lang w:val="en-GB"/>
        </w:rPr>
        <w:t>Microsoft</w:t>
      </w:r>
      <w:r w:rsidRPr="00D516D6">
        <w:rPr>
          <w:rFonts w:ascii="Calibri"/>
          <w:sz w:val="18"/>
          <w:lang w:val="en-GB"/>
        </w:rPr>
        <w:tab/>
      </w:r>
      <w:r w:rsidRPr="00D516D6">
        <w:rPr>
          <w:rFonts w:ascii="Calibri"/>
          <w:spacing w:val="-4"/>
          <w:w w:val="110"/>
          <w:sz w:val="18"/>
          <w:lang w:val="en-GB"/>
        </w:rPr>
        <w:t xml:space="preserve">SQL </w:t>
      </w:r>
      <w:r w:rsidRPr="00D516D6">
        <w:rPr>
          <w:rFonts w:ascii="Calibri"/>
          <w:spacing w:val="-2"/>
          <w:w w:val="110"/>
          <w:sz w:val="18"/>
          <w:lang w:val="en-GB"/>
        </w:rPr>
        <w:t>Server</w:t>
      </w:r>
      <w:commentRangeEnd w:id="130"/>
      <w:r w:rsidR="00592376">
        <w:rPr>
          <w:rStyle w:val="Refdecomentario"/>
        </w:rPr>
        <w:commentReference w:id="130"/>
      </w:r>
    </w:p>
    <w:p w14:paraId="7762C404" w14:textId="77777777" w:rsidR="00AF779A" w:rsidRPr="00D516D6" w:rsidRDefault="00E9277B">
      <w:pPr>
        <w:tabs>
          <w:tab w:val="left" w:pos="1837"/>
        </w:tabs>
        <w:spacing w:before="84" w:line="219" w:lineRule="exact"/>
        <w:ind w:left="199"/>
        <w:rPr>
          <w:rFonts w:ascii="Calibri"/>
          <w:sz w:val="18"/>
          <w:lang w:val="en-GB"/>
        </w:rPr>
      </w:pPr>
      <w:r w:rsidRPr="00D516D6">
        <w:rPr>
          <w:lang w:val="en-GB"/>
        </w:rPr>
        <w:br w:type="column"/>
      </w:r>
      <w:r w:rsidRPr="00D516D6">
        <w:rPr>
          <w:rFonts w:ascii="Calibri"/>
          <w:spacing w:val="-2"/>
          <w:w w:val="105"/>
          <w:sz w:val="18"/>
          <w:lang w:val="en-GB"/>
        </w:rPr>
        <w:t>PostgreSQL</w:t>
      </w:r>
      <w:r w:rsidRPr="00D516D6">
        <w:rPr>
          <w:rFonts w:ascii="Calibri"/>
          <w:sz w:val="18"/>
          <w:lang w:val="en-GB"/>
        </w:rPr>
        <w:tab/>
      </w:r>
      <w:r w:rsidRPr="00D516D6">
        <w:rPr>
          <w:rFonts w:ascii="Calibri"/>
          <w:w w:val="105"/>
          <w:sz w:val="18"/>
          <w:lang w:val="en-GB"/>
        </w:rPr>
        <w:t>Robust</w:t>
      </w:r>
      <w:r w:rsidRPr="00D516D6">
        <w:rPr>
          <w:rFonts w:ascii="Calibri"/>
          <w:spacing w:val="5"/>
          <w:w w:val="105"/>
          <w:sz w:val="18"/>
          <w:lang w:val="en-GB"/>
        </w:rPr>
        <w:t xml:space="preserve"> </w:t>
      </w:r>
      <w:r w:rsidRPr="00D516D6">
        <w:rPr>
          <w:rFonts w:ascii="Calibri"/>
          <w:w w:val="105"/>
          <w:sz w:val="18"/>
          <w:lang w:val="en-GB"/>
        </w:rPr>
        <w:t>database</w:t>
      </w:r>
      <w:r w:rsidRPr="00D516D6">
        <w:rPr>
          <w:rFonts w:ascii="Calibri"/>
          <w:spacing w:val="5"/>
          <w:w w:val="105"/>
          <w:sz w:val="18"/>
          <w:lang w:val="en-GB"/>
        </w:rPr>
        <w:t xml:space="preserve"> </w:t>
      </w:r>
      <w:r w:rsidRPr="00D516D6">
        <w:rPr>
          <w:rFonts w:ascii="Calibri"/>
          <w:w w:val="105"/>
          <w:sz w:val="18"/>
          <w:lang w:val="en-GB"/>
        </w:rPr>
        <w:t>with</w:t>
      </w:r>
      <w:r w:rsidRPr="00D516D6">
        <w:rPr>
          <w:rFonts w:ascii="Calibri"/>
          <w:spacing w:val="5"/>
          <w:w w:val="105"/>
          <w:sz w:val="18"/>
          <w:lang w:val="en-GB"/>
        </w:rPr>
        <w:t xml:space="preserve"> </w:t>
      </w:r>
      <w:r w:rsidRPr="00D516D6">
        <w:rPr>
          <w:rFonts w:ascii="Calibri"/>
          <w:w w:val="105"/>
          <w:sz w:val="18"/>
          <w:lang w:val="en-GB"/>
        </w:rPr>
        <w:t>better</w:t>
      </w:r>
      <w:r w:rsidRPr="00D516D6">
        <w:rPr>
          <w:rFonts w:ascii="Calibri"/>
          <w:spacing w:val="5"/>
          <w:w w:val="105"/>
          <w:sz w:val="18"/>
          <w:lang w:val="en-GB"/>
        </w:rPr>
        <w:t xml:space="preserve"> </w:t>
      </w:r>
      <w:r w:rsidRPr="00D516D6">
        <w:rPr>
          <w:rFonts w:ascii="Calibri"/>
          <w:spacing w:val="-2"/>
          <w:w w:val="105"/>
          <w:sz w:val="18"/>
          <w:lang w:val="en-GB"/>
        </w:rPr>
        <w:t>compatibility</w:t>
      </w:r>
    </w:p>
    <w:p w14:paraId="2306D813" w14:textId="77777777" w:rsidR="00AF779A" w:rsidRPr="00D516D6" w:rsidRDefault="00E9277B">
      <w:pPr>
        <w:ind w:left="1838" w:right="11"/>
        <w:rPr>
          <w:rFonts w:ascii="Calibri"/>
          <w:sz w:val="18"/>
          <w:lang w:val="en-GB"/>
        </w:rPr>
      </w:pPr>
      <w:r w:rsidRPr="00D516D6">
        <w:rPr>
          <w:rFonts w:ascii="Calibri"/>
          <w:w w:val="105"/>
          <w:sz w:val="18"/>
          <w:lang w:val="en-GB"/>
        </w:rPr>
        <w:t xml:space="preserve">with the Django web </w:t>
      </w:r>
      <w:r w:rsidRPr="00D516D6">
        <w:rPr>
          <w:rFonts w:ascii="Calibri"/>
          <w:w w:val="105"/>
          <w:sz w:val="18"/>
          <w:lang w:val="en-GB"/>
        </w:rPr>
        <w:t>framework (</w:t>
      </w:r>
      <w:hyperlink w:anchor="_bookmark100" w:history="1">
        <w:r w:rsidRPr="00D516D6">
          <w:rPr>
            <w:rFonts w:ascii="Calibri"/>
            <w:color w:val="2F4F4F"/>
            <w:w w:val="105"/>
            <w:sz w:val="18"/>
            <w:lang w:val="en-GB"/>
          </w:rPr>
          <w:t>V et al.</w:t>
        </w:r>
      </w:hyperlink>
      <w:r w:rsidRPr="00D516D6">
        <w:rPr>
          <w:rFonts w:ascii="Calibri"/>
          <w:w w:val="105"/>
          <w:sz w:val="18"/>
          <w:lang w:val="en-GB"/>
        </w:rPr>
        <w:t xml:space="preserve">, </w:t>
      </w:r>
      <w:hyperlink w:anchor="_bookmark100" w:history="1">
        <w:r w:rsidRPr="00D516D6">
          <w:rPr>
            <w:rFonts w:ascii="Calibri"/>
            <w:color w:val="2F4F4F"/>
            <w:spacing w:val="-2"/>
            <w:w w:val="105"/>
            <w:sz w:val="18"/>
            <w:lang w:val="en-GB"/>
          </w:rPr>
          <w:t>2022</w:t>
        </w:r>
      </w:hyperlink>
      <w:r w:rsidRPr="00D516D6">
        <w:rPr>
          <w:rFonts w:ascii="Calibri"/>
          <w:spacing w:val="-2"/>
          <w:w w:val="105"/>
          <w:sz w:val="18"/>
          <w:lang w:val="en-GB"/>
        </w:rPr>
        <w:t>).</w:t>
      </w:r>
    </w:p>
    <w:p w14:paraId="589C05E0" w14:textId="77777777" w:rsidR="00AF779A" w:rsidRPr="00D516D6" w:rsidRDefault="00AF779A">
      <w:pPr>
        <w:rPr>
          <w:rFonts w:ascii="Calibri"/>
          <w:sz w:val="18"/>
          <w:lang w:val="en-GB"/>
        </w:rPr>
        <w:sectPr w:rsidR="00AF779A" w:rsidRPr="00D516D6">
          <w:type w:val="continuous"/>
          <w:pgSz w:w="10890" w:h="14860"/>
          <w:pgMar w:top="2380" w:right="620" w:bottom="280" w:left="660" w:header="673" w:footer="642" w:gutter="0"/>
          <w:cols w:num="2" w:space="720" w:equalWidth="0">
            <w:col w:w="4103" w:space="40"/>
            <w:col w:w="5467"/>
          </w:cols>
        </w:sectPr>
      </w:pPr>
    </w:p>
    <w:p w14:paraId="749A4C52" w14:textId="77777777" w:rsidR="00AF779A" w:rsidRPr="00D516D6" w:rsidRDefault="00E9277B">
      <w:pPr>
        <w:pStyle w:val="Textoindependiente"/>
        <w:spacing w:line="20" w:lineRule="exact"/>
        <w:ind w:left="198"/>
        <w:rPr>
          <w:rFonts w:ascii="Calibri"/>
          <w:sz w:val="2"/>
          <w:lang w:val="en-GB"/>
        </w:rPr>
      </w:pPr>
      <w:r>
        <w:rPr>
          <w:rFonts w:ascii="Calibri"/>
          <w:sz w:val="2"/>
          <w:lang w:val="en-GB"/>
        </w:rPr>
      </w:r>
      <w:r>
        <w:rPr>
          <w:rFonts w:ascii="Calibri"/>
          <w:sz w:val="2"/>
          <w:lang w:val="en-GB"/>
        </w:rPr>
        <w:pict w14:anchorId="49B64D00">
          <v:group id="docshapegroup35" o:spid="_x0000_s1272" alt="" style="width:458.45pt;height:.4pt;mso-position-horizontal-relative:char;mso-position-vertical-relative:line" coordsize="9169,8">
            <v:line id="_x0000_s1273" alt="" style="position:absolute" from="0,4" to="9168,4" strokeweight=".14042mm"/>
            <w10:anchorlock/>
          </v:group>
        </w:pict>
      </w:r>
    </w:p>
    <w:p w14:paraId="5E6EDFD9" w14:textId="77777777" w:rsidR="00AF779A" w:rsidRPr="00D516D6" w:rsidRDefault="00AF779A">
      <w:pPr>
        <w:pStyle w:val="Textoindependiente"/>
        <w:spacing w:before="11"/>
        <w:rPr>
          <w:rFonts w:ascii="Calibri"/>
          <w:sz w:val="23"/>
          <w:lang w:val="en-GB"/>
        </w:rPr>
      </w:pPr>
    </w:p>
    <w:p w14:paraId="5E8E5DA0" w14:textId="77777777" w:rsidR="00AF779A" w:rsidRPr="00D516D6" w:rsidRDefault="00E9277B">
      <w:pPr>
        <w:pStyle w:val="Ttulo3"/>
        <w:spacing w:before="114"/>
        <w:ind w:left="116" w:firstLine="0"/>
        <w:rPr>
          <w:lang w:val="en-GB"/>
        </w:rPr>
      </w:pPr>
      <w:bookmarkStart w:id="131" w:name="OLE_LINK193"/>
      <w:r w:rsidRPr="00D516D6">
        <w:rPr>
          <w:spacing w:val="-2"/>
          <w:lang w:val="en-GB"/>
        </w:rPr>
        <w:t>Software</w:t>
      </w:r>
      <w:r w:rsidRPr="00D516D6">
        <w:rPr>
          <w:spacing w:val="1"/>
          <w:lang w:val="en-GB"/>
        </w:rPr>
        <w:t xml:space="preserve"> </w:t>
      </w:r>
      <w:r w:rsidRPr="00D516D6">
        <w:rPr>
          <w:spacing w:val="-2"/>
          <w:lang w:val="en-GB"/>
        </w:rPr>
        <w:t>Technologies</w:t>
      </w:r>
    </w:p>
    <w:p w14:paraId="16AA9C25" w14:textId="0875E918" w:rsidR="00AF779A" w:rsidRPr="00D516D6" w:rsidRDefault="00E9277B">
      <w:pPr>
        <w:pStyle w:val="Textoindependiente"/>
        <w:spacing w:before="6" w:line="244" w:lineRule="auto"/>
        <w:ind w:left="116" w:right="154" w:firstLine="298"/>
        <w:jc w:val="both"/>
        <w:rPr>
          <w:lang w:val="en-GB"/>
        </w:rPr>
      </w:pPr>
      <w:bookmarkStart w:id="132" w:name="OLE_LINK192"/>
      <w:r w:rsidRPr="00D516D6">
        <w:rPr>
          <w:w w:val="95"/>
          <w:lang w:val="en-GB"/>
        </w:rPr>
        <w:t>The</w:t>
      </w:r>
      <w:r w:rsidRPr="00D516D6">
        <w:rPr>
          <w:spacing w:val="-4"/>
          <w:w w:val="95"/>
          <w:lang w:val="en-GB"/>
        </w:rPr>
        <w:t xml:space="preserve"> </w:t>
      </w:r>
      <w:bookmarkEnd w:id="132"/>
      <w:r w:rsidRPr="00D516D6">
        <w:rPr>
          <w:w w:val="95"/>
          <w:lang w:val="en-GB"/>
        </w:rPr>
        <w:t>development</w:t>
      </w:r>
      <w:r w:rsidRPr="00D516D6">
        <w:rPr>
          <w:spacing w:val="-4"/>
          <w:w w:val="95"/>
          <w:lang w:val="en-GB"/>
        </w:rPr>
        <w:t xml:space="preserve"> </w:t>
      </w:r>
      <w:r w:rsidRPr="00D516D6">
        <w:rPr>
          <w:w w:val="95"/>
          <w:lang w:val="en-GB"/>
        </w:rPr>
        <w:t>of</w:t>
      </w:r>
      <w:r w:rsidRPr="00D516D6">
        <w:rPr>
          <w:spacing w:val="-4"/>
          <w:w w:val="95"/>
          <w:lang w:val="en-GB"/>
        </w:rPr>
        <w:t xml:space="preserve"> </w:t>
      </w:r>
      <w:r w:rsidRPr="00D516D6">
        <w:rPr>
          <w:w w:val="95"/>
          <w:lang w:val="en-GB"/>
        </w:rPr>
        <w:t>the</w:t>
      </w:r>
      <w:r w:rsidRPr="00D516D6">
        <w:rPr>
          <w:spacing w:val="-4"/>
          <w:w w:val="95"/>
          <w:lang w:val="en-GB"/>
        </w:rPr>
        <w:t xml:space="preserve"> </w:t>
      </w:r>
      <w:r w:rsidRPr="00D516D6">
        <w:rPr>
          <w:w w:val="95"/>
          <w:lang w:val="en-GB"/>
        </w:rPr>
        <w:t>proposed</w:t>
      </w:r>
      <w:r w:rsidRPr="00D516D6">
        <w:rPr>
          <w:spacing w:val="-4"/>
          <w:w w:val="95"/>
          <w:lang w:val="en-GB"/>
        </w:rPr>
        <w:t xml:space="preserve"> </w:t>
      </w:r>
      <w:r w:rsidRPr="00D516D6">
        <w:rPr>
          <w:w w:val="95"/>
          <w:lang w:val="en-GB"/>
        </w:rPr>
        <w:t>system</w:t>
      </w:r>
      <w:r w:rsidRPr="00D516D6">
        <w:rPr>
          <w:spacing w:val="-4"/>
          <w:w w:val="95"/>
          <w:lang w:val="en-GB"/>
        </w:rPr>
        <w:t xml:space="preserve"> </w:t>
      </w:r>
      <w:r w:rsidRPr="00D516D6">
        <w:rPr>
          <w:w w:val="95"/>
          <w:lang w:val="en-GB"/>
        </w:rPr>
        <w:t>required</w:t>
      </w:r>
      <w:r w:rsidRPr="00D516D6">
        <w:rPr>
          <w:spacing w:val="-4"/>
          <w:w w:val="95"/>
          <w:lang w:val="en-GB"/>
        </w:rPr>
        <w:t xml:space="preserve"> </w:t>
      </w:r>
      <w:r w:rsidRPr="00D516D6">
        <w:rPr>
          <w:w w:val="95"/>
          <w:lang w:val="en-GB"/>
        </w:rPr>
        <w:t>the</w:t>
      </w:r>
      <w:r w:rsidRPr="00D516D6">
        <w:rPr>
          <w:spacing w:val="-4"/>
          <w:w w:val="95"/>
          <w:lang w:val="en-GB"/>
        </w:rPr>
        <w:t xml:space="preserve"> </w:t>
      </w:r>
      <w:r w:rsidRPr="00D516D6">
        <w:rPr>
          <w:w w:val="95"/>
          <w:lang w:val="en-GB"/>
        </w:rPr>
        <w:t>use</w:t>
      </w:r>
      <w:r w:rsidRPr="00D516D6">
        <w:rPr>
          <w:spacing w:val="-4"/>
          <w:w w:val="95"/>
          <w:lang w:val="en-GB"/>
        </w:rPr>
        <w:t xml:space="preserve"> </w:t>
      </w:r>
      <w:r w:rsidRPr="00D516D6">
        <w:rPr>
          <w:w w:val="95"/>
          <w:lang w:val="en-GB"/>
        </w:rPr>
        <w:t>of</w:t>
      </w:r>
      <w:r w:rsidRPr="00D516D6">
        <w:rPr>
          <w:spacing w:val="-4"/>
          <w:w w:val="95"/>
          <w:lang w:val="en-GB"/>
        </w:rPr>
        <w:t xml:space="preserve"> </w:t>
      </w:r>
      <w:r w:rsidRPr="00D516D6">
        <w:rPr>
          <w:w w:val="95"/>
          <w:lang w:val="en-GB"/>
        </w:rPr>
        <w:t>various</w:t>
      </w:r>
      <w:r w:rsidRPr="00D516D6">
        <w:rPr>
          <w:spacing w:val="-4"/>
          <w:w w:val="95"/>
          <w:lang w:val="en-GB"/>
        </w:rPr>
        <w:t xml:space="preserve"> </w:t>
      </w:r>
      <w:r w:rsidRPr="00D516D6">
        <w:rPr>
          <w:w w:val="95"/>
          <w:lang w:val="en-GB"/>
        </w:rPr>
        <w:t>technologies,</w:t>
      </w:r>
      <w:r w:rsidRPr="00D516D6">
        <w:rPr>
          <w:spacing w:val="-4"/>
          <w:w w:val="95"/>
          <w:lang w:val="en-GB"/>
        </w:rPr>
        <w:t xml:space="preserve"> </w:t>
      </w:r>
      <w:r w:rsidRPr="00D516D6">
        <w:rPr>
          <w:w w:val="95"/>
          <w:lang w:val="en-GB"/>
        </w:rPr>
        <w:t>encompassing</w:t>
      </w:r>
      <w:r w:rsidRPr="00D516D6">
        <w:rPr>
          <w:spacing w:val="-4"/>
          <w:w w:val="95"/>
          <w:lang w:val="en-GB"/>
        </w:rPr>
        <w:t xml:space="preserve"> </w:t>
      </w:r>
      <w:r w:rsidRPr="00D516D6">
        <w:rPr>
          <w:w w:val="95"/>
          <w:lang w:val="en-GB"/>
        </w:rPr>
        <w:t>programming languages</w:t>
      </w:r>
      <w:r w:rsidRPr="00D516D6">
        <w:rPr>
          <w:spacing w:val="-1"/>
          <w:w w:val="95"/>
          <w:lang w:val="en-GB"/>
        </w:rPr>
        <w:t xml:space="preserve"> </w:t>
      </w:r>
      <w:r w:rsidRPr="00D516D6">
        <w:rPr>
          <w:w w:val="95"/>
          <w:lang w:val="en-GB"/>
        </w:rPr>
        <w:t>and</w:t>
      </w:r>
      <w:r w:rsidRPr="00D516D6">
        <w:rPr>
          <w:spacing w:val="-1"/>
          <w:w w:val="95"/>
          <w:lang w:val="en-GB"/>
        </w:rPr>
        <w:t xml:space="preserve"> </w:t>
      </w:r>
      <w:r w:rsidR="00407CA4">
        <w:rPr>
          <w:spacing w:val="-1"/>
          <w:w w:val="95"/>
          <w:lang w:val="en-GB"/>
        </w:rPr>
        <w:t>AI</w:t>
      </w:r>
      <w:r w:rsidRPr="00D516D6">
        <w:rPr>
          <w:spacing w:val="-1"/>
          <w:w w:val="95"/>
          <w:lang w:val="en-GB"/>
        </w:rPr>
        <w:t xml:space="preserve"> </w:t>
      </w:r>
      <w:r w:rsidRPr="00D516D6">
        <w:rPr>
          <w:w w:val="95"/>
          <w:lang w:val="en-GB"/>
        </w:rPr>
        <w:t>algorithms,</w:t>
      </w:r>
      <w:r w:rsidRPr="00D516D6">
        <w:rPr>
          <w:spacing w:val="-1"/>
          <w:w w:val="95"/>
          <w:lang w:val="en-GB"/>
        </w:rPr>
        <w:t xml:space="preserve"> </w:t>
      </w:r>
      <w:r w:rsidRPr="00D516D6">
        <w:rPr>
          <w:w w:val="95"/>
          <w:lang w:val="en-GB"/>
        </w:rPr>
        <w:t>to</w:t>
      </w:r>
      <w:r w:rsidRPr="00D516D6">
        <w:rPr>
          <w:spacing w:val="-1"/>
          <w:w w:val="95"/>
          <w:lang w:val="en-GB"/>
        </w:rPr>
        <w:t xml:space="preserve"> </w:t>
      </w:r>
      <w:r w:rsidRPr="00D516D6">
        <w:rPr>
          <w:w w:val="95"/>
          <w:lang w:val="en-GB"/>
        </w:rPr>
        <w:t>effectively</w:t>
      </w:r>
      <w:r w:rsidRPr="00D516D6">
        <w:rPr>
          <w:spacing w:val="-1"/>
          <w:w w:val="95"/>
          <w:lang w:val="en-GB"/>
        </w:rPr>
        <w:t xml:space="preserve"> </w:t>
      </w:r>
      <w:r w:rsidRPr="00D516D6">
        <w:rPr>
          <w:w w:val="95"/>
          <w:lang w:val="en-GB"/>
        </w:rPr>
        <w:t>support</w:t>
      </w:r>
      <w:r w:rsidRPr="00D516D6">
        <w:rPr>
          <w:spacing w:val="-1"/>
          <w:w w:val="95"/>
          <w:lang w:val="en-GB"/>
        </w:rPr>
        <w:t xml:space="preserve"> </w:t>
      </w:r>
      <w:r w:rsidRPr="00D516D6">
        <w:rPr>
          <w:w w:val="95"/>
          <w:lang w:val="en-GB"/>
        </w:rPr>
        <w:t>the</w:t>
      </w:r>
      <w:r w:rsidRPr="00D516D6">
        <w:rPr>
          <w:spacing w:val="-1"/>
          <w:w w:val="95"/>
          <w:lang w:val="en-GB"/>
        </w:rPr>
        <w:t xml:space="preserve"> </w:t>
      </w:r>
      <w:r w:rsidRPr="00D516D6">
        <w:rPr>
          <w:w w:val="95"/>
          <w:lang w:val="en-GB"/>
        </w:rPr>
        <w:t>achievement</w:t>
      </w:r>
      <w:r w:rsidRPr="00D516D6">
        <w:rPr>
          <w:spacing w:val="-1"/>
          <w:w w:val="95"/>
          <w:lang w:val="en-GB"/>
        </w:rPr>
        <w:t xml:space="preserve"> </w:t>
      </w:r>
      <w:r w:rsidRPr="00D516D6">
        <w:rPr>
          <w:w w:val="95"/>
          <w:lang w:val="en-GB"/>
        </w:rPr>
        <w:t>of</w:t>
      </w:r>
      <w:r w:rsidRPr="00D516D6">
        <w:rPr>
          <w:spacing w:val="-1"/>
          <w:w w:val="95"/>
          <w:lang w:val="en-GB"/>
        </w:rPr>
        <w:t xml:space="preserve"> </w:t>
      </w:r>
      <w:r w:rsidRPr="00D516D6">
        <w:rPr>
          <w:w w:val="95"/>
          <w:lang w:val="en-GB"/>
        </w:rPr>
        <w:t>the</w:t>
      </w:r>
      <w:r w:rsidRPr="00D516D6">
        <w:rPr>
          <w:spacing w:val="-1"/>
          <w:w w:val="95"/>
          <w:lang w:val="en-GB"/>
        </w:rPr>
        <w:t xml:space="preserve"> </w:t>
      </w:r>
      <w:r w:rsidRPr="00D516D6">
        <w:rPr>
          <w:w w:val="95"/>
          <w:lang w:val="en-GB"/>
        </w:rPr>
        <w:t>outlined</w:t>
      </w:r>
      <w:r w:rsidRPr="00D516D6">
        <w:rPr>
          <w:spacing w:val="-1"/>
          <w:w w:val="95"/>
          <w:lang w:val="en-GB"/>
        </w:rPr>
        <w:t xml:space="preserve"> </w:t>
      </w:r>
      <w:r w:rsidRPr="00D516D6">
        <w:rPr>
          <w:w w:val="95"/>
          <w:lang w:val="en-GB"/>
        </w:rPr>
        <w:t>objectives.</w:t>
      </w:r>
      <w:r w:rsidRPr="00D516D6">
        <w:rPr>
          <w:spacing w:val="-1"/>
          <w:w w:val="95"/>
          <w:lang w:val="en-GB"/>
        </w:rPr>
        <w:t xml:space="preserve"> </w:t>
      </w:r>
      <w:r w:rsidRPr="00D516D6">
        <w:rPr>
          <w:w w:val="95"/>
          <w:lang w:val="en-GB"/>
        </w:rPr>
        <w:t>Table</w:t>
      </w:r>
      <w:r w:rsidRPr="00D516D6">
        <w:rPr>
          <w:spacing w:val="-2"/>
          <w:w w:val="95"/>
          <w:lang w:val="en-GB"/>
        </w:rPr>
        <w:t xml:space="preserve"> </w:t>
      </w:r>
      <w:hyperlink w:anchor="_bookmark10" w:history="1">
        <w:r w:rsidRPr="00D516D6">
          <w:rPr>
            <w:color w:val="2F4F4F"/>
            <w:w w:val="95"/>
            <w:lang w:val="en-GB"/>
          </w:rPr>
          <w:t>5</w:t>
        </w:r>
      </w:hyperlink>
      <w:r w:rsidR="00407CA4">
        <w:rPr>
          <w:color w:val="2F4F4F"/>
          <w:w w:val="95"/>
          <w:lang w:val="en-GB"/>
        </w:rPr>
        <w:t xml:space="preserve"> </w:t>
      </w:r>
      <w:r w:rsidR="00407CA4" w:rsidRPr="00D516D6">
        <w:rPr>
          <w:w w:val="95"/>
          <w:lang w:val="en-GB"/>
        </w:rPr>
        <w:t>present</w:t>
      </w:r>
      <w:r w:rsidR="00407CA4">
        <w:rPr>
          <w:w w:val="95"/>
          <w:lang w:val="en-GB"/>
        </w:rPr>
        <w:t>s</w:t>
      </w:r>
      <w:r w:rsidRPr="00D516D6">
        <w:rPr>
          <w:spacing w:val="-2"/>
          <w:w w:val="95"/>
          <w:lang w:val="en-GB"/>
        </w:rPr>
        <w:t xml:space="preserve"> </w:t>
      </w:r>
      <w:r w:rsidRPr="00D516D6">
        <w:rPr>
          <w:w w:val="95"/>
          <w:lang w:val="en-GB"/>
        </w:rPr>
        <w:t>the</w:t>
      </w:r>
      <w:r w:rsidRPr="00D516D6">
        <w:rPr>
          <w:spacing w:val="-2"/>
          <w:w w:val="95"/>
          <w:lang w:val="en-GB"/>
        </w:rPr>
        <w:t xml:space="preserve"> </w:t>
      </w:r>
      <w:r w:rsidRPr="00D516D6">
        <w:rPr>
          <w:w w:val="95"/>
          <w:lang w:val="en-GB"/>
        </w:rPr>
        <w:t>software</w:t>
      </w:r>
      <w:r w:rsidRPr="00D516D6">
        <w:rPr>
          <w:spacing w:val="-2"/>
          <w:w w:val="95"/>
          <w:lang w:val="en-GB"/>
        </w:rPr>
        <w:t xml:space="preserve"> </w:t>
      </w:r>
      <w:r w:rsidRPr="00D516D6">
        <w:rPr>
          <w:w w:val="95"/>
          <w:lang w:val="en-GB"/>
        </w:rPr>
        <w:t>technologies</w:t>
      </w:r>
      <w:r w:rsidRPr="00D516D6">
        <w:rPr>
          <w:spacing w:val="-2"/>
          <w:w w:val="95"/>
          <w:lang w:val="en-GB"/>
        </w:rPr>
        <w:t xml:space="preserve"> </w:t>
      </w:r>
      <w:r w:rsidRPr="00D516D6">
        <w:rPr>
          <w:w w:val="95"/>
          <w:lang w:val="en-GB"/>
        </w:rPr>
        <w:t>used</w:t>
      </w:r>
      <w:r w:rsidRPr="00D516D6">
        <w:rPr>
          <w:spacing w:val="-2"/>
          <w:w w:val="95"/>
          <w:lang w:val="en-GB"/>
        </w:rPr>
        <w:t xml:space="preserve"> </w:t>
      </w:r>
      <w:r w:rsidRPr="00D516D6">
        <w:rPr>
          <w:w w:val="95"/>
          <w:lang w:val="en-GB"/>
        </w:rPr>
        <w:t>in</w:t>
      </w:r>
      <w:r w:rsidRPr="00D516D6">
        <w:rPr>
          <w:spacing w:val="-2"/>
          <w:w w:val="95"/>
          <w:lang w:val="en-GB"/>
        </w:rPr>
        <w:t xml:space="preserve"> </w:t>
      </w:r>
      <w:r w:rsidRPr="00D516D6">
        <w:rPr>
          <w:w w:val="95"/>
          <w:lang w:val="en-GB"/>
        </w:rPr>
        <w:t>the</w:t>
      </w:r>
      <w:r w:rsidRPr="00D516D6">
        <w:rPr>
          <w:spacing w:val="-2"/>
          <w:w w:val="95"/>
          <w:lang w:val="en-GB"/>
        </w:rPr>
        <w:t xml:space="preserve"> </w:t>
      </w:r>
      <w:r w:rsidRPr="00D516D6">
        <w:rPr>
          <w:w w:val="95"/>
          <w:lang w:val="en-GB"/>
        </w:rPr>
        <w:t>construction</w:t>
      </w:r>
      <w:r w:rsidRPr="00D516D6">
        <w:rPr>
          <w:spacing w:val="-2"/>
          <w:w w:val="95"/>
          <w:lang w:val="en-GB"/>
        </w:rPr>
        <w:t xml:space="preserve"> </w:t>
      </w:r>
      <w:r w:rsidRPr="00D516D6">
        <w:rPr>
          <w:w w:val="95"/>
          <w:lang w:val="en-GB"/>
        </w:rPr>
        <w:t>of</w:t>
      </w:r>
      <w:r w:rsidRPr="00D516D6">
        <w:rPr>
          <w:spacing w:val="-2"/>
          <w:w w:val="95"/>
          <w:lang w:val="en-GB"/>
        </w:rPr>
        <w:t xml:space="preserve"> </w:t>
      </w:r>
      <w:r w:rsidRPr="00D516D6">
        <w:rPr>
          <w:w w:val="95"/>
          <w:lang w:val="en-GB"/>
        </w:rPr>
        <w:t>the</w:t>
      </w:r>
      <w:r w:rsidRPr="00D516D6">
        <w:rPr>
          <w:spacing w:val="-2"/>
          <w:w w:val="95"/>
          <w:lang w:val="en-GB"/>
        </w:rPr>
        <w:t xml:space="preserve"> </w:t>
      </w:r>
      <w:proofErr w:type="spellStart"/>
      <w:r w:rsidRPr="00D516D6">
        <w:rPr>
          <w:w w:val="95"/>
          <w:lang w:val="en-GB"/>
        </w:rPr>
        <w:t>Torddis</w:t>
      </w:r>
      <w:proofErr w:type="spellEnd"/>
      <w:r w:rsidRPr="00D516D6">
        <w:rPr>
          <w:spacing w:val="-2"/>
          <w:w w:val="95"/>
          <w:lang w:val="en-GB"/>
        </w:rPr>
        <w:t xml:space="preserve"> </w:t>
      </w:r>
      <w:r w:rsidRPr="00D516D6">
        <w:rPr>
          <w:w w:val="95"/>
          <w:lang w:val="en-GB"/>
        </w:rPr>
        <w:t>system.</w:t>
      </w:r>
    </w:p>
    <w:bookmarkEnd w:id="131"/>
    <w:p w14:paraId="2A34E2D4" w14:textId="1BF0DF65" w:rsidR="00AF779A" w:rsidRPr="00D516D6" w:rsidRDefault="00E9277B">
      <w:pPr>
        <w:pStyle w:val="Ttulo3"/>
        <w:ind w:left="116" w:firstLine="0"/>
        <w:rPr>
          <w:lang w:val="en-GB"/>
        </w:rPr>
      </w:pPr>
      <w:r w:rsidRPr="00D516D6">
        <w:rPr>
          <w:spacing w:val="-2"/>
          <w:lang w:val="en-GB"/>
        </w:rPr>
        <w:t>A</w:t>
      </w:r>
      <w:r w:rsidR="00407CA4">
        <w:rPr>
          <w:spacing w:val="-2"/>
          <w:lang w:val="en-GB"/>
        </w:rPr>
        <w:t>I</w:t>
      </w:r>
      <w:r w:rsidRPr="00D516D6">
        <w:rPr>
          <w:spacing w:val="4"/>
          <w:lang w:val="en-GB"/>
        </w:rPr>
        <w:t xml:space="preserve"> </w:t>
      </w:r>
      <w:r w:rsidRPr="00D516D6">
        <w:rPr>
          <w:spacing w:val="-2"/>
          <w:lang w:val="en-GB"/>
        </w:rPr>
        <w:t>Methods</w:t>
      </w:r>
      <w:r w:rsidRPr="00D516D6">
        <w:rPr>
          <w:spacing w:val="4"/>
          <w:lang w:val="en-GB"/>
        </w:rPr>
        <w:t xml:space="preserve"> </w:t>
      </w:r>
      <w:r w:rsidRPr="00D516D6">
        <w:rPr>
          <w:spacing w:val="-2"/>
          <w:lang w:val="en-GB"/>
        </w:rPr>
        <w:t>for</w:t>
      </w:r>
      <w:r w:rsidRPr="00D516D6">
        <w:rPr>
          <w:spacing w:val="4"/>
          <w:lang w:val="en-GB"/>
        </w:rPr>
        <w:t xml:space="preserve"> </w:t>
      </w:r>
      <w:r w:rsidRPr="00D516D6">
        <w:rPr>
          <w:spacing w:val="-2"/>
          <w:lang w:val="en-GB"/>
        </w:rPr>
        <w:t>Monitoring</w:t>
      </w:r>
      <w:r w:rsidRPr="00D516D6">
        <w:rPr>
          <w:spacing w:val="4"/>
          <w:lang w:val="en-GB"/>
        </w:rPr>
        <w:t xml:space="preserve"> </w:t>
      </w:r>
      <w:r w:rsidRPr="00D516D6">
        <w:rPr>
          <w:spacing w:val="-2"/>
          <w:lang w:val="en-GB"/>
        </w:rPr>
        <w:t>Children’s</w:t>
      </w:r>
      <w:r w:rsidRPr="00D516D6">
        <w:rPr>
          <w:spacing w:val="4"/>
          <w:lang w:val="en-GB"/>
        </w:rPr>
        <w:t xml:space="preserve"> </w:t>
      </w:r>
      <w:r w:rsidRPr="00D516D6">
        <w:rPr>
          <w:spacing w:val="-2"/>
          <w:lang w:val="en-GB"/>
        </w:rPr>
        <w:t>Distraction</w:t>
      </w:r>
    </w:p>
    <w:p w14:paraId="49EE9903" w14:textId="49394ED0" w:rsidR="00AF779A" w:rsidRPr="00D516D6" w:rsidRDefault="00E9277B">
      <w:pPr>
        <w:pStyle w:val="Textoindependiente"/>
        <w:spacing w:before="6"/>
        <w:ind w:left="415"/>
        <w:rPr>
          <w:lang w:val="en-GB"/>
        </w:rPr>
      </w:pPr>
      <w:r w:rsidRPr="00D516D6">
        <w:rPr>
          <w:w w:val="90"/>
          <w:lang w:val="en-GB"/>
        </w:rPr>
        <w:t>At</w:t>
      </w:r>
      <w:r w:rsidRPr="00D516D6">
        <w:rPr>
          <w:spacing w:val="11"/>
          <w:lang w:val="en-GB"/>
        </w:rPr>
        <w:t xml:space="preserve"> </w:t>
      </w:r>
      <w:r w:rsidRPr="00D516D6">
        <w:rPr>
          <w:w w:val="90"/>
          <w:lang w:val="en-GB"/>
        </w:rPr>
        <w:t>this</w:t>
      </w:r>
      <w:r w:rsidRPr="00D516D6">
        <w:rPr>
          <w:spacing w:val="11"/>
          <w:lang w:val="en-GB"/>
        </w:rPr>
        <w:t xml:space="preserve"> </w:t>
      </w:r>
      <w:r w:rsidRPr="00D516D6">
        <w:rPr>
          <w:w w:val="90"/>
          <w:lang w:val="en-GB"/>
        </w:rPr>
        <w:t>stage,</w:t>
      </w:r>
      <w:r w:rsidRPr="00D516D6">
        <w:rPr>
          <w:spacing w:val="11"/>
          <w:lang w:val="en-GB"/>
        </w:rPr>
        <w:t xml:space="preserve"> </w:t>
      </w:r>
      <w:r w:rsidRPr="00D516D6">
        <w:rPr>
          <w:w w:val="90"/>
          <w:lang w:val="en-GB"/>
        </w:rPr>
        <w:t>the</w:t>
      </w:r>
      <w:r w:rsidRPr="00D516D6">
        <w:rPr>
          <w:spacing w:val="11"/>
          <w:lang w:val="en-GB"/>
        </w:rPr>
        <w:t xml:space="preserve"> </w:t>
      </w:r>
      <w:r w:rsidRPr="00D516D6">
        <w:rPr>
          <w:w w:val="90"/>
          <w:lang w:val="en-GB"/>
        </w:rPr>
        <w:t>most</w:t>
      </w:r>
      <w:r w:rsidRPr="00D516D6">
        <w:rPr>
          <w:spacing w:val="11"/>
          <w:lang w:val="en-GB"/>
        </w:rPr>
        <w:t xml:space="preserve"> </w:t>
      </w:r>
      <w:r w:rsidRPr="00D516D6">
        <w:rPr>
          <w:w w:val="90"/>
          <w:lang w:val="en-GB"/>
        </w:rPr>
        <w:t>suitable</w:t>
      </w:r>
      <w:r w:rsidRPr="00D516D6">
        <w:rPr>
          <w:spacing w:val="11"/>
          <w:lang w:val="en-GB"/>
        </w:rPr>
        <w:t xml:space="preserve"> </w:t>
      </w:r>
      <w:r w:rsidRPr="00D516D6">
        <w:rPr>
          <w:w w:val="90"/>
          <w:lang w:val="en-GB"/>
        </w:rPr>
        <w:t>AI</w:t>
      </w:r>
      <w:r w:rsidRPr="00D516D6">
        <w:rPr>
          <w:spacing w:val="11"/>
          <w:lang w:val="en-GB"/>
        </w:rPr>
        <w:t xml:space="preserve"> </w:t>
      </w:r>
      <w:r w:rsidRPr="00D516D6">
        <w:rPr>
          <w:w w:val="90"/>
          <w:lang w:val="en-GB"/>
        </w:rPr>
        <w:t>methods</w:t>
      </w:r>
      <w:r w:rsidRPr="00D516D6">
        <w:rPr>
          <w:spacing w:val="11"/>
          <w:lang w:val="en-GB"/>
        </w:rPr>
        <w:t xml:space="preserve"> </w:t>
      </w:r>
      <w:r w:rsidRPr="00D516D6">
        <w:rPr>
          <w:w w:val="90"/>
          <w:lang w:val="en-GB"/>
        </w:rPr>
        <w:t>were</w:t>
      </w:r>
      <w:r w:rsidRPr="00D516D6">
        <w:rPr>
          <w:spacing w:val="12"/>
          <w:lang w:val="en-GB"/>
        </w:rPr>
        <w:t xml:space="preserve"> </w:t>
      </w:r>
      <w:r w:rsidRPr="00D516D6">
        <w:rPr>
          <w:w w:val="90"/>
          <w:lang w:val="en-GB"/>
        </w:rPr>
        <w:t>selected</w:t>
      </w:r>
      <w:r w:rsidRPr="00D516D6">
        <w:rPr>
          <w:spacing w:val="11"/>
          <w:lang w:val="en-GB"/>
        </w:rPr>
        <w:t xml:space="preserve"> </w:t>
      </w:r>
      <w:r w:rsidRPr="00D516D6">
        <w:rPr>
          <w:w w:val="90"/>
          <w:lang w:val="en-GB"/>
        </w:rPr>
        <w:t>to</w:t>
      </w:r>
      <w:r w:rsidRPr="00D516D6">
        <w:rPr>
          <w:spacing w:val="11"/>
          <w:lang w:val="en-GB"/>
        </w:rPr>
        <w:t xml:space="preserve"> </w:t>
      </w:r>
      <w:r w:rsidRPr="00D516D6">
        <w:rPr>
          <w:w w:val="90"/>
          <w:lang w:val="en-GB"/>
        </w:rPr>
        <w:t>develop</w:t>
      </w:r>
      <w:r w:rsidRPr="00D516D6">
        <w:rPr>
          <w:spacing w:val="11"/>
          <w:lang w:val="en-GB"/>
        </w:rPr>
        <w:t xml:space="preserve"> </w:t>
      </w:r>
      <w:r w:rsidRPr="00D516D6">
        <w:rPr>
          <w:w w:val="90"/>
          <w:lang w:val="en-GB"/>
        </w:rPr>
        <w:t>the</w:t>
      </w:r>
      <w:r w:rsidRPr="00D516D6">
        <w:rPr>
          <w:spacing w:val="12"/>
          <w:lang w:val="en-GB"/>
        </w:rPr>
        <w:t xml:space="preserve"> </w:t>
      </w:r>
      <w:proofErr w:type="spellStart"/>
      <w:r w:rsidRPr="00D516D6">
        <w:rPr>
          <w:w w:val="90"/>
          <w:lang w:val="en-GB"/>
        </w:rPr>
        <w:t>Torddis</w:t>
      </w:r>
      <w:proofErr w:type="spellEnd"/>
      <w:r w:rsidRPr="00D516D6">
        <w:rPr>
          <w:spacing w:val="11"/>
          <w:lang w:val="en-GB"/>
        </w:rPr>
        <w:t xml:space="preserve"> </w:t>
      </w:r>
      <w:r w:rsidRPr="00D516D6">
        <w:rPr>
          <w:w w:val="90"/>
          <w:lang w:val="en-GB"/>
        </w:rPr>
        <w:t>proposal.</w:t>
      </w:r>
      <w:r w:rsidRPr="00D516D6">
        <w:rPr>
          <w:spacing w:val="11"/>
          <w:lang w:val="en-GB"/>
        </w:rPr>
        <w:t xml:space="preserve"> </w:t>
      </w:r>
      <w:r w:rsidRPr="00D516D6">
        <w:rPr>
          <w:w w:val="90"/>
          <w:lang w:val="en-GB"/>
        </w:rPr>
        <w:t>These</w:t>
      </w:r>
      <w:r w:rsidRPr="00D516D6">
        <w:rPr>
          <w:spacing w:val="10"/>
          <w:lang w:val="en-GB"/>
        </w:rPr>
        <w:t xml:space="preserve"> </w:t>
      </w:r>
      <w:r w:rsidRPr="00D516D6">
        <w:rPr>
          <w:w w:val="90"/>
          <w:lang w:val="en-GB"/>
        </w:rPr>
        <w:t>include</w:t>
      </w:r>
      <w:r w:rsidRPr="00D516D6">
        <w:rPr>
          <w:spacing w:val="11"/>
          <w:lang w:val="en-GB"/>
        </w:rPr>
        <w:t xml:space="preserve"> </w:t>
      </w:r>
      <w:r w:rsidRPr="00D516D6">
        <w:rPr>
          <w:spacing w:val="-2"/>
          <w:w w:val="90"/>
          <w:lang w:val="en-GB"/>
        </w:rPr>
        <w:t>methods</w:t>
      </w:r>
    </w:p>
    <w:p w14:paraId="6170D231" w14:textId="77777777" w:rsidR="00AF779A" w:rsidRPr="00D516D6" w:rsidRDefault="00AF779A" w:rsidP="00407CA4">
      <w:pPr>
        <w:pStyle w:val="Textoindependiente"/>
        <w:spacing w:before="6" w:line="244" w:lineRule="auto"/>
        <w:ind w:right="154"/>
        <w:jc w:val="both"/>
        <w:rPr>
          <w:lang w:val="en-GB"/>
        </w:rPr>
        <w:sectPr w:rsidR="00AF779A" w:rsidRPr="00D516D6">
          <w:type w:val="continuous"/>
          <w:pgSz w:w="10890" w:h="14860"/>
          <w:pgMar w:top="2380" w:right="620" w:bottom="280" w:left="660" w:header="673" w:footer="642" w:gutter="0"/>
          <w:cols w:space="720"/>
        </w:sectPr>
      </w:pPr>
    </w:p>
    <w:p w14:paraId="403C944B" w14:textId="77777777" w:rsidR="00AF779A" w:rsidRPr="00D516D6" w:rsidRDefault="00E9277B" w:rsidP="00407CA4">
      <w:pPr>
        <w:pStyle w:val="Textoindependiente"/>
        <w:spacing w:before="4"/>
        <w:rPr>
          <w:lang w:val="en-GB"/>
        </w:rPr>
      </w:pPr>
      <w:r w:rsidRPr="00D516D6">
        <w:rPr>
          <w:spacing w:val="-6"/>
          <w:w w:val="95"/>
          <w:lang w:val="en-GB"/>
        </w:rPr>
        <w:t>for:</w:t>
      </w:r>
    </w:p>
    <w:p w14:paraId="6F11C9B3" w14:textId="77777777" w:rsidR="00AF779A" w:rsidRPr="00D516D6" w:rsidRDefault="00E9277B">
      <w:pPr>
        <w:rPr>
          <w:lang w:val="en-GB"/>
        </w:rPr>
      </w:pPr>
      <w:r w:rsidRPr="00D516D6">
        <w:rPr>
          <w:lang w:val="en-GB"/>
        </w:rPr>
        <w:br w:type="column"/>
      </w:r>
    </w:p>
    <w:p w14:paraId="1873CAAC" w14:textId="77777777" w:rsidR="00AF779A" w:rsidRPr="00D516D6" w:rsidRDefault="00E9277B">
      <w:pPr>
        <w:pStyle w:val="Prrafodelista"/>
        <w:numPr>
          <w:ilvl w:val="0"/>
          <w:numId w:val="13"/>
        </w:numPr>
        <w:tabs>
          <w:tab w:val="left" w:pos="179"/>
        </w:tabs>
        <w:spacing w:before="145"/>
        <w:ind w:hanging="205"/>
        <w:rPr>
          <w:sz w:val="20"/>
          <w:lang w:val="en-GB"/>
        </w:rPr>
      </w:pPr>
      <w:r w:rsidRPr="00D516D6">
        <w:rPr>
          <w:w w:val="95"/>
          <w:sz w:val="20"/>
          <w:lang w:val="en-GB"/>
        </w:rPr>
        <w:t>Facial</w:t>
      </w:r>
      <w:r w:rsidRPr="00D516D6">
        <w:rPr>
          <w:spacing w:val="10"/>
          <w:sz w:val="20"/>
          <w:lang w:val="en-GB"/>
        </w:rPr>
        <w:t xml:space="preserve"> </w:t>
      </w:r>
      <w:r w:rsidRPr="00D516D6">
        <w:rPr>
          <w:spacing w:val="-2"/>
          <w:sz w:val="20"/>
          <w:lang w:val="en-GB"/>
        </w:rPr>
        <w:t>recognition,</w:t>
      </w:r>
    </w:p>
    <w:p w14:paraId="2D32D8AA" w14:textId="77777777" w:rsidR="00AF779A" w:rsidRPr="00D516D6" w:rsidRDefault="00E9277B">
      <w:pPr>
        <w:pStyle w:val="Prrafodelista"/>
        <w:numPr>
          <w:ilvl w:val="0"/>
          <w:numId w:val="13"/>
        </w:numPr>
        <w:tabs>
          <w:tab w:val="left" w:pos="179"/>
        </w:tabs>
        <w:spacing w:before="164"/>
        <w:ind w:hanging="205"/>
        <w:rPr>
          <w:sz w:val="20"/>
          <w:lang w:val="en-GB"/>
        </w:rPr>
      </w:pPr>
      <w:r w:rsidRPr="00D516D6">
        <w:rPr>
          <w:spacing w:val="-2"/>
          <w:w w:val="95"/>
          <w:sz w:val="20"/>
          <w:lang w:val="en-GB"/>
        </w:rPr>
        <w:t>Facial</w:t>
      </w:r>
      <w:r w:rsidRPr="00D516D6">
        <w:rPr>
          <w:spacing w:val="1"/>
          <w:sz w:val="20"/>
          <w:lang w:val="en-GB"/>
        </w:rPr>
        <w:t xml:space="preserve"> </w:t>
      </w:r>
      <w:r w:rsidRPr="00D516D6">
        <w:rPr>
          <w:spacing w:val="-2"/>
          <w:w w:val="95"/>
          <w:sz w:val="20"/>
          <w:lang w:val="en-GB"/>
        </w:rPr>
        <w:t>expression</w:t>
      </w:r>
      <w:r w:rsidRPr="00D516D6">
        <w:rPr>
          <w:spacing w:val="2"/>
          <w:sz w:val="20"/>
          <w:lang w:val="en-GB"/>
        </w:rPr>
        <w:t xml:space="preserve"> </w:t>
      </w:r>
      <w:r w:rsidRPr="00D516D6">
        <w:rPr>
          <w:spacing w:val="-2"/>
          <w:w w:val="95"/>
          <w:sz w:val="20"/>
          <w:lang w:val="en-GB"/>
        </w:rPr>
        <w:t>recognition,</w:t>
      </w:r>
    </w:p>
    <w:p w14:paraId="12AEC3BC" w14:textId="77777777" w:rsidR="00AF779A" w:rsidRPr="00D516D6" w:rsidRDefault="00E9277B">
      <w:pPr>
        <w:pStyle w:val="Prrafodelista"/>
        <w:numPr>
          <w:ilvl w:val="0"/>
          <w:numId w:val="13"/>
        </w:numPr>
        <w:tabs>
          <w:tab w:val="left" w:pos="179"/>
        </w:tabs>
        <w:spacing w:before="164"/>
        <w:ind w:hanging="205"/>
        <w:rPr>
          <w:sz w:val="20"/>
          <w:lang w:val="en-GB"/>
        </w:rPr>
      </w:pPr>
      <w:r w:rsidRPr="00D516D6">
        <w:rPr>
          <w:w w:val="95"/>
          <w:sz w:val="20"/>
          <w:lang w:val="en-GB"/>
        </w:rPr>
        <w:t>Sleep</w:t>
      </w:r>
      <w:r w:rsidRPr="00D516D6">
        <w:rPr>
          <w:spacing w:val="-4"/>
          <w:w w:val="95"/>
          <w:sz w:val="20"/>
          <w:lang w:val="en-GB"/>
        </w:rPr>
        <w:t xml:space="preserve"> </w:t>
      </w:r>
      <w:r w:rsidRPr="00D516D6">
        <w:rPr>
          <w:w w:val="95"/>
          <w:sz w:val="20"/>
          <w:lang w:val="en-GB"/>
        </w:rPr>
        <w:t>detection,</w:t>
      </w:r>
      <w:r w:rsidRPr="00D516D6">
        <w:rPr>
          <w:spacing w:val="-3"/>
          <w:w w:val="95"/>
          <w:sz w:val="20"/>
          <w:lang w:val="en-GB"/>
        </w:rPr>
        <w:t xml:space="preserve"> </w:t>
      </w:r>
      <w:r w:rsidRPr="00D516D6">
        <w:rPr>
          <w:spacing w:val="-5"/>
          <w:w w:val="95"/>
          <w:sz w:val="20"/>
          <w:lang w:val="en-GB"/>
        </w:rPr>
        <w:t>and</w:t>
      </w:r>
    </w:p>
    <w:p w14:paraId="5597ABD5" w14:textId="77777777" w:rsidR="00AF779A" w:rsidRPr="00D516D6" w:rsidRDefault="00E9277B">
      <w:pPr>
        <w:pStyle w:val="Prrafodelista"/>
        <w:numPr>
          <w:ilvl w:val="0"/>
          <w:numId w:val="13"/>
        </w:numPr>
        <w:tabs>
          <w:tab w:val="left" w:pos="179"/>
        </w:tabs>
        <w:spacing w:before="164"/>
        <w:ind w:hanging="205"/>
        <w:rPr>
          <w:sz w:val="20"/>
          <w:lang w:val="en-GB"/>
        </w:rPr>
      </w:pPr>
      <w:r w:rsidRPr="00D516D6">
        <w:rPr>
          <w:w w:val="95"/>
          <w:sz w:val="20"/>
          <w:lang w:val="en-GB"/>
        </w:rPr>
        <w:t>Object</w:t>
      </w:r>
      <w:r w:rsidRPr="00D516D6">
        <w:rPr>
          <w:spacing w:val="15"/>
          <w:sz w:val="20"/>
          <w:lang w:val="en-GB"/>
        </w:rPr>
        <w:t xml:space="preserve"> </w:t>
      </w:r>
      <w:r w:rsidRPr="00D516D6">
        <w:rPr>
          <w:spacing w:val="-2"/>
          <w:sz w:val="20"/>
          <w:lang w:val="en-GB"/>
        </w:rPr>
        <w:t>recognition.</w:t>
      </w:r>
    </w:p>
    <w:p w14:paraId="36A7EE7C" w14:textId="77777777" w:rsidR="00AF779A" w:rsidRPr="00D516D6" w:rsidRDefault="00AF779A">
      <w:pPr>
        <w:rPr>
          <w:sz w:val="20"/>
          <w:lang w:val="en-GB"/>
        </w:rPr>
        <w:sectPr w:rsidR="00AF779A" w:rsidRPr="00D516D6">
          <w:type w:val="continuous"/>
          <w:pgSz w:w="10890" w:h="14860"/>
          <w:pgMar w:top="2380" w:right="620" w:bottom="280" w:left="660" w:header="673" w:footer="642" w:gutter="0"/>
          <w:cols w:num="2" w:space="720" w:equalWidth="0">
            <w:col w:w="397" w:space="40"/>
            <w:col w:w="9173"/>
          </w:cols>
        </w:sectPr>
      </w:pPr>
    </w:p>
    <w:p w14:paraId="6374D84C" w14:textId="77777777" w:rsidR="00AF779A" w:rsidRPr="00D516D6" w:rsidRDefault="00E9277B">
      <w:pPr>
        <w:pStyle w:val="Ttulo3"/>
        <w:spacing w:before="198"/>
        <w:ind w:left="116" w:firstLine="0"/>
        <w:rPr>
          <w:lang w:val="en-GB"/>
        </w:rPr>
      </w:pPr>
      <w:bookmarkStart w:id="133" w:name="OLE_LINK194"/>
      <w:r w:rsidRPr="00D516D6">
        <w:rPr>
          <w:lang w:val="en-GB"/>
        </w:rPr>
        <w:t>Methods</w:t>
      </w:r>
      <w:r w:rsidRPr="00D516D6">
        <w:rPr>
          <w:spacing w:val="-11"/>
          <w:lang w:val="en-GB"/>
        </w:rPr>
        <w:t xml:space="preserve"> </w:t>
      </w:r>
      <w:r w:rsidRPr="00D516D6">
        <w:rPr>
          <w:lang w:val="en-GB"/>
        </w:rPr>
        <w:t>for</w:t>
      </w:r>
      <w:r w:rsidRPr="00D516D6">
        <w:rPr>
          <w:spacing w:val="-11"/>
          <w:lang w:val="en-GB"/>
        </w:rPr>
        <w:t xml:space="preserve"> </w:t>
      </w:r>
      <w:r w:rsidRPr="00D516D6">
        <w:rPr>
          <w:lang w:val="en-GB"/>
        </w:rPr>
        <w:t>Facial</w:t>
      </w:r>
      <w:r w:rsidRPr="00D516D6">
        <w:rPr>
          <w:spacing w:val="-10"/>
          <w:lang w:val="en-GB"/>
        </w:rPr>
        <w:t xml:space="preserve"> </w:t>
      </w:r>
      <w:r w:rsidRPr="00D516D6">
        <w:rPr>
          <w:spacing w:val="-2"/>
          <w:lang w:val="en-GB"/>
        </w:rPr>
        <w:t>Recognition</w:t>
      </w:r>
    </w:p>
    <w:p w14:paraId="149ABFDE" w14:textId="3118D14D" w:rsidR="00AF779A" w:rsidRPr="00D516D6" w:rsidRDefault="00E9277B">
      <w:pPr>
        <w:pStyle w:val="Textoindependiente"/>
        <w:spacing w:before="5" w:line="244" w:lineRule="auto"/>
        <w:ind w:left="116" w:right="154" w:firstLine="298"/>
        <w:jc w:val="both"/>
        <w:rPr>
          <w:lang w:val="en-GB"/>
        </w:rPr>
      </w:pPr>
      <w:r w:rsidRPr="00D516D6">
        <w:rPr>
          <w:w w:val="95"/>
          <w:lang w:val="en-GB"/>
        </w:rPr>
        <w:t xml:space="preserve">Facial recognition methods focus on face detection, identifying patterns such as eyes, lips, mouth, </w:t>
      </w:r>
      <w:r w:rsidR="00407CA4">
        <w:rPr>
          <w:w w:val="95"/>
          <w:lang w:val="en-GB"/>
        </w:rPr>
        <w:t xml:space="preserve">and </w:t>
      </w:r>
      <w:r w:rsidRPr="00D516D6">
        <w:rPr>
          <w:w w:val="95"/>
          <w:lang w:val="en-GB"/>
        </w:rPr>
        <w:t xml:space="preserve">nose, among other parts. Table </w:t>
      </w:r>
      <w:hyperlink w:anchor="_bookmark11" w:history="1">
        <w:r w:rsidRPr="00D516D6">
          <w:rPr>
            <w:color w:val="2F4F4F"/>
            <w:w w:val="95"/>
            <w:lang w:val="en-GB"/>
          </w:rPr>
          <w:t>6</w:t>
        </w:r>
      </w:hyperlink>
      <w:r w:rsidRPr="00D516D6">
        <w:rPr>
          <w:color w:val="2F4F4F"/>
          <w:w w:val="95"/>
          <w:lang w:val="en-GB"/>
        </w:rPr>
        <w:t xml:space="preserve"> </w:t>
      </w:r>
      <w:r w:rsidRPr="00D516D6">
        <w:rPr>
          <w:w w:val="95"/>
          <w:lang w:val="en-GB"/>
        </w:rPr>
        <w:t>lists some methods for detecting faces and performing facial recognition.</w:t>
      </w:r>
    </w:p>
    <w:p w14:paraId="0FBF5C7A" w14:textId="77777777" w:rsidR="00AF779A" w:rsidRPr="00D516D6" w:rsidRDefault="00E9277B">
      <w:pPr>
        <w:pStyle w:val="Textoindependiente"/>
        <w:spacing w:line="244" w:lineRule="auto"/>
        <w:ind w:left="116" w:right="154" w:firstLine="298"/>
        <w:jc w:val="both"/>
        <w:rPr>
          <w:lang w:val="en-GB"/>
        </w:rPr>
      </w:pPr>
      <w:r w:rsidRPr="00D516D6">
        <w:rPr>
          <w:lang w:val="en-GB"/>
        </w:rPr>
        <w:t>The</w:t>
      </w:r>
      <w:r w:rsidRPr="00D516D6">
        <w:rPr>
          <w:spacing w:val="-10"/>
          <w:lang w:val="en-GB"/>
        </w:rPr>
        <w:t xml:space="preserve"> </w:t>
      </w:r>
      <w:r w:rsidRPr="00D516D6">
        <w:rPr>
          <w:lang w:val="en-GB"/>
        </w:rPr>
        <w:t>combination</w:t>
      </w:r>
      <w:r w:rsidRPr="00D516D6">
        <w:rPr>
          <w:spacing w:val="-10"/>
          <w:lang w:val="en-GB"/>
        </w:rPr>
        <w:t xml:space="preserve"> </w:t>
      </w:r>
      <w:r w:rsidRPr="00D516D6">
        <w:rPr>
          <w:lang w:val="en-GB"/>
        </w:rPr>
        <w:t>of</w:t>
      </w:r>
      <w:r w:rsidRPr="00D516D6">
        <w:rPr>
          <w:spacing w:val="-10"/>
          <w:lang w:val="en-GB"/>
        </w:rPr>
        <w:t xml:space="preserve"> </w:t>
      </w:r>
      <w:r w:rsidRPr="00D516D6">
        <w:rPr>
          <w:lang w:val="en-GB"/>
        </w:rPr>
        <w:t>YOLO</w:t>
      </w:r>
      <w:r w:rsidRPr="00D516D6">
        <w:rPr>
          <w:spacing w:val="-10"/>
          <w:lang w:val="en-GB"/>
        </w:rPr>
        <w:t xml:space="preserve"> </w:t>
      </w:r>
      <w:r w:rsidRPr="00D516D6">
        <w:rPr>
          <w:lang w:val="en-GB"/>
        </w:rPr>
        <w:t>with</w:t>
      </w:r>
      <w:r w:rsidRPr="00D516D6">
        <w:rPr>
          <w:spacing w:val="-10"/>
          <w:lang w:val="en-GB"/>
        </w:rPr>
        <w:t xml:space="preserve"> </w:t>
      </w:r>
      <w:r w:rsidRPr="00D516D6">
        <w:rPr>
          <w:lang w:val="en-GB"/>
        </w:rPr>
        <w:t>MTCNN</w:t>
      </w:r>
      <w:r w:rsidRPr="00D516D6">
        <w:rPr>
          <w:spacing w:val="-10"/>
          <w:lang w:val="en-GB"/>
        </w:rPr>
        <w:t xml:space="preserve"> </w:t>
      </w:r>
      <w:r w:rsidRPr="00D516D6">
        <w:rPr>
          <w:lang w:val="en-GB"/>
        </w:rPr>
        <w:t>and</w:t>
      </w:r>
      <w:r w:rsidRPr="00D516D6">
        <w:rPr>
          <w:spacing w:val="-10"/>
          <w:lang w:val="en-GB"/>
        </w:rPr>
        <w:t xml:space="preserve"> </w:t>
      </w:r>
      <w:proofErr w:type="spellStart"/>
      <w:r w:rsidRPr="00D516D6">
        <w:rPr>
          <w:lang w:val="en-GB"/>
        </w:rPr>
        <w:t>FaceNet</w:t>
      </w:r>
      <w:proofErr w:type="spellEnd"/>
      <w:r w:rsidRPr="00D516D6">
        <w:rPr>
          <w:spacing w:val="-10"/>
          <w:lang w:val="en-GB"/>
        </w:rPr>
        <w:t xml:space="preserve"> </w:t>
      </w:r>
      <w:r w:rsidRPr="00D516D6">
        <w:rPr>
          <w:lang w:val="en-GB"/>
        </w:rPr>
        <w:t>with</w:t>
      </w:r>
      <w:r w:rsidRPr="00D516D6">
        <w:rPr>
          <w:spacing w:val="-10"/>
          <w:lang w:val="en-GB"/>
        </w:rPr>
        <w:t xml:space="preserve"> </w:t>
      </w:r>
      <w:r w:rsidRPr="00D516D6">
        <w:rPr>
          <w:lang w:val="en-GB"/>
        </w:rPr>
        <w:t>SVC</w:t>
      </w:r>
      <w:r w:rsidRPr="00D516D6">
        <w:rPr>
          <w:spacing w:val="-10"/>
          <w:lang w:val="en-GB"/>
        </w:rPr>
        <w:t xml:space="preserve"> </w:t>
      </w:r>
      <w:r w:rsidRPr="00D516D6">
        <w:rPr>
          <w:lang w:val="en-GB"/>
        </w:rPr>
        <w:t>is</w:t>
      </w:r>
      <w:r w:rsidRPr="00D516D6">
        <w:rPr>
          <w:spacing w:val="-10"/>
          <w:lang w:val="en-GB"/>
        </w:rPr>
        <w:t xml:space="preserve"> </w:t>
      </w:r>
      <w:r w:rsidRPr="00D516D6">
        <w:rPr>
          <w:lang w:val="en-GB"/>
        </w:rPr>
        <w:t>not</w:t>
      </w:r>
      <w:r w:rsidRPr="00D516D6">
        <w:rPr>
          <w:spacing w:val="-10"/>
          <w:lang w:val="en-GB"/>
        </w:rPr>
        <w:t xml:space="preserve"> </w:t>
      </w:r>
      <w:r w:rsidRPr="00D516D6">
        <w:rPr>
          <w:lang w:val="en-GB"/>
        </w:rPr>
        <w:t>suitable</w:t>
      </w:r>
      <w:r w:rsidRPr="00D516D6">
        <w:rPr>
          <w:spacing w:val="-10"/>
          <w:lang w:val="en-GB"/>
        </w:rPr>
        <w:t xml:space="preserve"> </w:t>
      </w:r>
      <w:r w:rsidRPr="00D516D6">
        <w:rPr>
          <w:lang w:val="en-GB"/>
        </w:rPr>
        <w:t>for</w:t>
      </w:r>
      <w:r w:rsidRPr="00D516D6">
        <w:rPr>
          <w:spacing w:val="-10"/>
          <w:lang w:val="en-GB"/>
        </w:rPr>
        <w:t xml:space="preserve"> </w:t>
      </w:r>
      <w:r w:rsidRPr="00D516D6">
        <w:rPr>
          <w:lang w:val="en-GB"/>
        </w:rPr>
        <w:t>the</w:t>
      </w:r>
      <w:r w:rsidRPr="00D516D6">
        <w:rPr>
          <w:spacing w:val="-10"/>
          <w:lang w:val="en-GB"/>
        </w:rPr>
        <w:t xml:space="preserve"> </w:t>
      </w:r>
      <w:r w:rsidRPr="00D516D6">
        <w:rPr>
          <w:lang w:val="en-GB"/>
        </w:rPr>
        <w:t>proposed</w:t>
      </w:r>
      <w:r w:rsidRPr="00D516D6">
        <w:rPr>
          <w:spacing w:val="-10"/>
          <w:lang w:val="en-GB"/>
        </w:rPr>
        <w:t xml:space="preserve"> </w:t>
      </w:r>
      <w:r w:rsidRPr="00D516D6">
        <w:rPr>
          <w:lang w:val="en-GB"/>
        </w:rPr>
        <w:t>system</w:t>
      </w:r>
      <w:r w:rsidRPr="00D516D6">
        <w:rPr>
          <w:spacing w:val="-10"/>
          <w:lang w:val="en-GB"/>
        </w:rPr>
        <w:t xml:space="preserve"> </w:t>
      </w:r>
      <w:r w:rsidRPr="00D516D6">
        <w:rPr>
          <w:lang w:val="en-GB"/>
        </w:rPr>
        <w:t>due</w:t>
      </w:r>
      <w:r w:rsidRPr="00D516D6">
        <w:rPr>
          <w:spacing w:val="-10"/>
          <w:lang w:val="en-GB"/>
        </w:rPr>
        <w:t xml:space="preserve"> </w:t>
      </w:r>
      <w:r w:rsidRPr="00D516D6">
        <w:rPr>
          <w:lang w:val="en-GB"/>
        </w:rPr>
        <w:t xml:space="preserve">to </w:t>
      </w:r>
      <w:r w:rsidRPr="00D516D6">
        <w:rPr>
          <w:w w:val="90"/>
          <w:lang w:val="en-GB"/>
        </w:rPr>
        <w:t xml:space="preserve">complexity and computational demand. Additionally, Amazon </w:t>
      </w:r>
      <w:proofErr w:type="spellStart"/>
      <w:r w:rsidRPr="00D516D6">
        <w:rPr>
          <w:w w:val="90"/>
          <w:lang w:val="en-GB"/>
        </w:rPr>
        <w:t>Rekognition</w:t>
      </w:r>
      <w:proofErr w:type="spellEnd"/>
      <w:r w:rsidRPr="00D516D6">
        <w:rPr>
          <w:w w:val="90"/>
          <w:lang w:val="en-GB"/>
        </w:rPr>
        <w:t xml:space="preserve"> was discarded because its cloud processing</w:t>
      </w:r>
      <w:r w:rsidRPr="00D516D6">
        <w:rPr>
          <w:w w:val="95"/>
          <w:lang w:val="en-GB"/>
        </w:rPr>
        <w:t xml:space="preserve"> and</w:t>
      </w:r>
      <w:r w:rsidRPr="00D516D6">
        <w:rPr>
          <w:spacing w:val="-3"/>
          <w:w w:val="95"/>
          <w:lang w:val="en-GB"/>
        </w:rPr>
        <w:t xml:space="preserve"> </w:t>
      </w:r>
      <w:r w:rsidRPr="00D516D6">
        <w:rPr>
          <w:w w:val="95"/>
          <w:lang w:val="en-GB"/>
        </w:rPr>
        <w:t>customization</w:t>
      </w:r>
      <w:r w:rsidRPr="00D516D6">
        <w:rPr>
          <w:spacing w:val="-3"/>
          <w:w w:val="95"/>
          <w:lang w:val="en-GB"/>
        </w:rPr>
        <w:t xml:space="preserve"> </w:t>
      </w:r>
      <w:r w:rsidRPr="00D516D6">
        <w:rPr>
          <w:w w:val="95"/>
          <w:lang w:val="en-GB"/>
        </w:rPr>
        <w:t>are</w:t>
      </w:r>
      <w:r w:rsidRPr="00D516D6">
        <w:rPr>
          <w:spacing w:val="-3"/>
          <w:w w:val="95"/>
          <w:lang w:val="en-GB"/>
        </w:rPr>
        <w:t xml:space="preserve"> </w:t>
      </w:r>
      <w:r w:rsidRPr="00D516D6">
        <w:rPr>
          <w:w w:val="95"/>
          <w:lang w:val="en-GB"/>
        </w:rPr>
        <w:t>not</w:t>
      </w:r>
      <w:r w:rsidRPr="00D516D6">
        <w:rPr>
          <w:spacing w:val="-3"/>
          <w:w w:val="95"/>
          <w:lang w:val="en-GB"/>
        </w:rPr>
        <w:t xml:space="preserve"> </w:t>
      </w:r>
      <w:r w:rsidRPr="00D516D6">
        <w:rPr>
          <w:w w:val="95"/>
          <w:lang w:val="en-GB"/>
        </w:rPr>
        <w:t>straightforward.</w:t>
      </w:r>
      <w:r w:rsidRPr="00D516D6">
        <w:rPr>
          <w:spacing w:val="-3"/>
          <w:w w:val="95"/>
          <w:lang w:val="en-GB"/>
        </w:rPr>
        <w:t xml:space="preserve"> </w:t>
      </w:r>
      <w:r w:rsidRPr="00D516D6">
        <w:rPr>
          <w:w w:val="95"/>
          <w:lang w:val="en-GB"/>
        </w:rPr>
        <w:t>T</w:t>
      </w:r>
      <w:r w:rsidRPr="00D516D6">
        <w:rPr>
          <w:w w:val="95"/>
          <w:lang w:val="en-GB"/>
        </w:rPr>
        <w:t>herefore,</w:t>
      </w:r>
      <w:r w:rsidRPr="00D516D6">
        <w:rPr>
          <w:spacing w:val="-3"/>
          <w:w w:val="95"/>
          <w:lang w:val="en-GB"/>
        </w:rPr>
        <w:t xml:space="preserve"> </w:t>
      </w:r>
      <w:r w:rsidRPr="00D516D6">
        <w:rPr>
          <w:w w:val="95"/>
          <w:lang w:val="en-GB"/>
        </w:rPr>
        <w:t>the</w:t>
      </w:r>
      <w:r w:rsidRPr="00D516D6">
        <w:rPr>
          <w:spacing w:val="-3"/>
          <w:w w:val="95"/>
          <w:lang w:val="en-GB"/>
        </w:rPr>
        <w:t xml:space="preserve"> </w:t>
      </w:r>
      <w:r w:rsidRPr="00D516D6">
        <w:rPr>
          <w:w w:val="95"/>
          <w:lang w:val="en-GB"/>
        </w:rPr>
        <w:t>selected</w:t>
      </w:r>
      <w:r w:rsidRPr="00D516D6">
        <w:rPr>
          <w:spacing w:val="-3"/>
          <w:w w:val="95"/>
          <w:lang w:val="en-GB"/>
        </w:rPr>
        <w:t xml:space="preserve"> </w:t>
      </w:r>
      <w:r w:rsidRPr="00D516D6">
        <w:rPr>
          <w:w w:val="95"/>
          <w:lang w:val="en-GB"/>
        </w:rPr>
        <w:t>method</w:t>
      </w:r>
      <w:r w:rsidRPr="00D516D6">
        <w:rPr>
          <w:spacing w:val="-3"/>
          <w:w w:val="95"/>
          <w:lang w:val="en-GB"/>
        </w:rPr>
        <w:t xml:space="preserve"> </w:t>
      </w:r>
      <w:r w:rsidRPr="00D516D6">
        <w:rPr>
          <w:w w:val="95"/>
          <w:lang w:val="en-GB"/>
        </w:rPr>
        <w:t>was</w:t>
      </w:r>
      <w:r w:rsidRPr="00D516D6">
        <w:rPr>
          <w:spacing w:val="-3"/>
          <w:w w:val="95"/>
          <w:lang w:val="en-GB"/>
        </w:rPr>
        <w:t xml:space="preserve"> </w:t>
      </w:r>
      <w:r w:rsidRPr="00D516D6">
        <w:rPr>
          <w:w w:val="95"/>
          <w:lang w:val="en-GB"/>
        </w:rPr>
        <w:t>the</w:t>
      </w:r>
      <w:r w:rsidRPr="00D516D6">
        <w:rPr>
          <w:spacing w:val="-3"/>
          <w:w w:val="95"/>
          <w:lang w:val="en-GB"/>
        </w:rPr>
        <w:t xml:space="preserve"> </w:t>
      </w:r>
      <w:proofErr w:type="spellStart"/>
      <w:r w:rsidRPr="00D516D6">
        <w:rPr>
          <w:w w:val="95"/>
          <w:lang w:val="en-GB"/>
        </w:rPr>
        <w:t>Haar</w:t>
      </w:r>
      <w:proofErr w:type="spellEnd"/>
      <w:r w:rsidRPr="00D516D6">
        <w:rPr>
          <w:spacing w:val="-3"/>
          <w:w w:val="95"/>
          <w:lang w:val="en-GB"/>
        </w:rPr>
        <w:t xml:space="preserve"> </w:t>
      </w:r>
      <w:r w:rsidRPr="00D516D6">
        <w:rPr>
          <w:w w:val="95"/>
          <w:lang w:val="en-GB"/>
        </w:rPr>
        <w:t>Cascade</w:t>
      </w:r>
      <w:r w:rsidRPr="00D516D6">
        <w:rPr>
          <w:spacing w:val="-3"/>
          <w:w w:val="95"/>
          <w:lang w:val="en-GB"/>
        </w:rPr>
        <w:t xml:space="preserve"> </w:t>
      </w:r>
      <w:r w:rsidRPr="00D516D6">
        <w:rPr>
          <w:w w:val="95"/>
          <w:lang w:val="en-GB"/>
        </w:rPr>
        <w:t>classifier</w:t>
      </w:r>
      <w:r w:rsidRPr="00D516D6">
        <w:rPr>
          <w:spacing w:val="-3"/>
          <w:w w:val="95"/>
          <w:lang w:val="en-GB"/>
        </w:rPr>
        <w:t xml:space="preserve"> </w:t>
      </w:r>
      <w:r w:rsidRPr="00D516D6">
        <w:rPr>
          <w:w w:val="95"/>
          <w:lang w:val="en-GB"/>
        </w:rPr>
        <w:t>with</w:t>
      </w:r>
      <w:r w:rsidRPr="00D516D6">
        <w:rPr>
          <w:spacing w:val="-3"/>
          <w:w w:val="95"/>
          <w:lang w:val="en-GB"/>
        </w:rPr>
        <w:t xml:space="preserve"> </w:t>
      </w:r>
      <w:r w:rsidRPr="00D516D6">
        <w:rPr>
          <w:w w:val="95"/>
          <w:lang w:val="en-GB"/>
        </w:rPr>
        <w:t xml:space="preserve">the LBPH method from the OpenCV library, as its customization is simple and the recognition result time is relatively </w:t>
      </w:r>
      <w:r w:rsidRPr="00D516D6">
        <w:rPr>
          <w:lang w:val="en-GB"/>
        </w:rPr>
        <w:t>short</w:t>
      </w:r>
      <w:r w:rsidRPr="00D516D6">
        <w:rPr>
          <w:spacing w:val="-10"/>
          <w:lang w:val="en-GB"/>
        </w:rPr>
        <w:t xml:space="preserve"> </w:t>
      </w:r>
      <w:r w:rsidRPr="00D516D6">
        <w:rPr>
          <w:lang w:val="en-GB"/>
        </w:rPr>
        <w:t>compared</w:t>
      </w:r>
      <w:r w:rsidRPr="00D516D6">
        <w:rPr>
          <w:spacing w:val="-10"/>
          <w:lang w:val="en-GB"/>
        </w:rPr>
        <w:t xml:space="preserve"> </w:t>
      </w:r>
      <w:r w:rsidRPr="00D516D6">
        <w:rPr>
          <w:lang w:val="en-GB"/>
        </w:rPr>
        <w:t>to</w:t>
      </w:r>
      <w:r w:rsidRPr="00D516D6">
        <w:rPr>
          <w:spacing w:val="-10"/>
          <w:lang w:val="en-GB"/>
        </w:rPr>
        <w:t xml:space="preserve"> </w:t>
      </w:r>
      <w:r w:rsidRPr="00D516D6">
        <w:rPr>
          <w:lang w:val="en-GB"/>
        </w:rPr>
        <w:t>others.</w:t>
      </w:r>
    </w:p>
    <w:p w14:paraId="3B4B69F8" w14:textId="77777777" w:rsidR="00AF779A" w:rsidRPr="00D516D6" w:rsidRDefault="00E9277B">
      <w:pPr>
        <w:pStyle w:val="Ttulo3"/>
        <w:ind w:left="116" w:firstLine="0"/>
        <w:rPr>
          <w:lang w:val="en-GB"/>
        </w:rPr>
      </w:pPr>
      <w:bookmarkStart w:id="134" w:name="OLE_LINK195"/>
      <w:bookmarkEnd w:id="133"/>
      <w:r w:rsidRPr="00D516D6">
        <w:rPr>
          <w:lang w:val="en-GB"/>
        </w:rPr>
        <w:t>Methods</w:t>
      </w:r>
      <w:r w:rsidRPr="00D516D6">
        <w:rPr>
          <w:spacing w:val="-12"/>
          <w:lang w:val="en-GB"/>
        </w:rPr>
        <w:t xml:space="preserve"> </w:t>
      </w:r>
      <w:r w:rsidRPr="00D516D6">
        <w:rPr>
          <w:lang w:val="en-GB"/>
        </w:rPr>
        <w:t>for</w:t>
      </w:r>
      <w:r w:rsidRPr="00D516D6">
        <w:rPr>
          <w:spacing w:val="-12"/>
          <w:lang w:val="en-GB"/>
        </w:rPr>
        <w:t xml:space="preserve"> </w:t>
      </w:r>
      <w:r w:rsidRPr="00D516D6">
        <w:rPr>
          <w:lang w:val="en-GB"/>
        </w:rPr>
        <w:t>Facial</w:t>
      </w:r>
      <w:r w:rsidRPr="00D516D6">
        <w:rPr>
          <w:spacing w:val="-11"/>
          <w:lang w:val="en-GB"/>
        </w:rPr>
        <w:t xml:space="preserve"> </w:t>
      </w:r>
      <w:r w:rsidRPr="00D516D6">
        <w:rPr>
          <w:lang w:val="en-GB"/>
        </w:rPr>
        <w:t>Expression</w:t>
      </w:r>
      <w:r w:rsidRPr="00D516D6">
        <w:rPr>
          <w:spacing w:val="-12"/>
          <w:lang w:val="en-GB"/>
        </w:rPr>
        <w:t xml:space="preserve"> </w:t>
      </w:r>
      <w:r w:rsidRPr="00D516D6">
        <w:rPr>
          <w:spacing w:val="-2"/>
          <w:lang w:val="en-GB"/>
        </w:rPr>
        <w:t>Recognition</w:t>
      </w:r>
    </w:p>
    <w:p w14:paraId="572D2B08" w14:textId="7B6EC9C6" w:rsidR="00AF779A" w:rsidRPr="00D516D6" w:rsidRDefault="00E9277B">
      <w:pPr>
        <w:pStyle w:val="Textoindependiente"/>
        <w:spacing w:before="6" w:line="244" w:lineRule="auto"/>
        <w:ind w:left="116" w:right="154" w:firstLine="298"/>
        <w:jc w:val="both"/>
        <w:rPr>
          <w:lang w:val="en-GB"/>
        </w:rPr>
      </w:pPr>
      <w:r w:rsidRPr="00D516D6">
        <w:rPr>
          <w:w w:val="95"/>
          <w:lang w:val="en-GB"/>
        </w:rPr>
        <w:t>Facial expression recognition requires an input image to perform feature extraction</w:t>
      </w:r>
      <w:r w:rsidR="0008259C">
        <w:rPr>
          <w:w w:val="95"/>
          <w:lang w:val="en-GB"/>
        </w:rPr>
        <w:t xml:space="preserve">, </w:t>
      </w:r>
      <w:r w:rsidR="0008259C" w:rsidRPr="0008259C">
        <w:rPr>
          <w:w w:val="95"/>
          <w:lang w:val="en-GB"/>
        </w:rPr>
        <w:t>which is then</w:t>
      </w:r>
      <w:r w:rsidRPr="00D516D6">
        <w:rPr>
          <w:w w:val="95"/>
          <w:lang w:val="en-GB"/>
        </w:rPr>
        <w:t xml:space="preserve"> compared to a computational model. Table </w:t>
      </w:r>
      <w:hyperlink w:anchor="_bookmark12" w:history="1">
        <w:r w:rsidRPr="00D516D6">
          <w:rPr>
            <w:color w:val="2F4F4F"/>
            <w:w w:val="95"/>
            <w:lang w:val="en-GB"/>
          </w:rPr>
          <w:t>7</w:t>
        </w:r>
      </w:hyperlink>
      <w:r w:rsidRPr="00D516D6">
        <w:rPr>
          <w:color w:val="2F4F4F"/>
          <w:w w:val="95"/>
          <w:lang w:val="en-GB"/>
        </w:rPr>
        <w:t xml:space="preserve"> </w:t>
      </w:r>
      <w:r w:rsidRPr="00D516D6">
        <w:rPr>
          <w:w w:val="95"/>
          <w:lang w:val="en-GB"/>
        </w:rPr>
        <w:t>lists some methods for detecting facial expressions.</w:t>
      </w:r>
    </w:p>
    <w:p w14:paraId="7AD8A6DF" w14:textId="4CB12BEF" w:rsidR="00AF779A" w:rsidRPr="00D516D6" w:rsidRDefault="00E9277B">
      <w:pPr>
        <w:pStyle w:val="Textoindependiente"/>
        <w:spacing w:line="244" w:lineRule="auto"/>
        <w:ind w:left="116" w:right="154" w:firstLine="298"/>
        <w:jc w:val="both"/>
        <w:rPr>
          <w:lang w:val="en-GB"/>
        </w:rPr>
      </w:pPr>
      <w:r w:rsidRPr="00D516D6">
        <w:rPr>
          <w:w w:val="95"/>
          <w:lang w:val="en-GB"/>
        </w:rPr>
        <w:t>Based</w:t>
      </w:r>
      <w:r w:rsidRPr="00D516D6">
        <w:rPr>
          <w:spacing w:val="-5"/>
          <w:w w:val="95"/>
          <w:lang w:val="en-GB"/>
        </w:rPr>
        <w:t xml:space="preserve"> </w:t>
      </w:r>
      <w:r w:rsidRPr="00D516D6">
        <w:rPr>
          <w:w w:val="95"/>
          <w:lang w:val="en-GB"/>
        </w:rPr>
        <w:t>on</w:t>
      </w:r>
      <w:r w:rsidRPr="00D516D6">
        <w:rPr>
          <w:spacing w:val="-5"/>
          <w:w w:val="95"/>
          <w:lang w:val="en-GB"/>
        </w:rPr>
        <w:t xml:space="preserve"> </w:t>
      </w:r>
      <w:r w:rsidRPr="00D516D6">
        <w:rPr>
          <w:w w:val="95"/>
          <w:lang w:val="en-GB"/>
        </w:rPr>
        <w:t>Table</w:t>
      </w:r>
      <w:r w:rsidRPr="00D516D6">
        <w:rPr>
          <w:spacing w:val="-5"/>
          <w:w w:val="95"/>
          <w:lang w:val="en-GB"/>
        </w:rPr>
        <w:t xml:space="preserve"> </w:t>
      </w:r>
      <w:hyperlink w:anchor="_bookmark12" w:history="1">
        <w:r w:rsidRPr="00D516D6">
          <w:rPr>
            <w:color w:val="2F4F4F"/>
            <w:w w:val="95"/>
            <w:lang w:val="en-GB"/>
          </w:rPr>
          <w:t>7</w:t>
        </w:r>
      </w:hyperlink>
      <w:r w:rsidRPr="00D516D6">
        <w:rPr>
          <w:w w:val="95"/>
          <w:lang w:val="en-GB"/>
        </w:rPr>
        <w:t>,</w:t>
      </w:r>
      <w:r w:rsidRPr="00D516D6">
        <w:rPr>
          <w:spacing w:val="-5"/>
          <w:w w:val="95"/>
          <w:lang w:val="en-GB"/>
        </w:rPr>
        <w:t xml:space="preserve"> </w:t>
      </w:r>
      <w:r w:rsidRPr="00D516D6">
        <w:rPr>
          <w:w w:val="95"/>
          <w:lang w:val="en-GB"/>
        </w:rPr>
        <w:t>a</w:t>
      </w:r>
      <w:r w:rsidRPr="00D516D6">
        <w:rPr>
          <w:spacing w:val="-5"/>
          <w:w w:val="95"/>
          <w:lang w:val="en-GB"/>
        </w:rPr>
        <w:t xml:space="preserve"> </w:t>
      </w:r>
      <w:r w:rsidRPr="00D516D6">
        <w:rPr>
          <w:w w:val="95"/>
          <w:lang w:val="en-GB"/>
        </w:rPr>
        <w:t>CNN</w:t>
      </w:r>
      <w:r w:rsidRPr="00D516D6">
        <w:rPr>
          <w:spacing w:val="-5"/>
          <w:w w:val="95"/>
          <w:lang w:val="en-GB"/>
        </w:rPr>
        <w:t xml:space="preserve"> </w:t>
      </w:r>
      <w:r w:rsidRPr="00D516D6">
        <w:rPr>
          <w:w w:val="95"/>
          <w:lang w:val="en-GB"/>
        </w:rPr>
        <w:t>algorithm</w:t>
      </w:r>
      <w:r w:rsidRPr="00D516D6">
        <w:rPr>
          <w:spacing w:val="-5"/>
          <w:w w:val="95"/>
          <w:lang w:val="en-GB"/>
        </w:rPr>
        <w:t xml:space="preserve"> </w:t>
      </w:r>
      <w:r w:rsidRPr="00D516D6">
        <w:rPr>
          <w:w w:val="95"/>
          <w:lang w:val="en-GB"/>
        </w:rPr>
        <w:t>was</w:t>
      </w:r>
      <w:r w:rsidRPr="00D516D6">
        <w:rPr>
          <w:spacing w:val="-5"/>
          <w:w w:val="95"/>
          <w:lang w:val="en-GB"/>
        </w:rPr>
        <w:t xml:space="preserve"> </w:t>
      </w:r>
      <w:r w:rsidRPr="00D516D6">
        <w:rPr>
          <w:w w:val="95"/>
          <w:lang w:val="en-GB"/>
        </w:rPr>
        <w:t>chosen</w:t>
      </w:r>
      <w:r w:rsidRPr="00D516D6">
        <w:rPr>
          <w:spacing w:val="-5"/>
          <w:w w:val="95"/>
          <w:lang w:val="en-GB"/>
        </w:rPr>
        <w:t xml:space="preserve"> </w:t>
      </w:r>
      <w:r w:rsidRPr="00D516D6">
        <w:rPr>
          <w:w w:val="95"/>
          <w:lang w:val="en-GB"/>
        </w:rPr>
        <w:t>for</w:t>
      </w:r>
      <w:r w:rsidRPr="00D516D6">
        <w:rPr>
          <w:spacing w:val="-5"/>
          <w:w w:val="95"/>
          <w:lang w:val="en-GB"/>
        </w:rPr>
        <w:t xml:space="preserve"> </w:t>
      </w:r>
      <w:r w:rsidRPr="00D516D6">
        <w:rPr>
          <w:w w:val="95"/>
          <w:lang w:val="en-GB"/>
        </w:rPr>
        <w:t>the</w:t>
      </w:r>
      <w:r w:rsidRPr="00D516D6">
        <w:rPr>
          <w:spacing w:val="-5"/>
          <w:w w:val="95"/>
          <w:lang w:val="en-GB"/>
        </w:rPr>
        <w:t xml:space="preserve"> </w:t>
      </w:r>
      <w:r w:rsidRPr="00D516D6">
        <w:rPr>
          <w:w w:val="95"/>
          <w:lang w:val="en-GB"/>
        </w:rPr>
        <w:t>development</w:t>
      </w:r>
      <w:r w:rsidRPr="00D516D6">
        <w:rPr>
          <w:spacing w:val="-5"/>
          <w:w w:val="95"/>
          <w:lang w:val="en-GB"/>
        </w:rPr>
        <w:t xml:space="preserve"> </w:t>
      </w:r>
      <w:r w:rsidRPr="00D516D6">
        <w:rPr>
          <w:w w:val="95"/>
          <w:lang w:val="en-GB"/>
        </w:rPr>
        <w:t>of</w:t>
      </w:r>
      <w:r w:rsidRPr="00D516D6">
        <w:rPr>
          <w:spacing w:val="-5"/>
          <w:w w:val="95"/>
          <w:lang w:val="en-GB"/>
        </w:rPr>
        <w:t xml:space="preserve"> </w:t>
      </w:r>
      <w:proofErr w:type="spellStart"/>
      <w:r w:rsidRPr="00D516D6">
        <w:rPr>
          <w:w w:val="95"/>
          <w:lang w:val="en-GB"/>
        </w:rPr>
        <w:t>Torddis</w:t>
      </w:r>
      <w:proofErr w:type="spellEnd"/>
      <w:r w:rsidRPr="00D516D6">
        <w:rPr>
          <w:spacing w:val="-5"/>
          <w:w w:val="95"/>
          <w:lang w:val="en-GB"/>
        </w:rPr>
        <w:t xml:space="preserve"> </w:t>
      </w:r>
      <w:r w:rsidRPr="00D516D6">
        <w:rPr>
          <w:w w:val="95"/>
          <w:lang w:val="en-GB"/>
        </w:rPr>
        <w:t>due</w:t>
      </w:r>
      <w:r w:rsidRPr="00D516D6">
        <w:rPr>
          <w:spacing w:val="-5"/>
          <w:w w:val="95"/>
          <w:lang w:val="en-GB"/>
        </w:rPr>
        <w:t xml:space="preserve"> </w:t>
      </w:r>
      <w:r w:rsidRPr="00D516D6">
        <w:rPr>
          <w:w w:val="95"/>
          <w:lang w:val="en-GB"/>
        </w:rPr>
        <w:t>to</w:t>
      </w:r>
      <w:r w:rsidRPr="00D516D6">
        <w:rPr>
          <w:spacing w:val="-5"/>
          <w:w w:val="95"/>
          <w:lang w:val="en-GB"/>
        </w:rPr>
        <w:t xml:space="preserve"> </w:t>
      </w:r>
      <w:r w:rsidRPr="00D516D6">
        <w:rPr>
          <w:w w:val="95"/>
          <w:lang w:val="en-GB"/>
        </w:rPr>
        <w:t>its</w:t>
      </w:r>
      <w:r w:rsidRPr="00D516D6">
        <w:rPr>
          <w:spacing w:val="-5"/>
          <w:w w:val="95"/>
          <w:lang w:val="en-GB"/>
        </w:rPr>
        <w:t xml:space="preserve"> </w:t>
      </w:r>
      <w:r w:rsidRPr="00D516D6">
        <w:rPr>
          <w:w w:val="95"/>
          <w:lang w:val="en-GB"/>
        </w:rPr>
        <w:t>accuracy.</w:t>
      </w:r>
      <w:r w:rsidRPr="00D516D6">
        <w:rPr>
          <w:spacing w:val="-5"/>
          <w:w w:val="95"/>
          <w:lang w:val="en-GB"/>
        </w:rPr>
        <w:t xml:space="preserve"> </w:t>
      </w:r>
      <w:r w:rsidRPr="00D516D6">
        <w:rPr>
          <w:w w:val="95"/>
          <w:lang w:val="en-GB"/>
        </w:rPr>
        <w:t>However,</w:t>
      </w:r>
      <w:r w:rsidRPr="00D516D6">
        <w:rPr>
          <w:spacing w:val="-5"/>
          <w:w w:val="95"/>
          <w:lang w:val="en-GB"/>
        </w:rPr>
        <w:t xml:space="preserve"> </w:t>
      </w:r>
      <w:r w:rsidRPr="00D516D6">
        <w:rPr>
          <w:w w:val="95"/>
          <w:lang w:val="en-GB"/>
        </w:rPr>
        <w:t>it</w:t>
      </w:r>
      <w:r w:rsidRPr="00D516D6">
        <w:rPr>
          <w:spacing w:val="-5"/>
          <w:w w:val="95"/>
          <w:lang w:val="en-GB"/>
        </w:rPr>
        <w:t xml:space="preserve"> </w:t>
      </w:r>
      <w:r w:rsidRPr="00D516D6">
        <w:rPr>
          <w:w w:val="95"/>
          <w:lang w:val="en-GB"/>
        </w:rPr>
        <w:t xml:space="preserve">is </w:t>
      </w:r>
      <w:r w:rsidRPr="00D516D6">
        <w:rPr>
          <w:w w:val="90"/>
          <w:lang w:val="en-GB"/>
        </w:rPr>
        <w:t>important</w:t>
      </w:r>
      <w:r w:rsidRPr="00D516D6">
        <w:rPr>
          <w:spacing w:val="13"/>
          <w:lang w:val="en-GB"/>
        </w:rPr>
        <w:t xml:space="preserve"> </w:t>
      </w:r>
      <w:r w:rsidRPr="00D516D6">
        <w:rPr>
          <w:w w:val="90"/>
          <w:lang w:val="en-GB"/>
        </w:rPr>
        <w:t>to</w:t>
      </w:r>
      <w:r w:rsidRPr="00D516D6">
        <w:rPr>
          <w:spacing w:val="13"/>
          <w:lang w:val="en-GB"/>
        </w:rPr>
        <w:t xml:space="preserve"> </w:t>
      </w:r>
      <w:r w:rsidR="0008259C" w:rsidRPr="0008259C">
        <w:rPr>
          <w:spacing w:val="13"/>
          <w:lang w:val="en-GB"/>
        </w:rPr>
        <w:t xml:space="preserve">ensure </w:t>
      </w:r>
      <w:r w:rsidRPr="00D516D6">
        <w:rPr>
          <w:w w:val="90"/>
          <w:lang w:val="en-GB"/>
        </w:rPr>
        <w:t>optimal</w:t>
      </w:r>
      <w:r w:rsidRPr="00D516D6">
        <w:rPr>
          <w:spacing w:val="13"/>
          <w:lang w:val="en-GB"/>
        </w:rPr>
        <w:t xml:space="preserve"> </w:t>
      </w:r>
      <w:r w:rsidRPr="00D516D6">
        <w:rPr>
          <w:w w:val="90"/>
          <w:lang w:val="en-GB"/>
        </w:rPr>
        <w:t>training</w:t>
      </w:r>
      <w:r w:rsidRPr="00D516D6">
        <w:rPr>
          <w:spacing w:val="13"/>
          <w:lang w:val="en-GB"/>
        </w:rPr>
        <w:t xml:space="preserve"> </w:t>
      </w:r>
      <w:r w:rsidRPr="00D516D6">
        <w:rPr>
          <w:w w:val="90"/>
          <w:lang w:val="en-GB"/>
        </w:rPr>
        <w:t>of</w:t>
      </w:r>
      <w:r w:rsidRPr="00D516D6">
        <w:rPr>
          <w:spacing w:val="13"/>
          <w:lang w:val="en-GB"/>
        </w:rPr>
        <w:t xml:space="preserve"> </w:t>
      </w:r>
      <w:r w:rsidRPr="00D516D6">
        <w:rPr>
          <w:w w:val="90"/>
          <w:lang w:val="en-GB"/>
        </w:rPr>
        <w:t>the</w:t>
      </w:r>
      <w:r w:rsidRPr="00D516D6">
        <w:rPr>
          <w:spacing w:val="13"/>
          <w:lang w:val="en-GB"/>
        </w:rPr>
        <w:t xml:space="preserve"> </w:t>
      </w:r>
      <w:r w:rsidRPr="00D516D6">
        <w:rPr>
          <w:w w:val="90"/>
          <w:lang w:val="en-GB"/>
        </w:rPr>
        <w:t>model.</w:t>
      </w:r>
      <w:r w:rsidRPr="00D516D6">
        <w:rPr>
          <w:spacing w:val="13"/>
          <w:lang w:val="en-GB"/>
        </w:rPr>
        <w:t xml:space="preserve"> </w:t>
      </w:r>
      <w:r w:rsidR="0008259C" w:rsidRPr="0008259C">
        <w:rPr>
          <w:w w:val="90"/>
          <w:lang w:val="en-GB"/>
        </w:rPr>
        <w:t>When deciding</w:t>
      </w:r>
      <w:r w:rsidRPr="00D516D6">
        <w:rPr>
          <w:spacing w:val="13"/>
          <w:lang w:val="en-GB"/>
        </w:rPr>
        <w:t xml:space="preserve"> </w:t>
      </w:r>
      <w:r w:rsidRPr="00D516D6">
        <w:rPr>
          <w:w w:val="90"/>
          <w:lang w:val="en-GB"/>
        </w:rPr>
        <w:t>on</w:t>
      </w:r>
      <w:r w:rsidRPr="00D516D6">
        <w:rPr>
          <w:spacing w:val="13"/>
          <w:lang w:val="en-GB"/>
        </w:rPr>
        <w:t xml:space="preserve"> </w:t>
      </w:r>
      <w:r w:rsidRPr="00D516D6">
        <w:rPr>
          <w:w w:val="90"/>
          <w:lang w:val="en-GB"/>
        </w:rPr>
        <w:t>the</w:t>
      </w:r>
      <w:r w:rsidRPr="00D516D6">
        <w:rPr>
          <w:spacing w:val="13"/>
          <w:lang w:val="en-GB"/>
        </w:rPr>
        <w:t xml:space="preserve"> </w:t>
      </w:r>
      <w:r w:rsidRPr="00D516D6">
        <w:rPr>
          <w:w w:val="90"/>
          <w:lang w:val="en-GB"/>
        </w:rPr>
        <w:t>most</w:t>
      </w:r>
      <w:r w:rsidRPr="00D516D6">
        <w:rPr>
          <w:spacing w:val="13"/>
          <w:lang w:val="en-GB"/>
        </w:rPr>
        <w:t xml:space="preserve"> </w:t>
      </w:r>
      <w:r w:rsidRPr="00D516D6">
        <w:rPr>
          <w:w w:val="90"/>
          <w:lang w:val="en-GB"/>
        </w:rPr>
        <w:t>suitable</w:t>
      </w:r>
      <w:r w:rsidRPr="00D516D6">
        <w:rPr>
          <w:spacing w:val="13"/>
          <w:lang w:val="en-GB"/>
        </w:rPr>
        <w:t xml:space="preserve"> </w:t>
      </w:r>
      <w:r w:rsidRPr="00D516D6">
        <w:rPr>
          <w:w w:val="90"/>
          <w:lang w:val="en-GB"/>
        </w:rPr>
        <w:t>algorithm</w:t>
      </w:r>
      <w:r w:rsidRPr="00D516D6">
        <w:rPr>
          <w:spacing w:val="13"/>
          <w:lang w:val="en-GB"/>
        </w:rPr>
        <w:t xml:space="preserve"> </w:t>
      </w:r>
      <w:r w:rsidRPr="00D516D6">
        <w:rPr>
          <w:w w:val="90"/>
          <w:lang w:val="en-GB"/>
        </w:rPr>
        <w:t>for</w:t>
      </w:r>
      <w:r w:rsidRPr="00D516D6">
        <w:rPr>
          <w:spacing w:val="13"/>
          <w:lang w:val="en-GB"/>
        </w:rPr>
        <w:t xml:space="preserve"> </w:t>
      </w:r>
      <w:r w:rsidRPr="00D516D6">
        <w:rPr>
          <w:w w:val="90"/>
          <w:lang w:val="en-GB"/>
        </w:rPr>
        <w:t>implementation</w:t>
      </w:r>
      <w:r w:rsidRPr="00D516D6">
        <w:rPr>
          <w:w w:val="95"/>
          <w:lang w:val="en-GB"/>
        </w:rPr>
        <w:t xml:space="preserve"> in a system, it is necessary to consider that </w:t>
      </w:r>
      <w:r w:rsidR="0008259C" w:rsidRPr="0008259C">
        <w:rPr>
          <w:w w:val="95"/>
          <w:lang w:val="en-GB"/>
        </w:rPr>
        <w:t xml:space="preserve">the accuracy of </w:t>
      </w:r>
      <w:r w:rsidRPr="00D516D6">
        <w:rPr>
          <w:w w:val="95"/>
          <w:lang w:val="en-GB"/>
        </w:rPr>
        <w:t>some algorithms depends on the dataset used. In the case of MobileNetV2, it was discarded due to its lower accuracy in recognizing facial expressions.</w:t>
      </w:r>
    </w:p>
    <w:bookmarkEnd w:id="134"/>
    <w:p w14:paraId="6486B876" w14:textId="77777777" w:rsidR="00AF779A" w:rsidRPr="00D516D6" w:rsidRDefault="00AF779A">
      <w:pPr>
        <w:spacing w:line="244" w:lineRule="auto"/>
        <w:jc w:val="both"/>
        <w:rPr>
          <w:lang w:val="en-GB"/>
        </w:rPr>
        <w:sectPr w:rsidR="00AF779A" w:rsidRPr="00D516D6">
          <w:type w:val="continuous"/>
          <w:pgSz w:w="10890" w:h="14860"/>
          <w:pgMar w:top="2380" w:right="620" w:bottom="280" w:left="660" w:header="673" w:footer="642" w:gutter="0"/>
          <w:cols w:space="720"/>
        </w:sectPr>
      </w:pPr>
    </w:p>
    <w:p w14:paraId="1F5F8606" w14:textId="58EFFF55" w:rsidR="00AF779A" w:rsidRPr="00D516D6" w:rsidRDefault="00E9277B">
      <w:pPr>
        <w:spacing w:line="211" w:lineRule="exact"/>
        <w:ind w:left="116"/>
        <w:rPr>
          <w:rFonts w:ascii="Calibri"/>
          <w:sz w:val="18"/>
          <w:lang w:val="en-GB"/>
        </w:rPr>
      </w:pPr>
      <w:bookmarkStart w:id="135" w:name="_bookmark11"/>
      <w:bookmarkStart w:id="136" w:name="OLE_LINK196"/>
      <w:bookmarkStart w:id="137" w:name="_Hlk170471841"/>
      <w:bookmarkStart w:id="138" w:name="OLE_LINK197"/>
      <w:bookmarkEnd w:id="135"/>
      <w:r w:rsidRPr="00D516D6">
        <w:rPr>
          <w:rFonts w:ascii="Calibri"/>
          <w:w w:val="105"/>
          <w:sz w:val="18"/>
          <w:lang w:val="en-GB"/>
        </w:rPr>
        <w:lastRenderedPageBreak/>
        <w:t>Methods</w:t>
      </w:r>
      <w:r w:rsidRPr="00D516D6">
        <w:rPr>
          <w:rFonts w:ascii="Calibri"/>
          <w:spacing w:val="2"/>
          <w:w w:val="105"/>
          <w:sz w:val="18"/>
          <w:lang w:val="en-GB"/>
        </w:rPr>
        <w:t xml:space="preserve"> </w:t>
      </w:r>
      <w:r w:rsidRPr="00D516D6">
        <w:rPr>
          <w:rFonts w:ascii="Calibri"/>
          <w:w w:val="105"/>
          <w:sz w:val="18"/>
          <w:lang w:val="en-GB"/>
        </w:rPr>
        <w:t>for</w:t>
      </w:r>
      <w:r w:rsidRPr="00D516D6">
        <w:rPr>
          <w:rFonts w:ascii="Calibri"/>
          <w:spacing w:val="3"/>
          <w:w w:val="105"/>
          <w:sz w:val="18"/>
          <w:lang w:val="en-GB"/>
        </w:rPr>
        <w:t xml:space="preserve"> </w:t>
      </w:r>
      <w:r w:rsidR="00835944">
        <w:rPr>
          <w:rFonts w:ascii="Calibri"/>
          <w:spacing w:val="3"/>
          <w:w w:val="105"/>
          <w:sz w:val="18"/>
          <w:lang w:val="en-GB"/>
        </w:rPr>
        <w:t>f</w:t>
      </w:r>
      <w:r w:rsidRPr="00D516D6">
        <w:rPr>
          <w:rFonts w:ascii="Calibri"/>
          <w:w w:val="105"/>
          <w:sz w:val="18"/>
          <w:lang w:val="en-GB"/>
        </w:rPr>
        <w:t>acial</w:t>
      </w:r>
      <w:r w:rsidRPr="00D516D6">
        <w:rPr>
          <w:rFonts w:ascii="Calibri"/>
          <w:spacing w:val="2"/>
          <w:w w:val="105"/>
          <w:sz w:val="18"/>
          <w:lang w:val="en-GB"/>
        </w:rPr>
        <w:t xml:space="preserve"> </w:t>
      </w:r>
      <w:r w:rsidR="00835944">
        <w:rPr>
          <w:rFonts w:ascii="Calibri"/>
          <w:spacing w:val="2"/>
          <w:w w:val="105"/>
          <w:sz w:val="18"/>
          <w:lang w:val="en-GB"/>
        </w:rPr>
        <w:t>r</w:t>
      </w:r>
      <w:r w:rsidRPr="00D516D6">
        <w:rPr>
          <w:rFonts w:ascii="Calibri"/>
          <w:spacing w:val="-2"/>
          <w:w w:val="105"/>
          <w:sz w:val="18"/>
          <w:lang w:val="en-GB"/>
        </w:rPr>
        <w:t>ecognition</w:t>
      </w:r>
      <w:r w:rsidR="00835944">
        <w:rPr>
          <w:rFonts w:ascii="Calibri"/>
          <w:spacing w:val="-2"/>
          <w:w w:val="105"/>
          <w:sz w:val="18"/>
          <w:lang w:val="en-GB"/>
        </w:rPr>
        <w:t>.</w:t>
      </w:r>
    </w:p>
    <w:p w14:paraId="2EA55106" w14:textId="77777777" w:rsidR="00AF779A" w:rsidRPr="00D516D6" w:rsidRDefault="00E9277B">
      <w:pPr>
        <w:tabs>
          <w:tab w:val="left" w:pos="3340"/>
        </w:tabs>
        <w:spacing w:before="92" w:line="81" w:lineRule="auto"/>
        <w:ind w:left="1332"/>
        <w:rPr>
          <w:rFonts w:ascii="Calibri"/>
          <w:b/>
          <w:sz w:val="18"/>
          <w:lang w:val="en-GB"/>
        </w:rPr>
      </w:pPr>
      <w:bookmarkStart w:id="139" w:name="OLE_LINK159"/>
      <w:commentRangeStart w:id="140"/>
      <w:r>
        <w:rPr>
          <w:lang w:val="en-GB"/>
        </w:rPr>
        <w:pict w14:anchorId="50E776EA">
          <v:line id="_x0000_s1271" alt="" style="position:absolute;left:0;text-align:left;z-index:15739904;mso-wrap-edited:f;mso-width-percent:0;mso-height-percent:0;mso-position-horizontal-relative:page;mso-width-percent:0;mso-height-percent:0" from="50.75pt,4.45pt" to="493.5pt,4.45pt" strokeweight=".14042mm">
            <w10:wrap anchorx="page"/>
          </v:line>
        </w:pict>
      </w:r>
      <w:r w:rsidR="009308E3" w:rsidRPr="00D516D6">
        <w:rPr>
          <w:rFonts w:ascii="Calibri"/>
          <w:b/>
          <w:spacing w:val="-2"/>
          <w:w w:val="105"/>
          <w:position w:val="-10"/>
          <w:sz w:val="18"/>
          <w:lang w:val="en-GB"/>
        </w:rPr>
        <w:t>Method</w:t>
      </w:r>
      <w:commentRangeEnd w:id="140"/>
      <w:r w:rsidR="00490CC6">
        <w:rPr>
          <w:rStyle w:val="Refdecomentario"/>
        </w:rPr>
        <w:commentReference w:id="140"/>
      </w:r>
      <w:r w:rsidR="009308E3" w:rsidRPr="00D516D6">
        <w:rPr>
          <w:rFonts w:ascii="Calibri"/>
          <w:b/>
          <w:position w:val="-10"/>
          <w:sz w:val="18"/>
          <w:lang w:val="en-GB"/>
        </w:rPr>
        <w:tab/>
      </w:r>
      <w:r w:rsidR="009308E3" w:rsidRPr="00D516D6">
        <w:rPr>
          <w:rFonts w:ascii="Calibri"/>
          <w:b/>
          <w:w w:val="105"/>
          <w:sz w:val="18"/>
          <w:lang w:val="en-GB"/>
        </w:rPr>
        <w:t>Technology</w:t>
      </w:r>
      <w:r w:rsidR="009308E3" w:rsidRPr="00D516D6">
        <w:rPr>
          <w:rFonts w:ascii="Calibri"/>
          <w:b/>
          <w:spacing w:val="2"/>
          <w:w w:val="105"/>
          <w:sz w:val="18"/>
          <w:lang w:val="en-GB"/>
        </w:rPr>
        <w:t xml:space="preserve"> </w:t>
      </w:r>
      <w:r w:rsidR="009308E3" w:rsidRPr="00D516D6">
        <w:rPr>
          <w:rFonts w:ascii="Calibri"/>
          <w:b/>
          <w:w w:val="105"/>
          <w:sz w:val="18"/>
          <w:lang w:val="en-GB"/>
        </w:rPr>
        <w:t>and</w:t>
      </w:r>
      <w:r w:rsidR="009308E3" w:rsidRPr="00D516D6">
        <w:rPr>
          <w:rFonts w:ascii="Calibri"/>
          <w:b/>
          <w:spacing w:val="3"/>
          <w:w w:val="105"/>
          <w:sz w:val="18"/>
          <w:lang w:val="en-GB"/>
        </w:rPr>
        <w:t xml:space="preserve"> </w:t>
      </w:r>
      <w:r w:rsidR="009308E3" w:rsidRPr="00D516D6">
        <w:rPr>
          <w:rFonts w:ascii="Calibri"/>
          <w:b/>
          <w:spacing w:val="-5"/>
          <w:w w:val="105"/>
          <w:sz w:val="18"/>
          <w:lang w:val="en-GB"/>
        </w:rPr>
        <w:t>Im-</w:t>
      </w:r>
      <w:bookmarkStart w:id="141" w:name="OLE_LINK158"/>
    </w:p>
    <w:p w14:paraId="1722198A" w14:textId="77777777" w:rsidR="00AF779A" w:rsidRPr="00D516D6" w:rsidRDefault="00E9277B">
      <w:pPr>
        <w:spacing w:before="3"/>
        <w:rPr>
          <w:rFonts w:ascii="Calibri"/>
          <w:b/>
          <w:sz w:val="30"/>
          <w:lang w:val="en-GB"/>
        </w:rPr>
      </w:pPr>
      <w:r w:rsidRPr="00D516D6">
        <w:rPr>
          <w:lang w:val="en-GB"/>
        </w:rPr>
        <w:br w:type="column"/>
      </w:r>
    </w:p>
    <w:p w14:paraId="123A8C1E" w14:textId="77777777" w:rsidR="00AF779A" w:rsidRPr="00D516D6" w:rsidRDefault="00E9277B">
      <w:pPr>
        <w:tabs>
          <w:tab w:val="left" w:pos="1854"/>
        </w:tabs>
        <w:spacing w:line="119" w:lineRule="exact"/>
        <w:ind w:left="116"/>
        <w:rPr>
          <w:rFonts w:ascii="Calibri"/>
          <w:b/>
          <w:sz w:val="18"/>
          <w:lang w:val="en-GB"/>
        </w:rPr>
      </w:pPr>
      <w:r w:rsidRPr="00D516D6">
        <w:rPr>
          <w:rFonts w:ascii="Calibri"/>
          <w:b/>
          <w:spacing w:val="-5"/>
          <w:w w:val="105"/>
          <w:sz w:val="18"/>
          <w:lang w:val="en-GB"/>
        </w:rPr>
        <w:t>Use</w:t>
      </w:r>
      <w:bookmarkEnd w:id="139"/>
      <w:r w:rsidRPr="00D516D6">
        <w:rPr>
          <w:rFonts w:ascii="Calibri"/>
          <w:b/>
          <w:sz w:val="18"/>
          <w:lang w:val="en-GB"/>
        </w:rPr>
        <w:tab/>
      </w:r>
      <w:r w:rsidRPr="00D516D6">
        <w:rPr>
          <w:rFonts w:ascii="Calibri"/>
          <w:b/>
          <w:spacing w:val="-2"/>
          <w:w w:val="105"/>
          <w:sz w:val="18"/>
          <w:lang w:val="en-GB"/>
        </w:rPr>
        <w:t>Accuracy</w:t>
      </w:r>
    </w:p>
    <w:p w14:paraId="6B1E0B3A" w14:textId="77777777" w:rsidR="00AF779A" w:rsidRPr="00D516D6" w:rsidRDefault="00AF779A">
      <w:pPr>
        <w:spacing w:line="119" w:lineRule="exact"/>
        <w:rPr>
          <w:rFonts w:ascii="Calibri"/>
          <w:sz w:val="18"/>
          <w:lang w:val="en-GB"/>
        </w:rPr>
        <w:sectPr w:rsidR="00AF779A" w:rsidRPr="00D516D6">
          <w:headerReference w:type="default" r:id="rId27"/>
          <w:footerReference w:type="default" r:id="rId28"/>
          <w:pgSz w:w="10890" w:h="14860"/>
          <w:pgMar w:top="1380" w:right="620" w:bottom="840" w:left="660" w:header="673" w:footer="642" w:gutter="0"/>
          <w:cols w:num="2" w:space="720" w:equalWidth="0">
            <w:col w:w="4941" w:space="1582"/>
            <w:col w:w="3087"/>
          </w:cols>
        </w:sectPr>
      </w:pPr>
    </w:p>
    <w:p w14:paraId="7AA18FFA" w14:textId="77777777" w:rsidR="00AF779A" w:rsidRPr="00D516D6" w:rsidRDefault="00E9277B">
      <w:pPr>
        <w:tabs>
          <w:tab w:val="left" w:pos="3340"/>
          <w:tab w:val="left" w:pos="9209"/>
        </w:tabs>
        <w:spacing w:line="214" w:lineRule="exact"/>
        <w:ind w:left="355"/>
        <w:rPr>
          <w:rFonts w:ascii="Calibri"/>
          <w:b/>
          <w:sz w:val="18"/>
          <w:lang w:val="en-GB"/>
        </w:rPr>
      </w:pPr>
      <w:r w:rsidRPr="00D516D6">
        <w:rPr>
          <w:rFonts w:ascii="Times New Roman"/>
          <w:sz w:val="18"/>
          <w:u w:val="single"/>
          <w:lang w:val="en-GB"/>
        </w:rPr>
        <w:tab/>
      </w:r>
      <w:bookmarkEnd w:id="141"/>
      <w:proofErr w:type="spellStart"/>
      <w:r w:rsidRPr="00D516D6">
        <w:rPr>
          <w:rFonts w:ascii="Calibri"/>
          <w:b/>
          <w:spacing w:val="-2"/>
          <w:sz w:val="18"/>
          <w:u w:val="single"/>
          <w:lang w:val="en-GB"/>
        </w:rPr>
        <w:t>plementation</w:t>
      </w:r>
      <w:proofErr w:type="spellEnd"/>
      <w:r w:rsidRPr="00D516D6">
        <w:rPr>
          <w:rFonts w:ascii="Calibri"/>
          <w:b/>
          <w:sz w:val="18"/>
          <w:u w:val="single"/>
          <w:lang w:val="en-GB"/>
        </w:rPr>
        <w:tab/>
      </w:r>
    </w:p>
    <w:p w14:paraId="231D56D8" w14:textId="77777777" w:rsidR="00AF779A" w:rsidRPr="00D516D6" w:rsidRDefault="00AF779A">
      <w:pPr>
        <w:spacing w:line="214" w:lineRule="exact"/>
        <w:rPr>
          <w:rFonts w:ascii="Calibri"/>
          <w:sz w:val="18"/>
          <w:lang w:val="en-GB"/>
        </w:rPr>
        <w:sectPr w:rsidR="00AF779A" w:rsidRPr="00D516D6">
          <w:type w:val="continuous"/>
          <w:pgSz w:w="10890" w:h="14860"/>
          <w:pgMar w:top="2380" w:right="620" w:bottom="280" w:left="660" w:header="673" w:footer="642" w:gutter="0"/>
          <w:cols w:space="720"/>
        </w:sectPr>
      </w:pPr>
    </w:p>
    <w:bookmarkEnd w:id="136"/>
    <w:p w14:paraId="37995B09" w14:textId="77777777" w:rsidR="00AF779A" w:rsidRPr="00D516D6" w:rsidRDefault="00E9277B">
      <w:pPr>
        <w:tabs>
          <w:tab w:val="left" w:pos="3046"/>
          <w:tab w:val="left" w:pos="5432"/>
        </w:tabs>
        <w:spacing w:before="61"/>
        <w:ind w:left="474"/>
        <w:rPr>
          <w:rFonts w:ascii="Calibri"/>
          <w:sz w:val="18"/>
          <w:lang w:val="en-GB"/>
        </w:rPr>
      </w:pPr>
      <w:r>
        <w:rPr>
          <w:lang w:val="en-GB"/>
        </w:rPr>
        <w:pict w14:anchorId="055FB526">
          <v:shapetype id="_x0000_t202" coordsize="21600,21600" o:spt="202" path="m,l,21600r21600,l21600,xe">
            <v:stroke joinstyle="miter"/>
            <v:path gradientshapeok="t" o:connecttype="rect"/>
          </v:shapetype>
          <v:shape id="docshape40" o:spid="_x0000_s1270" type="#_x0000_t202" alt="" style="position:absolute;left:0;text-align:left;margin-left:304.6pt;margin-top:14.45pt;width:60.95pt;height:11.05pt;z-index:-17390592;mso-wrap-style:square;mso-wrap-edited:f;mso-width-percent:0;mso-height-percent:0;mso-position-horizontal-relative:page;mso-width-percent:0;mso-height-percent:0;v-text-anchor:top" filled="f" stroked="f">
            <v:textbox inset="0,0,0,0">
              <w:txbxContent>
                <w:p w14:paraId="4479C55F" w14:textId="77777777" w:rsidR="00AF779A" w:rsidRDefault="00E9277B">
                  <w:pPr>
                    <w:spacing w:line="211" w:lineRule="exact"/>
                    <w:rPr>
                      <w:rFonts w:ascii="Calibri"/>
                      <w:sz w:val="18"/>
                    </w:rPr>
                  </w:pPr>
                  <w:r>
                    <w:fldChar w:fldCharType="begin"/>
                  </w:r>
                  <w:r>
                    <w:instrText xml:space="preserve"> HYPERLINK \l "_bookmark59" </w:instrText>
                  </w:r>
                  <w:r>
                    <w:fldChar w:fldCharType="separate"/>
                  </w:r>
                  <w:r>
                    <w:rPr>
                      <w:rFonts w:ascii="Calibri"/>
                      <w:color w:val="2F4F4F"/>
                      <w:w w:val="105"/>
                      <w:sz w:val="18"/>
                    </w:rPr>
                    <w:t>Agarwal</w:t>
                  </w:r>
                  <w:r>
                    <w:rPr>
                      <w:rFonts w:ascii="Calibri"/>
                      <w:color w:val="2F4F4F"/>
                      <w:w w:val="105"/>
                      <w:sz w:val="18"/>
                    </w:rPr>
                    <w:fldChar w:fldCharType="end"/>
                  </w:r>
                  <w:r>
                    <w:rPr>
                      <w:rFonts w:ascii="Calibri"/>
                      <w:w w:val="105"/>
                      <w:sz w:val="18"/>
                    </w:rPr>
                    <w:t>,</w:t>
                  </w:r>
                  <w:r>
                    <w:rPr>
                      <w:rFonts w:ascii="Calibri"/>
                      <w:spacing w:val="3"/>
                      <w:w w:val="105"/>
                      <w:sz w:val="18"/>
                    </w:rPr>
                    <w:t xml:space="preserve"> </w:t>
                  </w:r>
                  <w:hyperlink w:anchor="_bookmark59" w:history="1">
                    <w:r>
                      <w:rPr>
                        <w:rFonts w:ascii="Calibri"/>
                        <w:color w:val="2F4F4F"/>
                        <w:spacing w:val="-2"/>
                        <w:w w:val="105"/>
                        <w:sz w:val="18"/>
                      </w:rPr>
                      <w:t>2012</w:t>
                    </w:r>
                  </w:hyperlink>
                  <w:r>
                    <w:rPr>
                      <w:rFonts w:ascii="Calibri"/>
                      <w:spacing w:val="-2"/>
                      <w:w w:val="105"/>
                      <w:sz w:val="18"/>
                    </w:rPr>
                    <w:t>).</w:t>
                  </w:r>
                </w:p>
              </w:txbxContent>
            </v:textbox>
            <w10:wrap anchorx="page"/>
          </v:shape>
        </w:pict>
      </w:r>
      <w:proofErr w:type="spellStart"/>
      <w:r w:rsidR="009308E3" w:rsidRPr="00D516D6">
        <w:rPr>
          <w:rFonts w:ascii="Calibri"/>
          <w:w w:val="105"/>
          <w:position w:val="-10"/>
          <w:sz w:val="18"/>
          <w:lang w:val="en-GB"/>
        </w:rPr>
        <w:t>Haar</w:t>
      </w:r>
      <w:proofErr w:type="spellEnd"/>
      <w:r w:rsidR="009308E3" w:rsidRPr="00D516D6">
        <w:rPr>
          <w:rFonts w:ascii="Calibri"/>
          <w:spacing w:val="13"/>
          <w:w w:val="105"/>
          <w:position w:val="-10"/>
          <w:sz w:val="18"/>
          <w:lang w:val="en-GB"/>
        </w:rPr>
        <w:t xml:space="preserve"> </w:t>
      </w:r>
      <w:r w:rsidR="009308E3" w:rsidRPr="00D516D6">
        <w:rPr>
          <w:rFonts w:ascii="Calibri"/>
          <w:w w:val="105"/>
          <w:position w:val="-10"/>
          <w:sz w:val="18"/>
          <w:lang w:val="en-GB"/>
        </w:rPr>
        <w:t>Cascade</w:t>
      </w:r>
      <w:r w:rsidR="009308E3" w:rsidRPr="00D516D6">
        <w:rPr>
          <w:rFonts w:ascii="Calibri"/>
          <w:spacing w:val="14"/>
          <w:w w:val="105"/>
          <w:position w:val="-10"/>
          <w:sz w:val="18"/>
          <w:lang w:val="en-GB"/>
        </w:rPr>
        <w:t xml:space="preserve"> </w:t>
      </w:r>
      <w:r w:rsidR="009308E3" w:rsidRPr="00D516D6">
        <w:rPr>
          <w:rFonts w:ascii="Calibri"/>
          <w:spacing w:val="-2"/>
          <w:w w:val="105"/>
          <w:position w:val="-10"/>
          <w:sz w:val="18"/>
          <w:lang w:val="en-GB"/>
        </w:rPr>
        <w:t>Classifier</w:t>
      </w:r>
      <w:r w:rsidR="009308E3" w:rsidRPr="00D516D6">
        <w:rPr>
          <w:rFonts w:ascii="Calibri"/>
          <w:position w:val="-10"/>
          <w:sz w:val="18"/>
          <w:lang w:val="en-GB"/>
        </w:rPr>
        <w:tab/>
      </w:r>
      <w:r w:rsidR="009308E3" w:rsidRPr="00D516D6">
        <w:rPr>
          <w:rFonts w:ascii="Calibri"/>
          <w:i/>
          <w:spacing w:val="-2"/>
          <w:w w:val="105"/>
          <w:sz w:val="18"/>
          <w:lang w:val="en-GB"/>
        </w:rPr>
        <w:t>(unspecified)</w:t>
      </w:r>
      <w:r w:rsidR="009308E3" w:rsidRPr="00D516D6">
        <w:rPr>
          <w:rFonts w:ascii="Calibri"/>
          <w:i/>
          <w:sz w:val="18"/>
          <w:lang w:val="en-GB"/>
        </w:rPr>
        <w:tab/>
      </w:r>
      <w:proofErr w:type="gramStart"/>
      <w:r w:rsidR="009308E3" w:rsidRPr="00D516D6">
        <w:rPr>
          <w:rFonts w:ascii="Calibri"/>
          <w:w w:val="105"/>
          <w:sz w:val="18"/>
          <w:lang w:val="en-GB"/>
        </w:rPr>
        <w:t>Gender</w:t>
      </w:r>
      <w:r w:rsidR="009308E3" w:rsidRPr="00D516D6">
        <w:rPr>
          <w:rFonts w:ascii="Calibri"/>
          <w:spacing w:val="30"/>
          <w:w w:val="105"/>
          <w:sz w:val="18"/>
          <w:lang w:val="en-GB"/>
        </w:rPr>
        <w:t xml:space="preserve">  </w:t>
      </w:r>
      <w:r w:rsidR="009308E3" w:rsidRPr="00D516D6">
        <w:rPr>
          <w:rFonts w:ascii="Calibri"/>
          <w:w w:val="105"/>
          <w:sz w:val="18"/>
          <w:lang w:val="en-GB"/>
        </w:rPr>
        <w:t>classification</w:t>
      </w:r>
      <w:proofErr w:type="gramEnd"/>
      <w:r w:rsidR="009308E3" w:rsidRPr="00D516D6">
        <w:rPr>
          <w:rFonts w:ascii="Calibri"/>
          <w:spacing w:val="30"/>
          <w:w w:val="105"/>
          <w:sz w:val="18"/>
          <w:lang w:val="en-GB"/>
        </w:rPr>
        <w:t xml:space="preserve">  </w:t>
      </w:r>
      <w:r w:rsidR="009308E3" w:rsidRPr="00D516D6">
        <w:rPr>
          <w:rFonts w:ascii="Calibri"/>
          <w:w w:val="105"/>
          <w:sz w:val="18"/>
          <w:lang w:val="en-GB"/>
        </w:rPr>
        <w:t>(</w:t>
      </w:r>
      <w:hyperlink w:anchor="_bookmark59" w:history="1">
        <w:r w:rsidR="009308E3" w:rsidRPr="00D516D6">
          <w:rPr>
            <w:rFonts w:ascii="Calibri"/>
            <w:color w:val="2F4F4F"/>
            <w:w w:val="105"/>
            <w:sz w:val="18"/>
            <w:lang w:val="en-GB"/>
          </w:rPr>
          <w:t>Goel</w:t>
        </w:r>
        <w:r w:rsidR="009308E3" w:rsidRPr="00D516D6">
          <w:rPr>
            <w:rFonts w:ascii="Calibri"/>
            <w:color w:val="2F4F4F"/>
            <w:spacing w:val="30"/>
            <w:w w:val="105"/>
            <w:sz w:val="18"/>
            <w:lang w:val="en-GB"/>
          </w:rPr>
          <w:t xml:space="preserve">  </w:t>
        </w:r>
        <w:r w:rsidR="009308E3" w:rsidRPr="00D516D6">
          <w:rPr>
            <w:rFonts w:ascii="Calibri"/>
            <w:color w:val="2F4F4F"/>
            <w:spacing w:val="-5"/>
            <w:w w:val="105"/>
            <w:sz w:val="18"/>
            <w:lang w:val="en-GB"/>
          </w:rPr>
          <w:t>and</w:t>
        </w:r>
      </w:hyperlink>
    </w:p>
    <w:p w14:paraId="11463573" w14:textId="77777777" w:rsidR="00AF779A" w:rsidRPr="00D516D6" w:rsidRDefault="00E9277B">
      <w:pPr>
        <w:tabs>
          <w:tab w:val="left" w:pos="5432"/>
        </w:tabs>
        <w:spacing w:before="195"/>
        <w:ind w:left="5432" w:hanging="2386"/>
        <w:jc w:val="both"/>
        <w:rPr>
          <w:rFonts w:ascii="Calibri"/>
          <w:sz w:val="18"/>
          <w:lang w:val="en-GB"/>
        </w:rPr>
      </w:pPr>
      <w:r w:rsidRPr="00D516D6">
        <w:rPr>
          <w:rFonts w:ascii="Calibri"/>
          <w:spacing w:val="-2"/>
          <w:w w:val="105"/>
          <w:sz w:val="18"/>
          <w:lang w:val="en-GB"/>
        </w:rPr>
        <w:t>OpenCV</w:t>
      </w:r>
      <w:r w:rsidRPr="00D516D6">
        <w:rPr>
          <w:rFonts w:ascii="Calibri"/>
          <w:sz w:val="18"/>
          <w:lang w:val="en-GB"/>
        </w:rPr>
        <w:tab/>
      </w:r>
      <w:r w:rsidRPr="00D516D6">
        <w:rPr>
          <w:rFonts w:ascii="Calibri"/>
          <w:w w:val="105"/>
          <w:sz w:val="18"/>
          <w:lang w:val="en-GB"/>
        </w:rPr>
        <w:t>Face</w:t>
      </w:r>
      <w:r w:rsidRPr="00D516D6">
        <w:rPr>
          <w:rFonts w:ascii="Calibri"/>
          <w:spacing w:val="-11"/>
          <w:w w:val="105"/>
          <w:sz w:val="18"/>
          <w:lang w:val="en-GB"/>
        </w:rPr>
        <w:t xml:space="preserve"> </w:t>
      </w:r>
      <w:r w:rsidRPr="00D516D6">
        <w:rPr>
          <w:rFonts w:ascii="Calibri"/>
          <w:w w:val="105"/>
          <w:sz w:val="18"/>
          <w:lang w:val="en-GB"/>
        </w:rPr>
        <w:t>detection</w:t>
      </w:r>
      <w:r w:rsidRPr="00D516D6">
        <w:rPr>
          <w:rFonts w:ascii="Calibri"/>
          <w:spacing w:val="-11"/>
          <w:w w:val="105"/>
          <w:sz w:val="18"/>
          <w:lang w:val="en-GB"/>
        </w:rPr>
        <w:t xml:space="preserve"> </w:t>
      </w:r>
      <w:r w:rsidRPr="00D516D6">
        <w:rPr>
          <w:rFonts w:ascii="Calibri"/>
          <w:w w:val="105"/>
          <w:sz w:val="18"/>
          <w:lang w:val="en-GB"/>
        </w:rPr>
        <w:t>in</w:t>
      </w:r>
      <w:r w:rsidRPr="00D516D6">
        <w:rPr>
          <w:rFonts w:ascii="Calibri"/>
          <w:spacing w:val="-11"/>
          <w:w w:val="105"/>
          <w:sz w:val="18"/>
          <w:lang w:val="en-GB"/>
        </w:rPr>
        <w:t xml:space="preserve"> </w:t>
      </w:r>
      <w:r w:rsidRPr="00D516D6">
        <w:rPr>
          <w:rFonts w:ascii="Calibri"/>
          <w:w w:val="105"/>
          <w:sz w:val="18"/>
          <w:lang w:val="en-GB"/>
        </w:rPr>
        <w:t>low-light</w:t>
      </w:r>
      <w:r w:rsidRPr="00D516D6">
        <w:rPr>
          <w:rFonts w:ascii="Calibri"/>
          <w:spacing w:val="-10"/>
          <w:w w:val="105"/>
          <w:sz w:val="18"/>
          <w:lang w:val="en-GB"/>
        </w:rPr>
        <w:t xml:space="preserve"> </w:t>
      </w:r>
      <w:r w:rsidRPr="00D516D6">
        <w:rPr>
          <w:rFonts w:ascii="Calibri"/>
          <w:w w:val="105"/>
          <w:sz w:val="18"/>
          <w:lang w:val="en-GB"/>
        </w:rPr>
        <w:t xml:space="preserve">environ- </w:t>
      </w:r>
      <w:proofErr w:type="spellStart"/>
      <w:r w:rsidRPr="00D516D6">
        <w:rPr>
          <w:rFonts w:ascii="Calibri"/>
          <w:w w:val="105"/>
          <w:sz w:val="18"/>
          <w:lang w:val="en-GB"/>
        </w:rPr>
        <w:t>ments</w:t>
      </w:r>
      <w:proofErr w:type="spellEnd"/>
      <w:r w:rsidRPr="00D516D6">
        <w:rPr>
          <w:rFonts w:ascii="Calibri"/>
          <w:w w:val="105"/>
          <w:sz w:val="18"/>
          <w:lang w:val="en-GB"/>
        </w:rPr>
        <w:t xml:space="preserve"> (</w:t>
      </w:r>
      <w:hyperlink w:anchor="_bookmark75" w:history="1">
        <w:r w:rsidRPr="00D516D6">
          <w:rPr>
            <w:rFonts w:ascii="Calibri"/>
            <w:color w:val="2F4F4F"/>
            <w:w w:val="105"/>
            <w:sz w:val="18"/>
            <w:lang w:val="en-GB"/>
          </w:rPr>
          <w:t xml:space="preserve">Le and </w:t>
        </w:r>
        <w:proofErr w:type="spellStart"/>
        <w:r w:rsidRPr="00D516D6">
          <w:rPr>
            <w:rFonts w:ascii="Calibri"/>
            <w:color w:val="2F4F4F"/>
            <w:w w:val="105"/>
            <w:sz w:val="18"/>
            <w:lang w:val="en-GB"/>
          </w:rPr>
          <w:t>Mohd</w:t>
        </w:r>
        <w:proofErr w:type="spellEnd"/>
      </w:hyperlink>
      <w:r w:rsidRPr="00D516D6">
        <w:rPr>
          <w:rFonts w:ascii="Calibri"/>
          <w:w w:val="105"/>
          <w:sz w:val="18"/>
          <w:lang w:val="en-GB"/>
        </w:rPr>
        <w:t xml:space="preserve">, </w:t>
      </w:r>
      <w:hyperlink w:anchor="_bookmark75" w:history="1">
        <w:r w:rsidRPr="00D516D6">
          <w:rPr>
            <w:rFonts w:ascii="Calibri"/>
            <w:color w:val="2F4F4F"/>
            <w:w w:val="105"/>
            <w:sz w:val="18"/>
            <w:lang w:val="en-GB"/>
          </w:rPr>
          <w:t>2022</w:t>
        </w:r>
      </w:hyperlink>
      <w:r w:rsidRPr="00D516D6">
        <w:rPr>
          <w:rFonts w:ascii="Calibri"/>
          <w:w w:val="105"/>
          <w:sz w:val="18"/>
          <w:lang w:val="en-GB"/>
        </w:rPr>
        <w:t>).</w:t>
      </w:r>
    </w:p>
    <w:p w14:paraId="4D7D33B3" w14:textId="77777777" w:rsidR="00AF779A" w:rsidRPr="00D516D6" w:rsidRDefault="00E9277B">
      <w:pPr>
        <w:tabs>
          <w:tab w:val="left" w:pos="3046"/>
          <w:tab w:val="left" w:pos="5431"/>
        </w:tabs>
        <w:spacing w:before="84"/>
        <w:ind w:left="5432" w:hanging="4958"/>
        <w:jc w:val="both"/>
        <w:rPr>
          <w:rFonts w:ascii="Calibri"/>
          <w:sz w:val="18"/>
          <w:lang w:val="en-GB"/>
        </w:rPr>
      </w:pPr>
      <w:r w:rsidRPr="00D516D6">
        <w:rPr>
          <w:rFonts w:ascii="Calibri"/>
          <w:w w:val="105"/>
          <w:sz w:val="18"/>
          <w:lang w:val="en-GB"/>
        </w:rPr>
        <w:t xml:space="preserve">Amazon </w:t>
      </w:r>
      <w:proofErr w:type="spellStart"/>
      <w:r w:rsidRPr="00D516D6">
        <w:rPr>
          <w:rFonts w:ascii="Calibri"/>
          <w:w w:val="105"/>
          <w:sz w:val="18"/>
          <w:lang w:val="en-GB"/>
        </w:rPr>
        <w:t>Rekognition</w:t>
      </w:r>
      <w:proofErr w:type="spellEnd"/>
      <w:r w:rsidRPr="00D516D6">
        <w:rPr>
          <w:rFonts w:ascii="Calibri"/>
          <w:sz w:val="18"/>
          <w:lang w:val="en-GB"/>
        </w:rPr>
        <w:tab/>
      </w:r>
      <w:r w:rsidRPr="00D516D6">
        <w:rPr>
          <w:rFonts w:ascii="Calibri"/>
          <w:spacing w:val="-4"/>
          <w:w w:val="105"/>
          <w:sz w:val="18"/>
          <w:lang w:val="en-GB"/>
        </w:rPr>
        <w:t>AWS</w:t>
      </w:r>
      <w:r w:rsidRPr="00D516D6">
        <w:rPr>
          <w:rFonts w:ascii="Calibri"/>
          <w:sz w:val="18"/>
          <w:lang w:val="en-GB"/>
        </w:rPr>
        <w:tab/>
      </w:r>
      <w:r w:rsidRPr="00D516D6">
        <w:rPr>
          <w:rFonts w:ascii="Calibri"/>
          <w:w w:val="105"/>
          <w:sz w:val="18"/>
          <w:lang w:val="en-GB"/>
        </w:rPr>
        <w:t>Authentication through facial recognition (</w:t>
      </w:r>
      <w:proofErr w:type="spellStart"/>
      <w:r>
        <w:fldChar w:fldCharType="begin"/>
      </w:r>
      <w:r>
        <w:instrText xml:space="preserve"> HYPERLINK \l "_bookmark58" </w:instrText>
      </w:r>
      <w:r>
        <w:fldChar w:fldCharType="separate"/>
      </w:r>
      <w:r w:rsidRPr="00D516D6">
        <w:rPr>
          <w:rFonts w:ascii="Calibri"/>
          <w:color w:val="2F4F4F"/>
          <w:w w:val="105"/>
          <w:sz w:val="18"/>
          <w:lang w:val="en-GB"/>
        </w:rPr>
        <w:t>Girmay</w:t>
      </w:r>
      <w:proofErr w:type="spellEnd"/>
      <w:r w:rsidRPr="00D516D6">
        <w:rPr>
          <w:rFonts w:ascii="Calibri"/>
          <w:color w:val="2F4F4F"/>
          <w:w w:val="105"/>
          <w:sz w:val="18"/>
          <w:lang w:val="en-GB"/>
        </w:rPr>
        <w:t xml:space="preserve">, </w:t>
      </w:r>
      <w:proofErr w:type="spellStart"/>
      <w:r w:rsidRPr="00D516D6">
        <w:rPr>
          <w:rFonts w:ascii="Calibri"/>
          <w:color w:val="2F4F4F"/>
          <w:w w:val="105"/>
          <w:sz w:val="18"/>
          <w:lang w:val="en-GB"/>
        </w:rPr>
        <w:t>Samsom</w:t>
      </w:r>
      <w:proofErr w:type="spellEnd"/>
      <w:r w:rsidRPr="00D516D6">
        <w:rPr>
          <w:rFonts w:ascii="Calibri"/>
          <w:color w:val="2F4F4F"/>
          <w:w w:val="105"/>
          <w:sz w:val="18"/>
          <w:lang w:val="en-GB"/>
        </w:rPr>
        <w:t xml:space="preserve"> and</w:t>
      </w:r>
      <w:r>
        <w:rPr>
          <w:rFonts w:ascii="Calibri"/>
          <w:color w:val="2F4F4F"/>
          <w:w w:val="105"/>
          <w:sz w:val="18"/>
          <w:lang w:val="en-GB"/>
        </w:rPr>
        <w:fldChar w:fldCharType="end"/>
      </w:r>
      <w:r w:rsidRPr="00D516D6">
        <w:rPr>
          <w:rFonts w:ascii="Calibri"/>
          <w:color w:val="2F4F4F"/>
          <w:w w:val="105"/>
          <w:sz w:val="18"/>
          <w:lang w:val="en-GB"/>
        </w:rPr>
        <w:t xml:space="preserve"> </w:t>
      </w:r>
      <w:hyperlink w:anchor="_bookmark58" w:history="1">
        <w:r w:rsidRPr="00D516D6">
          <w:rPr>
            <w:rFonts w:ascii="Calibri"/>
            <w:color w:val="2F4F4F"/>
            <w:w w:val="105"/>
            <w:sz w:val="18"/>
            <w:lang w:val="en-GB"/>
          </w:rPr>
          <w:t>Khattak</w:t>
        </w:r>
      </w:hyperlink>
      <w:r w:rsidRPr="00D516D6">
        <w:rPr>
          <w:rFonts w:ascii="Calibri"/>
          <w:w w:val="105"/>
          <w:sz w:val="18"/>
          <w:lang w:val="en-GB"/>
        </w:rPr>
        <w:t xml:space="preserve">, </w:t>
      </w:r>
      <w:hyperlink w:anchor="_bookmark58" w:history="1">
        <w:r w:rsidRPr="00D516D6">
          <w:rPr>
            <w:rFonts w:ascii="Calibri"/>
            <w:color w:val="2F4F4F"/>
            <w:w w:val="105"/>
            <w:sz w:val="18"/>
            <w:lang w:val="en-GB"/>
          </w:rPr>
          <w:t>2021</w:t>
        </w:r>
      </w:hyperlink>
      <w:r w:rsidRPr="00D516D6">
        <w:rPr>
          <w:rFonts w:ascii="Calibri"/>
          <w:w w:val="105"/>
          <w:sz w:val="18"/>
          <w:lang w:val="en-GB"/>
        </w:rPr>
        <w:t>).</w:t>
      </w:r>
    </w:p>
    <w:p w14:paraId="57353956" w14:textId="77777777" w:rsidR="00AF779A" w:rsidRPr="00D516D6" w:rsidRDefault="00E9277B">
      <w:pPr>
        <w:spacing w:before="61"/>
        <w:ind w:right="513"/>
        <w:jc w:val="right"/>
        <w:rPr>
          <w:rFonts w:ascii="Calibri"/>
          <w:sz w:val="18"/>
          <w:lang w:val="en-GB"/>
        </w:rPr>
      </w:pPr>
      <w:r w:rsidRPr="00D516D6">
        <w:rPr>
          <w:lang w:val="en-GB"/>
        </w:rPr>
        <w:br w:type="column"/>
      </w:r>
      <w:r w:rsidRPr="00D516D6">
        <w:rPr>
          <w:rFonts w:ascii="Calibri"/>
          <w:spacing w:val="-2"/>
          <w:w w:val="105"/>
          <w:sz w:val="18"/>
          <w:lang w:val="en-GB"/>
        </w:rPr>
        <w:t>98.75%</w:t>
      </w:r>
    </w:p>
    <w:p w14:paraId="2FE573E1" w14:textId="77777777" w:rsidR="00AF779A" w:rsidRPr="00D516D6" w:rsidRDefault="00AF779A">
      <w:pPr>
        <w:pStyle w:val="Textoindependiente"/>
        <w:spacing w:before="11"/>
        <w:rPr>
          <w:rFonts w:ascii="Calibri"/>
          <w:sz w:val="24"/>
          <w:lang w:val="en-GB"/>
        </w:rPr>
      </w:pPr>
    </w:p>
    <w:p w14:paraId="109B5E33" w14:textId="77777777" w:rsidR="00AF779A" w:rsidRPr="00D516D6" w:rsidRDefault="00E9277B">
      <w:pPr>
        <w:spacing w:before="1"/>
        <w:ind w:right="513"/>
        <w:jc w:val="right"/>
        <w:rPr>
          <w:rFonts w:ascii="Calibri"/>
          <w:sz w:val="18"/>
          <w:lang w:val="en-GB"/>
        </w:rPr>
      </w:pPr>
      <w:r w:rsidRPr="00D516D6">
        <w:rPr>
          <w:rFonts w:ascii="Calibri"/>
          <w:spacing w:val="-2"/>
          <w:w w:val="105"/>
          <w:sz w:val="18"/>
          <w:lang w:val="en-GB"/>
        </w:rPr>
        <w:t>81.00%</w:t>
      </w:r>
    </w:p>
    <w:p w14:paraId="33798DBD" w14:textId="77777777" w:rsidR="00AF779A" w:rsidRPr="00D516D6" w:rsidRDefault="00AF779A">
      <w:pPr>
        <w:pStyle w:val="Textoindependiente"/>
        <w:spacing w:before="11"/>
        <w:rPr>
          <w:rFonts w:ascii="Calibri"/>
          <w:sz w:val="24"/>
          <w:lang w:val="en-GB"/>
        </w:rPr>
      </w:pPr>
    </w:p>
    <w:p w14:paraId="593F62E0" w14:textId="77777777" w:rsidR="00AF779A" w:rsidRPr="00D516D6" w:rsidRDefault="00E9277B">
      <w:pPr>
        <w:ind w:right="513"/>
        <w:jc w:val="right"/>
        <w:rPr>
          <w:rFonts w:ascii="Calibri"/>
          <w:sz w:val="18"/>
          <w:lang w:val="en-GB"/>
        </w:rPr>
      </w:pPr>
      <w:r w:rsidRPr="00D516D6">
        <w:rPr>
          <w:rFonts w:ascii="Calibri"/>
          <w:spacing w:val="-4"/>
          <w:w w:val="105"/>
          <w:sz w:val="18"/>
          <w:lang w:val="en-GB"/>
        </w:rPr>
        <w:t>100%</w:t>
      </w:r>
    </w:p>
    <w:p w14:paraId="6FC115B2" w14:textId="77777777" w:rsidR="00AF779A" w:rsidRPr="00D516D6" w:rsidRDefault="00AF779A">
      <w:pPr>
        <w:jc w:val="right"/>
        <w:rPr>
          <w:rFonts w:ascii="Calibri"/>
          <w:sz w:val="18"/>
          <w:lang w:val="en-GB"/>
        </w:rPr>
        <w:sectPr w:rsidR="00AF779A" w:rsidRPr="00D516D6">
          <w:type w:val="continuous"/>
          <w:pgSz w:w="10890" w:h="14860"/>
          <w:pgMar w:top="2380" w:right="620" w:bottom="280" w:left="660" w:header="673" w:footer="642" w:gutter="0"/>
          <w:cols w:num="2" w:space="720" w:equalWidth="0">
            <w:col w:w="8139" w:space="40"/>
            <w:col w:w="1431"/>
          </w:cols>
        </w:sectPr>
      </w:pPr>
    </w:p>
    <w:p w14:paraId="5D6A4433" w14:textId="77777777" w:rsidR="00AF779A" w:rsidRPr="00D516D6" w:rsidRDefault="00E9277B">
      <w:pPr>
        <w:spacing w:before="84"/>
        <w:ind w:left="474"/>
        <w:rPr>
          <w:rFonts w:ascii="Calibri"/>
          <w:sz w:val="18"/>
          <w:lang w:val="en-GB"/>
        </w:rPr>
      </w:pPr>
      <w:r w:rsidRPr="00D516D6">
        <w:rPr>
          <w:rFonts w:ascii="Calibri"/>
          <w:w w:val="115"/>
          <w:sz w:val="18"/>
          <w:lang w:val="en-GB"/>
        </w:rPr>
        <w:t>YOLO</w:t>
      </w:r>
      <w:r w:rsidRPr="00D516D6">
        <w:rPr>
          <w:rFonts w:ascii="Calibri"/>
          <w:spacing w:val="-3"/>
          <w:w w:val="115"/>
          <w:sz w:val="18"/>
          <w:lang w:val="en-GB"/>
        </w:rPr>
        <w:t xml:space="preserve"> </w:t>
      </w:r>
      <w:r w:rsidRPr="00D516D6">
        <w:rPr>
          <w:rFonts w:ascii="Calibri"/>
          <w:w w:val="115"/>
          <w:sz w:val="18"/>
          <w:lang w:val="en-GB"/>
        </w:rPr>
        <w:t>and</w:t>
      </w:r>
      <w:r w:rsidRPr="00D516D6">
        <w:rPr>
          <w:rFonts w:ascii="Calibri"/>
          <w:spacing w:val="-2"/>
          <w:w w:val="115"/>
          <w:sz w:val="18"/>
          <w:lang w:val="en-GB"/>
        </w:rPr>
        <w:t xml:space="preserve"> </w:t>
      </w:r>
      <w:r w:rsidRPr="00D516D6">
        <w:rPr>
          <w:rFonts w:ascii="Calibri"/>
          <w:w w:val="115"/>
          <w:sz w:val="18"/>
          <w:lang w:val="en-GB"/>
        </w:rPr>
        <w:t>MTCNN,</w:t>
      </w:r>
      <w:r w:rsidRPr="00D516D6">
        <w:rPr>
          <w:rFonts w:ascii="Calibri"/>
          <w:spacing w:val="-2"/>
          <w:w w:val="115"/>
          <w:sz w:val="18"/>
          <w:lang w:val="en-GB"/>
        </w:rPr>
        <w:t xml:space="preserve"> </w:t>
      </w:r>
      <w:proofErr w:type="spellStart"/>
      <w:r w:rsidRPr="00D516D6">
        <w:rPr>
          <w:rFonts w:ascii="Calibri"/>
          <w:w w:val="115"/>
          <w:sz w:val="18"/>
          <w:lang w:val="en-GB"/>
        </w:rPr>
        <w:t>FaceNet</w:t>
      </w:r>
      <w:proofErr w:type="spellEnd"/>
      <w:r w:rsidRPr="00D516D6">
        <w:rPr>
          <w:rFonts w:ascii="Calibri"/>
          <w:w w:val="115"/>
          <w:sz w:val="18"/>
          <w:lang w:val="en-GB"/>
        </w:rPr>
        <w:t xml:space="preserve"> and SVC</w:t>
      </w:r>
    </w:p>
    <w:p w14:paraId="50C74027" w14:textId="77777777" w:rsidR="00AF779A" w:rsidRPr="00D516D6" w:rsidRDefault="00AF779A">
      <w:pPr>
        <w:pStyle w:val="Textoindependiente"/>
        <w:rPr>
          <w:rFonts w:ascii="Calibri"/>
          <w:sz w:val="22"/>
          <w:lang w:val="en-GB"/>
        </w:rPr>
      </w:pPr>
    </w:p>
    <w:p w14:paraId="06F4FA07" w14:textId="77777777" w:rsidR="00AF779A" w:rsidRPr="00D516D6" w:rsidRDefault="00AF779A">
      <w:pPr>
        <w:pStyle w:val="Textoindependiente"/>
        <w:rPr>
          <w:rFonts w:ascii="Calibri"/>
          <w:sz w:val="22"/>
          <w:lang w:val="en-GB"/>
        </w:rPr>
      </w:pPr>
    </w:p>
    <w:p w14:paraId="7F289A8F" w14:textId="77777777" w:rsidR="00AF779A" w:rsidRPr="00D516D6" w:rsidRDefault="00AF779A">
      <w:pPr>
        <w:pStyle w:val="Textoindependiente"/>
        <w:spacing w:before="10"/>
        <w:rPr>
          <w:rFonts w:ascii="Calibri"/>
          <w:sz w:val="16"/>
          <w:lang w:val="en-GB"/>
        </w:rPr>
      </w:pPr>
    </w:p>
    <w:p w14:paraId="53BE4CBF" w14:textId="77777777" w:rsidR="00AF779A" w:rsidRPr="00D516D6" w:rsidRDefault="00E9277B">
      <w:pPr>
        <w:ind w:left="474"/>
        <w:rPr>
          <w:rFonts w:ascii="Calibri"/>
          <w:sz w:val="18"/>
          <w:lang w:val="en-GB"/>
        </w:rPr>
      </w:pPr>
      <w:r w:rsidRPr="00D516D6">
        <w:rPr>
          <w:rFonts w:ascii="Calibri"/>
          <w:w w:val="110"/>
          <w:sz w:val="18"/>
          <w:lang w:val="en-GB"/>
        </w:rPr>
        <w:t>Local</w:t>
      </w:r>
      <w:r w:rsidRPr="00D516D6">
        <w:rPr>
          <w:rFonts w:ascii="Calibri"/>
          <w:spacing w:val="80"/>
          <w:w w:val="110"/>
          <w:sz w:val="18"/>
          <w:lang w:val="en-GB"/>
        </w:rPr>
        <w:t xml:space="preserve"> </w:t>
      </w:r>
      <w:r w:rsidRPr="00D516D6">
        <w:rPr>
          <w:rFonts w:ascii="Calibri"/>
          <w:w w:val="110"/>
          <w:sz w:val="18"/>
          <w:lang w:val="en-GB"/>
        </w:rPr>
        <w:t>Binary</w:t>
      </w:r>
      <w:r w:rsidRPr="00D516D6">
        <w:rPr>
          <w:rFonts w:ascii="Calibri"/>
          <w:spacing w:val="80"/>
          <w:w w:val="110"/>
          <w:sz w:val="18"/>
          <w:lang w:val="en-GB"/>
        </w:rPr>
        <w:t xml:space="preserve"> </w:t>
      </w:r>
      <w:r w:rsidRPr="00D516D6">
        <w:rPr>
          <w:rFonts w:ascii="Calibri"/>
          <w:w w:val="110"/>
          <w:sz w:val="18"/>
          <w:lang w:val="en-GB"/>
        </w:rPr>
        <w:t>Pattern</w:t>
      </w:r>
      <w:r w:rsidRPr="00D516D6">
        <w:rPr>
          <w:rFonts w:ascii="Calibri"/>
          <w:spacing w:val="80"/>
          <w:w w:val="110"/>
          <w:sz w:val="18"/>
          <w:lang w:val="en-GB"/>
        </w:rPr>
        <w:t xml:space="preserve"> </w:t>
      </w:r>
      <w:r w:rsidRPr="00D516D6">
        <w:rPr>
          <w:rFonts w:ascii="Calibri"/>
          <w:w w:val="110"/>
          <w:sz w:val="18"/>
          <w:lang w:val="en-GB"/>
        </w:rPr>
        <w:t xml:space="preserve">His- </w:t>
      </w:r>
      <w:proofErr w:type="spellStart"/>
      <w:r w:rsidRPr="00D516D6">
        <w:rPr>
          <w:rFonts w:ascii="Calibri"/>
          <w:w w:val="110"/>
          <w:sz w:val="18"/>
          <w:lang w:val="en-GB"/>
        </w:rPr>
        <w:t>togram</w:t>
      </w:r>
      <w:proofErr w:type="spellEnd"/>
      <w:r w:rsidRPr="00D516D6">
        <w:rPr>
          <w:rFonts w:ascii="Calibri"/>
          <w:w w:val="110"/>
          <w:sz w:val="18"/>
          <w:lang w:val="en-GB"/>
        </w:rPr>
        <w:t xml:space="preserve"> (LBPH)</w:t>
      </w:r>
    </w:p>
    <w:p w14:paraId="46930B56" w14:textId="77777777" w:rsidR="00AF779A" w:rsidRPr="00D516D6" w:rsidRDefault="00E9277B">
      <w:pPr>
        <w:tabs>
          <w:tab w:val="left" w:pos="2585"/>
          <w:tab w:val="left" w:pos="3799"/>
        </w:tabs>
        <w:spacing w:before="84"/>
        <w:ind w:left="2584" w:hanging="2386"/>
        <w:jc w:val="both"/>
        <w:rPr>
          <w:rFonts w:ascii="Calibri"/>
          <w:sz w:val="18"/>
          <w:lang w:val="en-GB"/>
        </w:rPr>
      </w:pPr>
      <w:r w:rsidRPr="00D516D6">
        <w:rPr>
          <w:lang w:val="en-GB"/>
        </w:rPr>
        <w:br w:type="column"/>
      </w:r>
      <w:r w:rsidRPr="00D516D6">
        <w:rPr>
          <w:rFonts w:ascii="Calibri"/>
          <w:w w:val="105"/>
          <w:sz w:val="18"/>
          <w:lang w:val="en-GB"/>
        </w:rPr>
        <w:t xml:space="preserve">Google </w:t>
      </w:r>
      <w:proofErr w:type="spellStart"/>
      <w:r w:rsidRPr="00D516D6">
        <w:rPr>
          <w:rFonts w:ascii="Calibri"/>
          <w:w w:val="105"/>
          <w:sz w:val="18"/>
          <w:lang w:val="en-GB"/>
        </w:rPr>
        <w:t>Colab</w:t>
      </w:r>
      <w:proofErr w:type="spellEnd"/>
      <w:r w:rsidRPr="00D516D6">
        <w:rPr>
          <w:rFonts w:ascii="Calibri"/>
          <w:sz w:val="18"/>
          <w:lang w:val="en-GB"/>
        </w:rPr>
        <w:tab/>
      </w:r>
      <w:r w:rsidRPr="00D516D6">
        <w:rPr>
          <w:rFonts w:ascii="Calibri"/>
          <w:sz w:val="18"/>
          <w:lang w:val="en-GB"/>
        </w:rPr>
        <w:tab/>
      </w:r>
      <w:r w:rsidRPr="00D516D6">
        <w:rPr>
          <w:rFonts w:ascii="Calibri"/>
          <w:w w:val="105"/>
          <w:sz w:val="18"/>
          <w:lang w:val="en-GB"/>
        </w:rPr>
        <w:t xml:space="preserve">Facial recognition for </w:t>
      </w:r>
      <w:r w:rsidRPr="00D516D6">
        <w:rPr>
          <w:rFonts w:ascii="Calibri"/>
          <w:w w:val="105"/>
          <w:sz w:val="18"/>
          <w:lang w:val="en-GB"/>
        </w:rPr>
        <w:t>attendance control (</w:t>
      </w:r>
      <w:proofErr w:type="spellStart"/>
      <w:r>
        <w:fldChar w:fldCharType="begin"/>
      </w:r>
      <w:r>
        <w:instrText xml:space="preserve"> HYPERLINK \l "_bookmark54" </w:instrText>
      </w:r>
      <w:r>
        <w:fldChar w:fldCharType="separate"/>
      </w:r>
      <w:r w:rsidRPr="00D516D6">
        <w:rPr>
          <w:rFonts w:ascii="Calibri"/>
          <w:color w:val="2F4F4F"/>
          <w:w w:val="105"/>
          <w:sz w:val="18"/>
          <w:lang w:val="en-GB"/>
        </w:rPr>
        <w:t>Darapaneni</w:t>
      </w:r>
      <w:proofErr w:type="spellEnd"/>
      <w:r w:rsidRPr="00D516D6">
        <w:rPr>
          <w:rFonts w:ascii="Calibri"/>
          <w:color w:val="2F4F4F"/>
          <w:w w:val="105"/>
          <w:sz w:val="18"/>
          <w:lang w:val="en-GB"/>
        </w:rPr>
        <w:t xml:space="preserve">, </w:t>
      </w:r>
      <w:proofErr w:type="spellStart"/>
      <w:r w:rsidRPr="00D516D6">
        <w:rPr>
          <w:rFonts w:ascii="Calibri"/>
          <w:color w:val="2F4F4F"/>
          <w:w w:val="105"/>
          <w:sz w:val="18"/>
          <w:lang w:val="en-GB"/>
        </w:rPr>
        <w:t>Evoori</w:t>
      </w:r>
      <w:proofErr w:type="spellEnd"/>
      <w:r w:rsidRPr="00D516D6">
        <w:rPr>
          <w:rFonts w:ascii="Calibri"/>
          <w:color w:val="2F4F4F"/>
          <w:w w:val="105"/>
          <w:sz w:val="18"/>
          <w:lang w:val="en-GB"/>
        </w:rPr>
        <w:t>,</w:t>
      </w:r>
      <w:r>
        <w:rPr>
          <w:rFonts w:ascii="Calibri"/>
          <w:color w:val="2F4F4F"/>
          <w:w w:val="105"/>
          <w:sz w:val="18"/>
          <w:lang w:val="en-GB"/>
        </w:rPr>
        <w:fldChar w:fldCharType="end"/>
      </w:r>
      <w:r w:rsidRPr="00D516D6">
        <w:rPr>
          <w:rFonts w:ascii="Calibri"/>
          <w:color w:val="2F4F4F"/>
          <w:w w:val="105"/>
          <w:sz w:val="18"/>
          <w:lang w:val="en-GB"/>
        </w:rPr>
        <w:t xml:space="preserve"> </w:t>
      </w:r>
      <w:hyperlink w:anchor="_bookmark54" w:history="1">
        <w:proofErr w:type="spellStart"/>
        <w:r w:rsidRPr="00D516D6">
          <w:rPr>
            <w:rFonts w:ascii="Calibri"/>
            <w:color w:val="2F4F4F"/>
            <w:spacing w:val="-2"/>
            <w:w w:val="105"/>
            <w:sz w:val="18"/>
            <w:lang w:val="en-GB"/>
          </w:rPr>
          <w:t>Vemuri</w:t>
        </w:r>
        <w:proofErr w:type="spellEnd"/>
        <w:r w:rsidRPr="00D516D6">
          <w:rPr>
            <w:rFonts w:ascii="Calibri"/>
            <w:color w:val="2F4F4F"/>
            <w:spacing w:val="-2"/>
            <w:w w:val="105"/>
            <w:sz w:val="18"/>
            <w:lang w:val="en-GB"/>
          </w:rPr>
          <w:t>,</w:t>
        </w:r>
        <w:r w:rsidRPr="00D516D6">
          <w:rPr>
            <w:rFonts w:ascii="Calibri"/>
            <w:color w:val="2F4F4F"/>
            <w:sz w:val="18"/>
            <w:lang w:val="en-GB"/>
          </w:rPr>
          <w:tab/>
        </w:r>
        <w:proofErr w:type="spellStart"/>
        <w:r w:rsidRPr="00D516D6">
          <w:rPr>
            <w:rFonts w:ascii="Calibri"/>
            <w:color w:val="2F4F4F"/>
            <w:spacing w:val="-2"/>
            <w:sz w:val="18"/>
            <w:lang w:val="en-GB"/>
          </w:rPr>
          <w:t>Arichandrapandian</w:t>
        </w:r>
        <w:proofErr w:type="spellEnd"/>
        <w:r w:rsidRPr="00D516D6">
          <w:rPr>
            <w:rFonts w:ascii="Calibri"/>
            <w:color w:val="2F4F4F"/>
            <w:spacing w:val="-2"/>
            <w:sz w:val="18"/>
            <w:lang w:val="en-GB"/>
          </w:rPr>
          <w:t>,</w:t>
        </w:r>
      </w:hyperlink>
      <w:r w:rsidRPr="00D516D6">
        <w:rPr>
          <w:rFonts w:ascii="Calibri"/>
          <w:color w:val="2F4F4F"/>
          <w:sz w:val="18"/>
          <w:lang w:val="en-GB"/>
        </w:rPr>
        <w:t xml:space="preserve"> </w:t>
      </w:r>
      <w:hyperlink w:anchor="_bookmark54" w:history="1">
        <w:r w:rsidRPr="00D516D6">
          <w:rPr>
            <w:rFonts w:ascii="Calibri"/>
            <w:color w:val="2F4F4F"/>
            <w:w w:val="105"/>
            <w:sz w:val="18"/>
            <w:lang w:val="en-GB"/>
          </w:rPr>
          <w:t xml:space="preserve">Karthikeyan, </w:t>
        </w:r>
        <w:proofErr w:type="spellStart"/>
        <w:r w:rsidRPr="00D516D6">
          <w:rPr>
            <w:rFonts w:ascii="Calibri"/>
            <w:color w:val="2F4F4F"/>
            <w:w w:val="105"/>
            <w:sz w:val="18"/>
            <w:lang w:val="en-GB"/>
          </w:rPr>
          <w:t>Paduri</w:t>
        </w:r>
        <w:proofErr w:type="spellEnd"/>
        <w:r w:rsidRPr="00D516D6">
          <w:rPr>
            <w:rFonts w:ascii="Calibri"/>
            <w:color w:val="2F4F4F"/>
            <w:w w:val="105"/>
            <w:sz w:val="18"/>
            <w:lang w:val="en-GB"/>
          </w:rPr>
          <w:t>, Babu and</w:t>
        </w:r>
      </w:hyperlink>
      <w:r w:rsidRPr="00D516D6">
        <w:rPr>
          <w:rFonts w:ascii="Calibri"/>
          <w:color w:val="2F4F4F"/>
          <w:w w:val="105"/>
          <w:sz w:val="18"/>
          <w:lang w:val="en-GB"/>
        </w:rPr>
        <w:t xml:space="preserve"> </w:t>
      </w:r>
      <w:hyperlink w:anchor="_bookmark54" w:history="1">
        <w:proofErr w:type="spellStart"/>
        <w:r w:rsidRPr="00D516D6">
          <w:rPr>
            <w:rFonts w:ascii="Calibri"/>
            <w:color w:val="2F4F4F"/>
            <w:w w:val="105"/>
            <w:sz w:val="18"/>
            <w:lang w:val="en-GB"/>
          </w:rPr>
          <w:t>Madhavan</w:t>
        </w:r>
        <w:proofErr w:type="spellEnd"/>
      </w:hyperlink>
      <w:r w:rsidRPr="00D516D6">
        <w:rPr>
          <w:rFonts w:ascii="Calibri"/>
          <w:w w:val="105"/>
          <w:sz w:val="18"/>
          <w:lang w:val="en-GB"/>
        </w:rPr>
        <w:t xml:space="preserve">, </w:t>
      </w:r>
      <w:hyperlink w:anchor="_bookmark54" w:history="1">
        <w:r w:rsidRPr="00D516D6">
          <w:rPr>
            <w:rFonts w:ascii="Calibri"/>
            <w:color w:val="2F4F4F"/>
            <w:w w:val="105"/>
            <w:sz w:val="18"/>
            <w:lang w:val="en-GB"/>
          </w:rPr>
          <w:t>2020</w:t>
        </w:r>
      </w:hyperlink>
      <w:r w:rsidRPr="00D516D6">
        <w:rPr>
          <w:rFonts w:ascii="Calibri"/>
          <w:w w:val="105"/>
          <w:sz w:val="18"/>
          <w:lang w:val="en-GB"/>
        </w:rPr>
        <w:t>).</w:t>
      </w:r>
    </w:p>
    <w:p w14:paraId="1226B4D1" w14:textId="77777777" w:rsidR="00AF779A" w:rsidRPr="00D516D6" w:rsidRDefault="00E9277B">
      <w:pPr>
        <w:tabs>
          <w:tab w:val="left" w:pos="2584"/>
        </w:tabs>
        <w:spacing w:before="83"/>
        <w:ind w:left="2584" w:hanging="2386"/>
        <w:jc w:val="both"/>
        <w:rPr>
          <w:rFonts w:ascii="Calibri"/>
          <w:sz w:val="18"/>
          <w:lang w:val="en-GB"/>
        </w:rPr>
      </w:pPr>
      <w:r w:rsidRPr="00D516D6">
        <w:rPr>
          <w:rFonts w:ascii="Calibri"/>
          <w:i/>
          <w:spacing w:val="-2"/>
          <w:w w:val="105"/>
          <w:sz w:val="18"/>
          <w:lang w:val="en-GB"/>
        </w:rPr>
        <w:t>(unspecified)</w:t>
      </w:r>
      <w:r w:rsidRPr="00D516D6">
        <w:rPr>
          <w:rFonts w:ascii="Calibri"/>
          <w:i/>
          <w:sz w:val="18"/>
          <w:lang w:val="en-GB"/>
        </w:rPr>
        <w:tab/>
      </w:r>
      <w:r w:rsidRPr="00D516D6">
        <w:rPr>
          <w:rFonts w:ascii="Calibri"/>
          <w:w w:val="105"/>
          <w:sz w:val="18"/>
          <w:lang w:val="en-GB"/>
        </w:rPr>
        <w:t>Face detection from captured im- ages</w:t>
      </w:r>
      <w:r w:rsidRPr="00D516D6">
        <w:rPr>
          <w:rFonts w:ascii="Calibri"/>
          <w:spacing w:val="18"/>
          <w:w w:val="105"/>
          <w:sz w:val="18"/>
          <w:lang w:val="en-GB"/>
        </w:rPr>
        <w:t xml:space="preserve"> </w:t>
      </w:r>
      <w:r w:rsidRPr="00D516D6">
        <w:rPr>
          <w:rFonts w:ascii="Calibri"/>
          <w:w w:val="105"/>
          <w:sz w:val="18"/>
          <w:lang w:val="en-GB"/>
        </w:rPr>
        <w:t>(</w:t>
      </w:r>
      <w:hyperlink w:anchor="_bookmark57" w:history="1">
        <w:r w:rsidRPr="00D516D6">
          <w:rPr>
            <w:rFonts w:ascii="Calibri"/>
            <w:color w:val="2F4F4F"/>
            <w:w w:val="105"/>
            <w:sz w:val="18"/>
            <w:lang w:val="en-GB"/>
          </w:rPr>
          <w:t>Garcia,</w:t>
        </w:r>
        <w:r w:rsidRPr="00D516D6">
          <w:rPr>
            <w:rFonts w:ascii="Calibri"/>
            <w:color w:val="2F4F4F"/>
            <w:spacing w:val="19"/>
            <w:w w:val="105"/>
            <w:sz w:val="18"/>
            <w:lang w:val="en-GB"/>
          </w:rPr>
          <w:t xml:space="preserve"> </w:t>
        </w:r>
        <w:proofErr w:type="spellStart"/>
        <w:r w:rsidRPr="00D516D6">
          <w:rPr>
            <w:rFonts w:ascii="Calibri"/>
            <w:color w:val="2F4F4F"/>
            <w:w w:val="105"/>
            <w:sz w:val="18"/>
            <w:lang w:val="en-GB"/>
          </w:rPr>
          <w:t>Lacayanga</w:t>
        </w:r>
        <w:proofErr w:type="spellEnd"/>
        <w:r w:rsidRPr="00D516D6">
          <w:rPr>
            <w:rFonts w:ascii="Calibri"/>
            <w:color w:val="2F4F4F"/>
            <w:spacing w:val="19"/>
            <w:w w:val="105"/>
            <w:sz w:val="18"/>
            <w:lang w:val="en-GB"/>
          </w:rPr>
          <w:t xml:space="preserve"> </w:t>
        </w:r>
        <w:r w:rsidRPr="00D516D6">
          <w:rPr>
            <w:rFonts w:ascii="Calibri"/>
            <w:color w:val="2F4F4F"/>
            <w:w w:val="105"/>
            <w:sz w:val="18"/>
            <w:lang w:val="en-GB"/>
          </w:rPr>
          <w:t>and</w:t>
        </w:r>
        <w:r w:rsidRPr="00D516D6">
          <w:rPr>
            <w:rFonts w:ascii="Calibri"/>
            <w:color w:val="2F4F4F"/>
            <w:spacing w:val="19"/>
            <w:w w:val="105"/>
            <w:sz w:val="18"/>
            <w:lang w:val="en-GB"/>
          </w:rPr>
          <w:t xml:space="preserve"> </w:t>
        </w:r>
        <w:r w:rsidRPr="00D516D6">
          <w:rPr>
            <w:rFonts w:ascii="Calibri"/>
            <w:color w:val="2F4F4F"/>
            <w:spacing w:val="-4"/>
            <w:w w:val="105"/>
            <w:sz w:val="18"/>
            <w:lang w:val="en-GB"/>
          </w:rPr>
          <w:t>Cruz</w:t>
        </w:r>
      </w:hyperlink>
      <w:r w:rsidRPr="00D516D6">
        <w:rPr>
          <w:rFonts w:ascii="Calibri"/>
          <w:spacing w:val="-4"/>
          <w:w w:val="105"/>
          <w:sz w:val="18"/>
          <w:lang w:val="en-GB"/>
        </w:rPr>
        <w:t>,</w:t>
      </w:r>
    </w:p>
    <w:p w14:paraId="71F36FD8" w14:textId="77777777" w:rsidR="00AF779A" w:rsidRPr="00D516D6" w:rsidRDefault="00E9277B">
      <w:pPr>
        <w:spacing w:before="84"/>
        <w:ind w:left="337"/>
        <w:rPr>
          <w:rFonts w:ascii="Calibri"/>
          <w:sz w:val="18"/>
          <w:lang w:val="en-GB"/>
        </w:rPr>
      </w:pPr>
      <w:r w:rsidRPr="00D516D6">
        <w:rPr>
          <w:lang w:val="en-GB"/>
        </w:rPr>
        <w:br w:type="column"/>
      </w:r>
      <w:r w:rsidRPr="00D516D6">
        <w:rPr>
          <w:rFonts w:ascii="Calibri"/>
          <w:spacing w:val="-2"/>
          <w:w w:val="105"/>
          <w:sz w:val="18"/>
          <w:lang w:val="en-GB"/>
        </w:rPr>
        <w:t>99.00%</w:t>
      </w:r>
    </w:p>
    <w:p w14:paraId="23169AF8" w14:textId="77777777" w:rsidR="00AF779A" w:rsidRPr="00D516D6" w:rsidRDefault="00AF779A">
      <w:pPr>
        <w:pStyle w:val="Textoindependiente"/>
        <w:rPr>
          <w:rFonts w:ascii="Calibri"/>
          <w:sz w:val="22"/>
          <w:lang w:val="en-GB"/>
        </w:rPr>
      </w:pPr>
    </w:p>
    <w:p w14:paraId="3543EC58" w14:textId="77777777" w:rsidR="00AF779A" w:rsidRPr="00D516D6" w:rsidRDefault="00AF779A">
      <w:pPr>
        <w:pStyle w:val="Textoindependiente"/>
        <w:rPr>
          <w:rFonts w:ascii="Calibri"/>
          <w:sz w:val="22"/>
          <w:lang w:val="en-GB"/>
        </w:rPr>
      </w:pPr>
    </w:p>
    <w:p w14:paraId="09CEB40E" w14:textId="77777777" w:rsidR="00AF779A" w:rsidRPr="00D516D6" w:rsidRDefault="00AF779A">
      <w:pPr>
        <w:pStyle w:val="Textoindependiente"/>
        <w:rPr>
          <w:rFonts w:ascii="Calibri"/>
          <w:sz w:val="22"/>
          <w:lang w:val="en-GB"/>
        </w:rPr>
      </w:pPr>
    </w:p>
    <w:p w14:paraId="59DE2685" w14:textId="77777777" w:rsidR="00AF779A" w:rsidRPr="00D516D6" w:rsidRDefault="00E9277B">
      <w:pPr>
        <w:spacing w:before="156"/>
        <w:ind w:left="337"/>
        <w:rPr>
          <w:rFonts w:ascii="Calibri"/>
          <w:sz w:val="18"/>
          <w:lang w:val="en-GB"/>
        </w:rPr>
      </w:pPr>
      <w:r w:rsidRPr="00D516D6">
        <w:rPr>
          <w:rFonts w:ascii="Calibri"/>
          <w:spacing w:val="-2"/>
          <w:w w:val="105"/>
          <w:sz w:val="18"/>
          <w:lang w:val="en-GB"/>
        </w:rPr>
        <w:t>91.72%</w:t>
      </w:r>
    </w:p>
    <w:p w14:paraId="3A78A751" w14:textId="77777777" w:rsidR="00AF779A" w:rsidRPr="00D516D6" w:rsidRDefault="00AF779A">
      <w:pPr>
        <w:rPr>
          <w:rFonts w:ascii="Calibri"/>
          <w:sz w:val="18"/>
          <w:lang w:val="en-GB"/>
        </w:rPr>
        <w:sectPr w:rsidR="00AF779A" w:rsidRPr="00D516D6">
          <w:type w:val="continuous"/>
          <w:pgSz w:w="10890" w:h="14860"/>
          <w:pgMar w:top="2380" w:right="620" w:bottom="280" w:left="660" w:header="673" w:footer="642" w:gutter="0"/>
          <w:cols w:num="3" w:space="720" w:equalWidth="0">
            <w:col w:w="2808" w:space="40"/>
            <w:col w:w="5292" w:space="39"/>
            <w:col w:w="1431"/>
          </w:cols>
        </w:sectPr>
      </w:pPr>
    </w:p>
    <w:p w14:paraId="41B79096" w14:textId="77777777" w:rsidR="00AF779A" w:rsidRPr="00D516D6" w:rsidRDefault="00E9277B">
      <w:pPr>
        <w:tabs>
          <w:tab w:val="left" w:pos="5432"/>
          <w:tab w:val="left" w:pos="9209"/>
        </w:tabs>
        <w:spacing w:line="219" w:lineRule="exact"/>
        <w:ind w:left="355"/>
        <w:rPr>
          <w:rFonts w:ascii="Calibri"/>
          <w:sz w:val="18"/>
          <w:lang w:val="en-GB"/>
        </w:rPr>
      </w:pPr>
      <w:r w:rsidRPr="00D516D6">
        <w:rPr>
          <w:rFonts w:ascii="Times New Roman"/>
          <w:color w:val="2F4F4F"/>
          <w:sz w:val="18"/>
          <w:u w:val="single" w:color="000000"/>
          <w:lang w:val="en-GB"/>
        </w:rPr>
        <w:tab/>
      </w:r>
      <w:hyperlink w:anchor="_bookmark57" w:history="1">
        <w:r w:rsidRPr="00D516D6">
          <w:rPr>
            <w:rFonts w:ascii="Calibri"/>
            <w:color w:val="2F4F4F"/>
            <w:spacing w:val="-2"/>
            <w:w w:val="110"/>
            <w:sz w:val="18"/>
            <w:u w:val="single" w:color="000000"/>
            <w:lang w:val="en-GB"/>
          </w:rPr>
          <w:t>2021</w:t>
        </w:r>
      </w:hyperlink>
      <w:r w:rsidRPr="00D516D6">
        <w:rPr>
          <w:rFonts w:ascii="Calibri"/>
          <w:spacing w:val="-2"/>
          <w:w w:val="110"/>
          <w:sz w:val="18"/>
          <w:u w:val="single"/>
          <w:lang w:val="en-GB"/>
        </w:rPr>
        <w:t>).</w:t>
      </w:r>
      <w:r w:rsidRPr="00D516D6">
        <w:rPr>
          <w:rFonts w:ascii="Calibri"/>
          <w:sz w:val="18"/>
          <w:u w:val="single"/>
          <w:lang w:val="en-GB"/>
        </w:rPr>
        <w:tab/>
      </w:r>
    </w:p>
    <w:bookmarkEnd w:id="137"/>
    <w:p w14:paraId="3A32B33E" w14:textId="77777777" w:rsidR="00AF779A" w:rsidRPr="00D516D6" w:rsidRDefault="00AF779A">
      <w:pPr>
        <w:pStyle w:val="Textoindependiente"/>
        <w:spacing w:before="7"/>
        <w:rPr>
          <w:rFonts w:ascii="Calibri"/>
          <w:sz w:val="25"/>
          <w:lang w:val="en-GB"/>
        </w:rPr>
      </w:pPr>
    </w:p>
    <w:bookmarkEnd w:id="138"/>
    <w:p w14:paraId="461328D1" w14:textId="77777777" w:rsidR="00AF779A" w:rsidRPr="00D516D6" w:rsidRDefault="00E9277B">
      <w:pPr>
        <w:pStyle w:val="Ttulo3"/>
        <w:spacing w:before="115"/>
        <w:ind w:left="116" w:firstLine="0"/>
        <w:rPr>
          <w:lang w:val="en-GB"/>
        </w:rPr>
      </w:pPr>
      <w:r w:rsidRPr="00D516D6">
        <w:rPr>
          <w:lang w:val="en-GB"/>
        </w:rPr>
        <w:t>Methods</w:t>
      </w:r>
      <w:r w:rsidRPr="00D516D6">
        <w:rPr>
          <w:spacing w:val="-8"/>
          <w:lang w:val="en-GB"/>
        </w:rPr>
        <w:t xml:space="preserve"> </w:t>
      </w:r>
      <w:r w:rsidRPr="00D516D6">
        <w:rPr>
          <w:lang w:val="en-GB"/>
        </w:rPr>
        <w:t>for</w:t>
      </w:r>
      <w:r w:rsidRPr="00D516D6">
        <w:rPr>
          <w:spacing w:val="-7"/>
          <w:lang w:val="en-GB"/>
        </w:rPr>
        <w:t xml:space="preserve"> </w:t>
      </w:r>
      <w:r w:rsidRPr="00D516D6">
        <w:rPr>
          <w:lang w:val="en-GB"/>
        </w:rPr>
        <w:t>Object</w:t>
      </w:r>
      <w:r w:rsidRPr="00D516D6">
        <w:rPr>
          <w:spacing w:val="-7"/>
          <w:lang w:val="en-GB"/>
        </w:rPr>
        <w:t xml:space="preserve"> </w:t>
      </w:r>
      <w:r w:rsidRPr="00D516D6">
        <w:rPr>
          <w:spacing w:val="-2"/>
          <w:lang w:val="en-GB"/>
        </w:rPr>
        <w:t>Recognition</w:t>
      </w:r>
    </w:p>
    <w:p w14:paraId="6811A4DA" w14:textId="73C5C653" w:rsidR="00AF779A" w:rsidRPr="00D516D6" w:rsidRDefault="00E9277B" w:rsidP="00835944">
      <w:pPr>
        <w:pStyle w:val="Textoindependiente"/>
        <w:spacing w:before="5" w:line="244" w:lineRule="auto"/>
        <w:ind w:left="116" w:right="154" w:firstLine="298"/>
        <w:jc w:val="both"/>
        <w:rPr>
          <w:lang w:val="en-GB"/>
        </w:rPr>
      </w:pPr>
      <w:r w:rsidRPr="00D516D6">
        <w:rPr>
          <w:w w:val="95"/>
          <w:lang w:val="en-GB"/>
        </w:rPr>
        <w:t>Computer</w:t>
      </w:r>
      <w:r w:rsidRPr="00D516D6">
        <w:rPr>
          <w:spacing w:val="4"/>
          <w:lang w:val="en-GB"/>
        </w:rPr>
        <w:t xml:space="preserve"> </w:t>
      </w:r>
      <w:r w:rsidRPr="00D516D6">
        <w:rPr>
          <w:w w:val="95"/>
          <w:lang w:val="en-GB"/>
        </w:rPr>
        <w:t>vision</w:t>
      </w:r>
      <w:r w:rsidRPr="00D516D6">
        <w:rPr>
          <w:spacing w:val="4"/>
          <w:lang w:val="en-GB"/>
        </w:rPr>
        <w:t xml:space="preserve"> </w:t>
      </w:r>
      <w:r w:rsidRPr="00D516D6">
        <w:rPr>
          <w:w w:val="95"/>
          <w:lang w:val="en-GB"/>
        </w:rPr>
        <w:t>enables</w:t>
      </w:r>
      <w:r w:rsidRPr="00D516D6">
        <w:rPr>
          <w:spacing w:val="4"/>
          <w:lang w:val="en-GB"/>
        </w:rPr>
        <w:t xml:space="preserve"> </w:t>
      </w:r>
      <w:r w:rsidRPr="00D516D6">
        <w:rPr>
          <w:w w:val="95"/>
          <w:lang w:val="en-GB"/>
        </w:rPr>
        <w:t>the</w:t>
      </w:r>
      <w:r w:rsidRPr="00D516D6">
        <w:rPr>
          <w:spacing w:val="4"/>
          <w:lang w:val="en-GB"/>
        </w:rPr>
        <w:t xml:space="preserve"> </w:t>
      </w:r>
      <w:r w:rsidRPr="00D516D6">
        <w:rPr>
          <w:w w:val="95"/>
          <w:lang w:val="en-GB"/>
        </w:rPr>
        <w:t>automatic</w:t>
      </w:r>
      <w:r w:rsidRPr="00D516D6">
        <w:rPr>
          <w:spacing w:val="4"/>
          <w:lang w:val="en-GB"/>
        </w:rPr>
        <w:t xml:space="preserve"> </w:t>
      </w:r>
      <w:r w:rsidRPr="00D516D6">
        <w:rPr>
          <w:w w:val="95"/>
          <w:lang w:val="en-GB"/>
        </w:rPr>
        <w:t>detection</w:t>
      </w:r>
      <w:r w:rsidRPr="00D516D6">
        <w:rPr>
          <w:spacing w:val="4"/>
          <w:lang w:val="en-GB"/>
        </w:rPr>
        <w:t xml:space="preserve"> </w:t>
      </w:r>
      <w:r w:rsidRPr="00D516D6">
        <w:rPr>
          <w:w w:val="95"/>
          <w:lang w:val="en-GB"/>
        </w:rPr>
        <w:t>of</w:t>
      </w:r>
      <w:r w:rsidRPr="00D516D6">
        <w:rPr>
          <w:spacing w:val="4"/>
          <w:lang w:val="en-GB"/>
        </w:rPr>
        <w:t xml:space="preserve"> </w:t>
      </w:r>
      <w:r w:rsidRPr="00D516D6">
        <w:rPr>
          <w:w w:val="95"/>
          <w:lang w:val="en-GB"/>
        </w:rPr>
        <w:t>the</w:t>
      </w:r>
      <w:r w:rsidRPr="00D516D6">
        <w:rPr>
          <w:spacing w:val="4"/>
          <w:lang w:val="en-GB"/>
        </w:rPr>
        <w:t xml:space="preserve"> </w:t>
      </w:r>
      <w:r w:rsidRPr="00D516D6">
        <w:rPr>
          <w:w w:val="95"/>
          <w:lang w:val="en-GB"/>
        </w:rPr>
        <w:t>structure</w:t>
      </w:r>
      <w:r w:rsidRPr="00D516D6">
        <w:rPr>
          <w:spacing w:val="4"/>
          <w:lang w:val="en-GB"/>
        </w:rPr>
        <w:t xml:space="preserve"> </w:t>
      </w:r>
      <w:r w:rsidRPr="00D516D6">
        <w:rPr>
          <w:w w:val="95"/>
          <w:lang w:val="en-GB"/>
        </w:rPr>
        <w:t>and</w:t>
      </w:r>
      <w:r w:rsidRPr="00D516D6">
        <w:rPr>
          <w:spacing w:val="4"/>
          <w:lang w:val="en-GB"/>
        </w:rPr>
        <w:t xml:space="preserve"> </w:t>
      </w:r>
      <w:r w:rsidRPr="00D516D6">
        <w:rPr>
          <w:w w:val="95"/>
          <w:lang w:val="en-GB"/>
        </w:rPr>
        <w:t>properties</w:t>
      </w:r>
      <w:r w:rsidRPr="00D516D6">
        <w:rPr>
          <w:spacing w:val="4"/>
          <w:lang w:val="en-GB"/>
        </w:rPr>
        <w:t xml:space="preserve"> </w:t>
      </w:r>
      <w:r w:rsidRPr="00D516D6">
        <w:rPr>
          <w:w w:val="95"/>
          <w:lang w:val="en-GB"/>
        </w:rPr>
        <w:t>of</w:t>
      </w:r>
      <w:r w:rsidRPr="00D516D6">
        <w:rPr>
          <w:spacing w:val="4"/>
          <w:lang w:val="en-GB"/>
        </w:rPr>
        <w:t xml:space="preserve"> </w:t>
      </w:r>
      <w:r w:rsidRPr="00D516D6">
        <w:rPr>
          <w:w w:val="95"/>
          <w:lang w:val="en-GB"/>
        </w:rPr>
        <w:t>a</w:t>
      </w:r>
      <w:r w:rsidRPr="00D516D6">
        <w:rPr>
          <w:spacing w:val="4"/>
          <w:lang w:val="en-GB"/>
        </w:rPr>
        <w:t xml:space="preserve"> </w:t>
      </w:r>
      <w:r w:rsidRPr="00D516D6">
        <w:rPr>
          <w:w w:val="95"/>
          <w:lang w:val="en-GB"/>
        </w:rPr>
        <w:t>potential</w:t>
      </w:r>
      <w:r w:rsidRPr="00D516D6">
        <w:rPr>
          <w:spacing w:val="4"/>
          <w:lang w:val="en-GB"/>
        </w:rPr>
        <w:t xml:space="preserve"> </w:t>
      </w:r>
      <w:r w:rsidRPr="00D516D6">
        <w:rPr>
          <w:w w:val="95"/>
          <w:lang w:val="en-GB"/>
        </w:rPr>
        <w:t>dynamic</w:t>
      </w:r>
      <w:r w:rsidRPr="00D516D6">
        <w:rPr>
          <w:spacing w:val="4"/>
          <w:lang w:val="en-GB"/>
        </w:rPr>
        <w:t xml:space="preserve"> </w:t>
      </w:r>
      <w:r w:rsidRPr="00D516D6">
        <w:rPr>
          <w:w w:val="95"/>
          <w:lang w:val="en-GB"/>
        </w:rPr>
        <w:t>three- dimensional</w:t>
      </w:r>
      <w:r w:rsidRPr="00D516D6">
        <w:rPr>
          <w:lang w:val="en-GB"/>
        </w:rPr>
        <w:t xml:space="preserve"> </w:t>
      </w:r>
      <w:r w:rsidRPr="00D516D6">
        <w:rPr>
          <w:w w:val="95"/>
          <w:lang w:val="en-GB"/>
        </w:rPr>
        <w:t>world.</w:t>
      </w:r>
      <w:r w:rsidRPr="00D516D6">
        <w:rPr>
          <w:lang w:val="en-GB"/>
        </w:rPr>
        <w:t xml:space="preserve"> </w:t>
      </w:r>
      <w:r w:rsidRPr="00D516D6">
        <w:rPr>
          <w:w w:val="95"/>
          <w:lang w:val="en-GB"/>
        </w:rPr>
        <w:t>First,</w:t>
      </w:r>
      <w:r w:rsidRPr="00D516D6">
        <w:rPr>
          <w:lang w:val="en-GB"/>
        </w:rPr>
        <w:t xml:space="preserve"> </w:t>
      </w:r>
      <w:r w:rsidRPr="00D516D6">
        <w:rPr>
          <w:w w:val="95"/>
          <w:lang w:val="en-GB"/>
        </w:rPr>
        <w:t>an</w:t>
      </w:r>
      <w:r w:rsidRPr="00D516D6">
        <w:rPr>
          <w:lang w:val="en-GB"/>
        </w:rPr>
        <w:t xml:space="preserve"> </w:t>
      </w:r>
      <w:r w:rsidRPr="00D516D6">
        <w:rPr>
          <w:w w:val="95"/>
          <w:lang w:val="en-GB"/>
        </w:rPr>
        <w:t>input</w:t>
      </w:r>
      <w:r w:rsidRPr="00D516D6">
        <w:rPr>
          <w:lang w:val="en-GB"/>
        </w:rPr>
        <w:t xml:space="preserve"> </w:t>
      </w:r>
      <w:r w:rsidRPr="00D516D6">
        <w:rPr>
          <w:w w:val="95"/>
          <w:lang w:val="en-GB"/>
        </w:rPr>
        <w:t>image</w:t>
      </w:r>
      <w:r w:rsidRPr="00D516D6">
        <w:rPr>
          <w:lang w:val="en-GB"/>
        </w:rPr>
        <w:t xml:space="preserve"> </w:t>
      </w:r>
      <w:r w:rsidRPr="00D516D6">
        <w:rPr>
          <w:w w:val="95"/>
          <w:lang w:val="en-GB"/>
        </w:rPr>
        <w:t>containing</w:t>
      </w:r>
      <w:r w:rsidRPr="00D516D6">
        <w:rPr>
          <w:lang w:val="en-GB"/>
        </w:rPr>
        <w:t xml:space="preserve"> </w:t>
      </w:r>
      <w:r w:rsidRPr="00D516D6">
        <w:rPr>
          <w:w w:val="95"/>
          <w:lang w:val="en-GB"/>
        </w:rPr>
        <w:t>one</w:t>
      </w:r>
      <w:r w:rsidRPr="00D516D6">
        <w:rPr>
          <w:lang w:val="en-GB"/>
        </w:rPr>
        <w:t xml:space="preserve"> </w:t>
      </w:r>
      <w:r w:rsidRPr="00D516D6">
        <w:rPr>
          <w:w w:val="95"/>
          <w:lang w:val="en-GB"/>
        </w:rPr>
        <w:t>or</w:t>
      </w:r>
      <w:r w:rsidRPr="00D516D6">
        <w:rPr>
          <w:lang w:val="en-GB"/>
        </w:rPr>
        <w:t xml:space="preserve"> </w:t>
      </w:r>
      <w:r w:rsidRPr="00D516D6">
        <w:rPr>
          <w:w w:val="95"/>
          <w:lang w:val="en-GB"/>
        </w:rPr>
        <w:t>more</w:t>
      </w:r>
      <w:r w:rsidRPr="00D516D6">
        <w:rPr>
          <w:lang w:val="en-GB"/>
        </w:rPr>
        <w:t xml:space="preserve"> </w:t>
      </w:r>
      <w:r w:rsidRPr="00D516D6">
        <w:rPr>
          <w:w w:val="95"/>
          <w:lang w:val="en-GB"/>
        </w:rPr>
        <w:t>objects</w:t>
      </w:r>
      <w:r w:rsidRPr="00D516D6">
        <w:rPr>
          <w:lang w:val="en-GB"/>
        </w:rPr>
        <w:t xml:space="preserve"> </w:t>
      </w:r>
      <w:r w:rsidRPr="00D516D6">
        <w:rPr>
          <w:w w:val="95"/>
          <w:lang w:val="en-GB"/>
        </w:rPr>
        <w:t>is</w:t>
      </w:r>
      <w:r w:rsidRPr="00D516D6">
        <w:rPr>
          <w:lang w:val="en-GB"/>
        </w:rPr>
        <w:t xml:space="preserve"> </w:t>
      </w:r>
      <w:r w:rsidRPr="00D516D6">
        <w:rPr>
          <w:w w:val="95"/>
          <w:lang w:val="en-GB"/>
        </w:rPr>
        <w:t>required.</w:t>
      </w:r>
      <w:r w:rsidRPr="00D516D6">
        <w:rPr>
          <w:lang w:val="en-GB"/>
        </w:rPr>
        <w:t xml:space="preserve"> </w:t>
      </w:r>
      <w:r w:rsidRPr="00D516D6">
        <w:rPr>
          <w:w w:val="95"/>
          <w:lang w:val="en-GB"/>
        </w:rPr>
        <w:t>Then,</w:t>
      </w:r>
      <w:r w:rsidRPr="00D516D6">
        <w:rPr>
          <w:lang w:val="en-GB"/>
        </w:rPr>
        <w:t xml:space="preserve"> </w:t>
      </w:r>
      <w:r w:rsidRPr="00D516D6">
        <w:rPr>
          <w:w w:val="95"/>
          <w:lang w:val="en-GB"/>
        </w:rPr>
        <w:t>image</w:t>
      </w:r>
      <w:r w:rsidRPr="00D516D6">
        <w:rPr>
          <w:lang w:val="en-GB"/>
        </w:rPr>
        <w:t xml:space="preserve"> </w:t>
      </w:r>
      <w:proofErr w:type="spellStart"/>
      <w:r w:rsidRPr="00D516D6">
        <w:rPr>
          <w:w w:val="95"/>
          <w:lang w:val="en-GB"/>
        </w:rPr>
        <w:t>preprocessing</w:t>
      </w:r>
      <w:proofErr w:type="spellEnd"/>
      <w:r w:rsidRPr="00D516D6">
        <w:rPr>
          <w:lang w:val="en-GB"/>
        </w:rPr>
        <w:t xml:space="preserve"> </w:t>
      </w:r>
      <w:r w:rsidRPr="00D516D6">
        <w:rPr>
          <w:w w:val="95"/>
          <w:lang w:val="en-GB"/>
        </w:rPr>
        <w:t>is performed</w:t>
      </w:r>
      <w:r w:rsidRPr="00D516D6">
        <w:rPr>
          <w:spacing w:val="-9"/>
          <w:w w:val="95"/>
          <w:lang w:val="en-GB"/>
        </w:rPr>
        <w:t xml:space="preserve"> </w:t>
      </w:r>
      <w:r w:rsidRPr="00D516D6">
        <w:rPr>
          <w:w w:val="95"/>
          <w:lang w:val="en-GB"/>
        </w:rPr>
        <w:t>to</w:t>
      </w:r>
      <w:r w:rsidRPr="00D516D6">
        <w:rPr>
          <w:spacing w:val="-9"/>
          <w:w w:val="95"/>
          <w:lang w:val="en-GB"/>
        </w:rPr>
        <w:t xml:space="preserve"> </w:t>
      </w:r>
      <w:r w:rsidRPr="00D516D6">
        <w:rPr>
          <w:w w:val="95"/>
          <w:lang w:val="en-GB"/>
        </w:rPr>
        <w:t>extract</w:t>
      </w:r>
      <w:r w:rsidRPr="00D516D6">
        <w:rPr>
          <w:spacing w:val="-9"/>
          <w:w w:val="95"/>
          <w:lang w:val="en-GB"/>
        </w:rPr>
        <w:t xml:space="preserve"> </w:t>
      </w:r>
      <w:r w:rsidRPr="00D516D6">
        <w:rPr>
          <w:w w:val="95"/>
          <w:lang w:val="en-GB"/>
        </w:rPr>
        <w:t>features</w:t>
      </w:r>
      <w:r w:rsidRPr="00D516D6">
        <w:rPr>
          <w:spacing w:val="-9"/>
          <w:w w:val="95"/>
          <w:lang w:val="en-GB"/>
        </w:rPr>
        <w:t xml:space="preserve"> </w:t>
      </w:r>
      <w:r w:rsidRPr="00D516D6">
        <w:rPr>
          <w:w w:val="95"/>
          <w:lang w:val="en-GB"/>
        </w:rPr>
        <w:t>from</w:t>
      </w:r>
      <w:r w:rsidRPr="00D516D6">
        <w:rPr>
          <w:spacing w:val="-9"/>
          <w:w w:val="95"/>
          <w:lang w:val="en-GB"/>
        </w:rPr>
        <w:t xml:space="preserve"> </w:t>
      </w:r>
      <w:r w:rsidRPr="00D516D6">
        <w:rPr>
          <w:w w:val="95"/>
          <w:lang w:val="en-GB"/>
        </w:rPr>
        <w:t>the</w:t>
      </w:r>
      <w:r w:rsidRPr="00D516D6">
        <w:rPr>
          <w:spacing w:val="-8"/>
          <w:w w:val="95"/>
          <w:lang w:val="en-GB"/>
        </w:rPr>
        <w:t xml:space="preserve"> </w:t>
      </w:r>
      <w:r w:rsidRPr="00D516D6">
        <w:rPr>
          <w:w w:val="95"/>
          <w:lang w:val="en-GB"/>
        </w:rPr>
        <w:t>segmented</w:t>
      </w:r>
      <w:r w:rsidRPr="00D516D6">
        <w:rPr>
          <w:spacing w:val="-9"/>
          <w:w w:val="95"/>
          <w:lang w:val="en-GB"/>
        </w:rPr>
        <w:t xml:space="preserve"> </w:t>
      </w:r>
      <w:r w:rsidRPr="00D516D6">
        <w:rPr>
          <w:w w:val="95"/>
          <w:lang w:val="en-GB"/>
        </w:rPr>
        <w:t>image.</w:t>
      </w:r>
      <w:r w:rsidRPr="00D516D6">
        <w:rPr>
          <w:spacing w:val="-9"/>
          <w:w w:val="95"/>
          <w:lang w:val="en-GB"/>
        </w:rPr>
        <w:t xml:space="preserve"> </w:t>
      </w:r>
      <w:r w:rsidRPr="00D516D6">
        <w:rPr>
          <w:w w:val="95"/>
          <w:lang w:val="en-GB"/>
        </w:rPr>
        <w:t>Table</w:t>
      </w:r>
      <w:r w:rsidRPr="00D516D6">
        <w:rPr>
          <w:spacing w:val="-9"/>
          <w:w w:val="95"/>
          <w:lang w:val="en-GB"/>
        </w:rPr>
        <w:t xml:space="preserve"> </w:t>
      </w:r>
      <w:hyperlink w:anchor="_bookmark13" w:history="1">
        <w:r w:rsidRPr="00D516D6">
          <w:rPr>
            <w:color w:val="2F4F4F"/>
            <w:w w:val="95"/>
            <w:lang w:val="en-GB"/>
          </w:rPr>
          <w:t>8</w:t>
        </w:r>
      </w:hyperlink>
      <w:r w:rsidRPr="00D516D6">
        <w:rPr>
          <w:color w:val="2F4F4F"/>
          <w:spacing w:val="-9"/>
          <w:w w:val="95"/>
          <w:lang w:val="en-GB"/>
        </w:rPr>
        <w:t xml:space="preserve"> </w:t>
      </w:r>
      <w:r w:rsidRPr="00D516D6">
        <w:rPr>
          <w:w w:val="95"/>
          <w:lang w:val="en-GB"/>
        </w:rPr>
        <w:t>describes</w:t>
      </w:r>
      <w:r w:rsidRPr="00D516D6">
        <w:rPr>
          <w:spacing w:val="-8"/>
          <w:w w:val="95"/>
          <w:lang w:val="en-GB"/>
        </w:rPr>
        <w:t xml:space="preserve"> </w:t>
      </w:r>
      <w:r w:rsidRPr="00D516D6">
        <w:rPr>
          <w:w w:val="95"/>
          <w:lang w:val="en-GB"/>
        </w:rPr>
        <w:t>a</w:t>
      </w:r>
      <w:r w:rsidRPr="00D516D6">
        <w:rPr>
          <w:spacing w:val="-9"/>
          <w:w w:val="95"/>
          <w:lang w:val="en-GB"/>
        </w:rPr>
        <w:t xml:space="preserve"> </w:t>
      </w:r>
      <w:r w:rsidRPr="00D516D6">
        <w:rPr>
          <w:w w:val="95"/>
          <w:lang w:val="en-GB"/>
        </w:rPr>
        <w:t>list</w:t>
      </w:r>
      <w:r w:rsidRPr="00D516D6">
        <w:rPr>
          <w:spacing w:val="-9"/>
          <w:w w:val="95"/>
          <w:lang w:val="en-GB"/>
        </w:rPr>
        <w:t xml:space="preserve"> </w:t>
      </w:r>
      <w:r w:rsidRPr="00D516D6">
        <w:rPr>
          <w:w w:val="95"/>
          <w:lang w:val="en-GB"/>
        </w:rPr>
        <w:t>of</w:t>
      </w:r>
      <w:r w:rsidRPr="00D516D6">
        <w:rPr>
          <w:spacing w:val="-9"/>
          <w:w w:val="95"/>
          <w:lang w:val="en-GB"/>
        </w:rPr>
        <w:t xml:space="preserve"> </w:t>
      </w:r>
      <w:r w:rsidRPr="00D516D6">
        <w:rPr>
          <w:w w:val="95"/>
          <w:lang w:val="en-GB"/>
        </w:rPr>
        <w:t>algorithms</w:t>
      </w:r>
      <w:r w:rsidRPr="00D516D6">
        <w:rPr>
          <w:spacing w:val="-9"/>
          <w:w w:val="95"/>
          <w:lang w:val="en-GB"/>
        </w:rPr>
        <w:t xml:space="preserve"> </w:t>
      </w:r>
      <w:r w:rsidRPr="00D516D6">
        <w:rPr>
          <w:w w:val="95"/>
          <w:lang w:val="en-GB"/>
        </w:rPr>
        <w:t>for</w:t>
      </w:r>
      <w:r w:rsidRPr="00D516D6">
        <w:rPr>
          <w:spacing w:val="-8"/>
          <w:w w:val="95"/>
          <w:lang w:val="en-GB"/>
        </w:rPr>
        <w:t xml:space="preserve"> </w:t>
      </w:r>
      <w:r w:rsidRPr="00D516D6">
        <w:rPr>
          <w:w w:val="95"/>
          <w:lang w:val="en-GB"/>
        </w:rPr>
        <w:t>object</w:t>
      </w:r>
      <w:r w:rsidRPr="00D516D6">
        <w:rPr>
          <w:spacing w:val="-9"/>
          <w:w w:val="95"/>
          <w:lang w:val="en-GB"/>
        </w:rPr>
        <w:t xml:space="preserve"> </w:t>
      </w:r>
      <w:r w:rsidRPr="00D516D6">
        <w:rPr>
          <w:w w:val="95"/>
          <w:lang w:val="en-GB"/>
        </w:rPr>
        <w:t xml:space="preserve">recognition. Based on Table </w:t>
      </w:r>
      <w:hyperlink w:anchor="_bookmark13" w:history="1">
        <w:r w:rsidRPr="00D516D6">
          <w:rPr>
            <w:color w:val="2F4F4F"/>
            <w:w w:val="95"/>
            <w:lang w:val="en-GB"/>
          </w:rPr>
          <w:t>8</w:t>
        </w:r>
      </w:hyperlink>
      <w:r w:rsidRPr="00D516D6">
        <w:rPr>
          <w:w w:val="95"/>
          <w:lang w:val="en-GB"/>
        </w:rPr>
        <w:t xml:space="preserve">, the selected algorithm was Sequential from the TensorFlow library in combination with </w:t>
      </w:r>
      <w:proofErr w:type="spellStart"/>
      <w:r w:rsidRPr="00D516D6">
        <w:rPr>
          <w:w w:val="95"/>
          <w:lang w:val="en-GB"/>
        </w:rPr>
        <w:t>Keras</w:t>
      </w:r>
      <w:proofErr w:type="spellEnd"/>
      <w:r w:rsidRPr="00D516D6">
        <w:rPr>
          <w:w w:val="95"/>
          <w:lang w:val="en-GB"/>
        </w:rPr>
        <w:t xml:space="preserve"> due</w:t>
      </w:r>
      <w:r w:rsidRPr="00D516D6">
        <w:rPr>
          <w:lang w:val="en-GB"/>
        </w:rPr>
        <w:t xml:space="preserve"> </w:t>
      </w:r>
      <w:r w:rsidRPr="00D516D6">
        <w:rPr>
          <w:w w:val="95"/>
          <w:lang w:val="en-GB"/>
        </w:rPr>
        <w:t>to</w:t>
      </w:r>
      <w:r w:rsidRPr="00D516D6">
        <w:rPr>
          <w:lang w:val="en-GB"/>
        </w:rPr>
        <w:t xml:space="preserve"> </w:t>
      </w:r>
      <w:r w:rsidRPr="00D516D6">
        <w:rPr>
          <w:w w:val="95"/>
          <w:lang w:val="en-GB"/>
        </w:rPr>
        <w:t>its</w:t>
      </w:r>
      <w:r w:rsidRPr="00D516D6">
        <w:rPr>
          <w:lang w:val="en-GB"/>
        </w:rPr>
        <w:t xml:space="preserve"> </w:t>
      </w:r>
      <w:r w:rsidRPr="00D516D6">
        <w:rPr>
          <w:w w:val="95"/>
          <w:lang w:val="en-GB"/>
        </w:rPr>
        <w:t>accuracy,</w:t>
      </w:r>
      <w:r w:rsidRPr="00D516D6">
        <w:rPr>
          <w:lang w:val="en-GB"/>
        </w:rPr>
        <w:t xml:space="preserve"> </w:t>
      </w:r>
      <w:r w:rsidRPr="00D516D6">
        <w:rPr>
          <w:w w:val="95"/>
          <w:lang w:val="en-GB"/>
        </w:rPr>
        <w:t>optimal</w:t>
      </w:r>
      <w:r w:rsidRPr="00D516D6">
        <w:rPr>
          <w:lang w:val="en-GB"/>
        </w:rPr>
        <w:t xml:space="preserve"> </w:t>
      </w:r>
      <w:r w:rsidRPr="00D516D6">
        <w:rPr>
          <w:w w:val="95"/>
          <w:lang w:val="en-GB"/>
        </w:rPr>
        <w:t>performance,</w:t>
      </w:r>
      <w:r w:rsidRPr="00D516D6">
        <w:rPr>
          <w:lang w:val="en-GB"/>
        </w:rPr>
        <w:t xml:space="preserve"> </w:t>
      </w:r>
      <w:r w:rsidRPr="00D516D6">
        <w:rPr>
          <w:w w:val="95"/>
          <w:lang w:val="en-GB"/>
        </w:rPr>
        <w:t>ease</w:t>
      </w:r>
      <w:r w:rsidRPr="00D516D6">
        <w:rPr>
          <w:lang w:val="en-GB"/>
        </w:rPr>
        <w:t xml:space="preserve"> </w:t>
      </w:r>
      <w:r w:rsidRPr="00D516D6">
        <w:rPr>
          <w:w w:val="95"/>
          <w:lang w:val="en-GB"/>
        </w:rPr>
        <w:t>of</w:t>
      </w:r>
      <w:r w:rsidRPr="00D516D6">
        <w:rPr>
          <w:lang w:val="en-GB"/>
        </w:rPr>
        <w:t xml:space="preserve"> </w:t>
      </w:r>
      <w:r w:rsidRPr="00D516D6">
        <w:rPr>
          <w:w w:val="95"/>
          <w:lang w:val="en-GB"/>
        </w:rPr>
        <w:t>training,</w:t>
      </w:r>
      <w:r w:rsidRPr="00D516D6">
        <w:rPr>
          <w:lang w:val="en-GB"/>
        </w:rPr>
        <w:t xml:space="preserve"> </w:t>
      </w:r>
      <w:r w:rsidRPr="00D516D6">
        <w:rPr>
          <w:w w:val="95"/>
          <w:lang w:val="en-GB"/>
        </w:rPr>
        <w:t>and</w:t>
      </w:r>
      <w:r w:rsidRPr="00D516D6">
        <w:rPr>
          <w:lang w:val="en-GB"/>
        </w:rPr>
        <w:t xml:space="preserve"> </w:t>
      </w:r>
      <w:r w:rsidRPr="00D516D6">
        <w:rPr>
          <w:w w:val="95"/>
          <w:lang w:val="en-GB"/>
        </w:rPr>
        <w:t>widespread</w:t>
      </w:r>
      <w:r w:rsidRPr="00D516D6">
        <w:rPr>
          <w:lang w:val="en-GB"/>
        </w:rPr>
        <w:t xml:space="preserve"> </w:t>
      </w:r>
      <w:r w:rsidRPr="00D516D6">
        <w:rPr>
          <w:w w:val="95"/>
          <w:lang w:val="en-GB"/>
        </w:rPr>
        <w:t>use</w:t>
      </w:r>
      <w:r w:rsidRPr="00D516D6">
        <w:rPr>
          <w:lang w:val="en-GB"/>
        </w:rPr>
        <w:t xml:space="preserve"> </w:t>
      </w:r>
      <w:r w:rsidRPr="00D516D6">
        <w:rPr>
          <w:w w:val="95"/>
          <w:lang w:val="en-GB"/>
        </w:rPr>
        <w:t>for</w:t>
      </w:r>
      <w:r w:rsidRPr="00D516D6">
        <w:rPr>
          <w:lang w:val="en-GB"/>
        </w:rPr>
        <w:t xml:space="preserve"> </w:t>
      </w:r>
      <w:r w:rsidRPr="00D516D6">
        <w:rPr>
          <w:w w:val="95"/>
          <w:lang w:val="en-GB"/>
        </w:rPr>
        <w:t>real-time</w:t>
      </w:r>
      <w:r w:rsidRPr="00D516D6">
        <w:rPr>
          <w:lang w:val="en-GB"/>
        </w:rPr>
        <w:t xml:space="preserve"> </w:t>
      </w:r>
      <w:r w:rsidRPr="00D516D6">
        <w:rPr>
          <w:w w:val="95"/>
          <w:lang w:val="en-GB"/>
        </w:rPr>
        <w:t>object</w:t>
      </w:r>
      <w:r w:rsidRPr="00D516D6">
        <w:rPr>
          <w:lang w:val="en-GB"/>
        </w:rPr>
        <w:t xml:space="preserve"> </w:t>
      </w:r>
      <w:r w:rsidRPr="00D516D6">
        <w:rPr>
          <w:w w:val="95"/>
          <w:lang w:val="en-GB"/>
        </w:rPr>
        <w:t>recognition. MobileNetV2</w:t>
      </w:r>
      <w:r w:rsidRPr="00D516D6">
        <w:rPr>
          <w:spacing w:val="-9"/>
          <w:w w:val="95"/>
          <w:lang w:val="en-GB"/>
        </w:rPr>
        <w:t xml:space="preserve"> </w:t>
      </w:r>
      <w:r w:rsidRPr="00D516D6">
        <w:rPr>
          <w:w w:val="95"/>
          <w:lang w:val="en-GB"/>
        </w:rPr>
        <w:t>combine</w:t>
      </w:r>
      <w:r w:rsidRPr="00D516D6">
        <w:rPr>
          <w:w w:val="95"/>
          <w:lang w:val="en-GB"/>
        </w:rPr>
        <w:t>d</w:t>
      </w:r>
      <w:r w:rsidRPr="00D516D6">
        <w:rPr>
          <w:spacing w:val="-8"/>
          <w:w w:val="95"/>
          <w:lang w:val="en-GB"/>
        </w:rPr>
        <w:t xml:space="preserve"> </w:t>
      </w:r>
      <w:r w:rsidRPr="00D516D6">
        <w:rPr>
          <w:w w:val="95"/>
          <w:lang w:val="en-GB"/>
        </w:rPr>
        <w:t>with</w:t>
      </w:r>
      <w:r w:rsidRPr="00D516D6">
        <w:rPr>
          <w:spacing w:val="-8"/>
          <w:w w:val="95"/>
          <w:lang w:val="en-GB"/>
        </w:rPr>
        <w:t xml:space="preserve"> </w:t>
      </w:r>
      <w:r w:rsidRPr="00D516D6">
        <w:rPr>
          <w:w w:val="95"/>
          <w:lang w:val="en-GB"/>
        </w:rPr>
        <w:t>SSD</w:t>
      </w:r>
      <w:r w:rsidRPr="00D516D6">
        <w:rPr>
          <w:spacing w:val="-9"/>
          <w:w w:val="95"/>
          <w:lang w:val="en-GB"/>
        </w:rPr>
        <w:t xml:space="preserve"> </w:t>
      </w:r>
      <w:r w:rsidRPr="00D516D6">
        <w:rPr>
          <w:w w:val="95"/>
          <w:lang w:val="en-GB"/>
        </w:rPr>
        <w:t>was</w:t>
      </w:r>
      <w:r w:rsidRPr="00D516D6">
        <w:rPr>
          <w:spacing w:val="-8"/>
          <w:w w:val="95"/>
          <w:lang w:val="en-GB"/>
        </w:rPr>
        <w:t xml:space="preserve"> </w:t>
      </w:r>
      <w:r w:rsidRPr="00D516D6">
        <w:rPr>
          <w:w w:val="95"/>
          <w:lang w:val="en-GB"/>
        </w:rPr>
        <w:t>discarded</w:t>
      </w:r>
      <w:r w:rsidRPr="00D516D6">
        <w:rPr>
          <w:spacing w:val="-8"/>
          <w:w w:val="95"/>
          <w:lang w:val="en-GB"/>
        </w:rPr>
        <w:t xml:space="preserve"> </w:t>
      </w:r>
      <w:r w:rsidRPr="00D516D6">
        <w:rPr>
          <w:w w:val="95"/>
          <w:lang w:val="en-GB"/>
        </w:rPr>
        <w:t>due</w:t>
      </w:r>
      <w:r w:rsidRPr="00D516D6">
        <w:rPr>
          <w:spacing w:val="-9"/>
          <w:w w:val="95"/>
          <w:lang w:val="en-GB"/>
        </w:rPr>
        <w:t xml:space="preserve"> </w:t>
      </w:r>
      <w:r w:rsidRPr="00D516D6">
        <w:rPr>
          <w:w w:val="95"/>
          <w:lang w:val="en-GB"/>
        </w:rPr>
        <w:t>to</w:t>
      </w:r>
      <w:r w:rsidRPr="00D516D6">
        <w:rPr>
          <w:spacing w:val="-8"/>
          <w:w w:val="95"/>
          <w:lang w:val="en-GB"/>
        </w:rPr>
        <w:t xml:space="preserve"> </w:t>
      </w:r>
      <w:r w:rsidRPr="00D516D6">
        <w:rPr>
          <w:w w:val="95"/>
          <w:lang w:val="en-GB"/>
        </w:rPr>
        <w:t>its</w:t>
      </w:r>
      <w:r w:rsidRPr="00D516D6">
        <w:rPr>
          <w:spacing w:val="-8"/>
          <w:w w:val="95"/>
          <w:lang w:val="en-GB"/>
        </w:rPr>
        <w:t xml:space="preserve"> </w:t>
      </w:r>
      <w:r w:rsidRPr="00D516D6">
        <w:rPr>
          <w:w w:val="95"/>
          <w:lang w:val="en-GB"/>
        </w:rPr>
        <w:t>lower</w:t>
      </w:r>
      <w:r w:rsidRPr="00D516D6">
        <w:rPr>
          <w:spacing w:val="-9"/>
          <w:w w:val="95"/>
          <w:lang w:val="en-GB"/>
        </w:rPr>
        <w:t xml:space="preserve"> </w:t>
      </w:r>
      <w:r w:rsidRPr="00D516D6">
        <w:rPr>
          <w:w w:val="95"/>
          <w:lang w:val="en-GB"/>
        </w:rPr>
        <w:t>accuracy</w:t>
      </w:r>
      <w:r w:rsidRPr="00D516D6">
        <w:rPr>
          <w:spacing w:val="-8"/>
          <w:w w:val="95"/>
          <w:lang w:val="en-GB"/>
        </w:rPr>
        <w:t xml:space="preserve"> </w:t>
      </w:r>
      <w:r w:rsidRPr="00D516D6">
        <w:rPr>
          <w:w w:val="95"/>
          <w:lang w:val="en-GB"/>
        </w:rPr>
        <w:t>in</w:t>
      </w:r>
      <w:r w:rsidRPr="00D516D6">
        <w:rPr>
          <w:spacing w:val="-8"/>
          <w:w w:val="95"/>
          <w:lang w:val="en-GB"/>
        </w:rPr>
        <w:t xml:space="preserve"> </w:t>
      </w:r>
      <w:r w:rsidRPr="00D516D6">
        <w:rPr>
          <w:w w:val="95"/>
          <w:lang w:val="en-GB"/>
        </w:rPr>
        <w:t>recognizing</w:t>
      </w:r>
      <w:r w:rsidRPr="00D516D6">
        <w:rPr>
          <w:spacing w:val="-9"/>
          <w:w w:val="95"/>
          <w:lang w:val="en-GB"/>
        </w:rPr>
        <w:t xml:space="preserve"> </w:t>
      </w:r>
      <w:r w:rsidRPr="00D516D6">
        <w:rPr>
          <w:w w:val="95"/>
          <w:lang w:val="en-GB"/>
        </w:rPr>
        <w:t>objects</w:t>
      </w:r>
      <w:r w:rsidRPr="00D516D6">
        <w:rPr>
          <w:spacing w:val="-8"/>
          <w:w w:val="95"/>
          <w:lang w:val="en-GB"/>
        </w:rPr>
        <w:t xml:space="preserve"> </w:t>
      </w:r>
      <w:r w:rsidRPr="00D516D6">
        <w:rPr>
          <w:w w:val="95"/>
          <w:lang w:val="en-GB"/>
        </w:rPr>
        <w:t>compared</w:t>
      </w:r>
      <w:r w:rsidRPr="00D516D6">
        <w:rPr>
          <w:spacing w:val="-8"/>
          <w:w w:val="95"/>
          <w:lang w:val="en-GB"/>
        </w:rPr>
        <w:t xml:space="preserve"> </w:t>
      </w:r>
      <w:r w:rsidRPr="00D516D6">
        <w:rPr>
          <w:w w:val="95"/>
          <w:lang w:val="en-GB"/>
        </w:rPr>
        <w:t>to</w:t>
      </w:r>
      <w:r w:rsidRPr="00D516D6">
        <w:rPr>
          <w:spacing w:val="-9"/>
          <w:w w:val="95"/>
          <w:lang w:val="en-GB"/>
        </w:rPr>
        <w:t xml:space="preserve"> </w:t>
      </w:r>
      <w:r w:rsidRPr="00D516D6">
        <w:rPr>
          <w:spacing w:val="-2"/>
          <w:w w:val="95"/>
          <w:lang w:val="en-GB"/>
        </w:rPr>
        <w:t>others.</w:t>
      </w:r>
    </w:p>
    <w:p w14:paraId="07EE319D" w14:textId="77777777" w:rsidR="00AF779A" w:rsidRPr="00D516D6" w:rsidRDefault="00E9277B">
      <w:pPr>
        <w:pStyle w:val="Textoindependiente"/>
        <w:spacing w:line="244" w:lineRule="auto"/>
        <w:ind w:left="116"/>
        <w:rPr>
          <w:lang w:val="en-GB"/>
        </w:rPr>
      </w:pPr>
      <w:r w:rsidRPr="00D516D6">
        <w:rPr>
          <w:w w:val="95"/>
          <w:lang w:val="en-GB"/>
        </w:rPr>
        <w:t>Additionally,</w:t>
      </w:r>
      <w:r w:rsidRPr="00D516D6">
        <w:rPr>
          <w:spacing w:val="19"/>
          <w:lang w:val="en-GB"/>
        </w:rPr>
        <w:t xml:space="preserve"> </w:t>
      </w:r>
      <w:r w:rsidRPr="00D516D6">
        <w:rPr>
          <w:w w:val="95"/>
          <w:lang w:val="en-GB"/>
        </w:rPr>
        <w:t>YOLO</w:t>
      </w:r>
      <w:r w:rsidRPr="00D516D6">
        <w:rPr>
          <w:spacing w:val="19"/>
          <w:lang w:val="en-GB"/>
        </w:rPr>
        <w:t xml:space="preserve"> </w:t>
      </w:r>
      <w:r w:rsidRPr="00D516D6">
        <w:rPr>
          <w:w w:val="95"/>
          <w:lang w:val="en-GB"/>
        </w:rPr>
        <w:t>was</w:t>
      </w:r>
      <w:r w:rsidRPr="00D516D6">
        <w:rPr>
          <w:spacing w:val="19"/>
          <w:lang w:val="en-GB"/>
        </w:rPr>
        <w:t xml:space="preserve"> </w:t>
      </w:r>
      <w:r w:rsidRPr="00D516D6">
        <w:rPr>
          <w:w w:val="95"/>
          <w:lang w:val="en-GB"/>
        </w:rPr>
        <w:t>discarded</w:t>
      </w:r>
      <w:r w:rsidRPr="00D516D6">
        <w:rPr>
          <w:spacing w:val="19"/>
          <w:lang w:val="en-GB"/>
        </w:rPr>
        <w:t xml:space="preserve"> </w:t>
      </w:r>
      <w:r w:rsidRPr="00D516D6">
        <w:rPr>
          <w:w w:val="95"/>
          <w:lang w:val="en-GB"/>
        </w:rPr>
        <w:t>due</w:t>
      </w:r>
      <w:r w:rsidRPr="00D516D6">
        <w:rPr>
          <w:spacing w:val="19"/>
          <w:lang w:val="en-GB"/>
        </w:rPr>
        <w:t xml:space="preserve"> </w:t>
      </w:r>
      <w:r w:rsidRPr="00D516D6">
        <w:rPr>
          <w:w w:val="95"/>
          <w:lang w:val="en-GB"/>
        </w:rPr>
        <w:t>to</w:t>
      </w:r>
      <w:r w:rsidRPr="00D516D6">
        <w:rPr>
          <w:spacing w:val="19"/>
          <w:lang w:val="en-GB"/>
        </w:rPr>
        <w:t xml:space="preserve"> </w:t>
      </w:r>
      <w:r w:rsidRPr="00D516D6">
        <w:rPr>
          <w:w w:val="95"/>
          <w:lang w:val="en-GB"/>
        </w:rPr>
        <w:t>the</w:t>
      </w:r>
      <w:r w:rsidRPr="00D516D6">
        <w:rPr>
          <w:spacing w:val="19"/>
          <w:lang w:val="en-GB"/>
        </w:rPr>
        <w:t xml:space="preserve"> </w:t>
      </w:r>
      <w:r w:rsidRPr="00D516D6">
        <w:rPr>
          <w:w w:val="95"/>
          <w:lang w:val="en-GB"/>
        </w:rPr>
        <w:t>high</w:t>
      </w:r>
      <w:r w:rsidRPr="00D516D6">
        <w:rPr>
          <w:spacing w:val="19"/>
          <w:lang w:val="en-GB"/>
        </w:rPr>
        <w:t xml:space="preserve"> </w:t>
      </w:r>
      <w:r w:rsidRPr="00D516D6">
        <w:rPr>
          <w:w w:val="95"/>
          <w:lang w:val="en-GB"/>
        </w:rPr>
        <w:t>GPU</w:t>
      </w:r>
      <w:r w:rsidRPr="00D516D6">
        <w:rPr>
          <w:spacing w:val="19"/>
          <w:lang w:val="en-GB"/>
        </w:rPr>
        <w:t xml:space="preserve"> </w:t>
      </w:r>
      <w:r w:rsidRPr="00D516D6">
        <w:rPr>
          <w:w w:val="95"/>
          <w:lang w:val="en-GB"/>
        </w:rPr>
        <w:t>(Graphics</w:t>
      </w:r>
      <w:r w:rsidRPr="00D516D6">
        <w:rPr>
          <w:spacing w:val="19"/>
          <w:lang w:val="en-GB"/>
        </w:rPr>
        <w:t xml:space="preserve"> </w:t>
      </w:r>
      <w:r w:rsidRPr="00D516D6">
        <w:rPr>
          <w:w w:val="95"/>
          <w:lang w:val="en-GB"/>
        </w:rPr>
        <w:t>Processing</w:t>
      </w:r>
      <w:r w:rsidRPr="00D516D6">
        <w:rPr>
          <w:spacing w:val="19"/>
          <w:lang w:val="en-GB"/>
        </w:rPr>
        <w:t xml:space="preserve"> </w:t>
      </w:r>
      <w:r w:rsidRPr="00D516D6">
        <w:rPr>
          <w:w w:val="95"/>
          <w:lang w:val="en-GB"/>
        </w:rPr>
        <w:t>Unit)</w:t>
      </w:r>
      <w:r w:rsidRPr="00D516D6">
        <w:rPr>
          <w:spacing w:val="19"/>
          <w:lang w:val="en-GB"/>
        </w:rPr>
        <w:t xml:space="preserve"> </w:t>
      </w:r>
      <w:r w:rsidRPr="00D516D6">
        <w:rPr>
          <w:w w:val="95"/>
          <w:lang w:val="en-GB"/>
        </w:rPr>
        <w:t>consumption</w:t>
      </w:r>
      <w:r w:rsidRPr="00D516D6">
        <w:rPr>
          <w:spacing w:val="19"/>
          <w:lang w:val="en-GB"/>
        </w:rPr>
        <w:t xml:space="preserve"> </w:t>
      </w:r>
      <w:r w:rsidRPr="00D516D6">
        <w:rPr>
          <w:w w:val="95"/>
          <w:lang w:val="en-GB"/>
        </w:rPr>
        <w:t>required</w:t>
      </w:r>
      <w:r w:rsidRPr="00D516D6">
        <w:rPr>
          <w:spacing w:val="19"/>
          <w:lang w:val="en-GB"/>
        </w:rPr>
        <w:t xml:space="preserve"> </w:t>
      </w:r>
      <w:r w:rsidRPr="00D516D6">
        <w:rPr>
          <w:w w:val="95"/>
          <w:lang w:val="en-GB"/>
        </w:rPr>
        <w:t>for</w:t>
      </w:r>
      <w:r w:rsidRPr="00D516D6">
        <w:rPr>
          <w:spacing w:val="19"/>
          <w:lang w:val="en-GB"/>
        </w:rPr>
        <w:t xml:space="preserve"> </w:t>
      </w:r>
      <w:r w:rsidRPr="00D516D6">
        <w:rPr>
          <w:w w:val="95"/>
          <w:lang w:val="en-GB"/>
        </w:rPr>
        <w:t xml:space="preserve">its </w:t>
      </w:r>
      <w:r w:rsidRPr="00D516D6">
        <w:rPr>
          <w:lang w:val="en-GB"/>
        </w:rPr>
        <w:t>proper functioning.</w:t>
      </w:r>
    </w:p>
    <w:p w14:paraId="57F21585" w14:textId="77777777" w:rsidR="00AF779A" w:rsidRPr="00D516D6" w:rsidRDefault="00E9277B">
      <w:pPr>
        <w:pStyle w:val="Ttulo3"/>
        <w:ind w:left="116" w:firstLine="0"/>
        <w:rPr>
          <w:lang w:val="en-GB"/>
        </w:rPr>
      </w:pPr>
      <w:r w:rsidRPr="00D516D6">
        <w:rPr>
          <w:lang w:val="en-GB"/>
        </w:rPr>
        <w:t>Methods</w:t>
      </w:r>
      <w:r w:rsidRPr="00D516D6">
        <w:rPr>
          <w:spacing w:val="-7"/>
          <w:lang w:val="en-GB"/>
        </w:rPr>
        <w:t xml:space="preserve"> </w:t>
      </w:r>
      <w:r w:rsidRPr="00D516D6">
        <w:rPr>
          <w:lang w:val="en-GB"/>
        </w:rPr>
        <w:t>for</w:t>
      </w:r>
      <w:r w:rsidRPr="00D516D6">
        <w:rPr>
          <w:spacing w:val="-7"/>
          <w:lang w:val="en-GB"/>
        </w:rPr>
        <w:t xml:space="preserve"> </w:t>
      </w:r>
      <w:r w:rsidRPr="00D516D6">
        <w:rPr>
          <w:lang w:val="en-GB"/>
        </w:rPr>
        <w:t>Sleep</w:t>
      </w:r>
      <w:r w:rsidRPr="00D516D6">
        <w:rPr>
          <w:spacing w:val="-7"/>
          <w:lang w:val="en-GB"/>
        </w:rPr>
        <w:t xml:space="preserve"> </w:t>
      </w:r>
      <w:r w:rsidRPr="00D516D6">
        <w:rPr>
          <w:spacing w:val="-2"/>
          <w:lang w:val="en-GB"/>
        </w:rPr>
        <w:t>Detection</w:t>
      </w:r>
    </w:p>
    <w:p w14:paraId="7D308613" w14:textId="713C9FFD" w:rsidR="00AF779A" w:rsidRPr="00D516D6" w:rsidRDefault="00E9277B">
      <w:pPr>
        <w:pStyle w:val="Textoindependiente"/>
        <w:spacing w:before="6" w:line="244" w:lineRule="auto"/>
        <w:ind w:left="116" w:right="154" w:firstLine="298"/>
        <w:jc w:val="both"/>
        <w:rPr>
          <w:lang w:val="en-GB"/>
        </w:rPr>
      </w:pPr>
      <w:r w:rsidRPr="00D516D6">
        <w:rPr>
          <w:w w:val="90"/>
          <w:lang w:val="en-GB"/>
        </w:rPr>
        <w:t xml:space="preserve">The methods for sleep detection require an image containing a face as input. These methods perform </w:t>
      </w:r>
      <w:proofErr w:type="spellStart"/>
      <w:r w:rsidRPr="00D516D6">
        <w:rPr>
          <w:w w:val="90"/>
          <w:lang w:val="en-GB"/>
        </w:rPr>
        <w:t>preprocessing</w:t>
      </w:r>
      <w:proofErr w:type="spellEnd"/>
      <w:r w:rsidRPr="00D516D6">
        <w:rPr>
          <w:spacing w:val="40"/>
          <w:lang w:val="en-GB"/>
        </w:rPr>
        <w:t xml:space="preserve"> </w:t>
      </w:r>
      <w:r w:rsidRPr="00D516D6">
        <w:rPr>
          <w:spacing w:val="-2"/>
          <w:w w:val="95"/>
          <w:lang w:val="en-GB"/>
        </w:rPr>
        <w:t>of</w:t>
      </w:r>
      <w:r w:rsidRPr="00D516D6">
        <w:rPr>
          <w:spacing w:val="-3"/>
          <w:w w:val="95"/>
          <w:lang w:val="en-GB"/>
        </w:rPr>
        <w:t xml:space="preserve"> </w:t>
      </w:r>
      <w:r w:rsidRPr="00D516D6">
        <w:rPr>
          <w:spacing w:val="-2"/>
          <w:w w:val="95"/>
          <w:lang w:val="en-GB"/>
        </w:rPr>
        <w:t>the</w:t>
      </w:r>
      <w:r w:rsidRPr="00D516D6">
        <w:rPr>
          <w:spacing w:val="-3"/>
          <w:w w:val="95"/>
          <w:lang w:val="en-GB"/>
        </w:rPr>
        <w:t xml:space="preserve"> </w:t>
      </w:r>
      <w:r w:rsidRPr="00D516D6">
        <w:rPr>
          <w:spacing w:val="-2"/>
          <w:w w:val="95"/>
          <w:lang w:val="en-GB"/>
        </w:rPr>
        <w:t>image</w:t>
      </w:r>
      <w:r w:rsidRPr="00D516D6">
        <w:rPr>
          <w:spacing w:val="-3"/>
          <w:w w:val="95"/>
          <w:lang w:val="en-GB"/>
        </w:rPr>
        <w:t xml:space="preserve"> </w:t>
      </w:r>
      <w:r w:rsidRPr="00D516D6">
        <w:rPr>
          <w:spacing w:val="-2"/>
          <w:w w:val="95"/>
          <w:lang w:val="en-GB"/>
        </w:rPr>
        <w:t>to</w:t>
      </w:r>
      <w:r w:rsidRPr="00D516D6">
        <w:rPr>
          <w:spacing w:val="-3"/>
          <w:w w:val="95"/>
          <w:lang w:val="en-GB"/>
        </w:rPr>
        <w:t xml:space="preserve"> </w:t>
      </w:r>
      <w:r w:rsidRPr="00D516D6">
        <w:rPr>
          <w:spacing w:val="-2"/>
          <w:w w:val="95"/>
          <w:lang w:val="en-GB"/>
        </w:rPr>
        <w:t>extract</w:t>
      </w:r>
      <w:r w:rsidRPr="00D516D6">
        <w:rPr>
          <w:spacing w:val="-3"/>
          <w:w w:val="95"/>
          <w:lang w:val="en-GB"/>
        </w:rPr>
        <w:t xml:space="preserve"> </w:t>
      </w:r>
      <w:r w:rsidRPr="00D516D6">
        <w:rPr>
          <w:spacing w:val="-2"/>
          <w:w w:val="95"/>
          <w:lang w:val="en-GB"/>
        </w:rPr>
        <w:t>facial</w:t>
      </w:r>
      <w:r w:rsidRPr="00D516D6">
        <w:rPr>
          <w:spacing w:val="-3"/>
          <w:w w:val="95"/>
          <w:lang w:val="en-GB"/>
        </w:rPr>
        <w:t xml:space="preserve"> </w:t>
      </w:r>
      <w:r w:rsidRPr="00D516D6">
        <w:rPr>
          <w:spacing w:val="-2"/>
          <w:w w:val="95"/>
          <w:lang w:val="en-GB"/>
        </w:rPr>
        <w:t>landmarks</w:t>
      </w:r>
      <w:r w:rsidRPr="00D516D6">
        <w:rPr>
          <w:spacing w:val="-3"/>
          <w:w w:val="95"/>
          <w:lang w:val="en-GB"/>
        </w:rPr>
        <w:t xml:space="preserve"> </w:t>
      </w:r>
      <w:r w:rsidRPr="00D516D6">
        <w:rPr>
          <w:spacing w:val="-2"/>
          <w:w w:val="95"/>
          <w:lang w:val="en-GB"/>
        </w:rPr>
        <w:t>of</w:t>
      </w:r>
      <w:r w:rsidRPr="00D516D6">
        <w:rPr>
          <w:spacing w:val="-3"/>
          <w:w w:val="95"/>
          <w:lang w:val="en-GB"/>
        </w:rPr>
        <w:t xml:space="preserve"> </w:t>
      </w:r>
      <w:r w:rsidRPr="00D516D6">
        <w:rPr>
          <w:spacing w:val="-2"/>
          <w:w w:val="95"/>
          <w:lang w:val="en-GB"/>
        </w:rPr>
        <w:t>the</w:t>
      </w:r>
      <w:r w:rsidRPr="00D516D6">
        <w:rPr>
          <w:spacing w:val="-3"/>
          <w:w w:val="95"/>
          <w:lang w:val="en-GB"/>
        </w:rPr>
        <w:t xml:space="preserve"> </w:t>
      </w:r>
      <w:r w:rsidRPr="00D516D6">
        <w:rPr>
          <w:spacing w:val="-2"/>
          <w:w w:val="95"/>
          <w:lang w:val="en-GB"/>
        </w:rPr>
        <w:t>eyes</w:t>
      </w:r>
      <w:r w:rsidRPr="00D516D6">
        <w:rPr>
          <w:spacing w:val="-3"/>
          <w:w w:val="95"/>
          <w:lang w:val="en-GB"/>
        </w:rPr>
        <w:t xml:space="preserve"> </w:t>
      </w:r>
      <w:r w:rsidRPr="00D516D6">
        <w:rPr>
          <w:spacing w:val="-2"/>
          <w:w w:val="95"/>
          <w:lang w:val="en-GB"/>
        </w:rPr>
        <w:t>and</w:t>
      </w:r>
      <w:r w:rsidRPr="00D516D6">
        <w:rPr>
          <w:spacing w:val="-3"/>
          <w:w w:val="95"/>
          <w:lang w:val="en-GB"/>
        </w:rPr>
        <w:t xml:space="preserve"> </w:t>
      </w:r>
      <w:r w:rsidRPr="00D516D6">
        <w:rPr>
          <w:spacing w:val="-2"/>
          <w:w w:val="95"/>
          <w:lang w:val="en-GB"/>
        </w:rPr>
        <w:t>then</w:t>
      </w:r>
      <w:r w:rsidRPr="00D516D6">
        <w:rPr>
          <w:spacing w:val="-3"/>
          <w:w w:val="95"/>
          <w:lang w:val="en-GB"/>
        </w:rPr>
        <w:t xml:space="preserve"> </w:t>
      </w:r>
      <w:r w:rsidRPr="00D516D6">
        <w:rPr>
          <w:spacing w:val="-2"/>
          <w:w w:val="95"/>
          <w:lang w:val="en-GB"/>
        </w:rPr>
        <w:t>analyse</w:t>
      </w:r>
      <w:r w:rsidRPr="00D516D6">
        <w:rPr>
          <w:spacing w:val="-3"/>
          <w:w w:val="95"/>
          <w:lang w:val="en-GB"/>
        </w:rPr>
        <w:t xml:space="preserve"> </w:t>
      </w:r>
      <w:r w:rsidRPr="00D516D6">
        <w:rPr>
          <w:spacing w:val="-2"/>
          <w:w w:val="95"/>
          <w:lang w:val="en-GB"/>
        </w:rPr>
        <w:t>whether</w:t>
      </w:r>
      <w:r w:rsidRPr="00D516D6">
        <w:rPr>
          <w:spacing w:val="-3"/>
          <w:w w:val="95"/>
          <w:lang w:val="en-GB"/>
        </w:rPr>
        <w:t xml:space="preserve"> </w:t>
      </w:r>
      <w:r w:rsidRPr="00D516D6">
        <w:rPr>
          <w:spacing w:val="-2"/>
          <w:w w:val="95"/>
          <w:lang w:val="en-GB"/>
        </w:rPr>
        <w:t>the</w:t>
      </w:r>
      <w:r w:rsidRPr="00D516D6">
        <w:rPr>
          <w:spacing w:val="-3"/>
          <w:w w:val="95"/>
          <w:lang w:val="en-GB"/>
        </w:rPr>
        <w:t xml:space="preserve"> </w:t>
      </w:r>
      <w:r w:rsidRPr="00D516D6">
        <w:rPr>
          <w:spacing w:val="-2"/>
          <w:w w:val="95"/>
          <w:lang w:val="en-GB"/>
        </w:rPr>
        <w:t>person</w:t>
      </w:r>
      <w:r w:rsidRPr="00D516D6">
        <w:rPr>
          <w:spacing w:val="-3"/>
          <w:w w:val="95"/>
          <w:lang w:val="en-GB"/>
        </w:rPr>
        <w:t xml:space="preserve"> </w:t>
      </w:r>
      <w:r w:rsidRPr="00D516D6">
        <w:rPr>
          <w:spacing w:val="-2"/>
          <w:w w:val="95"/>
          <w:lang w:val="en-GB"/>
        </w:rPr>
        <w:t>has</w:t>
      </w:r>
      <w:r w:rsidRPr="00D516D6">
        <w:rPr>
          <w:spacing w:val="-3"/>
          <w:w w:val="95"/>
          <w:lang w:val="en-GB"/>
        </w:rPr>
        <w:t xml:space="preserve"> </w:t>
      </w:r>
      <w:r w:rsidRPr="00D516D6">
        <w:rPr>
          <w:spacing w:val="-2"/>
          <w:w w:val="95"/>
          <w:lang w:val="en-GB"/>
        </w:rPr>
        <w:t>their</w:t>
      </w:r>
      <w:r w:rsidRPr="00D516D6">
        <w:rPr>
          <w:spacing w:val="-3"/>
          <w:w w:val="95"/>
          <w:lang w:val="en-GB"/>
        </w:rPr>
        <w:t xml:space="preserve"> </w:t>
      </w:r>
      <w:r w:rsidRPr="00D516D6">
        <w:rPr>
          <w:spacing w:val="-2"/>
          <w:w w:val="95"/>
          <w:lang w:val="en-GB"/>
        </w:rPr>
        <w:t>eyes</w:t>
      </w:r>
      <w:r w:rsidRPr="00D516D6">
        <w:rPr>
          <w:spacing w:val="-3"/>
          <w:w w:val="95"/>
          <w:lang w:val="en-GB"/>
        </w:rPr>
        <w:t xml:space="preserve"> </w:t>
      </w:r>
      <w:r w:rsidRPr="00D516D6">
        <w:rPr>
          <w:spacing w:val="-2"/>
          <w:w w:val="95"/>
          <w:lang w:val="en-GB"/>
        </w:rPr>
        <w:t>closed.</w:t>
      </w:r>
      <w:r w:rsidRPr="00D516D6">
        <w:rPr>
          <w:spacing w:val="-3"/>
          <w:w w:val="95"/>
          <w:lang w:val="en-GB"/>
        </w:rPr>
        <w:t xml:space="preserve"> </w:t>
      </w:r>
      <w:r w:rsidRPr="00D516D6">
        <w:rPr>
          <w:spacing w:val="-2"/>
          <w:w w:val="95"/>
          <w:lang w:val="en-GB"/>
        </w:rPr>
        <w:t>Table</w:t>
      </w:r>
      <w:r w:rsidRPr="00D516D6">
        <w:rPr>
          <w:spacing w:val="-3"/>
          <w:w w:val="95"/>
          <w:lang w:val="en-GB"/>
        </w:rPr>
        <w:t xml:space="preserve"> </w:t>
      </w:r>
      <w:hyperlink w:anchor="_bookmark14" w:history="1">
        <w:r w:rsidRPr="00D516D6">
          <w:rPr>
            <w:color w:val="2F4F4F"/>
            <w:spacing w:val="-2"/>
            <w:w w:val="95"/>
            <w:lang w:val="en-GB"/>
          </w:rPr>
          <w:t>9</w:t>
        </w:r>
      </w:hyperlink>
      <w:r w:rsidRPr="00D516D6">
        <w:rPr>
          <w:color w:val="2F4F4F"/>
          <w:w w:val="95"/>
          <w:lang w:val="en-GB"/>
        </w:rPr>
        <w:t xml:space="preserve"> </w:t>
      </w:r>
      <w:r w:rsidRPr="00D516D6">
        <w:rPr>
          <w:lang w:val="en-GB"/>
        </w:rPr>
        <w:t>lists</w:t>
      </w:r>
      <w:r w:rsidRPr="00D516D6">
        <w:rPr>
          <w:spacing w:val="-12"/>
          <w:lang w:val="en-GB"/>
        </w:rPr>
        <w:t xml:space="preserve"> </w:t>
      </w:r>
      <w:r w:rsidRPr="00D516D6">
        <w:rPr>
          <w:lang w:val="en-GB"/>
        </w:rPr>
        <w:t>the</w:t>
      </w:r>
      <w:r w:rsidRPr="00D516D6">
        <w:rPr>
          <w:spacing w:val="-11"/>
          <w:lang w:val="en-GB"/>
        </w:rPr>
        <w:t xml:space="preserve"> </w:t>
      </w:r>
      <w:r w:rsidRPr="00D516D6">
        <w:rPr>
          <w:lang w:val="en-GB"/>
        </w:rPr>
        <w:t>methods</w:t>
      </w:r>
      <w:r w:rsidRPr="00D516D6">
        <w:rPr>
          <w:spacing w:val="-11"/>
          <w:lang w:val="en-GB"/>
        </w:rPr>
        <w:t xml:space="preserve"> </w:t>
      </w:r>
      <w:r w:rsidRPr="00D516D6">
        <w:rPr>
          <w:lang w:val="en-GB"/>
        </w:rPr>
        <w:t>for</w:t>
      </w:r>
      <w:r w:rsidRPr="00D516D6">
        <w:rPr>
          <w:spacing w:val="-11"/>
          <w:lang w:val="en-GB"/>
        </w:rPr>
        <w:t xml:space="preserve"> </w:t>
      </w:r>
      <w:r w:rsidRPr="00D516D6">
        <w:rPr>
          <w:lang w:val="en-GB"/>
        </w:rPr>
        <w:t>sleep</w:t>
      </w:r>
      <w:r w:rsidRPr="00D516D6">
        <w:rPr>
          <w:spacing w:val="-11"/>
          <w:lang w:val="en-GB"/>
        </w:rPr>
        <w:t xml:space="preserve"> </w:t>
      </w:r>
      <w:r w:rsidRPr="00D516D6">
        <w:rPr>
          <w:lang w:val="en-GB"/>
        </w:rPr>
        <w:t>detection.</w:t>
      </w:r>
    </w:p>
    <w:p w14:paraId="49948348" w14:textId="77777777" w:rsidR="00AF779A" w:rsidRPr="00D516D6" w:rsidRDefault="00E9277B">
      <w:pPr>
        <w:pStyle w:val="Ttulo3"/>
        <w:ind w:left="116" w:firstLine="0"/>
        <w:rPr>
          <w:lang w:val="en-GB"/>
        </w:rPr>
      </w:pPr>
      <w:r w:rsidRPr="00D516D6">
        <w:rPr>
          <w:spacing w:val="-2"/>
          <w:lang w:val="en-GB"/>
        </w:rPr>
        <w:t>Software</w:t>
      </w:r>
      <w:r w:rsidRPr="00D516D6">
        <w:rPr>
          <w:spacing w:val="1"/>
          <w:lang w:val="en-GB"/>
        </w:rPr>
        <w:t xml:space="preserve"> </w:t>
      </w:r>
      <w:r w:rsidRPr="00D516D6">
        <w:rPr>
          <w:spacing w:val="-2"/>
          <w:lang w:val="en-GB"/>
        </w:rPr>
        <w:t>Tools</w:t>
      </w:r>
    </w:p>
    <w:p w14:paraId="617D4F13" w14:textId="57741242" w:rsidR="00AF779A" w:rsidRPr="00D516D6" w:rsidRDefault="00E9277B">
      <w:pPr>
        <w:pStyle w:val="Textoindependiente"/>
        <w:spacing w:before="5" w:line="244" w:lineRule="auto"/>
        <w:ind w:left="116" w:right="154" w:firstLine="298"/>
        <w:jc w:val="both"/>
        <w:rPr>
          <w:lang w:val="en-GB"/>
        </w:rPr>
      </w:pPr>
      <w:r w:rsidRPr="00D516D6">
        <w:rPr>
          <w:w w:val="90"/>
          <w:lang w:val="en-GB"/>
        </w:rPr>
        <w:t>With the exception of the operating system on the development team’s computers, all other software utilised in the</w:t>
      </w:r>
      <w:r w:rsidRPr="00D516D6">
        <w:rPr>
          <w:lang w:val="en-GB"/>
        </w:rPr>
        <w:t xml:space="preserve"> </w:t>
      </w:r>
      <w:r w:rsidRPr="00D516D6">
        <w:rPr>
          <w:w w:val="90"/>
          <w:lang w:val="en-GB"/>
        </w:rPr>
        <w:t xml:space="preserve">development of </w:t>
      </w:r>
      <w:proofErr w:type="spellStart"/>
      <w:r w:rsidRPr="00D516D6">
        <w:rPr>
          <w:w w:val="90"/>
          <w:lang w:val="en-GB"/>
        </w:rPr>
        <w:t>Torddis</w:t>
      </w:r>
      <w:proofErr w:type="spellEnd"/>
      <w:r w:rsidRPr="00D516D6">
        <w:rPr>
          <w:w w:val="90"/>
          <w:lang w:val="en-GB"/>
        </w:rPr>
        <w:t xml:space="preserve"> is open-source. Table </w:t>
      </w:r>
      <w:hyperlink w:anchor="_bookmark15" w:history="1">
        <w:r w:rsidRPr="00D516D6">
          <w:rPr>
            <w:color w:val="2F4F4F"/>
            <w:w w:val="90"/>
            <w:lang w:val="en-GB"/>
          </w:rPr>
          <w:t>10</w:t>
        </w:r>
      </w:hyperlink>
      <w:r w:rsidRPr="00D516D6">
        <w:rPr>
          <w:color w:val="2F4F4F"/>
          <w:w w:val="90"/>
          <w:lang w:val="en-GB"/>
        </w:rPr>
        <w:t xml:space="preserve"> </w:t>
      </w:r>
      <w:r w:rsidRPr="00D516D6">
        <w:rPr>
          <w:w w:val="90"/>
          <w:lang w:val="en-GB"/>
        </w:rPr>
        <w:t xml:space="preserve">presents the alternative options considered, along with the </w:t>
      </w:r>
      <w:bookmarkStart w:id="142" w:name="OLE_LINK199"/>
      <w:r w:rsidRPr="00D516D6">
        <w:rPr>
          <w:w w:val="90"/>
          <w:lang w:val="en-GB"/>
        </w:rPr>
        <w:t>rationale</w:t>
      </w:r>
      <w:r w:rsidRPr="00D516D6">
        <w:rPr>
          <w:spacing w:val="80"/>
          <w:lang w:val="en-GB"/>
        </w:rPr>
        <w:t xml:space="preserve"> </w:t>
      </w:r>
      <w:bookmarkEnd w:id="142"/>
      <w:r w:rsidRPr="00D516D6">
        <w:rPr>
          <w:lang w:val="en-GB"/>
        </w:rPr>
        <w:t>for selecting each software.</w:t>
      </w:r>
    </w:p>
    <w:p w14:paraId="1F4F77A7" w14:textId="77777777" w:rsidR="00AF779A" w:rsidRPr="00D516D6" w:rsidRDefault="00AF779A">
      <w:pPr>
        <w:pStyle w:val="Textoindependiente"/>
        <w:spacing w:before="4"/>
        <w:rPr>
          <w:sz w:val="17"/>
          <w:lang w:val="en-GB"/>
        </w:rPr>
      </w:pPr>
    </w:p>
    <w:p w14:paraId="46ADFCC9" w14:textId="77777777" w:rsidR="00AF779A" w:rsidRPr="00D516D6" w:rsidRDefault="00E9277B">
      <w:pPr>
        <w:pStyle w:val="Ttulo2"/>
        <w:numPr>
          <w:ilvl w:val="1"/>
          <w:numId w:val="15"/>
        </w:numPr>
        <w:tabs>
          <w:tab w:val="left" w:pos="556"/>
        </w:tabs>
        <w:spacing w:before="1"/>
        <w:ind w:hanging="440"/>
        <w:rPr>
          <w:lang w:val="en-GB"/>
        </w:rPr>
      </w:pPr>
      <w:bookmarkStart w:id="143" w:name="_Hlk170472714"/>
      <w:r w:rsidRPr="00D516D6">
        <w:rPr>
          <w:spacing w:val="-2"/>
          <w:lang w:val="en-GB"/>
        </w:rPr>
        <w:t>Technological</w:t>
      </w:r>
      <w:r w:rsidRPr="00D516D6">
        <w:rPr>
          <w:spacing w:val="-7"/>
          <w:lang w:val="en-GB"/>
        </w:rPr>
        <w:t xml:space="preserve"> </w:t>
      </w:r>
      <w:r w:rsidRPr="00D516D6">
        <w:rPr>
          <w:spacing w:val="-2"/>
          <w:lang w:val="en-GB"/>
        </w:rPr>
        <w:t>Layer</w:t>
      </w:r>
      <w:r w:rsidRPr="00D516D6">
        <w:rPr>
          <w:spacing w:val="-7"/>
          <w:lang w:val="en-GB"/>
        </w:rPr>
        <w:t xml:space="preserve"> </w:t>
      </w:r>
      <w:r w:rsidRPr="00D516D6">
        <w:rPr>
          <w:spacing w:val="-2"/>
          <w:lang w:val="en-GB"/>
        </w:rPr>
        <w:t>Design</w:t>
      </w:r>
    </w:p>
    <w:p w14:paraId="1BC790ED" w14:textId="4553D1E3" w:rsidR="00AF779A" w:rsidRPr="00D516D6" w:rsidRDefault="00E9277B">
      <w:pPr>
        <w:pStyle w:val="Textoindependiente"/>
        <w:spacing w:before="3" w:line="244" w:lineRule="auto"/>
        <w:ind w:left="116" w:right="154" w:firstLine="298"/>
        <w:jc w:val="both"/>
        <w:rPr>
          <w:lang w:val="en-GB"/>
        </w:rPr>
      </w:pPr>
      <w:r w:rsidRPr="00D516D6">
        <w:rPr>
          <w:w w:val="90"/>
          <w:lang w:val="en-GB"/>
        </w:rPr>
        <w:t xml:space="preserve">Once the initial requirements for </w:t>
      </w:r>
      <w:proofErr w:type="spellStart"/>
      <w:r w:rsidRPr="00D516D6">
        <w:rPr>
          <w:w w:val="90"/>
          <w:lang w:val="en-GB"/>
        </w:rPr>
        <w:t>Torddis</w:t>
      </w:r>
      <w:proofErr w:type="spellEnd"/>
      <w:r w:rsidRPr="00D516D6">
        <w:rPr>
          <w:w w:val="90"/>
          <w:lang w:val="en-GB"/>
        </w:rPr>
        <w:t xml:space="preserve"> were defined, the IoT system was designed for monitorin</w:t>
      </w:r>
      <w:r w:rsidRPr="00D516D6">
        <w:rPr>
          <w:w w:val="90"/>
          <w:lang w:val="en-GB"/>
        </w:rPr>
        <w:t xml:space="preserve">g </w:t>
      </w:r>
      <w:r w:rsidR="00495351" w:rsidRPr="00495351">
        <w:rPr>
          <w:w w:val="90"/>
          <w:lang w:val="en-GB"/>
        </w:rPr>
        <w:t xml:space="preserve">children </w:t>
      </w:r>
      <w:r w:rsidRPr="00D516D6">
        <w:rPr>
          <w:w w:val="90"/>
          <w:lang w:val="en-GB"/>
        </w:rPr>
        <w:t>as they</w:t>
      </w:r>
      <w:r w:rsidRPr="00D516D6">
        <w:rPr>
          <w:lang w:val="en-GB"/>
        </w:rPr>
        <w:t xml:space="preserve"> </w:t>
      </w:r>
      <w:r w:rsidRPr="00D516D6">
        <w:rPr>
          <w:w w:val="90"/>
          <w:lang w:val="en-GB"/>
        </w:rPr>
        <w:t xml:space="preserve">carry out their school tasks independently at home. The architecture of </w:t>
      </w:r>
      <w:proofErr w:type="spellStart"/>
      <w:r w:rsidRPr="00D516D6">
        <w:rPr>
          <w:w w:val="90"/>
          <w:lang w:val="en-GB"/>
        </w:rPr>
        <w:t>Torddis</w:t>
      </w:r>
      <w:proofErr w:type="spellEnd"/>
      <w:r w:rsidRPr="00D516D6">
        <w:rPr>
          <w:w w:val="90"/>
          <w:lang w:val="en-GB"/>
        </w:rPr>
        <w:t xml:space="preserve"> was developed as a mobile application</w:t>
      </w:r>
      <w:r w:rsidRPr="00D516D6">
        <w:rPr>
          <w:lang w:val="en-GB"/>
        </w:rPr>
        <w:t xml:space="preserve"> </w:t>
      </w:r>
      <w:r w:rsidRPr="00D516D6">
        <w:rPr>
          <w:w w:val="90"/>
          <w:lang w:val="en-GB"/>
        </w:rPr>
        <w:t>and an IoT device, where the mobile application is intended for use by parents, representatives, or guardians. The devi</w:t>
      </w:r>
      <w:r w:rsidRPr="00D516D6">
        <w:rPr>
          <w:w w:val="90"/>
          <w:lang w:val="en-GB"/>
        </w:rPr>
        <w:t>ce</w:t>
      </w:r>
      <w:r w:rsidRPr="00D516D6">
        <w:rPr>
          <w:w w:val="95"/>
          <w:lang w:val="en-GB"/>
        </w:rPr>
        <w:t xml:space="preserve"> incorporated an ESP32 CAM, an ESP8266 </w:t>
      </w:r>
      <w:proofErr w:type="spellStart"/>
      <w:r w:rsidRPr="00D516D6">
        <w:rPr>
          <w:w w:val="95"/>
          <w:lang w:val="en-GB"/>
        </w:rPr>
        <w:t>NodeMcu</w:t>
      </w:r>
      <w:proofErr w:type="spellEnd"/>
      <w:r w:rsidRPr="00D516D6">
        <w:rPr>
          <w:w w:val="95"/>
          <w:lang w:val="en-GB"/>
        </w:rPr>
        <w:t xml:space="preserve"> v3, a Passive Buzzer, a 5mm Red LED, and a Protoboard. The </w:t>
      </w:r>
      <w:r w:rsidRPr="00D516D6">
        <w:rPr>
          <w:lang w:val="en-GB"/>
        </w:rPr>
        <w:t>TDDT4IoTS</w:t>
      </w:r>
      <w:r w:rsidRPr="00D516D6">
        <w:rPr>
          <w:spacing w:val="-7"/>
          <w:lang w:val="en-GB"/>
        </w:rPr>
        <w:t xml:space="preserve"> </w:t>
      </w:r>
      <w:r w:rsidR="00495351">
        <w:rPr>
          <w:spacing w:val="-7"/>
          <w:lang w:val="en-GB"/>
        </w:rPr>
        <w:t xml:space="preserve">tool </w:t>
      </w:r>
      <w:r w:rsidRPr="00D516D6">
        <w:rPr>
          <w:lang w:val="en-GB"/>
        </w:rPr>
        <w:t>was</w:t>
      </w:r>
      <w:r w:rsidRPr="00D516D6">
        <w:rPr>
          <w:spacing w:val="-7"/>
          <w:lang w:val="en-GB"/>
        </w:rPr>
        <w:t xml:space="preserve"> </w:t>
      </w:r>
      <w:r w:rsidRPr="00D516D6">
        <w:rPr>
          <w:lang w:val="en-GB"/>
        </w:rPr>
        <w:t>used</w:t>
      </w:r>
      <w:r w:rsidRPr="00D516D6">
        <w:rPr>
          <w:spacing w:val="-7"/>
          <w:lang w:val="en-GB"/>
        </w:rPr>
        <w:t xml:space="preserve"> </w:t>
      </w:r>
      <w:r w:rsidRPr="00D516D6">
        <w:rPr>
          <w:lang w:val="en-GB"/>
        </w:rPr>
        <w:t>to</w:t>
      </w:r>
      <w:r w:rsidRPr="00D516D6">
        <w:rPr>
          <w:spacing w:val="-7"/>
          <w:lang w:val="en-GB"/>
        </w:rPr>
        <w:t xml:space="preserve"> </w:t>
      </w:r>
      <w:r w:rsidRPr="00D516D6">
        <w:rPr>
          <w:lang w:val="en-GB"/>
        </w:rPr>
        <w:t>design</w:t>
      </w:r>
      <w:r w:rsidRPr="00D516D6">
        <w:rPr>
          <w:spacing w:val="-7"/>
          <w:lang w:val="en-GB"/>
        </w:rPr>
        <w:t xml:space="preserve"> </w:t>
      </w:r>
      <w:r w:rsidRPr="00D516D6">
        <w:rPr>
          <w:lang w:val="en-GB"/>
        </w:rPr>
        <w:t>the</w:t>
      </w:r>
      <w:r w:rsidRPr="00D516D6">
        <w:rPr>
          <w:spacing w:val="-7"/>
          <w:lang w:val="en-GB"/>
        </w:rPr>
        <w:t xml:space="preserve"> </w:t>
      </w:r>
      <w:proofErr w:type="spellStart"/>
      <w:r w:rsidRPr="00D516D6">
        <w:rPr>
          <w:lang w:val="en-GB"/>
        </w:rPr>
        <w:t>Torddis</w:t>
      </w:r>
      <w:proofErr w:type="spellEnd"/>
      <w:r w:rsidRPr="00D516D6">
        <w:rPr>
          <w:spacing w:val="-7"/>
          <w:lang w:val="en-GB"/>
        </w:rPr>
        <w:t xml:space="preserve"> </w:t>
      </w:r>
      <w:r w:rsidRPr="00D516D6">
        <w:rPr>
          <w:lang w:val="en-GB"/>
        </w:rPr>
        <w:t>device.</w:t>
      </w:r>
    </w:p>
    <w:p w14:paraId="520F88C5" w14:textId="61DD4FC9" w:rsidR="00AF779A" w:rsidRPr="00D516D6" w:rsidRDefault="00E9277B">
      <w:pPr>
        <w:pStyle w:val="Textoindependiente"/>
        <w:spacing w:line="244" w:lineRule="auto"/>
        <w:ind w:left="116" w:right="154" w:firstLine="298"/>
        <w:jc w:val="both"/>
        <w:rPr>
          <w:lang w:val="en-GB"/>
        </w:rPr>
      </w:pPr>
      <w:r w:rsidRPr="00D516D6">
        <w:rPr>
          <w:w w:val="90"/>
          <w:lang w:val="en-GB"/>
        </w:rPr>
        <w:t>The mobile application was developed in Java, a language widely used for Android applications.</w:t>
      </w:r>
      <w:r w:rsidRPr="00D516D6">
        <w:rPr>
          <w:w w:val="90"/>
          <w:lang w:val="en-GB"/>
        </w:rPr>
        <w:t xml:space="preserve"> Python, a language</w:t>
      </w:r>
      <w:r w:rsidRPr="00D516D6">
        <w:rPr>
          <w:w w:val="95"/>
          <w:lang w:val="en-GB"/>
        </w:rPr>
        <w:t xml:space="preserve"> well-recognized for </w:t>
      </w:r>
      <w:r w:rsidR="00495351">
        <w:rPr>
          <w:w w:val="95"/>
          <w:lang w:val="en-GB"/>
        </w:rPr>
        <w:t>AI</w:t>
      </w:r>
      <w:r w:rsidRPr="00D516D6">
        <w:rPr>
          <w:w w:val="95"/>
          <w:lang w:val="en-GB"/>
        </w:rPr>
        <w:t xml:space="preserve"> applications, was used for the model implementation, and Django for the implementation of web services that provide facial and object recognition functionality.</w:t>
      </w:r>
    </w:p>
    <w:p w14:paraId="38FEE201" w14:textId="51D4E934" w:rsidR="00AF779A" w:rsidRPr="00D516D6" w:rsidRDefault="00E9277B">
      <w:pPr>
        <w:pStyle w:val="Textoindependiente"/>
        <w:spacing w:line="244" w:lineRule="auto"/>
        <w:ind w:left="116" w:right="154" w:firstLine="298"/>
        <w:jc w:val="both"/>
        <w:rPr>
          <w:lang w:val="en-GB"/>
        </w:rPr>
      </w:pPr>
      <w:r w:rsidRPr="00D516D6">
        <w:rPr>
          <w:w w:val="95"/>
          <w:lang w:val="en-GB"/>
        </w:rPr>
        <w:t>Figure</w:t>
      </w:r>
      <w:r w:rsidRPr="00D516D6">
        <w:rPr>
          <w:spacing w:val="-2"/>
          <w:w w:val="95"/>
          <w:lang w:val="en-GB"/>
        </w:rPr>
        <w:t xml:space="preserve"> </w:t>
      </w:r>
      <w:hyperlink w:anchor="_bookmark16" w:history="1">
        <w:r w:rsidRPr="00D516D6">
          <w:rPr>
            <w:color w:val="2F4F4F"/>
            <w:w w:val="95"/>
            <w:lang w:val="en-GB"/>
          </w:rPr>
          <w:t>5</w:t>
        </w:r>
      </w:hyperlink>
      <w:r w:rsidRPr="00D516D6">
        <w:rPr>
          <w:color w:val="2F4F4F"/>
          <w:spacing w:val="-2"/>
          <w:w w:val="95"/>
          <w:lang w:val="en-GB"/>
        </w:rPr>
        <w:t xml:space="preserve"> </w:t>
      </w:r>
      <w:r w:rsidRPr="00D516D6">
        <w:rPr>
          <w:w w:val="95"/>
          <w:lang w:val="en-GB"/>
        </w:rPr>
        <w:t>shows</w:t>
      </w:r>
      <w:r w:rsidRPr="00D516D6">
        <w:rPr>
          <w:spacing w:val="-2"/>
          <w:w w:val="95"/>
          <w:lang w:val="en-GB"/>
        </w:rPr>
        <w:t xml:space="preserve"> </w:t>
      </w:r>
      <w:r w:rsidRPr="00D516D6">
        <w:rPr>
          <w:w w:val="95"/>
          <w:lang w:val="en-GB"/>
        </w:rPr>
        <w:t>a</w:t>
      </w:r>
      <w:r w:rsidRPr="00D516D6">
        <w:rPr>
          <w:spacing w:val="-2"/>
          <w:w w:val="95"/>
          <w:lang w:val="en-GB"/>
        </w:rPr>
        <w:t xml:space="preserve"> </w:t>
      </w:r>
      <w:r w:rsidRPr="00D516D6">
        <w:rPr>
          <w:w w:val="95"/>
          <w:lang w:val="en-GB"/>
        </w:rPr>
        <w:t>representation</w:t>
      </w:r>
      <w:r w:rsidRPr="00D516D6">
        <w:rPr>
          <w:spacing w:val="-2"/>
          <w:w w:val="95"/>
          <w:lang w:val="en-GB"/>
        </w:rPr>
        <w:t xml:space="preserve"> </w:t>
      </w:r>
      <w:r w:rsidRPr="00D516D6">
        <w:rPr>
          <w:w w:val="95"/>
          <w:lang w:val="en-GB"/>
        </w:rPr>
        <w:t>of</w:t>
      </w:r>
      <w:r w:rsidRPr="00D516D6">
        <w:rPr>
          <w:spacing w:val="-2"/>
          <w:w w:val="95"/>
          <w:lang w:val="en-GB"/>
        </w:rPr>
        <w:t xml:space="preserve"> </w:t>
      </w:r>
      <w:r w:rsidRPr="00D516D6">
        <w:rPr>
          <w:w w:val="95"/>
          <w:lang w:val="en-GB"/>
        </w:rPr>
        <w:t>the</w:t>
      </w:r>
      <w:r w:rsidRPr="00D516D6">
        <w:rPr>
          <w:spacing w:val="-2"/>
          <w:w w:val="95"/>
          <w:lang w:val="en-GB"/>
        </w:rPr>
        <w:t xml:space="preserve"> </w:t>
      </w:r>
      <w:proofErr w:type="spellStart"/>
      <w:r w:rsidRPr="00D516D6">
        <w:rPr>
          <w:w w:val="95"/>
          <w:lang w:val="en-GB"/>
        </w:rPr>
        <w:t>Torddis</w:t>
      </w:r>
      <w:proofErr w:type="spellEnd"/>
      <w:r w:rsidRPr="00D516D6">
        <w:rPr>
          <w:spacing w:val="-2"/>
          <w:w w:val="95"/>
          <w:lang w:val="en-GB"/>
        </w:rPr>
        <w:t xml:space="preserve"> </w:t>
      </w:r>
      <w:r w:rsidRPr="00D516D6">
        <w:rPr>
          <w:w w:val="95"/>
          <w:lang w:val="en-GB"/>
        </w:rPr>
        <w:t>architecture.</w:t>
      </w:r>
      <w:r w:rsidRPr="00D516D6">
        <w:rPr>
          <w:spacing w:val="-2"/>
          <w:w w:val="95"/>
          <w:lang w:val="en-GB"/>
        </w:rPr>
        <w:t xml:space="preserve"> </w:t>
      </w:r>
      <w:r w:rsidRPr="00D516D6">
        <w:rPr>
          <w:w w:val="95"/>
          <w:lang w:val="en-GB"/>
        </w:rPr>
        <w:t>Firstly,</w:t>
      </w:r>
      <w:r w:rsidRPr="00D516D6">
        <w:rPr>
          <w:spacing w:val="-2"/>
          <w:w w:val="95"/>
          <w:lang w:val="en-GB"/>
        </w:rPr>
        <w:t xml:space="preserve"> </w:t>
      </w:r>
      <w:r w:rsidRPr="00D516D6">
        <w:rPr>
          <w:w w:val="95"/>
          <w:lang w:val="en-GB"/>
        </w:rPr>
        <w:t>the</w:t>
      </w:r>
      <w:r w:rsidRPr="00D516D6">
        <w:rPr>
          <w:spacing w:val="-2"/>
          <w:w w:val="95"/>
          <w:lang w:val="en-GB"/>
        </w:rPr>
        <w:t xml:space="preserve"> </w:t>
      </w:r>
      <w:r w:rsidRPr="00D516D6">
        <w:rPr>
          <w:w w:val="95"/>
          <w:lang w:val="en-GB"/>
        </w:rPr>
        <w:t>tutor</w:t>
      </w:r>
      <w:r w:rsidRPr="00D516D6">
        <w:rPr>
          <w:spacing w:val="-2"/>
          <w:w w:val="95"/>
          <w:lang w:val="en-GB"/>
        </w:rPr>
        <w:t xml:space="preserve"> </w:t>
      </w:r>
      <w:r w:rsidRPr="00D516D6">
        <w:rPr>
          <w:w w:val="95"/>
          <w:lang w:val="en-GB"/>
        </w:rPr>
        <w:t>uses</w:t>
      </w:r>
      <w:r w:rsidRPr="00D516D6">
        <w:rPr>
          <w:spacing w:val="-2"/>
          <w:w w:val="95"/>
          <w:lang w:val="en-GB"/>
        </w:rPr>
        <w:t xml:space="preserve"> </w:t>
      </w:r>
      <w:r w:rsidRPr="00D516D6">
        <w:rPr>
          <w:w w:val="95"/>
          <w:lang w:val="en-GB"/>
        </w:rPr>
        <w:t>the</w:t>
      </w:r>
      <w:r w:rsidRPr="00D516D6">
        <w:rPr>
          <w:spacing w:val="-2"/>
          <w:w w:val="95"/>
          <w:lang w:val="en-GB"/>
        </w:rPr>
        <w:t xml:space="preserve"> </w:t>
      </w:r>
      <w:r w:rsidRPr="00D516D6">
        <w:rPr>
          <w:w w:val="95"/>
          <w:lang w:val="en-GB"/>
        </w:rPr>
        <w:t>mobile</w:t>
      </w:r>
      <w:r w:rsidRPr="00D516D6">
        <w:rPr>
          <w:spacing w:val="-2"/>
          <w:w w:val="95"/>
          <w:lang w:val="en-GB"/>
        </w:rPr>
        <w:t xml:space="preserve"> </w:t>
      </w:r>
      <w:r w:rsidRPr="00D516D6">
        <w:rPr>
          <w:w w:val="95"/>
          <w:lang w:val="en-GB"/>
        </w:rPr>
        <w:t>application</w:t>
      </w:r>
      <w:r w:rsidRPr="00D516D6">
        <w:rPr>
          <w:spacing w:val="-2"/>
          <w:w w:val="95"/>
          <w:lang w:val="en-GB"/>
        </w:rPr>
        <w:t xml:space="preserve"> </w:t>
      </w:r>
      <w:r w:rsidRPr="00D516D6">
        <w:rPr>
          <w:w w:val="95"/>
          <w:lang w:val="en-GB"/>
        </w:rPr>
        <w:t xml:space="preserve">which connects to the web server to access the services. Secondly, this server communicates with the </w:t>
      </w:r>
      <w:proofErr w:type="spellStart"/>
      <w:r w:rsidRPr="00D516D6">
        <w:rPr>
          <w:w w:val="95"/>
          <w:lang w:val="en-GB"/>
        </w:rPr>
        <w:t>Torddis</w:t>
      </w:r>
      <w:proofErr w:type="spellEnd"/>
      <w:r w:rsidRPr="00D516D6">
        <w:rPr>
          <w:w w:val="95"/>
          <w:lang w:val="en-GB"/>
        </w:rPr>
        <w:t xml:space="preserve"> device to receive</w:t>
      </w:r>
      <w:r w:rsidRPr="00D516D6">
        <w:rPr>
          <w:spacing w:val="-8"/>
          <w:w w:val="95"/>
          <w:lang w:val="en-GB"/>
        </w:rPr>
        <w:t xml:space="preserve"> </w:t>
      </w:r>
      <w:r w:rsidRPr="00D516D6">
        <w:rPr>
          <w:w w:val="95"/>
          <w:lang w:val="en-GB"/>
        </w:rPr>
        <w:t>the</w:t>
      </w:r>
      <w:r w:rsidRPr="00D516D6">
        <w:rPr>
          <w:spacing w:val="-7"/>
          <w:w w:val="95"/>
          <w:lang w:val="en-GB"/>
        </w:rPr>
        <w:t xml:space="preserve"> </w:t>
      </w:r>
      <w:r w:rsidRPr="00D516D6">
        <w:rPr>
          <w:w w:val="95"/>
          <w:lang w:val="en-GB"/>
        </w:rPr>
        <w:t>child</w:t>
      </w:r>
      <w:r w:rsidRPr="00D516D6">
        <w:rPr>
          <w:spacing w:val="-7"/>
          <w:w w:val="95"/>
          <w:lang w:val="en-GB"/>
        </w:rPr>
        <w:t xml:space="preserve"> </w:t>
      </w:r>
      <w:r w:rsidRPr="00D516D6">
        <w:rPr>
          <w:w w:val="95"/>
          <w:lang w:val="en-GB"/>
        </w:rPr>
        <w:t>monitoring</w:t>
      </w:r>
      <w:r w:rsidRPr="00D516D6">
        <w:rPr>
          <w:spacing w:val="-7"/>
          <w:w w:val="95"/>
          <w:lang w:val="en-GB"/>
        </w:rPr>
        <w:t xml:space="preserve"> </w:t>
      </w:r>
      <w:r w:rsidRPr="00D516D6">
        <w:rPr>
          <w:w w:val="95"/>
          <w:lang w:val="en-GB"/>
        </w:rPr>
        <w:t>video.</w:t>
      </w:r>
      <w:r w:rsidRPr="00D516D6">
        <w:rPr>
          <w:spacing w:val="-7"/>
          <w:w w:val="95"/>
          <w:lang w:val="en-GB"/>
        </w:rPr>
        <w:t xml:space="preserve"> </w:t>
      </w:r>
      <w:r w:rsidRPr="00D516D6">
        <w:rPr>
          <w:w w:val="95"/>
          <w:lang w:val="en-GB"/>
        </w:rPr>
        <w:t>At</w:t>
      </w:r>
      <w:r w:rsidRPr="00D516D6">
        <w:rPr>
          <w:spacing w:val="-7"/>
          <w:w w:val="95"/>
          <w:lang w:val="en-GB"/>
        </w:rPr>
        <w:t xml:space="preserve"> </w:t>
      </w:r>
      <w:r w:rsidRPr="00D516D6">
        <w:rPr>
          <w:w w:val="95"/>
          <w:lang w:val="en-GB"/>
        </w:rPr>
        <w:t>the</w:t>
      </w:r>
      <w:r w:rsidRPr="00D516D6">
        <w:rPr>
          <w:spacing w:val="-7"/>
          <w:w w:val="95"/>
          <w:lang w:val="en-GB"/>
        </w:rPr>
        <w:t xml:space="preserve"> </w:t>
      </w:r>
      <w:r w:rsidRPr="00D516D6">
        <w:rPr>
          <w:w w:val="95"/>
          <w:lang w:val="en-GB"/>
        </w:rPr>
        <w:t>sam</w:t>
      </w:r>
      <w:r w:rsidRPr="00D516D6">
        <w:rPr>
          <w:w w:val="95"/>
          <w:lang w:val="en-GB"/>
        </w:rPr>
        <w:t>e</w:t>
      </w:r>
      <w:r w:rsidRPr="00D516D6">
        <w:rPr>
          <w:spacing w:val="-7"/>
          <w:w w:val="95"/>
          <w:lang w:val="en-GB"/>
        </w:rPr>
        <w:t xml:space="preserve"> </w:t>
      </w:r>
      <w:r w:rsidRPr="00D516D6">
        <w:rPr>
          <w:w w:val="95"/>
          <w:lang w:val="en-GB"/>
        </w:rPr>
        <w:t>time,</w:t>
      </w:r>
      <w:r w:rsidRPr="00D516D6">
        <w:rPr>
          <w:spacing w:val="-7"/>
          <w:w w:val="95"/>
          <w:lang w:val="en-GB"/>
        </w:rPr>
        <w:t xml:space="preserve"> </w:t>
      </w:r>
      <w:r w:rsidRPr="00D516D6">
        <w:rPr>
          <w:w w:val="95"/>
          <w:lang w:val="en-GB"/>
        </w:rPr>
        <w:t>the</w:t>
      </w:r>
      <w:r w:rsidRPr="00D516D6">
        <w:rPr>
          <w:spacing w:val="-7"/>
          <w:w w:val="95"/>
          <w:lang w:val="en-GB"/>
        </w:rPr>
        <w:t xml:space="preserve"> </w:t>
      </w:r>
      <w:r w:rsidRPr="00D516D6">
        <w:rPr>
          <w:w w:val="95"/>
          <w:lang w:val="en-GB"/>
        </w:rPr>
        <w:t>video</w:t>
      </w:r>
      <w:r w:rsidRPr="00D516D6">
        <w:rPr>
          <w:spacing w:val="-7"/>
          <w:w w:val="95"/>
          <w:lang w:val="en-GB"/>
        </w:rPr>
        <w:t xml:space="preserve"> </w:t>
      </w:r>
      <w:r w:rsidRPr="00D516D6">
        <w:rPr>
          <w:w w:val="95"/>
          <w:lang w:val="en-GB"/>
        </w:rPr>
        <w:t>is</w:t>
      </w:r>
      <w:r w:rsidRPr="00D516D6">
        <w:rPr>
          <w:spacing w:val="-7"/>
          <w:w w:val="95"/>
          <w:lang w:val="en-GB"/>
        </w:rPr>
        <w:t xml:space="preserve"> </w:t>
      </w:r>
      <w:r w:rsidRPr="00D516D6">
        <w:rPr>
          <w:w w:val="95"/>
          <w:lang w:val="en-GB"/>
        </w:rPr>
        <w:t>processed</w:t>
      </w:r>
      <w:r w:rsidRPr="00D516D6">
        <w:rPr>
          <w:spacing w:val="-8"/>
          <w:w w:val="95"/>
          <w:lang w:val="en-GB"/>
        </w:rPr>
        <w:t xml:space="preserve"> </w:t>
      </w:r>
      <w:r w:rsidRPr="00D516D6">
        <w:rPr>
          <w:w w:val="95"/>
          <w:lang w:val="en-GB"/>
        </w:rPr>
        <w:t>on</w:t>
      </w:r>
      <w:r w:rsidRPr="00D516D6">
        <w:rPr>
          <w:spacing w:val="-7"/>
          <w:w w:val="95"/>
          <w:lang w:val="en-GB"/>
        </w:rPr>
        <w:t xml:space="preserve"> </w:t>
      </w:r>
      <w:r w:rsidRPr="00D516D6">
        <w:rPr>
          <w:w w:val="95"/>
          <w:lang w:val="en-GB"/>
        </w:rPr>
        <w:t>the</w:t>
      </w:r>
      <w:r w:rsidRPr="00D516D6">
        <w:rPr>
          <w:spacing w:val="-7"/>
          <w:w w:val="95"/>
          <w:lang w:val="en-GB"/>
        </w:rPr>
        <w:t xml:space="preserve"> </w:t>
      </w:r>
      <w:r w:rsidRPr="00D516D6">
        <w:rPr>
          <w:w w:val="95"/>
          <w:lang w:val="en-GB"/>
        </w:rPr>
        <w:t>web</w:t>
      </w:r>
      <w:r w:rsidRPr="00D516D6">
        <w:rPr>
          <w:spacing w:val="-7"/>
          <w:w w:val="95"/>
          <w:lang w:val="en-GB"/>
        </w:rPr>
        <w:t xml:space="preserve"> </w:t>
      </w:r>
      <w:r w:rsidRPr="00D516D6">
        <w:rPr>
          <w:w w:val="95"/>
          <w:lang w:val="en-GB"/>
        </w:rPr>
        <w:t>server</w:t>
      </w:r>
      <w:r w:rsidRPr="00D516D6">
        <w:rPr>
          <w:spacing w:val="-7"/>
          <w:w w:val="95"/>
          <w:lang w:val="en-GB"/>
        </w:rPr>
        <w:t xml:space="preserve"> </w:t>
      </w:r>
      <w:r w:rsidRPr="00D516D6">
        <w:rPr>
          <w:w w:val="95"/>
          <w:lang w:val="en-GB"/>
        </w:rPr>
        <w:t>using</w:t>
      </w:r>
      <w:r w:rsidRPr="00D516D6">
        <w:rPr>
          <w:spacing w:val="-7"/>
          <w:w w:val="95"/>
          <w:lang w:val="en-GB"/>
        </w:rPr>
        <w:t xml:space="preserve"> </w:t>
      </w:r>
      <w:r w:rsidRPr="00D516D6">
        <w:rPr>
          <w:w w:val="95"/>
          <w:lang w:val="en-GB"/>
        </w:rPr>
        <w:t>AI</w:t>
      </w:r>
      <w:r w:rsidRPr="00D516D6">
        <w:rPr>
          <w:spacing w:val="-7"/>
          <w:w w:val="95"/>
          <w:lang w:val="en-GB"/>
        </w:rPr>
        <w:t xml:space="preserve"> </w:t>
      </w:r>
      <w:r w:rsidRPr="00D516D6">
        <w:rPr>
          <w:w w:val="95"/>
          <w:lang w:val="en-GB"/>
        </w:rPr>
        <w:t>algorithms</w:t>
      </w:r>
      <w:r w:rsidRPr="00D516D6">
        <w:rPr>
          <w:spacing w:val="-7"/>
          <w:w w:val="95"/>
          <w:lang w:val="en-GB"/>
        </w:rPr>
        <w:t xml:space="preserve"> </w:t>
      </w:r>
      <w:r w:rsidRPr="00D516D6">
        <w:rPr>
          <w:spacing w:val="-5"/>
          <w:w w:val="95"/>
          <w:lang w:val="en-GB"/>
        </w:rPr>
        <w:t>in</w:t>
      </w:r>
    </w:p>
    <w:p w14:paraId="2531248B" w14:textId="77777777" w:rsidR="00AF779A" w:rsidRPr="00D516D6" w:rsidRDefault="00AF779A">
      <w:pPr>
        <w:spacing w:line="244" w:lineRule="auto"/>
        <w:jc w:val="both"/>
        <w:rPr>
          <w:lang w:val="en-GB"/>
        </w:rPr>
        <w:sectPr w:rsidR="00AF779A" w:rsidRPr="00D516D6">
          <w:type w:val="continuous"/>
          <w:pgSz w:w="10890" w:h="14860"/>
          <w:pgMar w:top="2380" w:right="620" w:bottom="280" w:left="660" w:header="673" w:footer="642" w:gutter="0"/>
          <w:cols w:space="720"/>
        </w:sectPr>
      </w:pPr>
    </w:p>
    <w:p w14:paraId="6953BCB7" w14:textId="3727D1D9" w:rsidR="00AF779A" w:rsidRPr="00D516D6" w:rsidRDefault="00E9277B">
      <w:pPr>
        <w:spacing w:line="211" w:lineRule="exact"/>
        <w:ind w:left="116"/>
        <w:rPr>
          <w:rFonts w:ascii="Calibri"/>
          <w:sz w:val="18"/>
          <w:lang w:val="en-GB"/>
        </w:rPr>
      </w:pPr>
      <w:bookmarkStart w:id="144" w:name="_bookmark12"/>
      <w:bookmarkEnd w:id="143"/>
      <w:bookmarkEnd w:id="144"/>
      <w:r w:rsidRPr="00D516D6">
        <w:rPr>
          <w:rFonts w:ascii="Calibri"/>
          <w:w w:val="105"/>
          <w:sz w:val="18"/>
          <w:lang w:val="en-GB"/>
        </w:rPr>
        <w:lastRenderedPageBreak/>
        <w:t>Methods</w:t>
      </w:r>
      <w:r w:rsidRPr="00D516D6">
        <w:rPr>
          <w:rFonts w:ascii="Calibri"/>
          <w:spacing w:val="-1"/>
          <w:w w:val="105"/>
          <w:sz w:val="18"/>
          <w:lang w:val="en-GB"/>
        </w:rPr>
        <w:t xml:space="preserve"> </w:t>
      </w:r>
      <w:r w:rsidRPr="00D516D6">
        <w:rPr>
          <w:rFonts w:ascii="Calibri"/>
          <w:w w:val="105"/>
          <w:sz w:val="18"/>
          <w:lang w:val="en-GB"/>
        </w:rPr>
        <w:t xml:space="preserve">for </w:t>
      </w:r>
      <w:r w:rsidR="00DF7480">
        <w:rPr>
          <w:rFonts w:ascii="Calibri"/>
          <w:w w:val="105"/>
          <w:sz w:val="18"/>
          <w:lang w:val="en-GB"/>
        </w:rPr>
        <w:t>f</w:t>
      </w:r>
      <w:r w:rsidRPr="00D516D6">
        <w:rPr>
          <w:rFonts w:ascii="Calibri"/>
          <w:w w:val="105"/>
          <w:sz w:val="18"/>
          <w:lang w:val="en-GB"/>
        </w:rPr>
        <w:t xml:space="preserve">acial </w:t>
      </w:r>
      <w:r w:rsidR="00DF7480">
        <w:rPr>
          <w:rFonts w:ascii="Calibri"/>
          <w:w w:val="105"/>
          <w:sz w:val="18"/>
          <w:lang w:val="en-GB"/>
        </w:rPr>
        <w:t>e</w:t>
      </w:r>
      <w:r w:rsidRPr="00D516D6">
        <w:rPr>
          <w:rFonts w:ascii="Calibri"/>
          <w:w w:val="105"/>
          <w:sz w:val="18"/>
          <w:lang w:val="en-GB"/>
        </w:rPr>
        <w:t>xpression</w:t>
      </w:r>
      <w:r w:rsidRPr="00D516D6">
        <w:rPr>
          <w:rFonts w:ascii="Calibri"/>
          <w:spacing w:val="-1"/>
          <w:w w:val="105"/>
          <w:sz w:val="18"/>
          <w:lang w:val="en-GB"/>
        </w:rPr>
        <w:t xml:space="preserve"> </w:t>
      </w:r>
      <w:r w:rsidR="00DF7480">
        <w:rPr>
          <w:rFonts w:ascii="Calibri"/>
          <w:spacing w:val="-1"/>
          <w:w w:val="105"/>
          <w:sz w:val="18"/>
          <w:lang w:val="en-GB"/>
        </w:rPr>
        <w:t>r</w:t>
      </w:r>
      <w:r w:rsidRPr="00D516D6">
        <w:rPr>
          <w:rFonts w:ascii="Calibri"/>
          <w:spacing w:val="-2"/>
          <w:w w:val="105"/>
          <w:sz w:val="18"/>
          <w:lang w:val="en-GB"/>
        </w:rPr>
        <w:t>ecognition</w:t>
      </w:r>
      <w:r w:rsidR="00DF7480">
        <w:rPr>
          <w:rFonts w:ascii="Calibri"/>
          <w:spacing w:val="-2"/>
          <w:w w:val="105"/>
          <w:sz w:val="18"/>
          <w:lang w:val="en-GB"/>
        </w:rPr>
        <w:t>.</w:t>
      </w:r>
    </w:p>
    <w:p w14:paraId="4C7B989D" w14:textId="77777777" w:rsidR="00AF779A" w:rsidRPr="00D516D6" w:rsidRDefault="00E9277B">
      <w:pPr>
        <w:tabs>
          <w:tab w:val="left" w:pos="2047"/>
          <w:tab w:val="left" w:pos="3202"/>
        </w:tabs>
        <w:spacing w:before="92" w:line="81" w:lineRule="auto"/>
        <w:ind w:left="829"/>
        <w:rPr>
          <w:rFonts w:ascii="Calibri"/>
          <w:b/>
          <w:sz w:val="18"/>
          <w:lang w:val="en-GB"/>
        </w:rPr>
      </w:pPr>
      <w:bookmarkStart w:id="145" w:name="OLE_LINK201"/>
      <w:r>
        <w:rPr>
          <w:lang w:val="en-GB"/>
        </w:rPr>
        <w:pict w14:anchorId="0F72396F">
          <v:line id="_x0000_s1269" alt="" style="position:absolute;left:0;text-align:left;z-index:15740928;mso-wrap-edited:f;mso-width-percent:0;mso-height-percent:0;mso-position-horizontal-relative:page;mso-width-percent:0;mso-height-percent:0" from="60.6pt,4.45pt" to="483.65pt,4.45pt" strokeweight=".14042mm">
            <w10:wrap anchorx="page"/>
          </v:line>
        </w:pict>
      </w:r>
      <w:r w:rsidR="009308E3" w:rsidRPr="00D516D6">
        <w:rPr>
          <w:rFonts w:ascii="Calibri"/>
          <w:b/>
          <w:spacing w:val="-2"/>
          <w:w w:val="105"/>
          <w:position w:val="-10"/>
          <w:sz w:val="18"/>
          <w:lang w:val="en-GB"/>
        </w:rPr>
        <w:t>Method</w:t>
      </w:r>
      <w:r w:rsidR="009308E3" w:rsidRPr="00D516D6">
        <w:rPr>
          <w:rFonts w:ascii="Calibri"/>
          <w:b/>
          <w:position w:val="-10"/>
          <w:sz w:val="18"/>
          <w:lang w:val="en-GB"/>
        </w:rPr>
        <w:tab/>
      </w:r>
      <w:r w:rsidR="009308E3" w:rsidRPr="00D516D6">
        <w:rPr>
          <w:rFonts w:ascii="Calibri"/>
          <w:b/>
          <w:w w:val="105"/>
          <w:position w:val="-10"/>
          <w:sz w:val="18"/>
          <w:lang w:val="en-GB"/>
        </w:rPr>
        <w:t>Data</w:t>
      </w:r>
      <w:r w:rsidR="009308E3" w:rsidRPr="00D516D6">
        <w:rPr>
          <w:rFonts w:ascii="Calibri"/>
          <w:b/>
          <w:spacing w:val="30"/>
          <w:w w:val="105"/>
          <w:position w:val="-10"/>
          <w:sz w:val="18"/>
          <w:lang w:val="en-GB"/>
        </w:rPr>
        <w:t xml:space="preserve"> </w:t>
      </w:r>
      <w:r w:rsidR="009308E3" w:rsidRPr="00D516D6">
        <w:rPr>
          <w:rFonts w:ascii="Calibri"/>
          <w:b/>
          <w:spacing w:val="-5"/>
          <w:w w:val="105"/>
          <w:position w:val="-10"/>
          <w:sz w:val="18"/>
          <w:lang w:val="en-GB"/>
        </w:rPr>
        <w:t>Set</w:t>
      </w:r>
      <w:r w:rsidR="009308E3" w:rsidRPr="00D516D6">
        <w:rPr>
          <w:rFonts w:ascii="Calibri"/>
          <w:b/>
          <w:position w:val="-10"/>
          <w:sz w:val="18"/>
          <w:lang w:val="en-GB"/>
        </w:rPr>
        <w:tab/>
      </w:r>
      <w:r w:rsidR="009308E3" w:rsidRPr="00D516D6">
        <w:rPr>
          <w:rFonts w:ascii="Calibri"/>
          <w:b/>
          <w:w w:val="105"/>
          <w:sz w:val="18"/>
          <w:lang w:val="en-GB"/>
        </w:rPr>
        <w:t>Technology</w:t>
      </w:r>
      <w:r w:rsidR="009308E3" w:rsidRPr="00D516D6">
        <w:rPr>
          <w:rFonts w:ascii="Calibri"/>
          <w:b/>
          <w:spacing w:val="73"/>
          <w:w w:val="105"/>
          <w:sz w:val="18"/>
          <w:lang w:val="en-GB"/>
        </w:rPr>
        <w:t xml:space="preserve"> </w:t>
      </w:r>
      <w:r w:rsidR="009308E3" w:rsidRPr="00D516D6">
        <w:rPr>
          <w:rFonts w:ascii="Calibri"/>
          <w:b/>
          <w:w w:val="105"/>
          <w:sz w:val="18"/>
          <w:lang w:val="en-GB"/>
        </w:rPr>
        <w:t>and</w:t>
      </w:r>
      <w:r w:rsidR="009308E3" w:rsidRPr="00D516D6">
        <w:rPr>
          <w:rFonts w:ascii="Calibri"/>
          <w:b/>
          <w:spacing w:val="74"/>
          <w:w w:val="105"/>
          <w:sz w:val="18"/>
          <w:lang w:val="en-GB"/>
        </w:rPr>
        <w:t xml:space="preserve"> </w:t>
      </w:r>
      <w:r w:rsidR="009308E3" w:rsidRPr="00D516D6">
        <w:rPr>
          <w:rFonts w:ascii="Calibri"/>
          <w:b/>
          <w:spacing w:val="-5"/>
          <w:w w:val="105"/>
          <w:sz w:val="18"/>
          <w:lang w:val="en-GB"/>
        </w:rPr>
        <w:t>Im-</w:t>
      </w:r>
    </w:p>
    <w:p w14:paraId="3C9A9A99" w14:textId="77777777" w:rsidR="00AF779A" w:rsidRPr="00D516D6" w:rsidRDefault="00E9277B">
      <w:pPr>
        <w:spacing w:before="3"/>
        <w:rPr>
          <w:rFonts w:ascii="Calibri"/>
          <w:b/>
          <w:sz w:val="30"/>
          <w:lang w:val="en-GB"/>
        </w:rPr>
      </w:pPr>
      <w:r w:rsidRPr="00D516D6">
        <w:rPr>
          <w:lang w:val="en-GB"/>
        </w:rPr>
        <w:br w:type="column"/>
      </w:r>
    </w:p>
    <w:p w14:paraId="1229B813" w14:textId="77777777" w:rsidR="00AF779A" w:rsidRPr="00D516D6" w:rsidRDefault="00E9277B">
      <w:pPr>
        <w:tabs>
          <w:tab w:val="left" w:pos="1901"/>
        </w:tabs>
        <w:spacing w:line="119" w:lineRule="exact"/>
        <w:ind w:left="116"/>
        <w:rPr>
          <w:rFonts w:ascii="Calibri"/>
          <w:b/>
          <w:sz w:val="18"/>
          <w:lang w:val="en-GB"/>
        </w:rPr>
      </w:pPr>
      <w:r w:rsidRPr="00D516D6">
        <w:rPr>
          <w:rFonts w:ascii="Calibri"/>
          <w:b/>
          <w:spacing w:val="-5"/>
          <w:w w:val="105"/>
          <w:sz w:val="18"/>
          <w:lang w:val="en-GB"/>
        </w:rPr>
        <w:t>Use</w:t>
      </w:r>
      <w:r w:rsidRPr="00D516D6">
        <w:rPr>
          <w:rFonts w:ascii="Calibri"/>
          <w:b/>
          <w:sz w:val="18"/>
          <w:lang w:val="en-GB"/>
        </w:rPr>
        <w:tab/>
      </w:r>
      <w:r w:rsidRPr="00D516D6">
        <w:rPr>
          <w:rFonts w:ascii="Calibri"/>
          <w:b/>
          <w:spacing w:val="-2"/>
          <w:w w:val="105"/>
          <w:sz w:val="18"/>
          <w:lang w:val="en-GB"/>
        </w:rPr>
        <w:t>Accuracy</w:t>
      </w:r>
    </w:p>
    <w:p w14:paraId="6587783B" w14:textId="77777777" w:rsidR="00AF779A" w:rsidRPr="00D516D6" w:rsidRDefault="00AF779A">
      <w:pPr>
        <w:spacing w:line="119" w:lineRule="exact"/>
        <w:rPr>
          <w:rFonts w:ascii="Calibri"/>
          <w:sz w:val="18"/>
          <w:lang w:val="en-GB"/>
        </w:rPr>
        <w:sectPr w:rsidR="00AF779A" w:rsidRPr="00D516D6">
          <w:headerReference w:type="default" r:id="rId29"/>
          <w:footerReference w:type="default" r:id="rId30"/>
          <w:pgSz w:w="10890" w:h="14860"/>
          <w:pgMar w:top="1380" w:right="620" w:bottom="840" w:left="660" w:header="673" w:footer="642" w:gutter="0"/>
          <w:cols w:num="2" w:space="720" w:equalWidth="0">
            <w:col w:w="4945" w:space="1335"/>
            <w:col w:w="3330"/>
          </w:cols>
        </w:sectPr>
      </w:pPr>
    </w:p>
    <w:p w14:paraId="191C6CA4" w14:textId="77777777" w:rsidR="00AF779A" w:rsidRPr="00D516D6" w:rsidRDefault="00E9277B">
      <w:pPr>
        <w:tabs>
          <w:tab w:val="left" w:pos="3202"/>
          <w:tab w:val="left" w:pos="9013"/>
        </w:tabs>
        <w:spacing w:line="214" w:lineRule="exact"/>
        <w:ind w:left="551"/>
        <w:rPr>
          <w:rFonts w:ascii="Calibri"/>
          <w:b/>
          <w:sz w:val="18"/>
          <w:lang w:val="en-GB"/>
        </w:rPr>
      </w:pPr>
      <w:r w:rsidRPr="00D516D6">
        <w:rPr>
          <w:rFonts w:ascii="Times New Roman"/>
          <w:sz w:val="18"/>
          <w:u w:val="single"/>
          <w:lang w:val="en-GB"/>
        </w:rPr>
        <w:tab/>
      </w:r>
      <w:proofErr w:type="spellStart"/>
      <w:r w:rsidRPr="00D516D6">
        <w:rPr>
          <w:rFonts w:ascii="Calibri"/>
          <w:b/>
          <w:spacing w:val="-2"/>
          <w:sz w:val="18"/>
          <w:u w:val="single"/>
          <w:lang w:val="en-GB"/>
        </w:rPr>
        <w:t>plementation</w:t>
      </w:r>
      <w:proofErr w:type="spellEnd"/>
      <w:r w:rsidRPr="00D516D6">
        <w:rPr>
          <w:rFonts w:ascii="Calibri"/>
          <w:b/>
          <w:sz w:val="18"/>
          <w:u w:val="single"/>
          <w:lang w:val="en-GB"/>
        </w:rPr>
        <w:tab/>
      </w:r>
    </w:p>
    <w:p w14:paraId="7280970F" w14:textId="77777777" w:rsidR="00AF779A" w:rsidRPr="00D516D6" w:rsidRDefault="00AF779A">
      <w:pPr>
        <w:spacing w:line="214" w:lineRule="exact"/>
        <w:rPr>
          <w:rFonts w:ascii="Calibri"/>
          <w:sz w:val="18"/>
          <w:lang w:val="en-GB"/>
        </w:rPr>
        <w:sectPr w:rsidR="00AF779A" w:rsidRPr="00D516D6">
          <w:type w:val="continuous"/>
          <w:pgSz w:w="10890" w:h="14860"/>
          <w:pgMar w:top="2380" w:right="620" w:bottom="280" w:left="660" w:header="673" w:footer="642" w:gutter="0"/>
          <w:cols w:space="720"/>
        </w:sectPr>
      </w:pPr>
    </w:p>
    <w:p w14:paraId="4A2FFF3A" w14:textId="77777777" w:rsidR="00AF779A" w:rsidRPr="00D516D6" w:rsidRDefault="00E9277B">
      <w:pPr>
        <w:spacing w:before="61"/>
        <w:ind w:left="671"/>
        <w:rPr>
          <w:rFonts w:ascii="Calibri"/>
          <w:sz w:val="18"/>
          <w:lang w:val="en-GB"/>
        </w:rPr>
      </w:pPr>
      <w:bookmarkStart w:id="146" w:name="OLE_LINK185"/>
      <w:proofErr w:type="spellStart"/>
      <w:r w:rsidRPr="00D516D6">
        <w:rPr>
          <w:rFonts w:ascii="Calibri"/>
          <w:spacing w:val="-4"/>
          <w:w w:val="105"/>
          <w:sz w:val="18"/>
          <w:lang w:val="en-GB"/>
        </w:rPr>
        <w:t>Haar</w:t>
      </w:r>
      <w:proofErr w:type="spellEnd"/>
      <w:r w:rsidRPr="00D516D6">
        <w:rPr>
          <w:rFonts w:ascii="Calibri"/>
          <w:spacing w:val="-2"/>
          <w:w w:val="105"/>
          <w:sz w:val="18"/>
          <w:lang w:val="en-GB"/>
        </w:rPr>
        <w:t xml:space="preserve"> Cascade </w:t>
      </w:r>
      <w:r w:rsidRPr="00D516D6">
        <w:rPr>
          <w:rFonts w:ascii="Calibri"/>
          <w:spacing w:val="-2"/>
          <w:sz w:val="18"/>
          <w:lang w:val="en-GB"/>
        </w:rPr>
        <w:t>Classifier</w:t>
      </w:r>
    </w:p>
    <w:p w14:paraId="2E5F39C0" w14:textId="62F064F9" w:rsidR="00AF779A" w:rsidRPr="00D516D6" w:rsidRDefault="00E9277B">
      <w:pPr>
        <w:tabs>
          <w:tab w:val="left" w:pos="1811"/>
          <w:tab w:val="left" w:pos="3751"/>
        </w:tabs>
        <w:spacing w:before="61" w:line="219" w:lineRule="exact"/>
        <w:ind w:left="452"/>
        <w:jc w:val="both"/>
        <w:rPr>
          <w:rFonts w:ascii="Calibri"/>
          <w:sz w:val="18"/>
          <w:lang w:val="en-GB"/>
        </w:rPr>
      </w:pPr>
      <w:r w:rsidRPr="00D516D6">
        <w:rPr>
          <w:lang w:val="en-GB"/>
        </w:rPr>
        <w:br w:type="column"/>
      </w:r>
      <w:r w:rsidRPr="00D516D6">
        <w:rPr>
          <w:rFonts w:ascii="Calibri"/>
          <w:spacing w:val="-2"/>
          <w:w w:val="105"/>
          <w:sz w:val="18"/>
          <w:lang w:val="en-GB"/>
        </w:rPr>
        <w:t>Custom</w:t>
      </w:r>
      <w:r w:rsidRPr="00D516D6">
        <w:rPr>
          <w:rFonts w:ascii="Calibri"/>
          <w:sz w:val="18"/>
          <w:lang w:val="en-GB"/>
        </w:rPr>
        <w:tab/>
      </w:r>
      <w:r w:rsidRPr="00D516D6">
        <w:rPr>
          <w:rFonts w:ascii="Calibri"/>
          <w:i/>
          <w:spacing w:val="-2"/>
          <w:w w:val="105"/>
          <w:sz w:val="18"/>
          <w:lang w:val="en-GB"/>
        </w:rPr>
        <w:t>(unspecified)</w:t>
      </w:r>
      <w:r w:rsidRPr="00D516D6">
        <w:rPr>
          <w:rFonts w:ascii="Calibri"/>
          <w:i/>
          <w:sz w:val="18"/>
          <w:lang w:val="en-GB"/>
        </w:rPr>
        <w:tab/>
      </w:r>
      <w:bookmarkStart w:id="147" w:name="OLE_LINK202"/>
      <w:bookmarkStart w:id="148" w:name="_Hlk170474212"/>
      <w:r w:rsidRPr="00D516D6">
        <w:rPr>
          <w:rFonts w:ascii="Calibri"/>
          <w:sz w:val="18"/>
          <w:lang w:val="en-GB"/>
        </w:rPr>
        <w:t>Recogni</w:t>
      </w:r>
      <w:r w:rsidR="00495351">
        <w:rPr>
          <w:rFonts w:ascii="Calibri"/>
          <w:sz w:val="18"/>
          <w:lang w:val="en-GB"/>
        </w:rPr>
        <w:t>s</w:t>
      </w:r>
      <w:r w:rsidRPr="00D516D6">
        <w:rPr>
          <w:rFonts w:ascii="Calibri"/>
          <w:sz w:val="18"/>
          <w:lang w:val="en-GB"/>
        </w:rPr>
        <w:t>es</w:t>
      </w:r>
      <w:r w:rsidRPr="00D516D6">
        <w:rPr>
          <w:rFonts w:ascii="Calibri"/>
          <w:spacing w:val="6"/>
          <w:sz w:val="18"/>
          <w:lang w:val="en-GB"/>
        </w:rPr>
        <w:t xml:space="preserve"> </w:t>
      </w:r>
      <w:r w:rsidRPr="00D516D6">
        <w:rPr>
          <w:rFonts w:ascii="Calibri"/>
          <w:sz w:val="18"/>
          <w:lang w:val="en-GB"/>
        </w:rPr>
        <w:t>seven</w:t>
      </w:r>
      <w:r w:rsidRPr="00D516D6">
        <w:rPr>
          <w:rFonts w:ascii="Calibri"/>
          <w:spacing w:val="7"/>
          <w:sz w:val="18"/>
          <w:lang w:val="en-GB"/>
        </w:rPr>
        <w:t xml:space="preserve"> </w:t>
      </w:r>
      <w:r w:rsidRPr="00D516D6">
        <w:rPr>
          <w:rFonts w:ascii="Calibri"/>
          <w:sz w:val="18"/>
          <w:lang w:val="en-GB"/>
        </w:rPr>
        <w:t>expressions:</w:t>
      </w:r>
      <w:r w:rsidRPr="00D516D6">
        <w:rPr>
          <w:rFonts w:ascii="Calibri"/>
          <w:spacing w:val="7"/>
          <w:sz w:val="18"/>
          <w:lang w:val="en-GB"/>
        </w:rPr>
        <w:t xml:space="preserve"> </w:t>
      </w:r>
      <w:r w:rsidRPr="00D516D6">
        <w:rPr>
          <w:rFonts w:ascii="Calibri"/>
          <w:spacing w:val="-2"/>
          <w:sz w:val="18"/>
          <w:lang w:val="en-GB"/>
        </w:rPr>
        <w:t>happy,</w:t>
      </w:r>
    </w:p>
    <w:p w14:paraId="163740E3" w14:textId="77777777" w:rsidR="00AF779A" w:rsidRPr="00D516D6" w:rsidRDefault="00E9277B">
      <w:pPr>
        <w:ind w:left="3751"/>
        <w:jc w:val="both"/>
        <w:rPr>
          <w:rFonts w:ascii="Calibri"/>
          <w:sz w:val="18"/>
          <w:lang w:val="en-GB"/>
        </w:rPr>
      </w:pPr>
      <w:r w:rsidRPr="00D516D6">
        <w:rPr>
          <w:rFonts w:ascii="Calibri"/>
          <w:w w:val="105"/>
          <w:sz w:val="18"/>
          <w:lang w:val="en-GB"/>
        </w:rPr>
        <w:t xml:space="preserve">sad, angry, </w:t>
      </w:r>
      <w:r w:rsidRPr="00D516D6">
        <w:rPr>
          <w:rFonts w:ascii="Calibri"/>
          <w:w w:val="105"/>
          <w:sz w:val="18"/>
          <w:lang w:val="en-GB"/>
        </w:rPr>
        <w:t>scared, disgusted, sur- prised, and neutral (</w:t>
      </w:r>
      <w:hyperlink w:anchor="_bookmark74" w:history="1">
        <w:r w:rsidRPr="00D516D6">
          <w:rPr>
            <w:rFonts w:ascii="Calibri"/>
            <w:color w:val="2F4F4F"/>
            <w:w w:val="105"/>
            <w:sz w:val="18"/>
            <w:lang w:val="en-GB"/>
          </w:rPr>
          <w:t xml:space="preserve">Lalitha, </w:t>
        </w:r>
        <w:proofErr w:type="spellStart"/>
        <w:r w:rsidRPr="00D516D6">
          <w:rPr>
            <w:rFonts w:ascii="Calibri"/>
            <w:color w:val="2F4F4F"/>
            <w:w w:val="105"/>
            <w:sz w:val="18"/>
            <w:lang w:val="en-GB"/>
          </w:rPr>
          <w:t>Aish</w:t>
        </w:r>
        <w:proofErr w:type="spellEnd"/>
        <w:r w:rsidRPr="00D516D6">
          <w:rPr>
            <w:rFonts w:ascii="Calibri"/>
            <w:color w:val="2F4F4F"/>
            <w:w w:val="105"/>
            <w:sz w:val="18"/>
            <w:lang w:val="en-GB"/>
          </w:rPr>
          <w:t>-</w:t>
        </w:r>
      </w:hyperlink>
      <w:r w:rsidRPr="00D516D6">
        <w:rPr>
          <w:rFonts w:ascii="Calibri"/>
          <w:color w:val="2F4F4F"/>
          <w:w w:val="105"/>
          <w:sz w:val="18"/>
          <w:lang w:val="en-GB"/>
        </w:rPr>
        <w:t xml:space="preserve"> </w:t>
      </w:r>
      <w:hyperlink w:anchor="_bookmark74" w:history="1">
        <w:proofErr w:type="spellStart"/>
        <w:r w:rsidRPr="00D516D6">
          <w:rPr>
            <w:rFonts w:ascii="Calibri"/>
            <w:color w:val="2F4F4F"/>
            <w:w w:val="105"/>
            <w:sz w:val="18"/>
            <w:lang w:val="en-GB"/>
          </w:rPr>
          <w:t>warya</w:t>
        </w:r>
        <w:proofErr w:type="spellEnd"/>
        <w:r w:rsidRPr="00D516D6">
          <w:rPr>
            <w:rFonts w:ascii="Calibri"/>
            <w:color w:val="2F4F4F"/>
            <w:w w:val="105"/>
            <w:sz w:val="18"/>
            <w:lang w:val="en-GB"/>
          </w:rPr>
          <w:t xml:space="preserve">, </w:t>
        </w:r>
        <w:proofErr w:type="spellStart"/>
        <w:r w:rsidRPr="00D516D6">
          <w:rPr>
            <w:rFonts w:ascii="Calibri"/>
            <w:color w:val="2F4F4F"/>
            <w:w w:val="105"/>
            <w:sz w:val="18"/>
            <w:lang w:val="en-GB"/>
          </w:rPr>
          <w:t>Shivakumar</w:t>
        </w:r>
        <w:proofErr w:type="spellEnd"/>
        <w:r w:rsidRPr="00D516D6">
          <w:rPr>
            <w:rFonts w:ascii="Calibri"/>
            <w:color w:val="2F4F4F"/>
            <w:w w:val="105"/>
            <w:sz w:val="18"/>
            <w:lang w:val="en-GB"/>
          </w:rPr>
          <w:t xml:space="preserve">, </w:t>
        </w:r>
        <w:proofErr w:type="spellStart"/>
        <w:r w:rsidRPr="00D516D6">
          <w:rPr>
            <w:rFonts w:ascii="Calibri"/>
            <w:color w:val="2F4F4F"/>
            <w:w w:val="105"/>
            <w:sz w:val="18"/>
            <w:lang w:val="en-GB"/>
          </w:rPr>
          <w:t>Srilekha</w:t>
        </w:r>
        <w:proofErr w:type="spellEnd"/>
        <w:r w:rsidRPr="00D516D6">
          <w:rPr>
            <w:rFonts w:ascii="Calibri"/>
            <w:color w:val="2F4F4F"/>
            <w:w w:val="105"/>
            <w:sz w:val="18"/>
            <w:lang w:val="en-GB"/>
          </w:rPr>
          <w:t xml:space="preserve"> and</w:t>
        </w:r>
      </w:hyperlink>
      <w:r w:rsidRPr="00D516D6">
        <w:rPr>
          <w:rFonts w:ascii="Calibri"/>
          <w:color w:val="2F4F4F"/>
          <w:w w:val="105"/>
          <w:sz w:val="18"/>
          <w:lang w:val="en-GB"/>
        </w:rPr>
        <w:t xml:space="preserve"> </w:t>
      </w:r>
      <w:hyperlink w:anchor="_bookmark74" w:history="1">
        <w:r w:rsidRPr="00D516D6">
          <w:rPr>
            <w:rFonts w:ascii="Calibri"/>
            <w:color w:val="2F4F4F"/>
            <w:w w:val="105"/>
            <w:sz w:val="18"/>
            <w:lang w:val="en-GB"/>
          </w:rPr>
          <w:t>Kartheek</w:t>
        </w:r>
      </w:hyperlink>
      <w:r w:rsidRPr="00D516D6">
        <w:rPr>
          <w:rFonts w:ascii="Calibri"/>
          <w:w w:val="105"/>
          <w:sz w:val="18"/>
          <w:lang w:val="en-GB"/>
        </w:rPr>
        <w:t xml:space="preserve">, </w:t>
      </w:r>
      <w:hyperlink w:anchor="_bookmark74" w:history="1">
        <w:r w:rsidRPr="00D516D6">
          <w:rPr>
            <w:rFonts w:ascii="Calibri"/>
            <w:color w:val="2F4F4F"/>
            <w:w w:val="105"/>
            <w:sz w:val="18"/>
            <w:lang w:val="en-GB"/>
          </w:rPr>
          <w:t>2021</w:t>
        </w:r>
      </w:hyperlink>
      <w:r w:rsidRPr="00D516D6">
        <w:rPr>
          <w:rFonts w:ascii="Calibri"/>
          <w:w w:val="105"/>
          <w:sz w:val="18"/>
          <w:lang w:val="en-GB"/>
        </w:rPr>
        <w:t>).</w:t>
      </w:r>
    </w:p>
    <w:bookmarkEnd w:id="147"/>
    <w:p w14:paraId="60C0F88A" w14:textId="77777777" w:rsidR="00AF779A" w:rsidRPr="00D516D6" w:rsidRDefault="00E9277B">
      <w:pPr>
        <w:tabs>
          <w:tab w:val="left" w:pos="1811"/>
          <w:tab w:val="left" w:pos="3751"/>
        </w:tabs>
        <w:spacing w:line="217" w:lineRule="exact"/>
        <w:ind w:left="452"/>
        <w:jc w:val="both"/>
        <w:rPr>
          <w:rFonts w:ascii="Calibri"/>
          <w:sz w:val="18"/>
          <w:lang w:val="en-GB"/>
        </w:rPr>
      </w:pPr>
      <w:r w:rsidRPr="00D516D6">
        <w:rPr>
          <w:rFonts w:ascii="Calibri"/>
          <w:w w:val="105"/>
          <w:sz w:val="18"/>
          <w:lang w:val="en-GB"/>
        </w:rPr>
        <w:t>FERC</w:t>
      </w:r>
      <w:r w:rsidRPr="00D516D6">
        <w:rPr>
          <w:rFonts w:ascii="Calibri"/>
          <w:spacing w:val="64"/>
          <w:w w:val="150"/>
          <w:sz w:val="18"/>
          <w:lang w:val="en-GB"/>
        </w:rPr>
        <w:t xml:space="preserve"> </w:t>
      </w:r>
      <w:r w:rsidRPr="00D516D6">
        <w:rPr>
          <w:rFonts w:ascii="Calibri"/>
          <w:spacing w:val="-4"/>
          <w:w w:val="105"/>
          <w:sz w:val="18"/>
          <w:lang w:val="en-GB"/>
        </w:rPr>
        <w:t>2013</w:t>
      </w:r>
      <w:r w:rsidRPr="00D516D6">
        <w:rPr>
          <w:rFonts w:ascii="Calibri"/>
          <w:sz w:val="18"/>
          <w:lang w:val="en-GB"/>
        </w:rPr>
        <w:tab/>
      </w:r>
      <w:r w:rsidRPr="00D516D6">
        <w:rPr>
          <w:rFonts w:ascii="Calibri"/>
          <w:i/>
          <w:spacing w:val="-2"/>
          <w:w w:val="105"/>
          <w:sz w:val="18"/>
          <w:lang w:val="en-GB"/>
        </w:rPr>
        <w:t>(unspecified)</w:t>
      </w:r>
      <w:r w:rsidRPr="00D516D6">
        <w:rPr>
          <w:rFonts w:ascii="Calibri"/>
          <w:i/>
          <w:sz w:val="18"/>
          <w:lang w:val="en-GB"/>
        </w:rPr>
        <w:tab/>
      </w:r>
      <w:bookmarkStart w:id="149" w:name="OLE_LINK203"/>
      <w:r w:rsidRPr="00D516D6">
        <w:rPr>
          <w:rFonts w:ascii="Calibri"/>
          <w:w w:val="105"/>
          <w:sz w:val="18"/>
          <w:lang w:val="en-GB"/>
        </w:rPr>
        <w:t>Detects</w:t>
      </w:r>
      <w:r w:rsidRPr="00D516D6">
        <w:rPr>
          <w:rFonts w:ascii="Calibri"/>
          <w:spacing w:val="9"/>
          <w:w w:val="105"/>
          <w:sz w:val="18"/>
          <w:lang w:val="en-GB"/>
        </w:rPr>
        <w:t xml:space="preserve"> </w:t>
      </w:r>
      <w:r w:rsidRPr="00D516D6">
        <w:rPr>
          <w:rFonts w:ascii="Calibri"/>
          <w:w w:val="105"/>
          <w:sz w:val="18"/>
          <w:lang w:val="en-GB"/>
        </w:rPr>
        <w:t>emotions</w:t>
      </w:r>
      <w:r w:rsidRPr="00D516D6">
        <w:rPr>
          <w:rFonts w:ascii="Calibri"/>
          <w:spacing w:val="10"/>
          <w:w w:val="105"/>
          <w:sz w:val="18"/>
          <w:lang w:val="en-GB"/>
        </w:rPr>
        <w:t xml:space="preserve"> </w:t>
      </w:r>
      <w:r w:rsidRPr="00D516D6">
        <w:rPr>
          <w:rFonts w:ascii="Calibri"/>
          <w:w w:val="105"/>
          <w:sz w:val="18"/>
          <w:lang w:val="en-GB"/>
        </w:rPr>
        <w:t>through</w:t>
      </w:r>
      <w:r w:rsidRPr="00D516D6">
        <w:rPr>
          <w:rFonts w:ascii="Calibri"/>
          <w:spacing w:val="10"/>
          <w:w w:val="105"/>
          <w:sz w:val="18"/>
          <w:lang w:val="en-GB"/>
        </w:rPr>
        <w:t xml:space="preserve"> </w:t>
      </w:r>
      <w:r w:rsidRPr="00D516D6">
        <w:rPr>
          <w:rFonts w:ascii="Calibri"/>
          <w:w w:val="105"/>
          <w:sz w:val="18"/>
          <w:lang w:val="en-GB"/>
        </w:rPr>
        <w:t>facial</w:t>
      </w:r>
      <w:r w:rsidRPr="00D516D6">
        <w:rPr>
          <w:rFonts w:ascii="Calibri"/>
          <w:spacing w:val="10"/>
          <w:w w:val="105"/>
          <w:sz w:val="18"/>
          <w:lang w:val="en-GB"/>
        </w:rPr>
        <w:t xml:space="preserve"> </w:t>
      </w:r>
      <w:r w:rsidRPr="00D516D6">
        <w:rPr>
          <w:rFonts w:ascii="Calibri"/>
          <w:spacing w:val="-5"/>
          <w:w w:val="105"/>
          <w:sz w:val="18"/>
          <w:lang w:val="en-GB"/>
        </w:rPr>
        <w:t>ex-</w:t>
      </w:r>
    </w:p>
    <w:p w14:paraId="660BA930" w14:textId="77777777" w:rsidR="00AF779A" w:rsidRPr="00D516D6" w:rsidRDefault="00E9277B">
      <w:pPr>
        <w:ind w:left="3751"/>
        <w:jc w:val="both"/>
        <w:rPr>
          <w:rFonts w:ascii="Calibri"/>
          <w:sz w:val="18"/>
          <w:lang w:val="en-GB"/>
        </w:rPr>
      </w:pPr>
      <w:r w:rsidRPr="00D516D6">
        <w:rPr>
          <w:rFonts w:ascii="Calibri"/>
          <w:w w:val="105"/>
          <w:sz w:val="18"/>
          <w:lang w:val="en-GB"/>
        </w:rPr>
        <w:t xml:space="preserve">pressions </w:t>
      </w:r>
      <w:bookmarkEnd w:id="149"/>
      <w:r w:rsidRPr="00D516D6">
        <w:rPr>
          <w:rFonts w:ascii="Calibri"/>
          <w:w w:val="105"/>
          <w:sz w:val="18"/>
          <w:lang w:val="en-GB"/>
        </w:rPr>
        <w:t>(</w:t>
      </w:r>
      <w:hyperlink w:anchor="_bookmark68" w:history="1">
        <w:r w:rsidRPr="00D516D6">
          <w:rPr>
            <w:rFonts w:ascii="Calibri"/>
            <w:color w:val="2F4F4F"/>
            <w:w w:val="105"/>
            <w:sz w:val="18"/>
            <w:lang w:val="en-GB"/>
          </w:rPr>
          <w:t xml:space="preserve">Jaiswal, </w:t>
        </w:r>
        <w:proofErr w:type="spellStart"/>
        <w:r w:rsidRPr="00D516D6">
          <w:rPr>
            <w:rFonts w:ascii="Calibri"/>
            <w:color w:val="2F4F4F"/>
            <w:w w:val="105"/>
            <w:sz w:val="18"/>
            <w:lang w:val="en-GB"/>
          </w:rPr>
          <w:t>Krishnama</w:t>
        </w:r>
        <w:proofErr w:type="spellEnd"/>
        <w:r w:rsidRPr="00D516D6">
          <w:rPr>
            <w:rFonts w:ascii="Calibri"/>
            <w:color w:val="2F4F4F"/>
            <w:w w:val="105"/>
            <w:sz w:val="18"/>
            <w:lang w:val="en-GB"/>
          </w:rPr>
          <w:t xml:space="preserve"> Raju</w:t>
        </w:r>
      </w:hyperlink>
      <w:r w:rsidRPr="00D516D6">
        <w:rPr>
          <w:rFonts w:ascii="Calibri"/>
          <w:color w:val="2F4F4F"/>
          <w:w w:val="105"/>
          <w:sz w:val="18"/>
          <w:lang w:val="en-GB"/>
        </w:rPr>
        <w:t xml:space="preserve"> </w:t>
      </w:r>
      <w:hyperlink w:anchor="_bookmark68" w:history="1">
        <w:r w:rsidRPr="00D516D6">
          <w:rPr>
            <w:rFonts w:ascii="Calibri"/>
            <w:color w:val="2F4F4F"/>
            <w:w w:val="105"/>
            <w:sz w:val="18"/>
            <w:lang w:val="en-GB"/>
          </w:rPr>
          <w:t>and Deb</w:t>
        </w:r>
      </w:hyperlink>
      <w:r w:rsidRPr="00D516D6">
        <w:rPr>
          <w:rFonts w:ascii="Calibri"/>
          <w:w w:val="105"/>
          <w:sz w:val="18"/>
          <w:lang w:val="en-GB"/>
        </w:rPr>
        <w:t xml:space="preserve">, </w:t>
      </w:r>
      <w:hyperlink w:anchor="_bookmark68" w:history="1">
        <w:r w:rsidRPr="00D516D6">
          <w:rPr>
            <w:rFonts w:ascii="Calibri"/>
            <w:color w:val="2F4F4F"/>
            <w:w w:val="105"/>
            <w:sz w:val="18"/>
            <w:lang w:val="en-GB"/>
          </w:rPr>
          <w:t>2020</w:t>
        </w:r>
      </w:hyperlink>
      <w:r w:rsidRPr="00D516D6">
        <w:rPr>
          <w:rFonts w:ascii="Calibri"/>
          <w:w w:val="105"/>
          <w:sz w:val="18"/>
          <w:lang w:val="en-GB"/>
        </w:rPr>
        <w:t>).</w:t>
      </w:r>
    </w:p>
    <w:p w14:paraId="68667538" w14:textId="77777777" w:rsidR="00AF779A" w:rsidRPr="00D516D6" w:rsidRDefault="00E9277B">
      <w:pPr>
        <w:spacing w:before="61"/>
        <w:ind w:left="338"/>
        <w:rPr>
          <w:rFonts w:ascii="Calibri"/>
          <w:sz w:val="18"/>
          <w:lang w:val="en-GB"/>
        </w:rPr>
      </w:pPr>
      <w:r w:rsidRPr="00D516D6">
        <w:rPr>
          <w:lang w:val="en-GB"/>
        </w:rPr>
        <w:br w:type="column"/>
      </w:r>
      <w:r w:rsidRPr="00D516D6">
        <w:rPr>
          <w:rFonts w:ascii="Calibri"/>
          <w:spacing w:val="-2"/>
          <w:w w:val="105"/>
          <w:sz w:val="18"/>
          <w:lang w:val="en-GB"/>
        </w:rPr>
        <w:t>78.00%</w:t>
      </w:r>
    </w:p>
    <w:p w14:paraId="3DABDCEE" w14:textId="77777777" w:rsidR="00AF779A" w:rsidRPr="00D516D6" w:rsidRDefault="00AF779A">
      <w:pPr>
        <w:pStyle w:val="Textoindependiente"/>
        <w:rPr>
          <w:rFonts w:ascii="Calibri"/>
          <w:sz w:val="22"/>
          <w:lang w:val="en-GB"/>
        </w:rPr>
      </w:pPr>
    </w:p>
    <w:p w14:paraId="05476C68" w14:textId="77777777" w:rsidR="00AF779A" w:rsidRPr="00D516D6" w:rsidRDefault="00AF779A">
      <w:pPr>
        <w:pStyle w:val="Textoindependiente"/>
        <w:rPr>
          <w:rFonts w:ascii="Calibri"/>
          <w:sz w:val="22"/>
          <w:lang w:val="en-GB"/>
        </w:rPr>
      </w:pPr>
    </w:p>
    <w:p w14:paraId="2016925F" w14:textId="77777777" w:rsidR="00AF779A" w:rsidRPr="00D516D6" w:rsidRDefault="00AF779A">
      <w:pPr>
        <w:pStyle w:val="Textoindependiente"/>
        <w:spacing w:before="10"/>
        <w:rPr>
          <w:rFonts w:ascii="Calibri"/>
          <w:sz w:val="27"/>
          <w:lang w:val="en-GB"/>
        </w:rPr>
      </w:pPr>
    </w:p>
    <w:p w14:paraId="1CFA1005" w14:textId="77777777" w:rsidR="00AF779A" w:rsidRPr="00D516D6" w:rsidRDefault="00E9277B">
      <w:pPr>
        <w:ind w:left="338"/>
        <w:rPr>
          <w:rFonts w:ascii="Calibri"/>
          <w:sz w:val="18"/>
          <w:lang w:val="en-GB"/>
        </w:rPr>
      </w:pPr>
      <w:r w:rsidRPr="00D516D6">
        <w:rPr>
          <w:rFonts w:ascii="Calibri"/>
          <w:spacing w:val="-2"/>
          <w:w w:val="105"/>
          <w:sz w:val="18"/>
          <w:lang w:val="en-GB"/>
        </w:rPr>
        <w:t>70.14%</w:t>
      </w:r>
    </w:p>
    <w:p w14:paraId="40454A8F" w14:textId="77777777" w:rsidR="00AF779A" w:rsidRPr="00D516D6" w:rsidRDefault="00AF779A">
      <w:pPr>
        <w:rPr>
          <w:rFonts w:ascii="Calibri"/>
          <w:sz w:val="18"/>
          <w:lang w:val="en-GB"/>
        </w:rPr>
        <w:sectPr w:rsidR="00AF779A" w:rsidRPr="00D516D6">
          <w:type w:val="continuous"/>
          <w:pgSz w:w="10890" w:h="14860"/>
          <w:pgMar w:top="2380" w:right="620" w:bottom="280" w:left="660" w:header="673" w:footer="642" w:gutter="0"/>
          <w:cols w:num="3" w:space="720" w:equalWidth="0">
            <w:col w:w="1352" w:space="40"/>
            <w:col w:w="6551" w:space="39"/>
            <w:col w:w="1628"/>
          </w:cols>
        </w:sectPr>
      </w:pPr>
    </w:p>
    <w:p w14:paraId="3D4A3960" w14:textId="77777777" w:rsidR="00AF779A" w:rsidRPr="00D516D6" w:rsidRDefault="00E9277B">
      <w:pPr>
        <w:spacing w:line="219" w:lineRule="exact"/>
        <w:ind w:left="671"/>
        <w:rPr>
          <w:rFonts w:ascii="Calibri"/>
          <w:sz w:val="18"/>
          <w:lang w:val="en-GB"/>
        </w:rPr>
      </w:pPr>
      <w:r w:rsidRPr="00D516D6">
        <w:rPr>
          <w:rFonts w:ascii="Calibri"/>
          <w:spacing w:val="-5"/>
          <w:w w:val="115"/>
          <w:sz w:val="18"/>
          <w:lang w:val="en-GB"/>
        </w:rPr>
        <w:t>CNN</w:t>
      </w:r>
    </w:p>
    <w:p w14:paraId="6387E127" w14:textId="77777777" w:rsidR="00AF779A" w:rsidRPr="00D516D6" w:rsidRDefault="00E9277B">
      <w:pPr>
        <w:tabs>
          <w:tab w:val="left" w:pos="1358"/>
        </w:tabs>
        <w:spacing w:line="218" w:lineRule="exact"/>
        <w:jc w:val="right"/>
        <w:rPr>
          <w:rFonts w:ascii="Calibri"/>
          <w:sz w:val="18"/>
          <w:lang w:val="en-GB"/>
        </w:rPr>
      </w:pPr>
      <w:r w:rsidRPr="00D516D6">
        <w:rPr>
          <w:lang w:val="en-GB"/>
        </w:rPr>
        <w:br w:type="column"/>
      </w:r>
      <w:r w:rsidRPr="00D516D6">
        <w:rPr>
          <w:rFonts w:ascii="Calibri"/>
          <w:w w:val="110"/>
          <w:sz w:val="18"/>
          <w:lang w:val="en-GB"/>
        </w:rPr>
        <w:t>FERC</w:t>
      </w:r>
      <w:r w:rsidRPr="00D516D6">
        <w:rPr>
          <w:rFonts w:ascii="Calibri"/>
          <w:spacing w:val="62"/>
          <w:w w:val="110"/>
          <w:sz w:val="18"/>
          <w:lang w:val="en-GB"/>
        </w:rPr>
        <w:t xml:space="preserve"> </w:t>
      </w:r>
      <w:r w:rsidRPr="00D516D6">
        <w:rPr>
          <w:rFonts w:ascii="Calibri"/>
          <w:spacing w:val="-4"/>
          <w:w w:val="110"/>
          <w:sz w:val="18"/>
          <w:lang w:val="en-GB"/>
        </w:rPr>
        <w:t>2013</w:t>
      </w:r>
      <w:r w:rsidRPr="00D516D6">
        <w:rPr>
          <w:rFonts w:ascii="Calibri"/>
          <w:sz w:val="18"/>
          <w:lang w:val="en-GB"/>
        </w:rPr>
        <w:tab/>
      </w:r>
      <w:r w:rsidRPr="00D516D6">
        <w:rPr>
          <w:rFonts w:ascii="Calibri"/>
          <w:w w:val="110"/>
          <w:sz w:val="18"/>
          <w:lang w:val="en-GB"/>
        </w:rPr>
        <w:t>Python,</w:t>
      </w:r>
      <w:r w:rsidRPr="00D516D6">
        <w:rPr>
          <w:rFonts w:ascii="Calibri"/>
          <w:spacing w:val="61"/>
          <w:w w:val="110"/>
          <w:sz w:val="18"/>
          <w:lang w:val="en-GB"/>
        </w:rPr>
        <w:t xml:space="preserve"> </w:t>
      </w:r>
      <w:proofErr w:type="spellStart"/>
      <w:r w:rsidRPr="00D516D6">
        <w:rPr>
          <w:rFonts w:ascii="Calibri"/>
          <w:w w:val="110"/>
          <w:sz w:val="18"/>
          <w:lang w:val="en-GB"/>
        </w:rPr>
        <w:t>Keras</w:t>
      </w:r>
      <w:proofErr w:type="spellEnd"/>
      <w:r w:rsidRPr="00D516D6">
        <w:rPr>
          <w:rFonts w:ascii="Calibri"/>
          <w:w w:val="110"/>
          <w:sz w:val="18"/>
          <w:lang w:val="en-GB"/>
        </w:rPr>
        <w:t>,</w:t>
      </w:r>
      <w:r w:rsidRPr="00D516D6">
        <w:rPr>
          <w:rFonts w:ascii="Calibri"/>
          <w:spacing w:val="62"/>
          <w:w w:val="110"/>
          <w:sz w:val="18"/>
          <w:lang w:val="en-GB"/>
        </w:rPr>
        <w:t xml:space="preserve"> </w:t>
      </w:r>
      <w:r w:rsidRPr="00D516D6">
        <w:rPr>
          <w:rFonts w:ascii="Calibri"/>
          <w:spacing w:val="-4"/>
          <w:w w:val="110"/>
          <w:sz w:val="18"/>
          <w:lang w:val="en-GB"/>
        </w:rPr>
        <w:t>Ten-</w:t>
      </w:r>
    </w:p>
    <w:p w14:paraId="6ED587BB" w14:textId="77777777" w:rsidR="00AF779A" w:rsidRPr="00D516D6" w:rsidRDefault="00E9277B">
      <w:pPr>
        <w:spacing w:line="219" w:lineRule="exact"/>
        <w:ind w:right="38"/>
        <w:jc w:val="right"/>
        <w:rPr>
          <w:rFonts w:ascii="Calibri"/>
          <w:sz w:val="18"/>
          <w:lang w:val="en-GB"/>
        </w:rPr>
      </w:pPr>
      <w:proofErr w:type="spellStart"/>
      <w:r w:rsidRPr="00D516D6">
        <w:rPr>
          <w:rFonts w:ascii="Calibri"/>
          <w:sz w:val="18"/>
          <w:lang w:val="en-GB"/>
        </w:rPr>
        <w:t>sorflow</w:t>
      </w:r>
      <w:proofErr w:type="spellEnd"/>
      <w:r w:rsidRPr="00D516D6">
        <w:rPr>
          <w:rFonts w:ascii="Calibri"/>
          <w:sz w:val="18"/>
          <w:lang w:val="en-GB"/>
        </w:rPr>
        <w:t>,</w:t>
      </w:r>
      <w:r w:rsidRPr="00D516D6">
        <w:rPr>
          <w:rFonts w:ascii="Calibri"/>
          <w:spacing w:val="12"/>
          <w:sz w:val="18"/>
          <w:lang w:val="en-GB"/>
        </w:rPr>
        <w:t xml:space="preserve"> </w:t>
      </w:r>
      <w:r w:rsidRPr="00D516D6">
        <w:rPr>
          <w:rFonts w:ascii="Calibri"/>
          <w:sz w:val="18"/>
          <w:lang w:val="en-GB"/>
        </w:rPr>
        <w:t>and</w:t>
      </w:r>
      <w:r w:rsidRPr="00D516D6">
        <w:rPr>
          <w:rFonts w:ascii="Calibri"/>
          <w:spacing w:val="13"/>
          <w:sz w:val="18"/>
          <w:lang w:val="en-GB"/>
        </w:rPr>
        <w:t xml:space="preserve"> </w:t>
      </w:r>
      <w:r w:rsidRPr="00D516D6">
        <w:rPr>
          <w:rFonts w:ascii="Calibri"/>
          <w:spacing w:val="-2"/>
          <w:sz w:val="18"/>
          <w:lang w:val="en-GB"/>
        </w:rPr>
        <w:t>OpenCV</w:t>
      </w:r>
    </w:p>
    <w:p w14:paraId="10C506B9" w14:textId="77777777" w:rsidR="00AF779A" w:rsidRPr="00D516D6" w:rsidRDefault="00E9277B">
      <w:pPr>
        <w:ind w:left="220"/>
        <w:jc w:val="both"/>
        <w:rPr>
          <w:rFonts w:ascii="Calibri"/>
          <w:sz w:val="18"/>
          <w:lang w:val="en-GB"/>
        </w:rPr>
      </w:pPr>
      <w:r w:rsidRPr="00D516D6">
        <w:rPr>
          <w:lang w:val="en-GB"/>
        </w:rPr>
        <w:br w:type="column"/>
      </w:r>
      <w:bookmarkStart w:id="150" w:name="OLE_LINK204"/>
      <w:r w:rsidRPr="00D516D6">
        <w:rPr>
          <w:rFonts w:ascii="Calibri"/>
          <w:w w:val="105"/>
          <w:sz w:val="18"/>
          <w:lang w:val="en-GB"/>
        </w:rPr>
        <w:t xml:space="preserve">Recognition of basic human emo- </w:t>
      </w:r>
      <w:proofErr w:type="spellStart"/>
      <w:r w:rsidRPr="00D516D6">
        <w:rPr>
          <w:rFonts w:ascii="Calibri"/>
          <w:w w:val="105"/>
          <w:sz w:val="18"/>
          <w:lang w:val="en-GB"/>
        </w:rPr>
        <w:t>tions</w:t>
      </w:r>
      <w:proofErr w:type="spellEnd"/>
      <w:r w:rsidRPr="00D516D6">
        <w:rPr>
          <w:rFonts w:ascii="Calibri"/>
          <w:w w:val="105"/>
          <w:sz w:val="18"/>
          <w:lang w:val="en-GB"/>
        </w:rPr>
        <w:t xml:space="preserve"> (anger, fear, neutral, happy, sad,</w:t>
      </w:r>
      <w:r w:rsidRPr="00D516D6">
        <w:rPr>
          <w:rFonts w:ascii="Calibri"/>
          <w:spacing w:val="-9"/>
          <w:w w:val="105"/>
          <w:sz w:val="18"/>
          <w:lang w:val="en-GB"/>
        </w:rPr>
        <w:t xml:space="preserve"> </w:t>
      </w:r>
      <w:r w:rsidRPr="00D516D6">
        <w:rPr>
          <w:rFonts w:ascii="Calibri"/>
          <w:w w:val="105"/>
          <w:sz w:val="18"/>
          <w:lang w:val="en-GB"/>
        </w:rPr>
        <w:t>surprise,</w:t>
      </w:r>
      <w:r w:rsidRPr="00D516D6">
        <w:rPr>
          <w:rFonts w:ascii="Calibri"/>
          <w:spacing w:val="-9"/>
          <w:w w:val="105"/>
          <w:sz w:val="18"/>
          <w:lang w:val="en-GB"/>
        </w:rPr>
        <w:t xml:space="preserve"> </w:t>
      </w:r>
      <w:r w:rsidRPr="00D516D6">
        <w:rPr>
          <w:rFonts w:ascii="Calibri"/>
          <w:w w:val="105"/>
          <w:sz w:val="18"/>
          <w:lang w:val="en-GB"/>
        </w:rPr>
        <w:t>etc.).</w:t>
      </w:r>
      <w:r w:rsidRPr="00D516D6">
        <w:rPr>
          <w:rFonts w:ascii="Calibri"/>
          <w:spacing w:val="-9"/>
          <w:w w:val="105"/>
          <w:sz w:val="18"/>
          <w:lang w:val="en-GB"/>
        </w:rPr>
        <w:t xml:space="preserve"> </w:t>
      </w:r>
      <w:r w:rsidRPr="00D516D6">
        <w:rPr>
          <w:rFonts w:ascii="Calibri"/>
          <w:w w:val="105"/>
          <w:sz w:val="18"/>
          <w:lang w:val="en-GB"/>
        </w:rPr>
        <w:t>Implemented</w:t>
      </w:r>
      <w:r w:rsidRPr="00D516D6">
        <w:rPr>
          <w:rFonts w:ascii="Calibri"/>
          <w:spacing w:val="-9"/>
          <w:w w:val="105"/>
          <w:sz w:val="18"/>
          <w:lang w:val="en-GB"/>
        </w:rPr>
        <w:t xml:space="preserve"> </w:t>
      </w:r>
      <w:r w:rsidRPr="00D516D6">
        <w:rPr>
          <w:rFonts w:ascii="Calibri"/>
          <w:w w:val="105"/>
          <w:sz w:val="18"/>
          <w:lang w:val="en-GB"/>
        </w:rPr>
        <w:t xml:space="preserve">for emotion detection </w:t>
      </w:r>
      <w:bookmarkEnd w:id="150"/>
      <w:r w:rsidRPr="00D516D6">
        <w:rPr>
          <w:rFonts w:ascii="Calibri"/>
          <w:w w:val="105"/>
          <w:sz w:val="18"/>
          <w:lang w:val="en-GB"/>
        </w:rPr>
        <w:t>(</w:t>
      </w:r>
      <w:proofErr w:type="spellStart"/>
      <w:r>
        <w:fldChar w:fldCharType="begin"/>
      </w:r>
      <w:r>
        <w:instrText xml:space="preserve"> HYPERLINK \l "_bookmark71" </w:instrText>
      </w:r>
      <w:r>
        <w:fldChar w:fldCharType="separate"/>
      </w:r>
      <w:r w:rsidRPr="00D516D6">
        <w:rPr>
          <w:rFonts w:ascii="Calibri"/>
          <w:color w:val="2F4F4F"/>
          <w:w w:val="105"/>
          <w:sz w:val="18"/>
          <w:lang w:val="en-GB"/>
        </w:rPr>
        <w:t>Kedari</w:t>
      </w:r>
      <w:proofErr w:type="spellEnd"/>
      <w:r w:rsidRPr="00D516D6">
        <w:rPr>
          <w:rFonts w:ascii="Calibri"/>
          <w:color w:val="2F4F4F"/>
          <w:w w:val="105"/>
          <w:sz w:val="18"/>
          <w:lang w:val="en-GB"/>
        </w:rPr>
        <w:t xml:space="preserve">, </w:t>
      </w:r>
      <w:proofErr w:type="spellStart"/>
      <w:r w:rsidRPr="00D516D6">
        <w:rPr>
          <w:rFonts w:ascii="Calibri"/>
          <w:color w:val="2F4F4F"/>
          <w:w w:val="105"/>
          <w:sz w:val="18"/>
          <w:lang w:val="en-GB"/>
        </w:rPr>
        <w:t>Kapile</w:t>
      </w:r>
      <w:proofErr w:type="spellEnd"/>
      <w:r w:rsidRPr="00D516D6">
        <w:rPr>
          <w:rFonts w:ascii="Calibri"/>
          <w:color w:val="2F4F4F"/>
          <w:w w:val="105"/>
          <w:sz w:val="18"/>
          <w:lang w:val="en-GB"/>
        </w:rPr>
        <w:t>,</w:t>
      </w:r>
      <w:r>
        <w:rPr>
          <w:rFonts w:ascii="Calibri"/>
          <w:color w:val="2F4F4F"/>
          <w:w w:val="105"/>
          <w:sz w:val="18"/>
          <w:lang w:val="en-GB"/>
        </w:rPr>
        <w:fldChar w:fldCharType="end"/>
      </w:r>
      <w:r w:rsidRPr="00D516D6">
        <w:rPr>
          <w:rFonts w:ascii="Calibri"/>
          <w:color w:val="2F4F4F"/>
          <w:w w:val="105"/>
          <w:sz w:val="18"/>
          <w:lang w:val="en-GB"/>
        </w:rPr>
        <w:t xml:space="preserve"> </w:t>
      </w:r>
      <w:hyperlink w:anchor="_bookmark71" w:history="1">
        <w:proofErr w:type="spellStart"/>
        <w:r w:rsidRPr="00D516D6">
          <w:rPr>
            <w:rFonts w:ascii="Calibri"/>
            <w:color w:val="2F4F4F"/>
            <w:w w:val="105"/>
            <w:sz w:val="18"/>
            <w:lang w:val="en-GB"/>
          </w:rPr>
          <w:t>Kadole</w:t>
        </w:r>
        <w:proofErr w:type="spellEnd"/>
        <w:r w:rsidRPr="00D516D6">
          <w:rPr>
            <w:rFonts w:ascii="Calibri"/>
            <w:color w:val="2F4F4F"/>
            <w:w w:val="105"/>
            <w:sz w:val="18"/>
            <w:lang w:val="en-GB"/>
          </w:rPr>
          <w:t xml:space="preserve"> and </w:t>
        </w:r>
        <w:proofErr w:type="spellStart"/>
        <w:r w:rsidRPr="00D516D6">
          <w:rPr>
            <w:rFonts w:ascii="Calibri"/>
            <w:color w:val="2F4F4F"/>
            <w:w w:val="105"/>
            <w:sz w:val="18"/>
            <w:lang w:val="en-GB"/>
          </w:rPr>
          <w:t>J</w:t>
        </w:r>
        <w:r w:rsidRPr="00D516D6">
          <w:rPr>
            <w:rFonts w:ascii="Calibri"/>
            <w:color w:val="2F4F4F"/>
            <w:w w:val="105"/>
            <w:sz w:val="18"/>
            <w:lang w:val="en-GB"/>
          </w:rPr>
          <w:t>aikar</w:t>
        </w:r>
        <w:proofErr w:type="spellEnd"/>
      </w:hyperlink>
      <w:r w:rsidRPr="00D516D6">
        <w:rPr>
          <w:rFonts w:ascii="Calibri"/>
          <w:w w:val="105"/>
          <w:sz w:val="18"/>
          <w:lang w:val="en-GB"/>
        </w:rPr>
        <w:t xml:space="preserve">, </w:t>
      </w:r>
      <w:hyperlink w:anchor="_bookmark71" w:history="1">
        <w:r w:rsidRPr="00D516D6">
          <w:rPr>
            <w:rFonts w:ascii="Calibri"/>
            <w:color w:val="2F4F4F"/>
            <w:w w:val="105"/>
            <w:sz w:val="18"/>
            <w:lang w:val="en-GB"/>
          </w:rPr>
          <w:t>2021</w:t>
        </w:r>
      </w:hyperlink>
      <w:r w:rsidRPr="00D516D6">
        <w:rPr>
          <w:rFonts w:ascii="Calibri"/>
          <w:w w:val="105"/>
          <w:sz w:val="18"/>
          <w:lang w:val="en-GB"/>
        </w:rPr>
        <w:t>).</w:t>
      </w:r>
    </w:p>
    <w:p w14:paraId="719FAF5C" w14:textId="77777777" w:rsidR="00AF779A" w:rsidRPr="00D516D6" w:rsidRDefault="00E9277B">
      <w:pPr>
        <w:spacing w:line="219" w:lineRule="exact"/>
        <w:ind w:left="338"/>
        <w:rPr>
          <w:rFonts w:ascii="Calibri"/>
          <w:sz w:val="18"/>
          <w:lang w:val="en-GB"/>
        </w:rPr>
      </w:pPr>
      <w:r w:rsidRPr="00D516D6">
        <w:rPr>
          <w:lang w:val="en-GB"/>
        </w:rPr>
        <w:br w:type="column"/>
      </w:r>
      <w:r w:rsidRPr="00D516D6">
        <w:rPr>
          <w:rFonts w:ascii="Calibri"/>
          <w:spacing w:val="-2"/>
          <w:w w:val="105"/>
          <w:sz w:val="18"/>
          <w:lang w:val="en-GB"/>
        </w:rPr>
        <w:t>60.00%</w:t>
      </w:r>
    </w:p>
    <w:p w14:paraId="1617598E" w14:textId="77777777" w:rsidR="00AF779A" w:rsidRPr="00D516D6" w:rsidRDefault="00AF779A">
      <w:pPr>
        <w:spacing w:line="219" w:lineRule="exact"/>
        <w:rPr>
          <w:rFonts w:ascii="Calibri"/>
          <w:sz w:val="18"/>
          <w:lang w:val="en-GB"/>
        </w:rPr>
        <w:sectPr w:rsidR="00AF779A" w:rsidRPr="00D516D6">
          <w:type w:val="continuous"/>
          <w:pgSz w:w="10890" w:h="14860"/>
          <w:pgMar w:top="2380" w:right="620" w:bottom="280" w:left="660" w:header="673" w:footer="642" w:gutter="0"/>
          <w:cols w:num="4" w:space="720" w:equalWidth="0">
            <w:col w:w="1091" w:space="82"/>
            <w:col w:w="3711" w:space="39"/>
            <w:col w:w="3020" w:space="39"/>
            <w:col w:w="1628"/>
          </w:cols>
        </w:sectPr>
      </w:pPr>
    </w:p>
    <w:p w14:paraId="18D35D40" w14:textId="77777777" w:rsidR="00AF779A" w:rsidRPr="00D516D6" w:rsidRDefault="00E9277B">
      <w:pPr>
        <w:tabs>
          <w:tab w:val="left" w:pos="3202"/>
          <w:tab w:val="left" w:pos="5142"/>
        </w:tabs>
        <w:spacing w:line="216" w:lineRule="exact"/>
        <w:ind w:left="1843"/>
        <w:jc w:val="both"/>
        <w:rPr>
          <w:rFonts w:ascii="Calibri"/>
          <w:sz w:val="18"/>
          <w:lang w:val="en-GB"/>
        </w:rPr>
      </w:pPr>
      <w:r w:rsidRPr="00D516D6">
        <w:rPr>
          <w:rFonts w:ascii="Calibri"/>
          <w:w w:val="110"/>
          <w:sz w:val="18"/>
          <w:lang w:val="en-GB"/>
        </w:rPr>
        <w:t>FERC</w:t>
      </w:r>
      <w:r w:rsidRPr="00D516D6">
        <w:rPr>
          <w:rFonts w:ascii="Calibri"/>
          <w:spacing w:val="62"/>
          <w:w w:val="110"/>
          <w:sz w:val="18"/>
          <w:lang w:val="en-GB"/>
        </w:rPr>
        <w:t xml:space="preserve"> </w:t>
      </w:r>
      <w:r w:rsidRPr="00D516D6">
        <w:rPr>
          <w:rFonts w:ascii="Calibri"/>
          <w:spacing w:val="-4"/>
          <w:w w:val="110"/>
          <w:sz w:val="18"/>
          <w:lang w:val="en-GB"/>
        </w:rPr>
        <w:t>2013</w:t>
      </w:r>
      <w:r w:rsidRPr="00D516D6">
        <w:rPr>
          <w:rFonts w:ascii="Calibri"/>
          <w:sz w:val="18"/>
          <w:lang w:val="en-GB"/>
        </w:rPr>
        <w:tab/>
      </w:r>
      <w:r w:rsidRPr="00D516D6">
        <w:rPr>
          <w:rFonts w:ascii="Calibri"/>
          <w:i/>
          <w:spacing w:val="-2"/>
          <w:w w:val="110"/>
          <w:sz w:val="18"/>
          <w:lang w:val="en-GB"/>
        </w:rPr>
        <w:t>(unspecified)</w:t>
      </w:r>
      <w:r w:rsidRPr="00D516D6">
        <w:rPr>
          <w:rFonts w:ascii="Calibri"/>
          <w:i/>
          <w:sz w:val="18"/>
          <w:lang w:val="en-GB"/>
        </w:rPr>
        <w:tab/>
      </w:r>
      <w:bookmarkStart w:id="151" w:name="OLE_LINK205"/>
      <w:r w:rsidRPr="00D516D6">
        <w:rPr>
          <w:rFonts w:ascii="Calibri"/>
          <w:w w:val="110"/>
          <w:sz w:val="18"/>
          <w:lang w:val="en-GB"/>
        </w:rPr>
        <w:t>FER</w:t>
      </w:r>
      <w:r w:rsidRPr="00D516D6">
        <w:rPr>
          <w:rFonts w:ascii="Calibri"/>
          <w:spacing w:val="38"/>
          <w:w w:val="110"/>
          <w:sz w:val="18"/>
          <w:lang w:val="en-GB"/>
        </w:rPr>
        <w:t xml:space="preserve"> </w:t>
      </w:r>
      <w:r w:rsidRPr="00D516D6">
        <w:rPr>
          <w:rFonts w:ascii="Calibri"/>
          <w:w w:val="110"/>
          <w:sz w:val="18"/>
          <w:lang w:val="en-GB"/>
        </w:rPr>
        <w:t>classification</w:t>
      </w:r>
      <w:r w:rsidRPr="00D516D6">
        <w:rPr>
          <w:rFonts w:ascii="Calibri"/>
          <w:spacing w:val="42"/>
          <w:w w:val="110"/>
          <w:sz w:val="18"/>
          <w:lang w:val="en-GB"/>
        </w:rPr>
        <w:t xml:space="preserve"> </w:t>
      </w:r>
      <w:r w:rsidRPr="00D516D6">
        <w:rPr>
          <w:rFonts w:ascii="Calibri"/>
          <w:w w:val="110"/>
          <w:sz w:val="18"/>
          <w:lang w:val="en-GB"/>
        </w:rPr>
        <w:t>based</w:t>
      </w:r>
      <w:r w:rsidRPr="00D516D6">
        <w:rPr>
          <w:rFonts w:ascii="Calibri"/>
          <w:spacing w:val="41"/>
          <w:w w:val="110"/>
          <w:sz w:val="18"/>
          <w:lang w:val="en-GB"/>
        </w:rPr>
        <w:t xml:space="preserve"> </w:t>
      </w:r>
      <w:r w:rsidRPr="00D516D6">
        <w:rPr>
          <w:rFonts w:ascii="Calibri"/>
          <w:w w:val="110"/>
          <w:sz w:val="18"/>
          <w:lang w:val="en-GB"/>
        </w:rPr>
        <w:t>on</w:t>
      </w:r>
      <w:r w:rsidRPr="00D516D6">
        <w:rPr>
          <w:rFonts w:ascii="Calibri"/>
          <w:spacing w:val="42"/>
          <w:w w:val="110"/>
          <w:sz w:val="18"/>
          <w:lang w:val="en-GB"/>
        </w:rPr>
        <w:t xml:space="preserve"> </w:t>
      </w:r>
      <w:r w:rsidRPr="00D516D6">
        <w:rPr>
          <w:rFonts w:ascii="Calibri"/>
          <w:spacing w:val="-2"/>
          <w:w w:val="110"/>
          <w:sz w:val="18"/>
          <w:lang w:val="en-GB"/>
        </w:rPr>
        <w:t>static</w:t>
      </w:r>
    </w:p>
    <w:p w14:paraId="7FAD30B8" w14:textId="77777777" w:rsidR="00AF779A" w:rsidRPr="00D516D6" w:rsidRDefault="00E9277B">
      <w:pPr>
        <w:spacing w:line="219" w:lineRule="exact"/>
        <w:ind w:left="5142"/>
        <w:jc w:val="both"/>
        <w:rPr>
          <w:rFonts w:ascii="Calibri"/>
          <w:sz w:val="18"/>
          <w:lang w:val="en-GB"/>
        </w:rPr>
      </w:pPr>
      <w:r w:rsidRPr="00D516D6">
        <w:rPr>
          <w:rFonts w:ascii="Calibri"/>
          <w:w w:val="105"/>
          <w:sz w:val="18"/>
          <w:lang w:val="en-GB"/>
        </w:rPr>
        <w:t>images</w:t>
      </w:r>
      <w:r w:rsidRPr="00D516D6">
        <w:rPr>
          <w:rFonts w:ascii="Calibri"/>
          <w:spacing w:val="13"/>
          <w:w w:val="105"/>
          <w:sz w:val="18"/>
          <w:lang w:val="en-GB"/>
        </w:rPr>
        <w:t xml:space="preserve"> </w:t>
      </w:r>
      <w:bookmarkEnd w:id="151"/>
      <w:r w:rsidRPr="00D516D6">
        <w:rPr>
          <w:rFonts w:ascii="Calibri"/>
          <w:w w:val="105"/>
          <w:sz w:val="18"/>
          <w:lang w:val="en-GB"/>
        </w:rPr>
        <w:t>(</w:t>
      </w:r>
      <w:hyperlink w:anchor="_bookmark93" w:history="1">
        <w:r w:rsidRPr="00D516D6">
          <w:rPr>
            <w:rFonts w:ascii="Calibri"/>
            <w:color w:val="2F4F4F"/>
            <w:w w:val="105"/>
            <w:sz w:val="18"/>
            <w:lang w:val="en-GB"/>
          </w:rPr>
          <w:t>Singh</w:t>
        </w:r>
        <w:r w:rsidRPr="00D516D6">
          <w:rPr>
            <w:rFonts w:ascii="Calibri"/>
            <w:color w:val="2F4F4F"/>
            <w:spacing w:val="13"/>
            <w:w w:val="105"/>
            <w:sz w:val="18"/>
            <w:lang w:val="en-GB"/>
          </w:rPr>
          <w:t xml:space="preserve"> </w:t>
        </w:r>
        <w:r w:rsidRPr="00D516D6">
          <w:rPr>
            <w:rFonts w:ascii="Calibri"/>
            <w:color w:val="2F4F4F"/>
            <w:w w:val="105"/>
            <w:sz w:val="18"/>
            <w:lang w:val="en-GB"/>
          </w:rPr>
          <w:t>and</w:t>
        </w:r>
        <w:r w:rsidRPr="00D516D6">
          <w:rPr>
            <w:rFonts w:ascii="Calibri"/>
            <w:color w:val="2F4F4F"/>
            <w:spacing w:val="13"/>
            <w:w w:val="105"/>
            <w:sz w:val="18"/>
            <w:lang w:val="en-GB"/>
          </w:rPr>
          <w:t xml:space="preserve"> </w:t>
        </w:r>
        <w:proofErr w:type="spellStart"/>
        <w:r w:rsidRPr="00D516D6">
          <w:rPr>
            <w:rFonts w:ascii="Calibri"/>
            <w:color w:val="2F4F4F"/>
            <w:w w:val="105"/>
            <w:sz w:val="18"/>
            <w:lang w:val="en-GB"/>
          </w:rPr>
          <w:t>Nasoz</w:t>
        </w:r>
        <w:proofErr w:type="spellEnd"/>
      </w:hyperlink>
      <w:r w:rsidRPr="00D516D6">
        <w:rPr>
          <w:rFonts w:ascii="Calibri"/>
          <w:w w:val="105"/>
          <w:sz w:val="18"/>
          <w:lang w:val="en-GB"/>
        </w:rPr>
        <w:t>,</w:t>
      </w:r>
      <w:r w:rsidRPr="00D516D6">
        <w:rPr>
          <w:rFonts w:ascii="Calibri"/>
          <w:spacing w:val="13"/>
          <w:w w:val="105"/>
          <w:sz w:val="18"/>
          <w:lang w:val="en-GB"/>
        </w:rPr>
        <w:t xml:space="preserve"> </w:t>
      </w:r>
      <w:hyperlink w:anchor="_bookmark93" w:history="1">
        <w:r w:rsidRPr="00D516D6">
          <w:rPr>
            <w:rFonts w:ascii="Calibri"/>
            <w:color w:val="2F4F4F"/>
            <w:spacing w:val="-2"/>
            <w:w w:val="105"/>
            <w:sz w:val="18"/>
            <w:lang w:val="en-GB"/>
          </w:rPr>
          <w:t>2020</w:t>
        </w:r>
      </w:hyperlink>
      <w:r w:rsidRPr="00D516D6">
        <w:rPr>
          <w:rFonts w:ascii="Calibri"/>
          <w:spacing w:val="-2"/>
          <w:w w:val="105"/>
          <w:sz w:val="18"/>
          <w:lang w:val="en-GB"/>
        </w:rPr>
        <w:t>).</w:t>
      </w:r>
    </w:p>
    <w:p w14:paraId="32330632" w14:textId="77777777" w:rsidR="00AF779A" w:rsidRPr="00D516D6" w:rsidRDefault="00E9277B">
      <w:pPr>
        <w:spacing w:line="219" w:lineRule="exact"/>
        <w:ind w:left="1843"/>
        <w:jc w:val="both"/>
        <w:rPr>
          <w:rFonts w:ascii="Calibri"/>
          <w:sz w:val="18"/>
          <w:lang w:val="en-GB"/>
        </w:rPr>
      </w:pPr>
      <w:r w:rsidRPr="00D516D6">
        <w:rPr>
          <w:rFonts w:ascii="Calibri"/>
          <w:i/>
          <w:w w:val="105"/>
          <w:sz w:val="18"/>
          <w:lang w:val="en-GB"/>
        </w:rPr>
        <w:t>(</w:t>
      </w:r>
      <w:proofErr w:type="gramStart"/>
      <w:r w:rsidRPr="00D516D6">
        <w:rPr>
          <w:rFonts w:ascii="Calibri"/>
          <w:i/>
          <w:w w:val="105"/>
          <w:sz w:val="18"/>
          <w:lang w:val="en-GB"/>
        </w:rPr>
        <w:t>unspecified)</w:t>
      </w:r>
      <w:r w:rsidRPr="00D516D6">
        <w:rPr>
          <w:rFonts w:ascii="Calibri"/>
          <w:i/>
          <w:spacing w:val="70"/>
          <w:w w:val="105"/>
          <w:sz w:val="18"/>
          <w:lang w:val="en-GB"/>
        </w:rPr>
        <w:t xml:space="preserve">   </w:t>
      </w:r>
      <w:proofErr w:type="gramEnd"/>
      <w:r w:rsidRPr="00D516D6">
        <w:rPr>
          <w:rFonts w:ascii="Calibri"/>
          <w:w w:val="105"/>
          <w:sz w:val="18"/>
          <w:lang w:val="en-GB"/>
        </w:rPr>
        <w:t>CNN</w:t>
      </w:r>
      <w:r w:rsidRPr="00D516D6">
        <w:rPr>
          <w:rFonts w:ascii="Calibri"/>
          <w:spacing w:val="14"/>
          <w:w w:val="105"/>
          <w:sz w:val="18"/>
          <w:lang w:val="en-GB"/>
        </w:rPr>
        <w:t xml:space="preserve"> </w:t>
      </w:r>
      <w:r w:rsidRPr="00D516D6">
        <w:rPr>
          <w:rFonts w:ascii="Calibri"/>
          <w:w w:val="105"/>
          <w:sz w:val="18"/>
          <w:lang w:val="en-GB"/>
        </w:rPr>
        <w:t>with</w:t>
      </w:r>
      <w:r w:rsidRPr="00D516D6">
        <w:rPr>
          <w:rFonts w:ascii="Calibri"/>
          <w:spacing w:val="13"/>
          <w:w w:val="105"/>
          <w:sz w:val="18"/>
          <w:lang w:val="en-GB"/>
        </w:rPr>
        <w:t xml:space="preserve"> </w:t>
      </w:r>
      <w:r w:rsidRPr="00D516D6">
        <w:rPr>
          <w:rFonts w:ascii="Calibri"/>
          <w:w w:val="105"/>
          <w:sz w:val="18"/>
          <w:lang w:val="en-GB"/>
        </w:rPr>
        <w:t>80</w:t>
      </w:r>
      <w:r w:rsidRPr="00D516D6">
        <w:rPr>
          <w:rFonts w:ascii="Calibri"/>
          <w:spacing w:val="13"/>
          <w:w w:val="105"/>
          <w:sz w:val="18"/>
          <w:lang w:val="en-GB"/>
        </w:rPr>
        <w:t xml:space="preserve"> </w:t>
      </w:r>
      <w:r w:rsidRPr="00D516D6">
        <w:rPr>
          <w:rFonts w:ascii="Calibri"/>
          <w:w w:val="105"/>
          <w:sz w:val="18"/>
          <w:lang w:val="en-GB"/>
        </w:rPr>
        <w:t>epochs</w:t>
      </w:r>
      <w:r w:rsidRPr="00D516D6">
        <w:rPr>
          <w:rFonts w:ascii="Calibri"/>
          <w:spacing w:val="59"/>
          <w:w w:val="105"/>
          <w:sz w:val="18"/>
          <w:lang w:val="en-GB"/>
        </w:rPr>
        <w:t xml:space="preserve">   </w:t>
      </w:r>
      <w:bookmarkStart w:id="152" w:name="OLE_LINK206"/>
      <w:r w:rsidRPr="00D516D6">
        <w:rPr>
          <w:rFonts w:ascii="Calibri"/>
          <w:w w:val="105"/>
          <w:sz w:val="18"/>
          <w:lang w:val="en-GB"/>
        </w:rPr>
        <w:t>Automatically</w:t>
      </w:r>
      <w:r w:rsidRPr="00D516D6">
        <w:rPr>
          <w:rFonts w:ascii="Calibri"/>
          <w:spacing w:val="65"/>
          <w:w w:val="105"/>
          <w:sz w:val="18"/>
          <w:lang w:val="en-GB"/>
        </w:rPr>
        <w:t xml:space="preserve"> </w:t>
      </w:r>
      <w:r w:rsidRPr="00D516D6">
        <w:rPr>
          <w:rFonts w:ascii="Calibri"/>
          <w:w w:val="105"/>
          <w:sz w:val="18"/>
          <w:lang w:val="en-GB"/>
        </w:rPr>
        <w:t>generates</w:t>
      </w:r>
      <w:r w:rsidRPr="00D516D6">
        <w:rPr>
          <w:rFonts w:ascii="Calibri"/>
          <w:spacing w:val="65"/>
          <w:w w:val="105"/>
          <w:sz w:val="18"/>
          <w:lang w:val="en-GB"/>
        </w:rPr>
        <w:t xml:space="preserve"> </w:t>
      </w:r>
      <w:r w:rsidRPr="00D516D6">
        <w:rPr>
          <w:rFonts w:ascii="Calibri"/>
          <w:w w:val="105"/>
          <w:sz w:val="18"/>
          <w:lang w:val="en-GB"/>
        </w:rPr>
        <w:t>and</w:t>
      </w:r>
      <w:r w:rsidRPr="00D516D6">
        <w:rPr>
          <w:rFonts w:ascii="Calibri"/>
          <w:spacing w:val="64"/>
          <w:w w:val="105"/>
          <w:sz w:val="18"/>
          <w:lang w:val="en-GB"/>
        </w:rPr>
        <w:t xml:space="preserve"> </w:t>
      </w:r>
      <w:r w:rsidRPr="00D516D6">
        <w:rPr>
          <w:rFonts w:ascii="Calibri"/>
          <w:spacing w:val="-2"/>
          <w:w w:val="105"/>
          <w:sz w:val="18"/>
          <w:lang w:val="en-GB"/>
        </w:rPr>
        <w:t>cate-</w:t>
      </w:r>
    </w:p>
    <w:p w14:paraId="6A816FAC" w14:textId="77777777" w:rsidR="00AF779A" w:rsidRPr="00D516D6" w:rsidRDefault="00E9277B">
      <w:pPr>
        <w:ind w:left="5142"/>
        <w:jc w:val="both"/>
        <w:rPr>
          <w:rFonts w:ascii="Calibri"/>
          <w:sz w:val="18"/>
          <w:lang w:val="en-GB"/>
        </w:rPr>
      </w:pPr>
      <w:proofErr w:type="spellStart"/>
      <w:r w:rsidRPr="00D516D6">
        <w:rPr>
          <w:rFonts w:ascii="Calibri"/>
          <w:sz w:val="18"/>
          <w:lang w:val="en-GB"/>
        </w:rPr>
        <w:t>gorizes</w:t>
      </w:r>
      <w:proofErr w:type="spellEnd"/>
      <w:r w:rsidRPr="00D516D6">
        <w:rPr>
          <w:rFonts w:ascii="Calibri"/>
          <w:sz w:val="18"/>
          <w:lang w:val="en-GB"/>
        </w:rPr>
        <w:t xml:space="preserve"> questions, evaluates answers, and tracks performance while </w:t>
      </w:r>
      <w:proofErr w:type="spellStart"/>
      <w:r w:rsidRPr="00D516D6">
        <w:rPr>
          <w:rFonts w:ascii="Calibri"/>
          <w:sz w:val="18"/>
          <w:lang w:val="en-GB"/>
        </w:rPr>
        <w:t>provid</w:t>
      </w:r>
      <w:proofErr w:type="spellEnd"/>
      <w:r w:rsidRPr="00D516D6">
        <w:rPr>
          <w:rFonts w:ascii="Calibri"/>
          <w:sz w:val="18"/>
          <w:lang w:val="en-GB"/>
        </w:rPr>
        <w:t xml:space="preserve">- </w:t>
      </w:r>
      <w:proofErr w:type="spellStart"/>
      <w:r w:rsidRPr="00D516D6">
        <w:rPr>
          <w:rFonts w:ascii="Calibri"/>
          <w:sz w:val="18"/>
          <w:lang w:val="en-GB"/>
        </w:rPr>
        <w:t>ing</w:t>
      </w:r>
      <w:proofErr w:type="spellEnd"/>
      <w:r w:rsidRPr="00D516D6">
        <w:rPr>
          <w:rFonts w:ascii="Calibri"/>
          <w:sz w:val="18"/>
          <w:lang w:val="en-GB"/>
        </w:rPr>
        <w:t xml:space="preserve"> motivational quotes upon detect- </w:t>
      </w:r>
      <w:proofErr w:type="spellStart"/>
      <w:r w:rsidRPr="00D516D6">
        <w:rPr>
          <w:rFonts w:ascii="Calibri"/>
          <w:sz w:val="18"/>
          <w:lang w:val="en-GB"/>
        </w:rPr>
        <w:t>ing</w:t>
      </w:r>
      <w:proofErr w:type="spellEnd"/>
      <w:r w:rsidRPr="00D516D6">
        <w:rPr>
          <w:rFonts w:ascii="Calibri"/>
          <w:sz w:val="18"/>
          <w:lang w:val="en-GB"/>
        </w:rPr>
        <w:t xml:space="preserve"> student emotions </w:t>
      </w:r>
      <w:bookmarkEnd w:id="152"/>
      <w:r w:rsidRPr="00D516D6">
        <w:rPr>
          <w:rFonts w:ascii="Calibri"/>
          <w:sz w:val="18"/>
          <w:lang w:val="en-GB"/>
        </w:rPr>
        <w:t>(</w:t>
      </w:r>
      <w:hyperlink w:anchor="_bookmark92" w:history="1">
        <w:r w:rsidRPr="00D516D6">
          <w:rPr>
            <w:rFonts w:ascii="Calibri"/>
            <w:color w:val="2F4F4F"/>
            <w:sz w:val="18"/>
            <w:lang w:val="en-GB"/>
          </w:rPr>
          <w:t xml:space="preserve">Silva, </w:t>
        </w:r>
        <w:proofErr w:type="spellStart"/>
        <w:r w:rsidRPr="00D516D6">
          <w:rPr>
            <w:rFonts w:ascii="Calibri"/>
            <w:color w:val="2F4F4F"/>
            <w:sz w:val="18"/>
            <w:lang w:val="en-GB"/>
          </w:rPr>
          <w:t>Sudas</w:t>
        </w:r>
        <w:proofErr w:type="spellEnd"/>
        <w:r w:rsidRPr="00D516D6">
          <w:rPr>
            <w:rFonts w:ascii="Calibri"/>
            <w:color w:val="2F4F4F"/>
            <w:sz w:val="18"/>
            <w:lang w:val="en-GB"/>
          </w:rPr>
          <w:t>-</w:t>
        </w:r>
      </w:hyperlink>
      <w:r w:rsidRPr="00D516D6">
        <w:rPr>
          <w:rFonts w:ascii="Calibri"/>
          <w:color w:val="2F4F4F"/>
          <w:sz w:val="18"/>
          <w:lang w:val="en-GB"/>
        </w:rPr>
        <w:t xml:space="preserve"> </w:t>
      </w:r>
      <w:hyperlink w:anchor="_bookmark92" w:history="1">
        <w:proofErr w:type="spellStart"/>
        <w:r w:rsidRPr="00D516D6">
          <w:rPr>
            <w:rFonts w:ascii="Calibri"/>
            <w:color w:val="2F4F4F"/>
            <w:sz w:val="18"/>
            <w:lang w:val="en-GB"/>
          </w:rPr>
          <w:t>inghe</w:t>
        </w:r>
        <w:proofErr w:type="spellEnd"/>
        <w:r w:rsidRPr="00D516D6">
          <w:rPr>
            <w:rFonts w:ascii="Calibri"/>
            <w:color w:val="2F4F4F"/>
            <w:sz w:val="18"/>
            <w:lang w:val="en-GB"/>
          </w:rPr>
          <w:t xml:space="preserve">, </w:t>
        </w:r>
        <w:proofErr w:type="spellStart"/>
        <w:r w:rsidRPr="00D516D6">
          <w:rPr>
            <w:rFonts w:ascii="Calibri"/>
            <w:color w:val="2F4F4F"/>
            <w:sz w:val="18"/>
            <w:lang w:val="en-GB"/>
          </w:rPr>
          <w:t>Hansika</w:t>
        </w:r>
        <w:proofErr w:type="spellEnd"/>
        <w:r w:rsidRPr="00D516D6">
          <w:rPr>
            <w:rFonts w:ascii="Calibri"/>
            <w:color w:val="2F4F4F"/>
            <w:sz w:val="18"/>
            <w:lang w:val="en-GB"/>
          </w:rPr>
          <w:t>, Gamage and Gam-</w:t>
        </w:r>
      </w:hyperlink>
      <w:r w:rsidRPr="00D516D6">
        <w:rPr>
          <w:rFonts w:ascii="Calibri"/>
          <w:color w:val="2F4F4F"/>
          <w:sz w:val="18"/>
          <w:lang w:val="en-GB"/>
        </w:rPr>
        <w:t xml:space="preserve"> </w:t>
      </w:r>
      <w:hyperlink w:anchor="_bookmark92" w:history="1">
        <w:r w:rsidRPr="00D516D6">
          <w:rPr>
            <w:rFonts w:ascii="Calibri"/>
            <w:color w:val="2F4F4F"/>
            <w:sz w:val="18"/>
            <w:lang w:val="en-GB"/>
          </w:rPr>
          <w:t>age</w:t>
        </w:r>
      </w:hyperlink>
      <w:r w:rsidRPr="00D516D6">
        <w:rPr>
          <w:rFonts w:ascii="Calibri"/>
          <w:sz w:val="18"/>
          <w:lang w:val="en-GB"/>
        </w:rPr>
        <w:t xml:space="preserve">, </w:t>
      </w:r>
      <w:hyperlink w:anchor="_bookmark92" w:history="1">
        <w:r w:rsidRPr="00D516D6">
          <w:rPr>
            <w:rFonts w:ascii="Calibri"/>
            <w:color w:val="2F4F4F"/>
            <w:sz w:val="18"/>
            <w:lang w:val="en-GB"/>
          </w:rPr>
          <w:t>2021</w:t>
        </w:r>
      </w:hyperlink>
      <w:r w:rsidRPr="00D516D6">
        <w:rPr>
          <w:rFonts w:ascii="Calibri"/>
          <w:sz w:val="18"/>
          <w:lang w:val="en-GB"/>
        </w:rPr>
        <w:t>).</w:t>
      </w:r>
    </w:p>
    <w:p w14:paraId="02A60C94" w14:textId="77777777" w:rsidR="00AF779A" w:rsidRPr="00D516D6" w:rsidRDefault="00E9277B">
      <w:pPr>
        <w:tabs>
          <w:tab w:val="left" w:pos="5142"/>
        </w:tabs>
        <w:spacing w:line="216" w:lineRule="exact"/>
        <w:ind w:left="1843"/>
        <w:jc w:val="both"/>
        <w:rPr>
          <w:rFonts w:ascii="Calibri" w:hAnsi="Calibri"/>
          <w:sz w:val="18"/>
          <w:lang w:val="en-GB"/>
        </w:rPr>
      </w:pPr>
      <w:r w:rsidRPr="00D516D6">
        <w:rPr>
          <w:rFonts w:ascii="Calibri" w:hAnsi="Calibri"/>
          <w:i/>
          <w:sz w:val="18"/>
          <w:lang w:val="en-GB"/>
        </w:rPr>
        <w:t>(</w:t>
      </w:r>
      <w:proofErr w:type="gramStart"/>
      <w:r w:rsidRPr="00D516D6">
        <w:rPr>
          <w:rFonts w:ascii="Calibri" w:hAnsi="Calibri"/>
          <w:i/>
          <w:sz w:val="18"/>
          <w:lang w:val="en-GB"/>
        </w:rPr>
        <w:t>unspecified)</w:t>
      </w:r>
      <w:r w:rsidRPr="00D516D6">
        <w:rPr>
          <w:rFonts w:ascii="Calibri" w:hAnsi="Calibri"/>
          <w:i/>
          <w:spacing w:val="75"/>
          <w:w w:val="150"/>
          <w:sz w:val="18"/>
          <w:lang w:val="en-GB"/>
        </w:rPr>
        <w:t xml:space="preserve">   </w:t>
      </w:r>
      <w:proofErr w:type="gramEnd"/>
      <w:r w:rsidRPr="00D516D6">
        <w:rPr>
          <w:rFonts w:ascii="Calibri" w:hAnsi="Calibri"/>
          <w:i/>
          <w:spacing w:val="-2"/>
          <w:sz w:val="18"/>
          <w:lang w:val="en-GB"/>
        </w:rPr>
        <w:t>(unspecified)</w:t>
      </w:r>
      <w:r w:rsidRPr="00D516D6">
        <w:rPr>
          <w:rFonts w:ascii="Calibri" w:hAnsi="Calibri"/>
          <w:i/>
          <w:sz w:val="18"/>
          <w:lang w:val="en-GB"/>
        </w:rPr>
        <w:tab/>
      </w:r>
      <w:bookmarkStart w:id="153" w:name="OLE_LINK207"/>
      <w:r w:rsidRPr="00D516D6">
        <w:rPr>
          <w:rFonts w:ascii="Calibri" w:hAnsi="Calibri"/>
          <w:sz w:val="18"/>
          <w:lang w:val="en-GB"/>
        </w:rPr>
        <w:t>Recognizes</w:t>
      </w:r>
      <w:r w:rsidRPr="00D516D6">
        <w:rPr>
          <w:rFonts w:ascii="Calibri" w:hAnsi="Calibri"/>
          <w:spacing w:val="53"/>
          <w:sz w:val="18"/>
          <w:lang w:val="en-GB"/>
        </w:rPr>
        <w:t xml:space="preserve">  </w:t>
      </w:r>
      <w:r w:rsidRPr="00D516D6">
        <w:rPr>
          <w:rFonts w:ascii="Calibri" w:hAnsi="Calibri"/>
          <w:sz w:val="18"/>
          <w:lang w:val="en-GB"/>
        </w:rPr>
        <w:t>a</w:t>
      </w:r>
      <w:r w:rsidRPr="00D516D6">
        <w:rPr>
          <w:rFonts w:ascii="Calibri" w:hAnsi="Calibri"/>
          <w:spacing w:val="53"/>
          <w:sz w:val="18"/>
          <w:lang w:val="en-GB"/>
        </w:rPr>
        <w:t xml:space="preserve">  </w:t>
      </w:r>
      <w:r w:rsidRPr="00D516D6">
        <w:rPr>
          <w:rFonts w:ascii="Calibri" w:hAnsi="Calibri"/>
          <w:sz w:val="18"/>
          <w:lang w:val="en-GB"/>
        </w:rPr>
        <w:t>person’s</w:t>
      </w:r>
      <w:r w:rsidRPr="00D516D6">
        <w:rPr>
          <w:rFonts w:ascii="Calibri" w:hAnsi="Calibri"/>
          <w:spacing w:val="54"/>
          <w:sz w:val="18"/>
          <w:lang w:val="en-GB"/>
        </w:rPr>
        <w:t xml:space="preserve">  </w:t>
      </w:r>
      <w:r w:rsidRPr="00D516D6">
        <w:rPr>
          <w:rFonts w:ascii="Calibri" w:hAnsi="Calibri"/>
          <w:spacing w:val="-2"/>
          <w:sz w:val="18"/>
          <w:lang w:val="en-GB"/>
        </w:rPr>
        <w:t>emotions</w:t>
      </w:r>
    </w:p>
    <w:p w14:paraId="373D3D3E" w14:textId="77777777" w:rsidR="00AF779A" w:rsidRPr="00D516D6" w:rsidRDefault="00E9277B">
      <w:pPr>
        <w:ind w:left="5142"/>
        <w:jc w:val="both"/>
        <w:rPr>
          <w:rFonts w:ascii="Calibri"/>
          <w:sz w:val="18"/>
          <w:lang w:val="en-GB"/>
        </w:rPr>
      </w:pPr>
      <w:r w:rsidRPr="00D516D6">
        <w:rPr>
          <w:rFonts w:ascii="Calibri"/>
          <w:w w:val="105"/>
          <w:sz w:val="18"/>
          <w:lang w:val="en-GB"/>
        </w:rPr>
        <w:t xml:space="preserve">by detecting their face </w:t>
      </w:r>
      <w:bookmarkEnd w:id="153"/>
      <w:r w:rsidRPr="00D516D6">
        <w:rPr>
          <w:rFonts w:ascii="Calibri"/>
          <w:w w:val="105"/>
          <w:sz w:val="18"/>
          <w:lang w:val="en-GB"/>
        </w:rPr>
        <w:t>(</w:t>
      </w:r>
      <w:proofErr w:type="spellStart"/>
      <w:r>
        <w:fldChar w:fldCharType="begin"/>
      </w:r>
      <w:r>
        <w:instrText xml:space="preserve"> HYPERLINK \l "_bookmark49" </w:instrText>
      </w:r>
      <w:r>
        <w:fldChar w:fldCharType="separate"/>
      </w:r>
      <w:r w:rsidRPr="00D516D6">
        <w:rPr>
          <w:rFonts w:ascii="Calibri"/>
          <w:color w:val="2F4F4F"/>
          <w:w w:val="105"/>
          <w:sz w:val="18"/>
          <w:lang w:val="en-GB"/>
        </w:rPr>
        <w:t>Bikku</w:t>
      </w:r>
      <w:proofErr w:type="spellEnd"/>
      <w:r w:rsidRPr="00D516D6">
        <w:rPr>
          <w:rFonts w:ascii="Calibri"/>
          <w:color w:val="2F4F4F"/>
          <w:w w:val="105"/>
          <w:sz w:val="18"/>
          <w:lang w:val="en-GB"/>
        </w:rPr>
        <w:t>,</w:t>
      </w:r>
      <w:r>
        <w:rPr>
          <w:rFonts w:ascii="Calibri"/>
          <w:color w:val="2F4F4F"/>
          <w:w w:val="105"/>
          <w:sz w:val="18"/>
          <w:lang w:val="en-GB"/>
        </w:rPr>
        <w:fldChar w:fldCharType="end"/>
      </w:r>
      <w:r w:rsidRPr="00D516D6">
        <w:rPr>
          <w:rFonts w:ascii="Calibri"/>
          <w:color w:val="2F4F4F"/>
          <w:w w:val="105"/>
          <w:sz w:val="18"/>
          <w:lang w:val="en-GB"/>
        </w:rPr>
        <w:t xml:space="preserve"> </w:t>
      </w:r>
      <w:hyperlink w:anchor="_bookmark49" w:history="1">
        <w:proofErr w:type="spellStart"/>
        <w:r w:rsidRPr="00D516D6">
          <w:rPr>
            <w:rFonts w:ascii="Calibri"/>
            <w:color w:val="2F4F4F"/>
            <w:w w:val="105"/>
            <w:sz w:val="18"/>
            <w:lang w:val="en-GB"/>
          </w:rPr>
          <w:t>Viswanadha</w:t>
        </w:r>
        <w:proofErr w:type="spellEnd"/>
        <w:r w:rsidRPr="00D516D6">
          <w:rPr>
            <w:rFonts w:ascii="Calibri"/>
            <w:color w:val="2F4F4F"/>
            <w:w w:val="105"/>
            <w:sz w:val="18"/>
            <w:lang w:val="en-GB"/>
          </w:rPr>
          <w:t>,</w:t>
        </w:r>
        <w:r w:rsidRPr="00D516D6">
          <w:rPr>
            <w:rFonts w:ascii="Calibri"/>
            <w:color w:val="2F4F4F"/>
            <w:spacing w:val="-11"/>
            <w:w w:val="105"/>
            <w:sz w:val="18"/>
            <w:lang w:val="en-GB"/>
          </w:rPr>
          <w:t xml:space="preserve"> </w:t>
        </w:r>
        <w:proofErr w:type="spellStart"/>
        <w:r w:rsidRPr="00D516D6">
          <w:rPr>
            <w:rFonts w:ascii="Calibri"/>
            <w:color w:val="2F4F4F"/>
            <w:w w:val="105"/>
            <w:sz w:val="18"/>
            <w:lang w:val="en-GB"/>
          </w:rPr>
          <w:t>Madhulatha</w:t>
        </w:r>
        <w:proofErr w:type="spellEnd"/>
        <w:r w:rsidRPr="00D516D6">
          <w:rPr>
            <w:rFonts w:ascii="Calibri"/>
            <w:color w:val="2F4F4F"/>
            <w:w w:val="105"/>
            <w:sz w:val="18"/>
            <w:lang w:val="en-GB"/>
          </w:rPr>
          <w:t>,</w:t>
        </w:r>
        <w:r w:rsidRPr="00D516D6">
          <w:rPr>
            <w:rFonts w:ascii="Calibri"/>
            <w:color w:val="2F4F4F"/>
            <w:spacing w:val="-11"/>
            <w:w w:val="105"/>
            <w:sz w:val="18"/>
            <w:lang w:val="en-GB"/>
          </w:rPr>
          <w:t xml:space="preserve"> </w:t>
        </w:r>
        <w:proofErr w:type="spellStart"/>
        <w:r w:rsidRPr="00D516D6">
          <w:rPr>
            <w:rFonts w:ascii="Calibri"/>
            <w:color w:val="2F4F4F"/>
            <w:w w:val="105"/>
            <w:sz w:val="18"/>
            <w:lang w:val="en-GB"/>
          </w:rPr>
          <w:t>Jyothirga</w:t>
        </w:r>
        <w:proofErr w:type="spellEnd"/>
        <w:r w:rsidRPr="00D516D6">
          <w:rPr>
            <w:rFonts w:ascii="Calibri"/>
            <w:color w:val="2F4F4F"/>
            <w:w w:val="105"/>
            <w:sz w:val="18"/>
            <w:lang w:val="en-GB"/>
          </w:rPr>
          <w:t>-</w:t>
        </w:r>
      </w:hyperlink>
      <w:r w:rsidRPr="00D516D6">
        <w:rPr>
          <w:rFonts w:ascii="Calibri"/>
          <w:color w:val="2F4F4F"/>
          <w:w w:val="105"/>
          <w:sz w:val="18"/>
          <w:lang w:val="en-GB"/>
        </w:rPr>
        <w:t xml:space="preserve"> </w:t>
      </w:r>
      <w:hyperlink w:anchor="_bookmark49" w:history="1">
        <w:proofErr w:type="spellStart"/>
        <w:r w:rsidRPr="00D516D6">
          <w:rPr>
            <w:rFonts w:ascii="Calibri"/>
            <w:color w:val="2F4F4F"/>
            <w:w w:val="105"/>
            <w:sz w:val="18"/>
            <w:lang w:val="en-GB"/>
          </w:rPr>
          <w:t>mai</w:t>
        </w:r>
        <w:proofErr w:type="spellEnd"/>
        <w:r w:rsidRPr="00D516D6">
          <w:rPr>
            <w:rFonts w:ascii="Calibri"/>
            <w:color w:val="2F4F4F"/>
            <w:w w:val="105"/>
            <w:sz w:val="18"/>
            <w:lang w:val="en-GB"/>
          </w:rPr>
          <w:t xml:space="preserve">, Shabana and </w:t>
        </w:r>
        <w:proofErr w:type="spellStart"/>
        <w:r w:rsidRPr="00D516D6">
          <w:rPr>
            <w:rFonts w:ascii="Calibri"/>
            <w:color w:val="2F4F4F"/>
            <w:w w:val="105"/>
            <w:sz w:val="18"/>
            <w:lang w:val="en-GB"/>
          </w:rPr>
          <w:t>Sreedevi</w:t>
        </w:r>
        <w:proofErr w:type="spellEnd"/>
      </w:hyperlink>
      <w:r w:rsidRPr="00D516D6">
        <w:rPr>
          <w:rFonts w:ascii="Calibri"/>
          <w:w w:val="105"/>
          <w:sz w:val="18"/>
          <w:lang w:val="en-GB"/>
        </w:rPr>
        <w:t xml:space="preserve">, </w:t>
      </w:r>
      <w:hyperlink w:anchor="_bookmark49" w:history="1">
        <w:r w:rsidRPr="00D516D6">
          <w:rPr>
            <w:rFonts w:ascii="Calibri"/>
            <w:color w:val="2F4F4F"/>
            <w:w w:val="105"/>
            <w:sz w:val="18"/>
            <w:lang w:val="en-GB"/>
          </w:rPr>
          <w:t>2022</w:t>
        </w:r>
      </w:hyperlink>
      <w:r w:rsidRPr="00D516D6">
        <w:rPr>
          <w:rFonts w:ascii="Calibri"/>
          <w:w w:val="105"/>
          <w:sz w:val="18"/>
          <w:lang w:val="en-GB"/>
        </w:rPr>
        <w:t>).</w:t>
      </w:r>
    </w:p>
    <w:p w14:paraId="43634533" w14:textId="77777777" w:rsidR="00AF779A" w:rsidRPr="00D516D6" w:rsidRDefault="00E9277B">
      <w:pPr>
        <w:tabs>
          <w:tab w:val="left" w:pos="5142"/>
        </w:tabs>
        <w:spacing w:line="218" w:lineRule="exact"/>
        <w:ind w:left="1843"/>
        <w:jc w:val="both"/>
        <w:rPr>
          <w:rFonts w:ascii="Calibri" w:hAnsi="Calibri"/>
          <w:sz w:val="18"/>
          <w:lang w:val="en-GB"/>
        </w:rPr>
      </w:pPr>
      <w:r w:rsidRPr="00D516D6">
        <w:rPr>
          <w:rFonts w:ascii="Calibri" w:hAnsi="Calibri"/>
          <w:i/>
          <w:sz w:val="18"/>
          <w:lang w:val="en-GB"/>
        </w:rPr>
        <w:t>(</w:t>
      </w:r>
      <w:proofErr w:type="gramStart"/>
      <w:r w:rsidRPr="00D516D6">
        <w:rPr>
          <w:rFonts w:ascii="Calibri" w:hAnsi="Calibri"/>
          <w:i/>
          <w:sz w:val="18"/>
          <w:lang w:val="en-GB"/>
        </w:rPr>
        <w:t>unspecified)</w:t>
      </w:r>
      <w:r w:rsidRPr="00D516D6">
        <w:rPr>
          <w:rFonts w:ascii="Calibri" w:hAnsi="Calibri"/>
          <w:i/>
          <w:spacing w:val="75"/>
          <w:w w:val="150"/>
          <w:sz w:val="18"/>
          <w:lang w:val="en-GB"/>
        </w:rPr>
        <w:t xml:space="preserve">   </w:t>
      </w:r>
      <w:proofErr w:type="gramEnd"/>
      <w:r w:rsidRPr="00D516D6">
        <w:rPr>
          <w:rFonts w:ascii="Calibri" w:hAnsi="Calibri"/>
          <w:i/>
          <w:spacing w:val="-2"/>
          <w:sz w:val="18"/>
          <w:lang w:val="en-GB"/>
        </w:rPr>
        <w:t>(unspecified)</w:t>
      </w:r>
      <w:r w:rsidRPr="00D516D6">
        <w:rPr>
          <w:rFonts w:ascii="Calibri" w:hAnsi="Calibri"/>
          <w:i/>
          <w:sz w:val="18"/>
          <w:lang w:val="en-GB"/>
        </w:rPr>
        <w:tab/>
      </w:r>
      <w:bookmarkStart w:id="154" w:name="OLE_LINK208"/>
      <w:r w:rsidRPr="00D516D6">
        <w:rPr>
          <w:rFonts w:ascii="Calibri" w:hAnsi="Calibri"/>
          <w:sz w:val="18"/>
          <w:lang w:val="en-GB"/>
        </w:rPr>
        <w:t>Detects</w:t>
      </w:r>
      <w:r w:rsidRPr="00D516D6">
        <w:rPr>
          <w:rFonts w:ascii="Calibri" w:hAnsi="Calibri"/>
          <w:spacing w:val="28"/>
          <w:sz w:val="18"/>
          <w:lang w:val="en-GB"/>
        </w:rPr>
        <w:t xml:space="preserve"> </w:t>
      </w:r>
      <w:r w:rsidRPr="00D516D6">
        <w:rPr>
          <w:rFonts w:ascii="Calibri" w:hAnsi="Calibri"/>
          <w:sz w:val="18"/>
          <w:lang w:val="en-GB"/>
        </w:rPr>
        <w:t>a</w:t>
      </w:r>
      <w:r w:rsidRPr="00D516D6">
        <w:rPr>
          <w:rFonts w:ascii="Calibri" w:hAnsi="Calibri"/>
          <w:spacing w:val="30"/>
          <w:sz w:val="18"/>
          <w:lang w:val="en-GB"/>
        </w:rPr>
        <w:t xml:space="preserve"> </w:t>
      </w:r>
      <w:r w:rsidRPr="00D516D6">
        <w:rPr>
          <w:rFonts w:ascii="Calibri" w:hAnsi="Calibri"/>
          <w:sz w:val="18"/>
          <w:lang w:val="en-GB"/>
        </w:rPr>
        <w:t>person’s</w:t>
      </w:r>
      <w:r w:rsidRPr="00D516D6">
        <w:rPr>
          <w:rFonts w:ascii="Calibri" w:hAnsi="Calibri"/>
          <w:spacing w:val="29"/>
          <w:sz w:val="18"/>
          <w:lang w:val="en-GB"/>
        </w:rPr>
        <w:t xml:space="preserve"> </w:t>
      </w:r>
      <w:r w:rsidRPr="00D516D6">
        <w:rPr>
          <w:rFonts w:ascii="Calibri" w:hAnsi="Calibri"/>
          <w:sz w:val="18"/>
          <w:lang w:val="en-GB"/>
        </w:rPr>
        <w:t>emotion</w:t>
      </w:r>
      <w:r w:rsidRPr="00D516D6">
        <w:rPr>
          <w:rFonts w:ascii="Calibri" w:hAnsi="Calibri"/>
          <w:spacing w:val="30"/>
          <w:sz w:val="18"/>
          <w:lang w:val="en-GB"/>
        </w:rPr>
        <w:t xml:space="preserve"> </w:t>
      </w:r>
      <w:r w:rsidRPr="00D516D6">
        <w:rPr>
          <w:rFonts w:ascii="Calibri" w:hAnsi="Calibri"/>
          <w:spacing w:val="-2"/>
          <w:sz w:val="18"/>
          <w:lang w:val="en-GB"/>
        </w:rPr>
        <w:t>through</w:t>
      </w:r>
    </w:p>
    <w:p w14:paraId="52627F8E" w14:textId="77777777" w:rsidR="00AF779A" w:rsidRPr="00D516D6" w:rsidRDefault="00E9277B">
      <w:pPr>
        <w:ind w:left="5142"/>
        <w:jc w:val="both"/>
        <w:rPr>
          <w:rFonts w:ascii="Calibri"/>
          <w:sz w:val="18"/>
          <w:lang w:val="en-GB"/>
        </w:rPr>
      </w:pPr>
      <w:r w:rsidRPr="00D516D6">
        <w:rPr>
          <w:rFonts w:ascii="Calibri"/>
          <w:w w:val="105"/>
          <w:sz w:val="18"/>
          <w:lang w:val="en-GB"/>
        </w:rPr>
        <w:t xml:space="preserve">facial expression using an artificial neural network </w:t>
      </w:r>
      <w:bookmarkEnd w:id="154"/>
      <w:r w:rsidRPr="00D516D6">
        <w:rPr>
          <w:rFonts w:ascii="Calibri"/>
          <w:w w:val="105"/>
          <w:sz w:val="18"/>
          <w:lang w:val="en-GB"/>
        </w:rPr>
        <w:t>(</w:t>
      </w:r>
      <w:hyperlink w:anchor="_bookmark73" w:history="1">
        <w:r w:rsidRPr="00D516D6">
          <w:rPr>
            <w:rFonts w:ascii="Calibri"/>
            <w:color w:val="2F4F4F"/>
            <w:w w:val="105"/>
            <w:sz w:val="18"/>
            <w:lang w:val="en-GB"/>
          </w:rPr>
          <w:t xml:space="preserve">Kumar and </w:t>
        </w:r>
        <w:proofErr w:type="spellStart"/>
        <w:r w:rsidRPr="00D516D6">
          <w:rPr>
            <w:rFonts w:ascii="Calibri"/>
            <w:color w:val="2F4F4F"/>
            <w:w w:val="105"/>
            <w:sz w:val="18"/>
            <w:lang w:val="en-GB"/>
          </w:rPr>
          <w:t>Srivas</w:t>
        </w:r>
        <w:proofErr w:type="spellEnd"/>
        <w:r w:rsidRPr="00D516D6">
          <w:rPr>
            <w:rFonts w:ascii="Calibri"/>
            <w:color w:val="2F4F4F"/>
            <w:w w:val="105"/>
            <w:sz w:val="18"/>
            <w:lang w:val="en-GB"/>
          </w:rPr>
          <w:t>-</w:t>
        </w:r>
      </w:hyperlink>
      <w:r w:rsidRPr="00D516D6">
        <w:rPr>
          <w:rFonts w:ascii="Calibri"/>
          <w:color w:val="2F4F4F"/>
          <w:w w:val="105"/>
          <w:sz w:val="18"/>
          <w:lang w:val="en-GB"/>
        </w:rPr>
        <w:t xml:space="preserve"> </w:t>
      </w:r>
      <w:hyperlink w:anchor="_bookmark73" w:history="1">
        <w:proofErr w:type="spellStart"/>
        <w:r w:rsidRPr="00D516D6">
          <w:rPr>
            <w:rFonts w:ascii="Calibri"/>
            <w:color w:val="2F4F4F"/>
            <w:w w:val="105"/>
            <w:sz w:val="18"/>
            <w:lang w:val="en-GB"/>
          </w:rPr>
          <w:t>tava</w:t>
        </w:r>
        <w:proofErr w:type="spellEnd"/>
      </w:hyperlink>
      <w:r w:rsidRPr="00D516D6">
        <w:rPr>
          <w:rFonts w:ascii="Calibri"/>
          <w:w w:val="105"/>
          <w:sz w:val="18"/>
          <w:lang w:val="en-GB"/>
        </w:rPr>
        <w:t xml:space="preserve">, </w:t>
      </w:r>
      <w:hyperlink w:anchor="_bookmark73" w:history="1">
        <w:r w:rsidRPr="00D516D6">
          <w:rPr>
            <w:rFonts w:ascii="Calibri"/>
            <w:color w:val="2F4F4F"/>
            <w:w w:val="105"/>
            <w:sz w:val="18"/>
            <w:lang w:val="en-GB"/>
          </w:rPr>
          <w:t>2021</w:t>
        </w:r>
      </w:hyperlink>
      <w:r w:rsidRPr="00D516D6">
        <w:rPr>
          <w:rFonts w:ascii="Calibri"/>
          <w:w w:val="105"/>
          <w:sz w:val="18"/>
          <w:lang w:val="en-GB"/>
        </w:rPr>
        <w:t>).</w:t>
      </w:r>
    </w:p>
    <w:p w14:paraId="27C4561C" w14:textId="77777777" w:rsidR="00AF779A" w:rsidRPr="00D516D6" w:rsidRDefault="00E9277B">
      <w:pPr>
        <w:tabs>
          <w:tab w:val="left" w:pos="3202"/>
          <w:tab w:val="left" w:pos="5142"/>
        </w:tabs>
        <w:spacing w:line="218" w:lineRule="exact"/>
        <w:ind w:left="1843"/>
        <w:jc w:val="both"/>
        <w:rPr>
          <w:rFonts w:ascii="Calibri"/>
          <w:sz w:val="18"/>
          <w:lang w:val="en-GB"/>
        </w:rPr>
      </w:pPr>
      <w:r w:rsidRPr="00D516D6">
        <w:rPr>
          <w:rFonts w:ascii="Calibri"/>
          <w:spacing w:val="-2"/>
          <w:w w:val="105"/>
          <w:sz w:val="18"/>
          <w:lang w:val="en-GB"/>
        </w:rPr>
        <w:t>JAFFE</w:t>
      </w:r>
      <w:r w:rsidRPr="00D516D6">
        <w:rPr>
          <w:rFonts w:ascii="Calibri"/>
          <w:sz w:val="18"/>
          <w:lang w:val="en-GB"/>
        </w:rPr>
        <w:tab/>
      </w:r>
      <w:r w:rsidRPr="00D516D6">
        <w:rPr>
          <w:rFonts w:ascii="Calibri"/>
          <w:i/>
          <w:spacing w:val="-2"/>
          <w:w w:val="105"/>
          <w:sz w:val="18"/>
          <w:lang w:val="en-GB"/>
        </w:rPr>
        <w:t>(unspecified)</w:t>
      </w:r>
      <w:r w:rsidRPr="00D516D6">
        <w:rPr>
          <w:rFonts w:ascii="Calibri"/>
          <w:i/>
          <w:sz w:val="18"/>
          <w:lang w:val="en-GB"/>
        </w:rPr>
        <w:tab/>
      </w:r>
      <w:bookmarkStart w:id="155" w:name="OLE_LINK209"/>
      <w:r w:rsidRPr="00D516D6">
        <w:rPr>
          <w:rFonts w:ascii="Calibri"/>
          <w:w w:val="105"/>
          <w:sz w:val="18"/>
          <w:lang w:val="en-GB"/>
        </w:rPr>
        <w:t>Detects</w:t>
      </w:r>
      <w:r w:rsidRPr="00D516D6">
        <w:rPr>
          <w:rFonts w:ascii="Calibri"/>
          <w:spacing w:val="9"/>
          <w:w w:val="105"/>
          <w:sz w:val="18"/>
          <w:lang w:val="en-GB"/>
        </w:rPr>
        <w:t xml:space="preserve"> </w:t>
      </w:r>
      <w:r w:rsidRPr="00D516D6">
        <w:rPr>
          <w:rFonts w:ascii="Calibri"/>
          <w:w w:val="105"/>
          <w:sz w:val="18"/>
          <w:lang w:val="en-GB"/>
        </w:rPr>
        <w:t>emotions</w:t>
      </w:r>
      <w:r w:rsidRPr="00D516D6">
        <w:rPr>
          <w:rFonts w:ascii="Calibri"/>
          <w:spacing w:val="10"/>
          <w:w w:val="105"/>
          <w:sz w:val="18"/>
          <w:lang w:val="en-GB"/>
        </w:rPr>
        <w:t xml:space="preserve"> </w:t>
      </w:r>
      <w:r w:rsidRPr="00D516D6">
        <w:rPr>
          <w:rFonts w:ascii="Calibri"/>
          <w:w w:val="105"/>
          <w:sz w:val="18"/>
          <w:lang w:val="en-GB"/>
        </w:rPr>
        <w:t>through</w:t>
      </w:r>
      <w:r w:rsidRPr="00D516D6">
        <w:rPr>
          <w:rFonts w:ascii="Calibri"/>
          <w:spacing w:val="10"/>
          <w:w w:val="105"/>
          <w:sz w:val="18"/>
          <w:lang w:val="en-GB"/>
        </w:rPr>
        <w:t xml:space="preserve"> </w:t>
      </w:r>
      <w:r w:rsidRPr="00D516D6">
        <w:rPr>
          <w:rFonts w:ascii="Calibri"/>
          <w:w w:val="105"/>
          <w:sz w:val="18"/>
          <w:lang w:val="en-GB"/>
        </w:rPr>
        <w:t>facial</w:t>
      </w:r>
      <w:r w:rsidRPr="00D516D6">
        <w:rPr>
          <w:rFonts w:ascii="Calibri"/>
          <w:spacing w:val="10"/>
          <w:w w:val="105"/>
          <w:sz w:val="18"/>
          <w:lang w:val="en-GB"/>
        </w:rPr>
        <w:t xml:space="preserve"> </w:t>
      </w:r>
      <w:r w:rsidRPr="00D516D6">
        <w:rPr>
          <w:rFonts w:ascii="Calibri"/>
          <w:spacing w:val="-5"/>
          <w:w w:val="105"/>
          <w:sz w:val="18"/>
          <w:lang w:val="en-GB"/>
        </w:rPr>
        <w:t>ex-</w:t>
      </w:r>
    </w:p>
    <w:p w14:paraId="32283CC0" w14:textId="77777777" w:rsidR="00AF779A" w:rsidRPr="00D516D6" w:rsidRDefault="00E9277B">
      <w:pPr>
        <w:spacing w:line="219" w:lineRule="exact"/>
        <w:ind w:left="5142"/>
        <w:jc w:val="both"/>
        <w:rPr>
          <w:rFonts w:ascii="Calibri"/>
          <w:sz w:val="18"/>
          <w:lang w:val="en-GB"/>
        </w:rPr>
      </w:pPr>
      <w:r w:rsidRPr="00D516D6">
        <w:rPr>
          <w:rFonts w:ascii="Calibri"/>
          <w:w w:val="105"/>
          <w:sz w:val="18"/>
          <w:lang w:val="en-GB"/>
        </w:rPr>
        <w:t>pressions</w:t>
      </w:r>
      <w:r w:rsidRPr="00D516D6">
        <w:rPr>
          <w:rFonts w:ascii="Calibri"/>
          <w:spacing w:val="6"/>
          <w:w w:val="105"/>
          <w:sz w:val="18"/>
          <w:lang w:val="en-GB"/>
        </w:rPr>
        <w:t xml:space="preserve"> </w:t>
      </w:r>
      <w:bookmarkEnd w:id="155"/>
      <w:r w:rsidRPr="00D516D6">
        <w:rPr>
          <w:rFonts w:ascii="Calibri"/>
          <w:w w:val="105"/>
          <w:sz w:val="18"/>
          <w:lang w:val="en-GB"/>
        </w:rPr>
        <w:t>(</w:t>
      </w:r>
      <w:hyperlink w:anchor="_bookmark68" w:history="1">
        <w:r w:rsidRPr="00D516D6">
          <w:rPr>
            <w:rFonts w:ascii="Calibri"/>
            <w:color w:val="2F4F4F"/>
            <w:w w:val="105"/>
            <w:sz w:val="18"/>
            <w:lang w:val="en-GB"/>
          </w:rPr>
          <w:t>Jaiswal</w:t>
        </w:r>
        <w:r w:rsidRPr="00D516D6">
          <w:rPr>
            <w:rFonts w:ascii="Calibri"/>
            <w:color w:val="2F4F4F"/>
            <w:spacing w:val="7"/>
            <w:w w:val="105"/>
            <w:sz w:val="18"/>
            <w:lang w:val="en-GB"/>
          </w:rPr>
          <w:t xml:space="preserve"> </w:t>
        </w:r>
        <w:r w:rsidRPr="00D516D6">
          <w:rPr>
            <w:rFonts w:ascii="Calibri"/>
            <w:color w:val="2F4F4F"/>
            <w:w w:val="105"/>
            <w:sz w:val="18"/>
            <w:lang w:val="en-GB"/>
          </w:rPr>
          <w:t>et</w:t>
        </w:r>
        <w:r w:rsidRPr="00D516D6">
          <w:rPr>
            <w:rFonts w:ascii="Calibri"/>
            <w:color w:val="2F4F4F"/>
            <w:spacing w:val="6"/>
            <w:w w:val="105"/>
            <w:sz w:val="18"/>
            <w:lang w:val="en-GB"/>
          </w:rPr>
          <w:t xml:space="preserve"> </w:t>
        </w:r>
        <w:r w:rsidRPr="00D516D6">
          <w:rPr>
            <w:rFonts w:ascii="Calibri"/>
            <w:color w:val="2F4F4F"/>
            <w:w w:val="105"/>
            <w:sz w:val="18"/>
            <w:lang w:val="en-GB"/>
          </w:rPr>
          <w:t>al.</w:t>
        </w:r>
      </w:hyperlink>
      <w:r w:rsidRPr="00D516D6">
        <w:rPr>
          <w:rFonts w:ascii="Calibri"/>
          <w:w w:val="105"/>
          <w:sz w:val="18"/>
          <w:lang w:val="en-GB"/>
        </w:rPr>
        <w:t>,</w:t>
      </w:r>
      <w:r w:rsidRPr="00D516D6">
        <w:rPr>
          <w:rFonts w:ascii="Calibri"/>
          <w:spacing w:val="7"/>
          <w:w w:val="105"/>
          <w:sz w:val="18"/>
          <w:lang w:val="en-GB"/>
        </w:rPr>
        <w:t xml:space="preserve"> </w:t>
      </w:r>
      <w:hyperlink w:anchor="_bookmark68" w:history="1">
        <w:r w:rsidRPr="00D516D6">
          <w:rPr>
            <w:rFonts w:ascii="Calibri"/>
            <w:color w:val="2F4F4F"/>
            <w:spacing w:val="-2"/>
            <w:w w:val="105"/>
            <w:sz w:val="18"/>
            <w:lang w:val="en-GB"/>
          </w:rPr>
          <w:t>2020</w:t>
        </w:r>
      </w:hyperlink>
      <w:r w:rsidRPr="00D516D6">
        <w:rPr>
          <w:rFonts w:ascii="Calibri"/>
          <w:spacing w:val="-2"/>
          <w:w w:val="105"/>
          <w:sz w:val="18"/>
          <w:lang w:val="en-GB"/>
        </w:rPr>
        <w:t>).</w:t>
      </w:r>
    </w:p>
    <w:p w14:paraId="4CAF5DA7" w14:textId="77777777" w:rsidR="00AF779A" w:rsidRPr="00D516D6" w:rsidRDefault="00E9277B">
      <w:pPr>
        <w:spacing w:line="216" w:lineRule="exact"/>
        <w:ind w:left="337"/>
        <w:rPr>
          <w:rFonts w:ascii="Calibri"/>
          <w:sz w:val="18"/>
          <w:lang w:val="en-GB"/>
        </w:rPr>
      </w:pPr>
      <w:r w:rsidRPr="00D516D6">
        <w:rPr>
          <w:lang w:val="en-GB"/>
        </w:rPr>
        <w:br w:type="column"/>
      </w:r>
      <w:r w:rsidRPr="00D516D6">
        <w:rPr>
          <w:rFonts w:ascii="Calibri"/>
          <w:spacing w:val="-2"/>
          <w:w w:val="105"/>
          <w:sz w:val="18"/>
          <w:lang w:val="en-GB"/>
        </w:rPr>
        <w:t>61.70%</w:t>
      </w:r>
    </w:p>
    <w:p w14:paraId="7EA8A994" w14:textId="77777777" w:rsidR="00AF779A" w:rsidRPr="00D516D6" w:rsidRDefault="00AF779A">
      <w:pPr>
        <w:pStyle w:val="Textoindependiente"/>
        <w:spacing w:before="11"/>
        <w:rPr>
          <w:rFonts w:ascii="Calibri"/>
          <w:sz w:val="17"/>
          <w:lang w:val="en-GB"/>
        </w:rPr>
      </w:pPr>
    </w:p>
    <w:p w14:paraId="277E91C5" w14:textId="77777777" w:rsidR="00AF779A" w:rsidRPr="00D516D6" w:rsidRDefault="00E9277B">
      <w:pPr>
        <w:ind w:left="337"/>
        <w:rPr>
          <w:rFonts w:ascii="Calibri"/>
          <w:sz w:val="18"/>
          <w:lang w:val="en-GB"/>
        </w:rPr>
      </w:pPr>
      <w:r w:rsidRPr="00D516D6">
        <w:rPr>
          <w:rFonts w:ascii="Calibri"/>
          <w:spacing w:val="-2"/>
          <w:w w:val="105"/>
          <w:sz w:val="18"/>
          <w:lang w:val="en-GB"/>
        </w:rPr>
        <w:t>99.00%</w:t>
      </w:r>
    </w:p>
    <w:p w14:paraId="3DAB07E9" w14:textId="77777777" w:rsidR="00AF779A" w:rsidRPr="00D516D6" w:rsidRDefault="00AF779A">
      <w:pPr>
        <w:pStyle w:val="Textoindependiente"/>
        <w:rPr>
          <w:rFonts w:ascii="Calibri"/>
          <w:sz w:val="22"/>
          <w:lang w:val="en-GB"/>
        </w:rPr>
      </w:pPr>
    </w:p>
    <w:p w14:paraId="655B4B36" w14:textId="77777777" w:rsidR="00AF779A" w:rsidRPr="00D516D6" w:rsidRDefault="00AF779A">
      <w:pPr>
        <w:pStyle w:val="Textoindependiente"/>
        <w:rPr>
          <w:rFonts w:ascii="Calibri"/>
          <w:sz w:val="22"/>
          <w:lang w:val="en-GB"/>
        </w:rPr>
      </w:pPr>
    </w:p>
    <w:p w14:paraId="7A614116" w14:textId="77777777" w:rsidR="00AF779A" w:rsidRPr="00D516D6" w:rsidRDefault="00AF779A">
      <w:pPr>
        <w:pStyle w:val="Textoindependiente"/>
        <w:rPr>
          <w:rFonts w:ascii="Calibri"/>
          <w:sz w:val="22"/>
          <w:lang w:val="en-GB"/>
        </w:rPr>
      </w:pPr>
    </w:p>
    <w:p w14:paraId="000AED78" w14:textId="77777777" w:rsidR="00AF779A" w:rsidRPr="00D516D6" w:rsidRDefault="00AF779A">
      <w:pPr>
        <w:pStyle w:val="Textoindependiente"/>
        <w:rPr>
          <w:rFonts w:ascii="Calibri"/>
          <w:sz w:val="22"/>
          <w:lang w:val="en-GB"/>
        </w:rPr>
      </w:pPr>
    </w:p>
    <w:p w14:paraId="3E44CD77" w14:textId="77777777" w:rsidR="00AF779A" w:rsidRPr="00D516D6" w:rsidRDefault="00AF779A">
      <w:pPr>
        <w:pStyle w:val="Textoindependiente"/>
        <w:spacing w:before="8"/>
        <w:rPr>
          <w:rFonts w:ascii="Calibri"/>
          <w:sz w:val="19"/>
          <w:lang w:val="en-GB"/>
        </w:rPr>
      </w:pPr>
    </w:p>
    <w:p w14:paraId="708B22E6" w14:textId="77777777" w:rsidR="00AF779A" w:rsidRPr="00D516D6" w:rsidRDefault="00E9277B">
      <w:pPr>
        <w:ind w:left="337"/>
        <w:rPr>
          <w:rFonts w:ascii="Calibri"/>
          <w:sz w:val="18"/>
          <w:lang w:val="en-GB"/>
        </w:rPr>
      </w:pPr>
      <w:r w:rsidRPr="00D516D6">
        <w:rPr>
          <w:rFonts w:ascii="Calibri"/>
          <w:spacing w:val="-2"/>
          <w:w w:val="105"/>
          <w:sz w:val="18"/>
          <w:lang w:val="en-GB"/>
        </w:rPr>
        <w:t>85.70%</w:t>
      </w:r>
    </w:p>
    <w:p w14:paraId="24C6C2C6" w14:textId="77777777" w:rsidR="00AF779A" w:rsidRPr="00D516D6" w:rsidRDefault="00AF779A">
      <w:pPr>
        <w:pStyle w:val="Textoindependiente"/>
        <w:rPr>
          <w:rFonts w:ascii="Calibri"/>
          <w:sz w:val="22"/>
          <w:lang w:val="en-GB"/>
        </w:rPr>
      </w:pPr>
    </w:p>
    <w:p w14:paraId="782AEB16" w14:textId="77777777" w:rsidR="00AF779A" w:rsidRPr="00D516D6" w:rsidRDefault="00AF779A">
      <w:pPr>
        <w:pStyle w:val="Textoindependiente"/>
        <w:spacing w:before="10"/>
        <w:rPr>
          <w:rFonts w:ascii="Calibri"/>
          <w:sz w:val="31"/>
          <w:lang w:val="en-GB"/>
        </w:rPr>
      </w:pPr>
    </w:p>
    <w:p w14:paraId="21899DEF" w14:textId="77777777" w:rsidR="00AF779A" w:rsidRPr="00D516D6" w:rsidRDefault="00E9277B">
      <w:pPr>
        <w:ind w:left="337"/>
        <w:rPr>
          <w:rFonts w:ascii="Calibri"/>
          <w:sz w:val="18"/>
          <w:lang w:val="en-GB"/>
        </w:rPr>
      </w:pPr>
      <w:r w:rsidRPr="00D516D6">
        <w:rPr>
          <w:rFonts w:ascii="Calibri"/>
          <w:spacing w:val="-2"/>
          <w:w w:val="105"/>
          <w:sz w:val="18"/>
          <w:lang w:val="en-GB"/>
        </w:rPr>
        <w:t>89.91%</w:t>
      </w:r>
    </w:p>
    <w:p w14:paraId="377CA5E1" w14:textId="77777777" w:rsidR="00AF779A" w:rsidRPr="00D516D6" w:rsidRDefault="00AF779A">
      <w:pPr>
        <w:pStyle w:val="Textoindependiente"/>
        <w:rPr>
          <w:rFonts w:ascii="Calibri"/>
          <w:sz w:val="22"/>
          <w:lang w:val="en-GB"/>
        </w:rPr>
      </w:pPr>
    </w:p>
    <w:p w14:paraId="43F46A3A" w14:textId="77777777" w:rsidR="00AF779A" w:rsidRPr="00D516D6" w:rsidRDefault="00AF779A">
      <w:pPr>
        <w:pStyle w:val="Textoindependiente"/>
        <w:spacing w:before="10"/>
        <w:rPr>
          <w:rFonts w:ascii="Calibri"/>
          <w:sz w:val="31"/>
          <w:lang w:val="en-GB"/>
        </w:rPr>
      </w:pPr>
    </w:p>
    <w:p w14:paraId="129C0379" w14:textId="77777777" w:rsidR="00AF779A" w:rsidRPr="00D516D6" w:rsidRDefault="00E9277B">
      <w:pPr>
        <w:ind w:left="337"/>
        <w:rPr>
          <w:rFonts w:ascii="Calibri"/>
          <w:sz w:val="18"/>
          <w:lang w:val="en-GB"/>
        </w:rPr>
      </w:pPr>
      <w:r w:rsidRPr="00D516D6">
        <w:rPr>
          <w:rFonts w:ascii="Calibri"/>
          <w:spacing w:val="-2"/>
          <w:w w:val="105"/>
          <w:sz w:val="18"/>
          <w:lang w:val="en-GB"/>
        </w:rPr>
        <w:t>97.97%</w:t>
      </w:r>
    </w:p>
    <w:p w14:paraId="063DE89E" w14:textId="77777777" w:rsidR="00AF779A" w:rsidRPr="00D516D6" w:rsidRDefault="00AF779A">
      <w:pPr>
        <w:rPr>
          <w:rFonts w:ascii="Calibri"/>
          <w:sz w:val="18"/>
          <w:lang w:val="en-GB"/>
        </w:rPr>
        <w:sectPr w:rsidR="00AF779A" w:rsidRPr="00D516D6">
          <w:type w:val="continuous"/>
          <w:pgSz w:w="10890" w:h="14860"/>
          <w:pgMar w:top="2380" w:right="620" w:bottom="280" w:left="660" w:header="673" w:footer="642" w:gutter="0"/>
          <w:cols w:num="2" w:space="720" w:equalWidth="0">
            <w:col w:w="7943" w:space="40"/>
            <w:col w:w="1627"/>
          </w:cols>
        </w:sectPr>
      </w:pPr>
    </w:p>
    <w:p w14:paraId="10119698" w14:textId="77777777" w:rsidR="00AF779A" w:rsidRPr="00D516D6" w:rsidRDefault="00E9277B">
      <w:pPr>
        <w:tabs>
          <w:tab w:val="left" w:pos="3202"/>
        </w:tabs>
        <w:ind w:left="3202" w:hanging="1359"/>
        <w:rPr>
          <w:rFonts w:ascii="Calibri"/>
          <w:sz w:val="18"/>
          <w:lang w:val="en-GB"/>
        </w:rPr>
      </w:pPr>
      <w:r w:rsidRPr="00D516D6">
        <w:rPr>
          <w:rFonts w:ascii="Calibri"/>
          <w:spacing w:val="-4"/>
          <w:w w:val="115"/>
          <w:sz w:val="18"/>
          <w:lang w:val="en-GB"/>
        </w:rPr>
        <w:t>CK+</w:t>
      </w:r>
      <w:r w:rsidRPr="00D516D6">
        <w:rPr>
          <w:rFonts w:ascii="Calibri"/>
          <w:sz w:val="18"/>
          <w:lang w:val="en-GB"/>
        </w:rPr>
        <w:tab/>
      </w:r>
      <w:r w:rsidRPr="00D516D6">
        <w:rPr>
          <w:rFonts w:ascii="Calibri"/>
          <w:w w:val="110"/>
          <w:sz w:val="18"/>
          <w:lang w:val="en-GB"/>
        </w:rPr>
        <w:t>Python,</w:t>
      </w:r>
      <w:r w:rsidRPr="00D516D6">
        <w:rPr>
          <w:rFonts w:ascii="Calibri"/>
          <w:spacing w:val="39"/>
          <w:w w:val="110"/>
          <w:sz w:val="18"/>
          <w:lang w:val="en-GB"/>
        </w:rPr>
        <w:t xml:space="preserve"> </w:t>
      </w:r>
      <w:proofErr w:type="spellStart"/>
      <w:r w:rsidRPr="00D516D6">
        <w:rPr>
          <w:rFonts w:ascii="Calibri"/>
          <w:w w:val="110"/>
          <w:sz w:val="18"/>
          <w:lang w:val="en-GB"/>
        </w:rPr>
        <w:t>Keras</w:t>
      </w:r>
      <w:proofErr w:type="spellEnd"/>
      <w:r w:rsidRPr="00D516D6">
        <w:rPr>
          <w:rFonts w:ascii="Calibri"/>
          <w:w w:val="110"/>
          <w:sz w:val="18"/>
          <w:lang w:val="en-GB"/>
        </w:rPr>
        <w:t>,</w:t>
      </w:r>
      <w:r w:rsidRPr="00D516D6">
        <w:rPr>
          <w:rFonts w:ascii="Calibri"/>
          <w:spacing w:val="39"/>
          <w:w w:val="110"/>
          <w:sz w:val="18"/>
          <w:lang w:val="en-GB"/>
        </w:rPr>
        <w:t xml:space="preserve"> </w:t>
      </w:r>
      <w:r w:rsidRPr="00D516D6">
        <w:rPr>
          <w:rFonts w:ascii="Calibri"/>
          <w:w w:val="110"/>
          <w:sz w:val="18"/>
          <w:lang w:val="en-GB"/>
        </w:rPr>
        <w:t xml:space="preserve">Ten- </w:t>
      </w:r>
      <w:proofErr w:type="spellStart"/>
      <w:r w:rsidRPr="00D516D6">
        <w:rPr>
          <w:rFonts w:ascii="Calibri"/>
          <w:sz w:val="18"/>
          <w:lang w:val="en-GB"/>
        </w:rPr>
        <w:t>sorflow</w:t>
      </w:r>
      <w:proofErr w:type="spellEnd"/>
      <w:r w:rsidRPr="00D516D6">
        <w:rPr>
          <w:rFonts w:ascii="Calibri"/>
          <w:sz w:val="18"/>
          <w:lang w:val="en-GB"/>
        </w:rPr>
        <w:t>,</w:t>
      </w:r>
      <w:r w:rsidRPr="00D516D6">
        <w:rPr>
          <w:rFonts w:ascii="Calibri"/>
          <w:spacing w:val="12"/>
          <w:sz w:val="18"/>
          <w:lang w:val="en-GB"/>
        </w:rPr>
        <w:t xml:space="preserve"> </w:t>
      </w:r>
      <w:r w:rsidRPr="00D516D6">
        <w:rPr>
          <w:rFonts w:ascii="Calibri"/>
          <w:sz w:val="18"/>
          <w:lang w:val="en-GB"/>
        </w:rPr>
        <w:t>and</w:t>
      </w:r>
      <w:r w:rsidRPr="00D516D6">
        <w:rPr>
          <w:rFonts w:ascii="Calibri"/>
          <w:spacing w:val="13"/>
          <w:sz w:val="18"/>
          <w:lang w:val="en-GB"/>
        </w:rPr>
        <w:t xml:space="preserve"> </w:t>
      </w:r>
      <w:r w:rsidRPr="00D516D6">
        <w:rPr>
          <w:rFonts w:ascii="Calibri"/>
          <w:spacing w:val="-2"/>
          <w:sz w:val="18"/>
          <w:lang w:val="en-GB"/>
        </w:rPr>
        <w:t>OpenCV</w:t>
      </w:r>
    </w:p>
    <w:p w14:paraId="0DCB0A9B" w14:textId="77777777" w:rsidR="00AF779A" w:rsidRPr="00D516D6" w:rsidRDefault="00AF779A">
      <w:pPr>
        <w:pStyle w:val="Textoindependiente"/>
        <w:rPr>
          <w:rFonts w:ascii="Calibri"/>
          <w:sz w:val="22"/>
          <w:lang w:val="en-GB"/>
        </w:rPr>
      </w:pPr>
    </w:p>
    <w:p w14:paraId="4162976D" w14:textId="77777777" w:rsidR="00AF779A" w:rsidRPr="00D516D6" w:rsidRDefault="00E9277B">
      <w:pPr>
        <w:tabs>
          <w:tab w:val="left" w:pos="3202"/>
        </w:tabs>
        <w:spacing w:before="167" w:line="219" w:lineRule="exact"/>
        <w:ind w:left="671"/>
        <w:rPr>
          <w:rFonts w:ascii="Calibri"/>
          <w:sz w:val="18"/>
          <w:lang w:val="en-GB"/>
        </w:rPr>
      </w:pPr>
      <w:r w:rsidRPr="00D516D6">
        <w:rPr>
          <w:rFonts w:ascii="Calibri"/>
          <w:w w:val="105"/>
          <w:sz w:val="18"/>
          <w:lang w:val="en-GB"/>
        </w:rPr>
        <w:t>MobileNetV2</w:t>
      </w:r>
      <w:r w:rsidRPr="00D516D6">
        <w:rPr>
          <w:rFonts w:ascii="Calibri"/>
          <w:spacing w:val="69"/>
          <w:w w:val="150"/>
          <w:sz w:val="18"/>
          <w:lang w:val="en-GB"/>
        </w:rPr>
        <w:t xml:space="preserve"> </w:t>
      </w:r>
      <w:r w:rsidRPr="00D516D6">
        <w:rPr>
          <w:rFonts w:ascii="Calibri"/>
          <w:i/>
          <w:spacing w:val="-2"/>
          <w:w w:val="105"/>
          <w:sz w:val="18"/>
          <w:lang w:val="en-GB"/>
        </w:rPr>
        <w:t>(unspecified)</w:t>
      </w:r>
      <w:r w:rsidRPr="00D516D6">
        <w:rPr>
          <w:rFonts w:ascii="Calibri"/>
          <w:i/>
          <w:sz w:val="18"/>
          <w:lang w:val="en-GB"/>
        </w:rPr>
        <w:tab/>
      </w:r>
      <w:r w:rsidRPr="00D516D6">
        <w:rPr>
          <w:rFonts w:ascii="Calibri"/>
          <w:w w:val="105"/>
          <w:sz w:val="18"/>
          <w:lang w:val="en-GB"/>
        </w:rPr>
        <w:t>Python</w:t>
      </w:r>
      <w:r w:rsidRPr="00D516D6">
        <w:rPr>
          <w:rFonts w:ascii="Calibri"/>
          <w:spacing w:val="73"/>
          <w:w w:val="150"/>
          <w:sz w:val="18"/>
          <w:lang w:val="en-GB"/>
        </w:rPr>
        <w:t xml:space="preserve"> </w:t>
      </w:r>
      <w:r w:rsidRPr="00D516D6">
        <w:rPr>
          <w:rFonts w:ascii="Calibri"/>
          <w:w w:val="105"/>
          <w:sz w:val="18"/>
          <w:lang w:val="en-GB"/>
        </w:rPr>
        <w:t>and</w:t>
      </w:r>
      <w:r w:rsidRPr="00D516D6">
        <w:rPr>
          <w:rFonts w:ascii="Calibri"/>
          <w:spacing w:val="74"/>
          <w:w w:val="150"/>
          <w:sz w:val="18"/>
          <w:lang w:val="en-GB"/>
        </w:rPr>
        <w:t xml:space="preserve"> </w:t>
      </w:r>
      <w:r w:rsidRPr="00D516D6">
        <w:rPr>
          <w:rFonts w:ascii="Calibri"/>
          <w:spacing w:val="-4"/>
          <w:w w:val="105"/>
          <w:sz w:val="18"/>
          <w:lang w:val="en-GB"/>
        </w:rPr>
        <w:t>Tensor-</w:t>
      </w:r>
    </w:p>
    <w:p w14:paraId="7E58167F" w14:textId="77777777" w:rsidR="00AF779A" w:rsidRPr="00D516D6" w:rsidRDefault="00E9277B">
      <w:pPr>
        <w:spacing w:line="219" w:lineRule="exact"/>
        <w:ind w:left="3202"/>
        <w:rPr>
          <w:rFonts w:ascii="Calibri"/>
          <w:sz w:val="18"/>
          <w:lang w:val="en-GB"/>
        </w:rPr>
      </w:pPr>
      <w:r w:rsidRPr="00D516D6">
        <w:rPr>
          <w:rFonts w:ascii="Calibri"/>
          <w:spacing w:val="-4"/>
          <w:w w:val="105"/>
          <w:sz w:val="18"/>
          <w:lang w:val="en-GB"/>
        </w:rPr>
        <w:t>Flow</w:t>
      </w:r>
    </w:p>
    <w:p w14:paraId="1464078A" w14:textId="77777777" w:rsidR="00AF779A" w:rsidRPr="00D516D6" w:rsidRDefault="00E9277B">
      <w:pPr>
        <w:ind w:left="219" w:right="1"/>
        <w:jc w:val="both"/>
        <w:rPr>
          <w:rFonts w:ascii="Calibri"/>
          <w:sz w:val="18"/>
          <w:lang w:val="en-GB"/>
        </w:rPr>
      </w:pPr>
      <w:r w:rsidRPr="00D516D6">
        <w:rPr>
          <w:lang w:val="en-GB"/>
        </w:rPr>
        <w:br w:type="column"/>
      </w:r>
      <w:r w:rsidRPr="00D516D6">
        <w:rPr>
          <w:rFonts w:ascii="Calibri"/>
          <w:w w:val="105"/>
          <w:sz w:val="18"/>
          <w:lang w:val="en-GB"/>
        </w:rPr>
        <w:t xml:space="preserve">Recognition of basic human emo- </w:t>
      </w:r>
      <w:proofErr w:type="spellStart"/>
      <w:r w:rsidRPr="00D516D6">
        <w:rPr>
          <w:rFonts w:ascii="Calibri"/>
          <w:w w:val="105"/>
          <w:sz w:val="18"/>
          <w:lang w:val="en-GB"/>
        </w:rPr>
        <w:t>tions</w:t>
      </w:r>
      <w:proofErr w:type="spellEnd"/>
      <w:r w:rsidRPr="00D516D6">
        <w:rPr>
          <w:rFonts w:ascii="Calibri"/>
          <w:w w:val="105"/>
          <w:sz w:val="18"/>
          <w:lang w:val="en-GB"/>
        </w:rPr>
        <w:t xml:space="preserve"> (anger, fear, neutral, happy, sad, surprise, etc.) (</w:t>
      </w:r>
      <w:proofErr w:type="spellStart"/>
      <w:r>
        <w:fldChar w:fldCharType="begin"/>
      </w:r>
      <w:r>
        <w:instrText xml:space="preserve"> HYPERLINK \l "_bookmark71" </w:instrText>
      </w:r>
      <w:r>
        <w:fldChar w:fldCharType="separate"/>
      </w:r>
      <w:r w:rsidRPr="00D516D6">
        <w:rPr>
          <w:rFonts w:ascii="Calibri"/>
          <w:color w:val="2F4F4F"/>
          <w:w w:val="105"/>
          <w:sz w:val="18"/>
          <w:lang w:val="en-GB"/>
        </w:rPr>
        <w:t>Kedari</w:t>
      </w:r>
      <w:proofErr w:type="spellEnd"/>
      <w:r w:rsidRPr="00D516D6">
        <w:rPr>
          <w:rFonts w:ascii="Calibri"/>
          <w:color w:val="2F4F4F"/>
          <w:w w:val="105"/>
          <w:sz w:val="18"/>
          <w:lang w:val="en-GB"/>
        </w:rPr>
        <w:t xml:space="preserve"> et al.</w:t>
      </w:r>
      <w:r>
        <w:rPr>
          <w:rFonts w:ascii="Calibri"/>
          <w:color w:val="2F4F4F"/>
          <w:w w:val="105"/>
          <w:sz w:val="18"/>
          <w:lang w:val="en-GB"/>
        </w:rPr>
        <w:fldChar w:fldCharType="end"/>
      </w:r>
      <w:r w:rsidRPr="00D516D6">
        <w:rPr>
          <w:rFonts w:ascii="Calibri"/>
          <w:w w:val="105"/>
          <w:sz w:val="18"/>
          <w:lang w:val="en-GB"/>
        </w:rPr>
        <w:t xml:space="preserve">, </w:t>
      </w:r>
      <w:hyperlink w:anchor="_bookmark71" w:history="1">
        <w:r w:rsidRPr="00D516D6">
          <w:rPr>
            <w:rFonts w:ascii="Calibri"/>
            <w:color w:val="2F4F4F"/>
            <w:spacing w:val="-2"/>
            <w:w w:val="105"/>
            <w:sz w:val="18"/>
            <w:lang w:val="en-GB"/>
          </w:rPr>
          <w:t>2021</w:t>
        </w:r>
      </w:hyperlink>
      <w:r w:rsidRPr="00D516D6">
        <w:rPr>
          <w:rFonts w:ascii="Calibri"/>
          <w:spacing w:val="-2"/>
          <w:w w:val="105"/>
          <w:sz w:val="18"/>
          <w:lang w:val="en-GB"/>
        </w:rPr>
        <w:t>).</w:t>
      </w:r>
    </w:p>
    <w:p w14:paraId="5C820748" w14:textId="77777777" w:rsidR="00AF779A" w:rsidRPr="00D516D6" w:rsidRDefault="00E9277B">
      <w:pPr>
        <w:ind w:left="219"/>
        <w:jc w:val="both"/>
        <w:rPr>
          <w:rFonts w:ascii="Calibri" w:hAnsi="Calibri"/>
          <w:sz w:val="18"/>
          <w:lang w:val="en-GB"/>
        </w:rPr>
      </w:pPr>
      <w:bookmarkStart w:id="156" w:name="OLE_LINK210"/>
      <w:r w:rsidRPr="00D516D6">
        <w:rPr>
          <w:rFonts w:ascii="Calibri" w:hAnsi="Calibri"/>
          <w:w w:val="105"/>
          <w:sz w:val="18"/>
          <w:lang w:val="en-GB"/>
        </w:rPr>
        <w:t>Online</w:t>
      </w:r>
      <w:r w:rsidRPr="00D516D6">
        <w:rPr>
          <w:rFonts w:ascii="Calibri" w:hAnsi="Calibri"/>
          <w:spacing w:val="-11"/>
          <w:w w:val="105"/>
          <w:sz w:val="18"/>
          <w:lang w:val="en-GB"/>
        </w:rPr>
        <w:t xml:space="preserve"> </w:t>
      </w:r>
      <w:r w:rsidRPr="00D516D6">
        <w:rPr>
          <w:rFonts w:ascii="Calibri" w:hAnsi="Calibri"/>
          <w:w w:val="105"/>
          <w:sz w:val="18"/>
          <w:lang w:val="en-GB"/>
        </w:rPr>
        <w:t>evaluation</w:t>
      </w:r>
      <w:r w:rsidRPr="00D516D6">
        <w:rPr>
          <w:rFonts w:ascii="Calibri" w:hAnsi="Calibri"/>
          <w:spacing w:val="-11"/>
          <w:w w:val="105"/>
          <w:sz w:val="18"/>
          <w:lang w:val="en-GB"/>
        </w:rPr>
        <w:t xml:space="preserve"> </w:t>
      </w:r>
      <w:r w:rsidRPr="00D516D6">
        <w:rPr>
          <w:rFonts w:ascii="Calibri" w:hAnsi="Calibri"/>
          <w:w w:val="105"/>
          <w:sz w:val="18"/>
          <w:lang w:val="en-GB"/>
        </w:rPr>
        <w:t>of</w:t>
      </w:r>
      <w:r w:rsidRPr="00D516D6">
        <w:rPr>
          <w:rFonts w:ascii="Calibri" w:hAnsi="Calibri"/>
          <w:spacing w:val="-11"/>
          <w:w w:val="105"/>
          <w:sz w:val="18"/>
          <w:lang w:val="en-GB"/>
        </w:rPr>
        <w:t xml:space="preserve"> </w:t>
      </w:r>
      <w:r w:rsidRPr="00D516D6">
        <w:rPr>
          <w:rFonts w:ascii="Calibri" w:hAnsi="Calibri"/>
          <w:w w:val="105"/>
          <w:sz w:val="18"/>
          <w:lang w:val="en-GB"/>
        </w:rPr>
        <w:t>students’</w:t>
      </w:r>
      <w:r w:rsidRPr="00D516D6">
        <w:rPr>
          <w:rFonts w:ascii="Calibri" w:hAnsi="Calibri"/>
          <w:spacing w:val="-10"/>
          <w:w w:val="105"/>
          <w:sz w:val="18"/>
          <w:lang w:val="en-GB"/>
        </w:rPr>
        <w:t xml:space="preserve"> </w:t>
      </w:r>
      <w:r w:rsidRPr="00D516D6">
        <w:rPr>
          <w:rFonts w:ascii="Calibri" w:hAnsi="Calibri"/>
          <w:w w:val="105"/>
          <w:sz w:val="18"/>
          <w:lang w:val="en-GB"/>
        </w:rPr>
        <w:t xml:space="preserve">ability to train and implement deep learn- </w:t>
      </w:r>
      <w:proofErr w:type="spellStart"/>
      <w:r w:rsidRPr="00D516D6">
        <w:rPr>
          <w:rFonts w:ascii="Calibri" w:hAnsi="Calibri"/>
          <w:w w:val="105"/>
          <w:sz w:val="18"/>
          <w:lang w:val="en-GB"/>
        </w:rPr>
        <w:t>ing</w:t>
      </w:r>
      <w:proofErr w:type="spellEnd"/>
      <w:r w:rsidRPr="00D516D6">
        <w:rPr>
          <w:rFonts w:ascii="Calibri" w:hAnsi="Calibri"/>
          <w:w w:val="105"/>
          <w:sz w:val="18"/>
          <w:lang w:val="en-GB"/>
        </w:rPr>
        <w:t xml:space="preserve"> solutions </w:t>
      </w:r>
      <w:bookmarkEnd w:id="156"/>
      <w:r w:rsidRPr="00D516D6">
        <w:rPr>
          <w:rFonts w:ascii="Calibri" w:hAnsi="Calibri"/>
          <w:w w:val="105"/>
          <w:sz w:val="18"/>
          <w:lang w:val="en-GB"/>
        </w:rPr>
        <w:t>(</w:t>
      </w:r>
      <w:proofErr w:type="spellStart"/>
      <w:r>
        <w:fldChar w:fldCharType="begin"/>
      </w:r>
      <w:r>
        <w:instrText xml:space="preserve"> HYPERLINK \l "_bookmark67" </w:instrText>
      </w:r>
      <w:r>
        <w:fldChar w:fldCharType="separate"/>
      </w:r>
      <w:r w:rsidRPr="00D516D6">
        <w:rPr>
          <w:rFonts w:ascii="Calibri" w:hAnsi="Calibri"/>
          <w:color w:val="2F4F4F"/>
          <w:w w:val="105"/>
          <w:sz w:val="18"/>
          <w:lang w:val="en-GB"/>
        </w:rPr>
        <w:t>Ilić</w:t>
      </w:r>
      <w:proofErr w:type="spellEnd"/>
      <w:r w:rsidRPr="00D516D6">
        <w:rPr>
          <w:rFonts w:ascii="Calibri" w:hAnsi="Calibri"/>
          <w:color w:val="2F4F4F"/>
          <w:w w:val="105"/>
          <w:sz w:val="18"/>
          <w:lang w:val="en-GB"/>
        </w:rPr>
        <w:t xml:space="preserve">, </w:t>
      </w:r>
      <w:proofErr w:type="spellStart"/>
      <w:r w:rsidRPr="00D516D6">
        <w:rPr>
          <w:rFonts w:ascii="Calibri" w:hAnsi="Calibri"/>
          <w:color w:val="2F4F4F"/>
          <w:w w:val="105"/>
          <w:sz w:val="18"/>
          <w:lang w:val="en-GB"/>
        </w:rPr>
        <w:t>Batić</w:t>
      </w:r>
      <w:proofErr w:type="spellEnd"/>
      <w:r w:rsidRPr="00D516D6">
        <w:rPr>
          <w:rFonts w:ascii="Calibri" w:hAnsi="Calibri"/>
          <w:color w:val="2F4F4F"/>
          <w:w w:val="105"/>
          <w:sz w:val="18"/>
          <w:lang w:val="en-GB"/>
        </w:rPr>
        <w:t xml:space="preserve">, </w:t>
      </w:r>
      <w:proofErr w:type="spellStart"/>
      <w:r w:rsidRPr="00D516D6">
        <w:rPr>
          <w:rFonts w:ascii="Calibri" w:hAnsi="Calibri"/>
          <w:color w:val="2F4F4F"/>
          <w:w w:val="105"/>
          <w:sz w:val="18"/>
          <w:lang w:val="en-GB"/>
        </w:rPr>
        <w:t>Mirković</w:t>
      </w:r>
      <w:proofErr w:type="spellEnd"/>
      <w:r w:rsidRPr="00D516D6">
        <w:rPr>
          <w:rFonts w:ascii="Calibri" w:hAnsi="Calibri"/>
          <w:color w:val="2F4F4F"/>
          <w:w w:val="105"/>
          <w:sz w:val="18"/>
          <w:lang w:val="en-GB"/>
        </w:rPr>
        <w:t>,</w:t>
      </w:r>
      <w:r>
        <w:rPr>
          <w:rFonts w:ascii="Calibri" w:hAnsi="Calibri"/>
          <w:color w:val="2F4F4F"/>
          <w:w w:val="105"/>
          <w:sz w:val="18"/>
          <w:lang w:val="en-GB"/>
        </w:rPr>
        <w:fldChar w:fldCharType="end"/>
      </w:r>
      <w:r w:rsidRPr="00D516D6">
        <w:rPr>
          <w:rFonts w:ascii="Calibri" w:hAnsi="Calibri"/>
          <w:color w:val="2F4F4F"/>
          <w:w w:val="105"/>
          <w:sz w:val="18"/>
          <w:lang w:val="en-GB"/>
        </w:rPr>
        <w:t xml:space="preserve"> </w:t>
      </w:r>
      <w:bookmarkEnd w:id="146"/>
      <w:r>
        <w:fldChar w:fldCharType="begin"/>
      </w:r>
      <w:r>
        <w:instrText>HYPERLINK \l "_bookmark67"</w:instrText>
      </w:r>
      <w:r>
        <w:fldChar w:fldCharType="separate"/>
      </w:r>
      <w:proofErr w:type="spellStart"/>
      <w:r w:rsidRPr="00D516D6">
        <w:rPr>
          <w:rFonts w:ascii="Calibri" w:hAnsi="Calibri"/>
          <w:color w:val="2F4F4F"/>
          <w:w w:val="105"/>
          <w:sz w:val="18"/>
          <w:lang w:val="en-GB"/>
        </w:rPr>
        <w:t>Vukmirović</w:t>
      </w:r>
      <w:proofErr w:type="spellEnd"/>
      <w:r w:rsidRPr="00D516D6">
        <w:rPr>
          <w:rFonts w:ascii="Calibri" w:hAnsi="Calibri"/>
          <w:color w:val="2F4F4F"/>
          <w:w w:val="105"/>
          <w:sz w:val="18"/>
          <w:lang w:val="en-GB"/>
        </w:rPr>
        <w:t>,</w:t>
      </w:r>
      <w:r w:rsidRPr="00D516D6">
        <w:rPr>
          <w:rFonts w:ascii="Calibri" w:hAnsi="Calibri"/>
          <w:color w:val="2F4F4F"/>
          <w:spacing w:val="76"/>
          <w:w w:val="105"/>
          <w:sz w:val="18"/>
          <w:lang w:val="en-GB"/>
        </w:rPr>
        <w:t xml:space="preserve"> </w:t>
      </w:r>
      <w:proofErr w:type="spellStart"/>
      <w:r w:rsidRPr="00D516D6">
        <w:rPr>
          <w:rFonts w:ascii="Calibri" w:hAnsi="Calibri"/>
          <w:color w:val="2F4F4F"/>
          <w:w w:val="105"/>
          <w:sz w:val="18"/>
          <w:lang w:val="en-GB"/>
        </w:rPr>
        <w:t>Ćulibrk</w:t>
      </w:r>
      <w:proofErr w:type="spellEnd"/>
      <w:r w:rsidRPr="00D516D6">
        <w:rPr>
          <w:rFonts w:ascii="Calibri" w:hAnsi="Calibri"/>
          <w:color w:val="2F4F4F"/>
          <w:w w:val="105"/>
          <w:sz w:val="18"/>
          <w:lang w:val="en-GB"/>
        </w:rPr>
        <w:t>,</w:t>
      </w:r>
      <w:r w:rsidRPr="00D516D6">
        <w:rPr>
          <w:rFonts w:ascii="Calibri" w:hAnsi="Calibri"/>
          <w:color w:val="2F4F4F"/>
          <w:spacing w:val="75"/>
          <w:w w:val="105"/>
          <w:sz w:val="18"/>
          <w:lang w:val="en-GB"/>
        </w:rPr>
        <w:t xml:space="preserve"> </w:t>
      </w:r>
      <w:proofErr w:type="spellStart"/>
      <w:r w:rsidRPr="00D516D6">
        <w:rPr>
          <w:rFonts w:ascii="Calibri" w:hAnsi="Calibri"/>
          <w:color w:val="2F4F4F"/>
          <w:w w:val="105"/>
          <w:sz w:val="18"/>
          <w:lang w:val="en-GB"/>
        </w:rPr>
        <w:t>Bosakov</w:t>
      </w:r>
      <w:proofErr w:type="spellEnd"/>
      <w:r w:rsidRPr="00D516D6">
        <w:rPr>
          <w:rFonts w:ascii="Calibri" w:hAnsi="Calibri"/>
          <w:color w:val="2F4F4F"/>
          <w:spacing w:val="75"/>
          <w:w w:val="105"/>
          <w:sz w:val="18"/>
          <w:lang w:val="en-GB"/>
        </w:rPr>
        <w:t xml:space="preserve"> </w:t>
      </w:r>
      <w:r w:rsidRPr="00D516D6">
        <w:rPr>
          <w:rFonts w:ascii="Calibri" w:hAnsi="Calibri"/>
          <w:color w:val="2F4F4F"/>
          <w:spacing w:val="-5"/>
          <w:w w:val="105"/>
          <w:sz w:val="18"/>
          <w:lang w:val="en-GB"/>
        </w:rPr>
        <w:t>and</w:t>
      </w:r>
      <w:r>
        <w:rPr>
          <w:rFonts w:ascii="Calibri" w:hAnsi="Calibri"/>
          <w:color w:val="2F4F4F"/>
          <w:spacing w:val="-5"/>
          <w:w w:val="105"/>
          <w:sz w:val="18"/>
          <w:lang w:val="en-GB"/>
        </w:rPr>
        <w:fldChar w:fldCharType="end"/>
      </w:r>
    </w:p>
    <w:p w14:paraId="035E404F" w14:textId="77777777" w:rsidR="00AF779A" w:rsidRPr="00D516D6" w:rsidRDefault="00E9277B">
      <w:pPr>
        <w:spacing w:line="218" w:lineRule="exact"/>
        <w:ind w:left="337"/>
        <w:rPr>
          <w:rFonts w:ascii="Calibri"/>
          <w:sz w:val="18"/>
          <w:lang w:val="en-GB"/>
        </w:rPr>
      </w:pPr>
      <w:r w:rsidRPr="00D516D6">
        <w:rPr>
          <w:lang w:val="en-GB"/>
        </w:rPr>
        <w:br w:type="column"/>
      </w:r>
      <w:r w:rsidRPr="00D516D6">
        <w:rPr>
          <w:rFonts w:ascii="Calibri"/>
          <w:spacing w:val="-2"/>
          <w:w w:val="105"/>
          <w:sz w:val="18"/>
          <w:lang w:val="en-GB"/>
        </w:rPr>
        <w:t>99.10%</w:t>
      </w:r>
    </w:p>
    <w:p w14:paraId="51D5C06F" w14:textId="77777777" w:rsidR="00AF779A" w:rsidRPr="00D516D6" w:rsidRDefault="00AF779A">
      <w:pPr>
        <w:pStyle w:val="Textoindependiente"/>
        <w:rPr>
          <w:rFonts w:ascii="Calibri"/>
          <w:sz w:val="22"/>
          <w:lang w:val="en-GB"/>
        </w:rPr>
      </w:pPr>
    </w:p>
    <w:p w14:paraId="104442D6" w14:textId="77777777" w:rsidR="00AF779A" w:rsidRPr="00D516D6" w:rsidRDefault="00AF779A">
      <w:pPr>
        <w:pStyle w:val="Textoindependiente"/>
        <w:spacing w:before="10"/>
        <w:rPr>
          <w:rFonts w:ascii="Calibri"/>
          <w:sz w:val="31"/>
          <w:lang w:val="en-GB"/>
        </w:rPr>
      </w:pPr>
    </w:p>
    <w:p w14:paraId="25C4BD6C" w14:textId="77777777" w:rsidR="00AF779A" w:rsidRPr="00D516D6" w:rsidRDefault="00E9277B">
      <w:pPr>
        <w:ind w:left="337"/>
        <w:rPr>
          <w:rFonts w:ascii="Calibri"/>
          <w:sz w:val="18"/>
          <w:lang w:val="en-GB"/>
        </w:rPr>
      </w:pPr>
      <w:r w:rsidRPr="00D516D6">
        <w:rPr>
          <w:rFonts w:ascii="Calibri"/>
          <w:spacing w:val="-2"/>
          <w:w w:val="105"/>
          <w:sz w:val="18"/>
          <w:lang w:val="en-GB"/>
        </w:rPr>
        <w:t>60.00%</w:t>
      </w:r>
    </w:p>
    <w:p w14:paraId="07A39C20" w14:textId="77777777" w:rsidR="00AF779A" w:rsidRPr="00D516D6" w:rsidRDefault="00AF779A">
      <w:pPr>
        <w:rPr>
          <w:rFonts w:ascii="Calibri"/>
          <w:sz w:val="18"/>
          <w:lang w:val="en-GB"/>
        </w:rPr>
        <w:sectPr w:rsidR="00AF779A" w:rsidRPr="00D516D6">
          <w:type w:val="continuous"/>
          <w:pgSz w:w="10890" w:h="14860"/>
          <w:pgMar w:top="2380" w:right="620" w:bottom="280" w:left="660" w:header="673" w:footer="642" w:gutter="0"/>
          <w:cols w:num="3" w:space="720" w:equalWidth="0">
            <w:col w:w="4883" w:space="40"/>
            <w:col w:w="3021" w:space="39"/>
            <w:col w:w="1627"/>
          </w:cols>
        </w:sectPr>
      </w:pPr>
    </w:p>
    <w:p w14:paraId="2AA91A78" w14:textId="77777777" w:rsidR="00AF779A" w:rsidRPr="00D516D6" w:rsidRDefault="00E9277B">
      <w:pPr>
        <w:tabs>
          <w:tab w:val="left" w:pos="5142"/>
          <w:tab w:val="left" w:pos="9013"/>
        </w:tabs>
        <w:spacing w:line="214" w:lineRule="exact"/>
        <w:ind w:left="551"/>
        <w:rPr>
          <w:rFonts w:ascii="Calibri" w:hAnsi="Calibri"/>
          <w:sz w:val="18"/>
          <w:lang w:val="en-GB"/>
        </w:rPr>
      </w:pPr>
      <w:r w:rsidRPr="00D516D6">
        <w:rPr>
          <w:rFonts w:ascii="Times New Roman" w:hAnsi="Times New Roman"/>
          <w:color w:val="2F4F4F"/>
          <w:sz w:val="18"/>
          <w:u w:val="single" w:color="000000"/>
          <w:lang w:val="en-GB"/>
        </w:rPr>
        <w:tab/>
      </w:r>
      <w:hyperlink w:anchor="_bookmark67" w:history="1">
        <w:proofErr w:type="spellStart"/>
        <w:r w:rsidRPr="00D516D6">
          <w:rPr>
            <w:rFonts w:ascii="Calibri" w:hAnsi="Calibri"/>
            <w:color w:val="2F4F4F"/>
            <w:w w:val="105"/>
            <w:sz w:val="18"/>
            <w:u w:val="single" w:color="000000"/>
            <w:lang w:val="en-GB"/>
          </w:rPr>
          <w:t>Popović</w:t>
        </w:r>
        <w:proofErr w:type="spellEnd"/>
      </w:hyperlink>
      <w:r w:rsidRPr="00D516D6">
        <w:rPr>
          <w:rFonts w:ascii="Calibri" w:hAnsi="Calibri"/>
          <w:w w:val="105"/>
          <w:sz w:val="18"/>
          <w:u w:val="single"/>
          <w:lang w:val="en-GB"/>
        </w:rPr>
        <w:t>,</w:t>
      </w:r>
      <w:r w:rsidRPr="00D516D6">
        <w:rPr>
          <w:rFonts w:ascii="Calibri" w:hAnsi="Calibri"/>
          <w:spacing w:val="15"/>
          <w:w w:val="105"/>
          <w:sz w:val="18"/>
          <w:u w:val="single"/>
          <w:lang w:val="en-GB"/>
        </w:rPr>
        <w:t xml:space="preserve"> </w:t>
      </w:r>
      <w:hyperlink w:anchor="_bookmark67" w:history="1">
        <w:r w:rsidRPr="00D516D6">
          <w:rPr>
            <w:rFonts w:ascii="Calibri" w:hAnsi="Calibri"/>
            <w:color w:val="2F4F4F"/>
            <w:spacing w:val="-2"/>
            <w:w w:val="105"/>
            <w:sz w:val="18"/>
            <w:u w:val="single" w:color="000000"/>
            <w:lang w:val="en-GB"/>
          </w:rPr>
          <w:t>2021</w:t>
        </w:r>
      </w:hyperlink>
      <w:r w:rsidRPr="00D516D6">
        <w:rPr>
          <w:rFonts w:ascii="Calibri" w:hAnsi="Calibri"/>
          <w:spacing w:val="-2"/>
          <w:w w:val="105"/>
          <w:sz w:val="18"/>
          <w:u w:val="single"/>
          <w:lang w:val="en-GB"/>
        </w:rPr>
        <w:t>).</w:t>
      </w:r>
      <w:bookmarkEnd w:id="148"/>
      <w:r w:rsidRPr="00D516D6">
        <w:rPr>
          <w:rFonts w:ascii="Calibri" w:hAnsi="Calibri"/>
          <w:sz w:val="18"/>
          <w:u w:val="single"/>
          <w:lang w:val="en-GB"/>
        </w:rPr>
        <w:tab/>
      </w:r>
    </w:p>
    <w:p w14:paraId="346932D4" w14:textId="77777777" w:rsidR="00AF779A" w:rsidRPr="00D516D6" w:rsidRDefault="00AF779A">
      <w:pPr>
        <w:pStyle w:val="Textoindependiente"/>
        <w:spacing w:before="2"/>
        <w:rPr>
          <w:rFonts w:ascii="Calibri"/>
          <w:sz w:val="27"/>
          <w:lang w:val="en-GB"/>
        </w:rPr>
      </w:pPr>
    </w:p>
    <w:bookmarkEnd w:id="145"/>
    <w:p w14:paraId="42CFC290" w14:textId="77777777" w:rsidR="00AF779A" w:rsidRPr="00D516D6" w:rsidRDefault="00E9277B">
      <w:pPr>
        <w:pStyle w:val="Textoindependiente"/>
        <w:spacing w:before="101" w:line="244" w:lineRule="auto"/>
        <w:ind w:left="116" w:right="154"/>
        <w:jc w:val="both"/>
        <w:rPr>
          <w:lang w:val="en-GB"/>
        </w:rPr>
      </w:pPr>
      <w:r w:rsidRPr="00D516D6">
        <w:rPr>
          <w:w w:val="95"/>
          <w:lang w:val="en-GB"/>
        </w:rPr>
        <w:t>Python</w:t>
      </w:r>
      <w:r w:rsidRPr="00D516D6">
        <w:rPr>
          <w:spacing w:val="-8"/>
          <w:w w:val="95"/>
          <w:lang w:val="en-GB"/>
        </w:rPr>
        <w:t xml:space="preserve"> </w:t>
      </w:r>
      <w:r w:rsidRPr="00D516D6">
        <w:rPr>
          <w:w w:val="95"/>
          <w:lang w:val="en-GB"/>
        </w:rPr>
        <w:t>to</w:t>
      </w:r>
      <w:r w:rsidRPr="00D516D6">
        <w:rPr>
          <w:spacing w:val="-8"/>
          <w:w w:val="95"/>
          <w:lang w:val="en-GB"/>
        </w:rPr>
        <w:t xml:space="preserve"> </w:t>
      </w:r>
      <w:r w:rsidRPr="00D516D6">
        <w:rPr>
          <w:w w:val="95"/>
          <w:lang w:val="en-GB"/>
        </w:rPr>
        <w:t>determine</w:t>
      </w:r>
      <w:r w:rsidRPr="00D516D6">
        <w:rPr>
          <w:spacing w:val="-8"/>
          <w:w w:val="95"/>
          <w:lang w:val="en-GB"/>
        </w:rPr>
        <w:t xml:space="preserve"> </w:t>
      </w:r>
      <w:r w:rsidRPr="00D516D6">
        <w:rPr>
          <w:w w:val="95"/>
          <w:lang w:val="en-GB"/>
        </w:rPr>
        <w:t>the</w:t>
      </w:r>
      <w:r w:rsidRPr="00D516D6">
        <w:rPr>
          <w:spacing w:val="-8"/>
          <w:w w:val="95"/>
          <w:lang w:val="en-GB"/>
        </w:rPr>
        <w:t xml:space="preserve"> </w:t>
      </w:r>
      <w:r w:rsidRPr="00D516D6">
        <w:rPr>
          <w:w w:val="95"/>
          <w:lang w:val="en-GB"/>
        </w:rPr>
        <w:t>child’s</w:t>
      </w:r>
      <w:r w:rsidRPr="00D516D6">
        <w:rPr>
          <w:spacing w:val="-8"/>
          <w:w w:val="95"/>
          <w:lang w:val="en-GB"/>
        </w:rPr>
        <w:t xml:space="preserve"> </w:t>
      </w:r>
      <w:r w:rsidRPr="00D516D6">
        <w:rPr>
          <w:w w:val="95"/>
          <w:lang w:val="en-GB"/>
        </w:rPr>
        <w:t>distraction</w:t>
      </w:r>
      <w:r w:rsidRPr="00D516D6">
        <w:rPr>
          <w:spacing w:val="-8"/>
          <w:w w:val="95"/>
          <w:lang w:val="en-GB"/>
        </w:rPr>
        <w:t xml:space="preserve"> </w:t>
      </w:r>
      <w:r w:rsidRPr="00D516D6">
        <w:rPr>
          <w:w w:val="95"/>
          <w:lang w:val="en-GB"/>
        </w:rPr>
        <w:t>state,</w:t>
      </w:r>
      <w:r w:rsidRPr="00D516D6">
        <w:rPr>
          <w:spacing w:val="-8"/>
          <w:w w:val="95"/>
          <w:lang w:val="en-GB"/>
        </w:rPr>
        <w:t xml:space="preserve"> </w:t>
      </w:r>
      <w:r w:rsidRPr="00D516D6">
        <w:rPr>
          <w:w w:val="95"/>
          <w:lang w:val="en-GB"/>
        </w:rPr>
        <w:t>and</w:t>
      </w:r>
      <w:r w:rsidRPr="00D516D6">
        <w:rPr>
          <w:spacing w:val="-8"/>
          <w:w w:val="95"/>
          <w:lang w:val="en-GB"/>
        </w:rPr>
        <w:t xml:space="preserve"> </w:t>
      </w:r>
      <w:r w:rsidRPr="00D516D6">
        <w:rPr>
          <w:w w:val="95"/>
          <w:lang w:val="en-GB"/>
        </w:rPr>
        <w:t>the</w:t>
      </w:r>
      <w:r w:rsidRPr="00D516D6">
        <w:rPr>
          <w:spacing w:val="-8"/>
          <w:w w:val="95"/>
          <w:lang w:val="en-GB"/>
        </w:rPr>
        <w:t xml:space="preserve"> </w:t>
      </w:r>
      <w:r w:rsidRPr="00D516D6">
        <w:rPr>
          <w:w w:val="95"/>
          <w:lang w:val="en-GB"/>
        </w:rPr>
        <w:t>results</w:t>
      </w:r>
      <w:r w:rsidRPr="00D516D6">
        <w:rPr>
          <w:spacing w:val="-8"/>
          <w:w w:val="95"/>
          <w:lang w:val="en-GB"/>
        </w:rPr>
        <w:t xml:space="preserve"> </w:t>
      </w:r>
      <w:r w:rsidRPr="00D516D6">
        <w:rPr>
          <w:w w:val="95"/>
          <w:lang w:val="en-GB"/>
        </w:rPr>
        <w:t>are</w:t>
      </w:r>
      <w:r w:rsidRPr="00D516D6">
        <w:rPr>
          <w:spacing w:val="-8"/>
          <w:w w:val="95"/>
          <w:lang w:val="en-GB"/>
        </w:rPr>
        <w:t xml:space="preserve"> </w:t>
      </w:r>
      <w:r w:rsidRPr="00D516D6">
        <w:rPr>
          <w:w w:val="95"/>
          <w:lang w:val="en-GB"/>
        </w:rPr>
        <w:t>shared</w:t>
      </w:r>
      <w:r w:rsidRPr="00D516D6">
        <w:rPr>
          <w:spacing w:val="-8"/>
          <w:w w:val="95"/>
          <w:lang w:val="en-GB"/>
        </w:rPr>
        <w:t xml:space="preserve"> </w:t>
      </w:r>
      <w:r w:rsidRPr="00D516D6">
        <w:rPr>
          <w:w w:val="95"/>
          <w:lang w:val="en-GB"/>
        </w:rPr>
        <w:t>through</w:t>
      </w:r>
      <w:r w:rsidRPr="00D516D6">
        <w:rPr>
          <w:spacing w:val="-8"/>
          <w:w w:val="95"/>
          <w:lang w:val="en-GB"/>
        </w:rPr>
        <w:t xml:space="preserve"> </w:t>
      </w:r>
      <w:r w:rsidRPr="00D516D6">
        <w:rPr>
          <w:w w:val="95"/>
          <w:lang w:val="en-GB"/>
        </w:rPr>
        <w:t>web</w:t>
      </w:r>
      <w:r w:rsidRPr="00D516D6">
        <w:rPr>
          <w:spacing w:val="-8"/>
          <w:w w:val="95"/>
          <w:lang w:val="en-GB"/>
        </w:rPr>
        <w:t xml:space="preserve"> </w:t>
      </w:r>
      <w:r w:rsidRPr="00D516D6">
        <w:rPr>
          <w:w w:val="95"/>
          <w:lang w:val="en-GB"/>
        </w:rPr>
        <w:t>services.</w:t>
      </w:r>
      <w:r w:rsidRPr="00D516D6">
        <w:rPr>
          <w:spacing w:val="-8"/>
          <w:w w:val="95"/>
          <w:lang w:val="en-GB"/>
        </w:rPr>
        <w:t xml:space="preserve"> </w:t>
      </w:r>
      <w:r w:rsidRPr="00D516D6">
        <w:rPr>
          <w:w w:val="95"/>
          <w:lang w:val="en-GB"/>
        </w:rPr>
        <w:t>Thirdly,</w:t>
      </w:r>
      <w:r w:rsidRPr="00D516D6">
        <w:rPr>
          <w:spacing w:val="-8"/>
          <w:w w:val="95"/>
          <w:lang w:val="en-GB"/>
        </w:rPr>
        <w:t xml:space="preserve"> </w:t>
      </w:r>
      <w:r w:rsidRPr="00D516D6">
        <w:rPr>
          <w:w w:val="95"/>
          <w:lang w:val="en-GB"/>
        </w:rPr>
        <w:t>data</w:t>
      </w:r>
      <w:r w:rsidRPr="00D516D6">
        <w:rPr>
          <w:spacing w:val="-8"/>
          <w:w w:val="95"/>
          <w:lang w:val="en-GB"/>
        </w:rPr>
        <w:t xml:space="preserve"> </w:t>
      </w:r>
      <w:r w:rsidRPr="00D516D6">
        <w:rPr>
          <w:w w:val="95"/>
          <w:lang w:val="en-GB"/>
        </w:rPr>
        <w:t>from the</w:t>
      </w:r>
      <w:r w:rsidRPr="00D516D6">
        <w:rPr>
          <w:spacing w:val="-9"/>
          <w:w w:val="95"/>
          <w:lang w:val="en-GB"/>
        </w:rPr>
        <w:t xml:space="preserve"> </w:t>
      </w:r>
      <w:r w:rsidRPr="00D516D6">
        <w:rPr>
          <w:w w:val="95"/>
          <w:lang w:val="en-GB"/>
        </w:rPr>
        <w:t>monitoring</w:t>
      </w:r>
      <w:r w:rsidRPr="00D516D6">
        <w:rPr>
          <w:spacing w:val="-9"/>
          <w:w w:val="95"/>
          <w:lang w:val="en-GB"/>
        </w:rPr>
        <w:t xml:space="preserve"> </w:t>
      </w:r>
      <w:r w:rsidRPr="00D516D6">
        <w:rPr>
          <w:w w:val="95"/>
          <w:lang w:val="en-GB"/>
        </w:rPr>
        <w:t>process</w:t>
      </w:r>
      <w:r w:rsidRPr="00D516D6">
        <w:rPr>
          <w:spacing w:val="-9"/>
          <w:w w:val="95"/>
          <w:lang w:val="en-GB"/>
        </w:rPr>
        <w:t xml:space="preserve"> </w:t>
      </w:r>
      <w:r w:rsidRPr="00D516D6">
        <w:rPr>
          <w:w w:val="95"/>
          <w:lang w:val="en-GB"/>
        </w:rPr>
        <w:t>is</w:t>
      </w:r>
      <w:r w:rsidRPr="00D516D6">
        <w:rPr>
          <w:spacing w:val="-9"/>
          <w:w w:val="95"/>
          <w:lang w:val="en-GB"/>
        </w:rPr>
        <w:t xml:space="preserve"> </w:t>
      </w:r>
      <w:r w:rsidRPr="00D516D6">
        <w:rPr>
          <w:w w:val="95"/>
          <w:lang w:val="en-GB"/>
        </w:rPr>
        <w:t>stored</w:t>
      </w:r>
      <w:r w:rsidRPr="00D516D6">
        <w:rPr>
          <w:spacing w:val="-9"/>
          <w:w w:val="95"/>
          <w:lang w:val="en-GB"/>
        </w:rPr>
        <w:t xml:space="preserve"> </w:t>
      </w:r>
      <w:r w:rsidRPr="00D516D6">
        <w:rPr>
          <w:w w:val="95"/>
          <w:lang w:val="en-GB"/>
        </w:rPr>
        <w:t>in</w:t>
      </w:r>
      <w:r w:rsidRPr="00D516D6">
        <w:rPr>
          <w:spacing w:val="-8"/>
          <w:w w:val="95"/>
          <w:lang w:val="en-GB"/>
        </w:rPr>
        <w:t xml:space="preserve"> </w:t>
      </w:r>
      <w:r w:rsidRPr="00D516D6">
        <w:rPr>
          <w:w w:val="95"/>
          <w:lang w:val="en-GB"/>
        </w:rPr>
        <w:t>the</w:t>
      </w:r>
      <w:r w:rsidRPr="00D516D6">
        <w:rPr>
          <w:spacing w:val="-9"/>
          <w:w w:val="95"/>
          <w:lang w:val="en-GB"/>
        </w:rPr>
        <w:t xml:space="preserve"> </w:t>
      </w:r>
      <w:r w:rsidRPr="00D516D6">
        <w:rPr>
          <w:w w:val="95"/>
          <w:lang w:val="en-GB"/>
        </w:rPr>
        <w:t>database,</w:t>
      </w:r>
      <w:r w:rsidRPr="00D516D6">
        <w:rPr>
          <w:spacing w:val="-9"/>
          <w:w w:val="95"/>
          <w:lang w:val="en-GB"/>
        </w:rPr>
        <w:t xml:space="preserve"> </w:t>
      </w:r>
      <w:r w:rsidRPr="00D516D6">
        <w:rPr>
          <w:w w:val="95"/>
          <w:lang w:val="en-GB"/>
        </w:rPr>
        <w:t>and</w:t>
      </w:r>
      <w:r w:rsidRPr="00D516D6">
        <w:rPr>
          <w:spacing w:val="-9"/>
          <w:w w:val="95"/>
          <w:lang w:val="en-GB"/>
        </w:rPr>
        <w:t xml:space="preserve"> </w:t>
      </w:r>
      <w:r w:rsidRPr="00D516D6">
        <w:rPr>
          <w:w w:val="95"/>
          <w:lang w:val="en-GB"/>
        </w:rPr>
        <w:t>if</w:t>
      </w:r>
      <w:r w:rsidRPr="00D516D6">
        <w:rPr>
          <w:spacing w:val="-9"/>
          <w:w w:val="95"/>
          <w:lang w:val="en-GB"/>
        </w:rPr>
        <w:t xml:space="preserve"> </w:t>
      </w:r>
      <w:r w:rsidRPr="00D516D6">
        <w:rPr>
          <w:w w:val="95"/>
          <w:lang w:val="en-GB"/>
        </w:rPr>
        <w:t>a</w:t>
      </w:r>
      <w:r w:rsidRPr="00D516D6">
        <w:rPr>
          <w:spacing w:val="-8"/>
          <w:w w:val="95"/>
          <w:lang w:val="en-GB"/>
        </w:rPr>
        <w:t xml:space="preserve"> </w:t>
      </w:r>
      <w:r w:rsidRPr="00D516D6">
        <w:rPr>
          <w:w w:val="95"/>
          <w:lang w:val="en-GB"/>
        </w:rPr>
        <w:t>distraction</w:t>
      </w:r>
      <w:r w:rsidRPr="00D516D6">
        <w:rPr>
          <w:spacing w:val="-9"/>
          <w:w w:val="95"/>
          <w:lang w:val="en-GB"/>
        </w:rPr>
        <w:t xml:space="preserve"> </w:t>
      </w:r>
      <w:r w:rsidRPr="00D516D6">
        <w:rPr>
          <w:w w:val="95"/>
          <w:lang w:val="en-GB"/>
        </w:rPr>
        <w:t>is</w:t>
      </w:r>
      <w:r w:rsidRPr="00D516D6">
        <w:rPr>
          <w:spacing w:val="-9"/>
          <w:w w:val="95"/>
          <w:lang w:val="en-GB"/>
        </w:rPr>
        <w:t xml:space="preserve"> </w:t>
      </w:r>
      <w:r w:rsidRPr="00D516D6">
        <w:rPr>
          <w:w w:val="95"/>
          <w:lang w:val="en-GB"/>
        </w:rPr>
        <w:t>detected</w:t>
      </w:r>
      <w:r w:rsidRPr="00D516D6">
        <w:rPr>
          <w:spacing w:val="-9"/>
          <w:w w:val="95"/>
          <w:lang w:val="en-GB"/>
        </w:rPr>
        <w:t xml:space="preserve"> </w:t>
      </w:r>
      <w:r w:rsidRPr="00D516D6">
        <w:rPr>
          <w:w w:val="95"/>
          <w:lang w:val="en-GB"/>
        </w:rPr>
        <w:t>in</w:t>
      </w:r>
      <w:r w:rsidRPr="00D516D6">
        <w:rPr>
          <w:spacing w:val="-9"/>
          <w:w w:val="95"/>
          <w:lang w:val="en-GB"/>
        </w:rPr>
        <w:t xml:space="preserve"> </w:t>
      </w:r>
      <w:r w:rsidRPr="00D516D6">
        <w:rPr>
          <w:w w:val="95"/>
          <w:lang w:val="en-GB"/>
        </w:rPr>
        <w:t>the</w:t>
      </w:r>
      <w:r w:rsidRPr="00D516D6">
        <w:rPr>
          <w:spacing w:val="-8"/>
          <w:w w:val="95"/>
          <w:lang w:val="en-GB"/>
        </w:rPr>
        <w:t xml:space="preserve"> </w:t>
      </w:r>
      <w:r w:rsidRPr="00D516D6">
        <w:rPr>
          <w:w w:val="95"/>
          <w:lang w:val="en-GB"/>
        </w:rPr>
        <w:t>child,</w:t>
      </w:r>
      <w:r w:rsidRPr="00D516D6">
        <w:rPr>
          <w:spacing w:val="-9"/>
          <w:w w:val="95"/>
          <w:lang w:val="en-GB"/>
        </w:rPr>
        <w:t xml:space="preserve"> </w:t>
      </w:r>
      <w:r w:rsidRPr="00D516D6">
        <w:rPr>
          <w:w w:val="95"/>
          <w:lang w:val="en-GB"/>
        </w:rPr>
        <w:t>the</w:t>
      </w:r>
      <w:r w:rsidRPr="00D516D6">
        <w:rPr>
          <w:spacing w:val="-9"/>
          <w:w w:val="95"/>
          <w:lang w:val="en-GB"/>
        </w:rPr>
        <w:t xml:space="preserve"> </w:t>
      </w:r>
      <w:r w:rsidRPr="00D516D6">
        <w:rPr>
          <w:w w:val="95"/>
          <w:lang w:val="en-GB"/>
        </w:rPr>
        <w:t>device</w:t>
      </w:r>
      <w:r w:rsidRPr="00D516D6">
        <w:rPr>
          <w:spacing w:val="-9"/>
          <w:w w:val="95"/>
          <w:lang w:val="en-GB"/>
        </w:rPr>
        <w:t xml:space="preserve"> </w:t>
      </w:r>
      <w:r w:rsidRPr="00D516D6">
        <w:rPr>
          <w:w w:val="95"/>
          <w:lang w:val="en-GB"/>
        </w:rPr>
        <w:t>emits</w:t>
      </w:r>
      <w:r w:rsidRPr="00D516D6">
        <w:rPr>
          <w:spacing w:val="-9"/>
          <w:w w:val="95"/>
          <w:lang w:val="en-GB"/>
        </w:rPr>
        <w:t xml:space="preserve"> </w:t>
      </w:r>
      <w:r w:rsidRPr="00D516D6">
        <w:rPr>
          <w:w w:val="95"/>
          <w:lang w:val="en-GB"/>
        </w:rPr>
        <w:t>an</w:t>
      </w:r>
      <w:r w:rsidRPr="00D516D6">
        <w:rPr>
          <w:spacing w:val="-8"/>
          <w:w w:val="95"/>
          <w:lang w:val="en-GB"/>
        </w:rPr>
        <w:t xml:space="preserve"> </w:t>
      </w:r>
      <w:r w:rsidRPr="00D516D6">
        <w:rPr>
          <w:w w:val="95"/>
          <w:lang w:val="en-GB"/>
        </w:rPr>
        <w:t xml:space="preserve">alarm sound and activates an LED light. Finally, the guardian can review the results of the child’s distraction monitoring </w:t>
      </w:r>
      <w:r w:rsidRPr="00D516D6">
        <w:rPr>
          <w:lang w:val="en-GB"/>
        </w:rPr>
        <w:t>from the mobile application.</w:t>
      </w:r>
    </w:p>
    <w:p w14:paraId="3767D618" w14:textId="77777777" w:rsidR="00AF779A" w:rsidRPr="00D516D6" w:rsidRDefault="00AF779A">
      <w:pPr>
        <w:pStyle w:val="Textoindependiente"/>
        <w:spacing w:before="4"/>
        <w:rPr>
          <w:sz w:val="17"/>
          <w:lang w:val="en-GB"/>
        </w:rPr>
      </w:pPr>
    </w:p>
    <w:p w14:paraId="258D3102" w14:textId="77777777" w:rsidR="00AF779A" w:rsidRPr="00D516D6" w:rsidRDefault="00E9277B">
      <w:pPr>
        <w:pStyle w:val="Ttulo2"/>
        <w:numPr>
          <w:ilvl w:val="1"/>
          <w:numId w:val="15"/>
        </w:numPr>
        <w:tabs>
          <w:tab w:val="left" w:pos="556"/>
        </w:tabs>
        <w:spacing w:before="1"/>
        <w:ind w:hanging="440"/>
        <w:rPr>
          <w:lang w:val="en-GB"/>
        </w:rPr>
      </w:pPr>
      <w:r w:rsidRPr="00D516D6">
        <w:rPr>
          <w:lang w:val="en-GB"/>
        </w:rPr>
        <w:t>Detailed</w:t>
      </w:r>
      <w:r w:rsidRPr="00D516D6">
        <w:rPr>
          <w:spacing w:val="-12"/>
          <w:lang w:val="en-GB"/>
        </w:rPr>
        <w:t xml:space="preserve"> </w:t>
      </w:r>
      <w:r w:rsidRPr="00D516D6">
        <w:rPr>
          <w:lang w:val="en-GB"/>
        </w:rPr>
        <w:t>Requirements</w:t>
      </w:r>
      <w:r w:rsidRPr="00D516D6">
        <w:rPr>
          <w:spacing w:val="-12"/>
          <w:lang w:val="en-GB"/>
        </w:rPr>
        <w:t xml:space="preserve"> </w:t>
      </w:r>
      <w:r w:rsidRPr="00D516D6">
        <w:rPr>
          <w:lang w:val="en-GB"/>
        </w:rPr>
        <w:t>Analysis,</w:t>
      </w:r>
      <w:r w:rsidRPr="00D516D6">
        <w:rPr>
          <w:spacing w:val="-11"/>
          <w:lang w:val="en-GB"/>
        </w:rPr>
        <w:t xml:space="preserve"> </w:t>
      </w:r>
      <w:r w:rsidRPr="00D516D6">
        <w:rPr>
          <w:lang w:val="en-GB"/>
        </w:rPr>
        <w:t>and</w:t>
      </w:r>
      <w:r w:rsidRPr="00D516D6">
        <w:rPr>
          <w:spacing w:val="-12"/>
          <w:lang w:val="en-GB"/>
        </w:rPr>
        <w:t xml:space="preserve"> </w:t>
      </w:r>
      <w:r w:rsidRPr="00D516D6">
        <w:rPr>
          <w:lang w:val="en-GB"/>
        </w:rPr>
        <w:t>Model</w:t>
      </w:r>
      <w:r w:rsidRPr="00D516D6">
        <w:rPr>
          <w:spacing w:val="-12"/>
          <w:lang w:val="en-GB"/>
        </w:rPr>
        <w:t xml:space="preserve"> </w:t>
      </w:r>
      <w:r w:rsidRPr="00D516D6">
        <w:rPr>
          <w:lang w:val="en-GB"/>
        </w:rPr>
        <w:t>Ge</w:t>
      </w:r>
      <w:r w:rsidRPr="00D516D6">
        <w:rPr>
          <w:lang w:val="en-GB"/>
        </w:rPr>
        <w:t>neration</w:t>
      </w:r>
      <w:r w:rsidRPr="00D516D6">
        <w:rPr>
          <w:spacing w:val="-11"/>
          <w:lang w:val="en-GB"/>
        </w:rPr>
        <w:t xml:space="preserve"> </w:t>
      </w:r>
      <w:r w:rsidRPr="00D516D6">
        <w:rPr>
          <w:lang w:val="en-GB"/>
        </w:rPr>
        <w:t>and</w:t>
      </w:r>
      <w:r w:rsidRPr="00D516D6">
        <w:rPr>
          <w:spacing w:val="-12"/>
          <w:lang w:val="en-GB"/>
        </w:rPr>
        <w:t xml:space="preserve"> </w:t>
      </w:r>
      <w:r w:rsidRPr="00D516D6">
        <w:rPr>
          <w:spacing w:val="-2"/>
          <w:lang w:val="en-GB"/>
        </w:rPr>
        <w:t>Adaptation</w:t>
      </w:r>
    </w:p>
    <w:p w14:paraId="349DEED9" w14:textId="565A14B9" w:rsidR="00AF779A" w:rsidRPr="00D516D6" w:rsidRDefault="00E9277B">
      <w:pPr>
        <w:pStyle w:val="Textoindependiente"/>
        <w:spacing w:before="3" w:line="244" w:lineRule="auto"/>
        <w:ind w:left="116" w:firstLine="298"/>
        <w:rPr>
          <w:lang w:val="en-GB"/>
        </w:rPr>
      </w:pPr>
      <w:r w:rsidRPr="00D516D6">
        <w:rPr>
          <w:w w:val="95"/>
          <w:lang w:val="en-GB"/>
        </w:rPr>
        <w:t>The</w:t>
      </w:r>
      <w:r w:rsidRPr="00D516D6">
        <w:rPr>
          <w:spacing w:val="-9"/>
          <w:w w:val="95"/>
          <w:lang w:val="en-GB"/>
        </w:rPr>
        <w:t xml:space="preserve"> </w:t>
      </w:r>
      <w:r w:rsidRPr="00D516D6">
        <w:rPr>
          <w:w w:val="95"/>
          <w:lang w:val="en-GB"/>
        </w:rPr>
        <w:t>system</w:t>
      </w:r>
      <w:r w:rsidRPr="00D516D6">
        <w:rPr>
          <w:spacing w:val="-9"/>
          <w:w w:val="95"/>
          <w:lang w:val="en-GB"/>
        </w:rPr>
        <w:t xml:space="preserve"> </w:t>
      </w:r>
      <w:r w:rsidRPr="00D516D6">
        <w:rPr>
          <w:w w:val="95"/>
          <w:lang w:val="en-GB"/>
        </w:rPr>
        <w:t>requirements</w:t>
      </w:r>
      <w:r w:rsidRPr="00D516D6">
        <w:rPr>
          <w:spacing w:val="-9"/>
          <w:w w:val="95"/>
          <w:lang w:val="en-GB"/>
        </w:rPr>
        <w:t xml:space="preserve"> </w:t>
      </w:r>
      <w:r w:rsidRPr="00D516D6">
        <w:rPr>
          <w:w w:val="95"/>
          <w:lang w:val="en-GB"/>
        </w:rPr>
        <w:t>were</w:t>
      </w:r>
      <w:r w:rsidRPr="00D516D6">
        <w:rPr>
          <w:spacing w:val="-9"/>
          <w:w w:val="95"/>
          <w:lang w:val="en-GB"/>
        </w:rPr>
        <w:t xml:space="preserve"> </w:t>
      </w:r>
      <w:r w:rsidRPr="00D516D6">
        <w:rPr>
          <w:w w:val="95"/>
          <w:lang w:val="en-GB"/>
        </w:rPr>
        <w:t>detailed</w:t>
      </w:r>
      <w:r w:rsidRPr="00D516D6">
        <w:rPr>
          <w:spacing w:val="-9"/>
          <w:w w:val="95"/>
          <w:lang w:val="en-GB"/>
        </w:rPr>
        <w:t xml:space="preserve"> </w:t>
      </w:r>
      <w:r w:rsidRPr="00D516D6">
        <w:rPr>
          <w:w w:val="95"/>
          <w:lang w:val="en-GB"/>
        </w:rPr>
        <w:t>through</w:t>
      </w:r>
      <w:r w:rsidRPr="00D516D6">
        <w:rPr>
          <w:spacing w:val="-8"/>
          <w:w w:val="95"/>
          <w:lang w:val="en-GB"/>
        </w:rPr>
        <w:t xml:space="preserve"> </w:t>
      </w:r>
      <w:r w:rsidRPr="00D516D6">
        <w:rPr>
          <w:w w:val="95"/>
          <w:lang w:val="en-GB"/>
        </w:rPr>
        <w:t>the</w:t>
      </w:r>
      <w:r w:rsidRPr="00D516D6">
        <w:rPr>
          <w:spacing w:val="-9"/>
          <w:w w:val="95"/>
          <w:lang w:val="en-GB"/>
        </w:rPr>
        <w:t xml:space="preserve"> </w:t>
      </w:r>
      <w:r w:rsidRPr="00D516D6">
        <w:rPr>
          <w:w w:val="95"/>
          <w:lang w:val="en-GB"/>
        </w:rPr>
        <w:t>specification</w:t>
      </w:r>
      <w:r w:rsidRPr="00D516D6">
        <w:rPr>
          <w:spacing w:val="-9"/>
          <w:w w:val="95"/>
          <w:lang w:val="en-GB"/>
        </w:rPr>
        <w:t xml:space="preserve"> </w:t>
      </w:r>
      <w:r w:rsidRPr="00D516D6">
        <w:rPr>
          <w:w w:val="95"/>
          <w:lang w:val="en-GB"/>
        </w:rPr>
        <w:t>of</w:t>
      </w:r>
      <w:r w:rsidRPr="00D516D6">
        <w:rPr>
          <w:spacing w:val="-9"/>
          <w:w w:val="95"/>
          <w:lang w:val="en-GB"/>
        </w:rPr>
        <w:t xml:space="preserve"> </w:t>
      </w:r>
      <w:r w:rsidR="007E48FE" w:rsidRPr="007E48FE">
        <w:rPr>
          <w:w w:val="95"/>
          <w:lang w:val="en-GB"/>
        </w:rPr>
        <w:t>extended</w:t>
      </w:r>
      <w:r w:rsidRPr="00D516D6">
        <w:rPr>
          <w:spacing w:val="-9"/>
          <w:w w:val="95"/>
          <w:lang w:val="en-GB"/>
        </w:rPr>
        <w:t xml:space="preserve"> </w:t>
      </w:r>
      <w:r w:rsidRPr="00D516D6">
        <w:rPr>
          <w:w w:val="95"/>
          <w:lang w:val="en-GB"/>
        </w:rPr>
        <w:t>use</w:t>
      </w:r>
      <w:r w:rsidRPr="00D516D6">
        <w:rPr>
          <w:spacing w:val="-8"/>
          <w:w w:val="95"/>
          <w:lang w:val="en-GB"/>
        </w:rPr>
        <w:t xml:space="preserve"> </w:t>
      </w:r>
      <w:r w:rsidRPr="00D516D6">
        <w:rPr>
          <w:w w:val="95"/>
          <w:lang w:val="en-GB"/>
        </w:rPr>
        <w:t>cases</w:t>
      </w:r>
      <w:r w:rsidRPr="00D516D6">
        <w:rPr>
          <w:spacing w:val="-9"/>
          <w:w w:val="95"/>
          <w:lang w:val="en-GB"/>
        </w:rPr>
        <w:t xml:space="preserve"> </w:t>
      </w:r>
      <w:r w:rsidRPr="00D516D6">
        <w:rPr>
          <w:w w:val="95"/>
          <w:lang w:val="en-GB"/>
        </w:rPr>
        <w:t>using</w:t>
      </w:r>
      <w:r w:rsidRPr="00D516D6">
        <w:rPr>
          <w:spacing w:val="-9"/>
          <w:w w:val="95"/>
          <w:lang w:val="en-GB"/>
        </w:rPr>
        <w:t xml:space="preserve"> </w:t>
      </w:r>
      <w:r w:rsidRPr="00D516D6">
        <w:rPr>
          <w:w w:val="95"/>
          <w:lang w:val="en-GB"/>
        </w:rPr>
        <w:t>the</w:t>
      </w:r>
      <w:r w:rsidRPr="00D516D6">
        <w:rPr>
          <w:spacing w:val="-9"/>
          <w:w w:val="95"/>
          <w:lang w:val="en-GB"/>
        </w:rPr>
        <w:t xml:space="preserve"> </w:t>
      </w:r>
      <w:r w:rsidRPr="00D516D6">
        <w:rPr>
          <w:w w:val="95"/>
          <w:lang w:val="en-GB"/>
        </w:rPr>
        <w:t>TDDT4IoTS</w:t>
      </w:r>
      <w:r w:rsidRPr="00D516D6">
        <w:rPr>
          <w:spacing w:val="-9"/>
          <w:w w:val="95"/>
          <w:lang w:val="en-GB"/>
        </w:rPr>
        <w:t xml:space="preserve"> </w:t>
      </w:r>
      <w:r w:rsidRPr="00D516D6">
        <w:rPr>
          <w:w w:val="95"/>
          <w:lang w:val="en-GB"/>
        </w:rPr>
        <w:t xml:space="preserve">web </w:t>
      </w:r>
      <w:r w:rsidRPr="00D516D6">
        <w:rPr>
          <w:w w:val="90"/>
          <w:lang w:val="en-GB"/>
        </w:rPr>
        <w:t>tool.</w:t>
      </w:r>
      <w:r w:rsidRPr="00D516D6">
        <w:rPr>
          <w:spacing w:val="-4"/>
          <w:lang w:val="en-GB"/>
        </w:rPr>
        <w:t xml:space="preserve"> </w:t>
      </w:r>
      <w:r w:rsidRPr="00D516D6">
        <w:rPr>
          <w:w w:val="90"/>
          <w:lang w:val="en-GB"/>
        </w:rPr>
        <w:t>The</w:t>
      </w:r>
      <w:r w:rsidRPr="00D516D6">
        <w:rPr>
          <w:spacing w:val="-3"/>
          <w:lang w:val="en-GB"/>
        </w:rPr>
        <w:t xml:space="preserve"> </w:t>
      </w:r>
      <w:r w:rsidRPr="00D516D6">
        <w:rPr>
          <w:w w:val="90"/>
          <w:lang w:val="en-GB"/>
        </w:rPr>
        <w:t>writing</w:t>
      </w:r>
      <w:r w:rsidRPr="00D516D6">
        <w:rPr>
          <w:spacing w:val="-4"/>
          <w:lang w:val="en-GB"/>
        </w:rPr>
        <w:t xml:space="preserve"> </w:t>
      </w:r>
      <w:r w:rsidRPr="00D516D6">
        <w:rPr>
          <w:w w:val="90"/>
          <w:lang w:val="en-GB"/>
        </w:rPr>
        <w:t>of</w:t>
      </w:r>
      <w:r w:rsidRPr="00D516D6">
        <w:rPr>
          <w:spacing w:val="-3"/>
          <w:lang w:val="en-GB"/>
        </w:rPr>
        <w:t xml:space="preserve"> </w:t>
      </w:r>
      <w:r w:rsidRPr="00D516D6">
        <w:rPr>
          <w:w w:val="90"/>
          <w:lang w:val="en-GB"/>
        </w:rPr>
        <w:t>the</w:t>
      </w:r>
      <w:r w:rsidRPr="00D516D6">
        <w:rPr>
          <w:spacing w:val="-4"/>
          <w:lang w:val="en-GB"/>
        </w:rPr>
        <w:t xml:space="preserve"> </w:t>
      </w:r>
      <w:r w:rsidRPr="00D516D6">
        <w:rPr>
          <w:w w:val="90"/>
          <w:lang w:val="en-GB"/>
        </w:rPr>
        <w:t>extended</w:t>
      </w:r>
      <w:r w:rsidRPr="00D516D6">
        <w:rPr>
          <w:spacing w:val="-3"/>
          <w:lang w:val="en-GB"/>
        </w:rPr>
        <w:t xml:space="preserve"> </w:t>
      </w:r>
      <w:r w:rsidRPr="00D516D6">
        <w:rPr>
          <w:w w:val="90"/>
          <w:lang w:val="en-GB"/>
        </w:rPr>
        <w:t>use</w:t>
      </w:r>
      <w:r w:rsidRPr="00D516D6">
        <w:rPr>
          <w:spacing w:val="-4"/>
          <w:lang w:val="en-GB"/>
        </w:rPr>
        <w:t xml:space="preserve"> </w:t>
      </w:r>
      <w:r w:rsidRPr="00D516D6">
        <w:rPr>
          <w:w w:val="90"/>
          <w:lang w:val="en-GB"/>
        </w:rPr>
        <w:t>cases</w:t>
      </w:r>
      <w:r w:rsidR="007E48FE">
        <w:rPr>
          <w:w w:val="90"/>
          <w:lang w:val="en-GB"/>
        </w:rPr>
        <w:t>,</w:t>
      </w:r>
      <w:r w:rsidRPr="00D516D6">
        <w:rPr>
          <w:spacing w:val="-3"/>
          <w:lang w:val="en-GB"/>
        </w:rPr>
        <w:t xml:space="preserve"> </w:t>
      </w:r>
      <w:r w:rsidRPr="00D516D6">
        <w:rPr>
          <w:w w:val="90"/>
          <w:lang w:val="en-GB"/>
        </w:rPr>
        <w:t>corresponding</w:t>
      </w:r>
      <w:r w:rsidRPr="00D516D6">
        <w:rPr>
          <w:spacing w:val="-4"/>
          <w:lang w:val="en-GB"/>
        </w:rPr>
        <w:t xml:space="preserve"> </w:t>
      </w:r>
      <w:r w:rsidRPr="00D516D6">
        <w:rPr>
          <w:w w:val="90"/>
          <w:lang w:val="en-GB"/>
        </w:rPr>
        <w:t>to</w:t>
      </w:r>
      <w:r w:rsidRPr="00D516D6">
        <w:rPr>
          <w:spacing w:val="-3"/>
          <w:lang w:val="en-GB"/>
        </w:rPr>
        <w:t xml:space="preserve"> </w:t>
      </w:r>
      <w:r w:rsidRPr="00D516D6">
        <w:rPr>
          <w:w w:val="90"/>
          <w:lang w:val="en-GB"/>
        </w:rPr>
        <w:t>the</w:t>
      </w:r>
      <w:r w:rsidRPr="00D516D6">
        <w:rPr>
          <w:spacing w:val="-4"/>
          <w:lang w:val="en-GB"/>
        </w:rPr>
        <w:t xml:space="preserve"> </w:t>
      </w:r>
      <w:r w:rsidRPr="00D516D6">
        <w:rPr>
          <w:w w:val="90"/>
          <w:lang w:val="en-GB"/>
        </w:rPr>
        <w:t>system</w:t>
      </w:r>
      <w:r w:rsidRPr="00D516D6">
        <w:rPr>
          <w:spacing w:val="-3"/>
          <w:lang w:val="en-GB"/>
        </w:rPr>
        <w:t xml:space="preserve"> </w:t>
      </w:r>
      <w:r w:rsidRPr="00D516D6">
        <w:rPr>
          <w:w w:val="90"/>
          <w:lang w:val="en-GB"/>
        </w:rPr>
        <w:t>requirements</w:t>
      </w:r>
      <w:r w:rsidR="007E48FE">
        <w:rPr>
          <w:w w:val="90"/>
          <w:lang w:val="en-GB"/>
        </w:rPr>
        <w:t>,</w:t>
      </w:r>
      <w:r w:rsidRPr="00D516D6">
        <w:rPr>
          <w:spacing w:val="-4"/>
          <w:lang w:val="en-GB"/>
        </w:rPr>
        <w:t xml:space="preserve"> </w:t>
      </w:r>
      <w:r w:rsidRPr="00D516D6">
        <w:rPr>
          <w:w w:val="90"/>
          <w:lang w:val="en-GB"/>
        </w:rPr>
        <w:t>was</w:t>
      </w:r>
      <w:r w:rsidRPr="00D516D6">
        <w:rPr>
          <w:spacing w:val="-3"/>
          <w:lang w:val="en-GB"/>
        </w:rPr>
        <w:t xml:space="preserve"> </w:t>
      </w:r>
      <w:r w:rsidRPr="00D516D6">
        <w:rPr>
          <w:w w:val="90"/>
          <w:lang w:val="en-GB"/>
        </w:rPr>
        <w:t>carried</w:t>
      </w:r>
      <w:r w:rsidRPr="00D516D6">
        <w:rPr>
          <w:spacing w:val="-5"/>
          <w:lang w:val="en-GB"/>
        </w:rPr>
        <w:t xml:space="preserve"> </w:t>
      </w:r>
      <w:r w:rsidRPr="00D516D6">
        <w:rPr>
          <w:w w:val="90"/>
          <w:lang w:val="en-GB"/>
        </w:rPr>
        <w:t>out</w:t>
      </w:r>
      <w:r w:rsidRPr="00D516D6">
        <w:rPr>
          <w:spacing w:val="-3"/>
          <w:lang w:val="en-GB"/>
        </w:rPr>
        <w:t xml:space="preserve"> </w:t>
      </w:r>
      <w:r w:rsidRPr="00D516D6">
        <w:rPr>
          <w:w w:val="90"/>
          <w:lang w:val="en-GB"/>
        </w:rPr>
        <w:t>using</w:t>
      </w:r>
      <w:r w:rsidRPr="00D516D6">
        <w:rPr>
          <w:spacing w:val="-4"/>
          <w:lang w:val="en-GB"/>
        </w:rPr>
        <w:t xml:space="preserve"> </w:t>
      </w:r>
      <w:r w:rsidRPr="00D516D6">
        <w:rPr>
          <w:w w:val="90"/>
          <w:lang w:val="en-GB"/>
        </w:rPr>
        <w:t>the</w:t>
      </w:r>
      <w:r w:rsidRPr="00D516D6">
        <w:rPr>
          <w:spacing w:val="-3"/>
          <w:lang w:val="en-GB"/>
        </w:rPr>
        <w:t xml:space="preserve"> </w:t>
      </w:r>
      <w:proofErr w:type="spellStart"/>
      <w:r w:rsidRPr="00D516D6">
        <w:rPr>
          <w:spacing w:val="-2"/>
          <w:w w:val="90"/>
          <w:lang w:val="en-GB"/>
        </w:rPr>
        <w:t>SymLan</w:t>
      </w:r>
      <w:proofErr w:type="spellEnd"/>
    </w:p>
    <w:p w14:paraId="29E0BB7F" w14:textId="77777777" w:rsidR="00AF779A" w:rsidRPr="00D516D6" w:rsidRDefault="00AF779A">
      <w:pPr>
        <w:spacing w:line="244" w:lineRule="auto"/>
        <w:rPr>
          <w:lang w:val="en-GB"/>
        </w:rPr>
        <w:sectPr w:rsidR="00AF779A" w:rsidRPr="00D516D6">
          <w:type w:val="continuous"/>
          <w:pgSz w:w="10890" w:h="14860"/>
          <w:pgMar w:top="2380" w:right="620" w:bottom="280" w:left="660" w:header="673" w:footer="642" w:gutter="0"/>
          <w:cols w:space="720"/>
        </w:sectPr>
      </w:pPr>
    </w:p>
    <w:p w14:paraId="2D85C79C" w14:textId="2C397392" w:rsidR="00AF779A" w:rsidRPr="00D516D6" w:rsidRDefault="00E9277B">
      <w:pPr>
        <w:spacing w:line="211" w:lineRule="exact"/>
        <w:ind w:left="116"/>
        <w:rPr>
          <w:rFonts w:ascii="Calibri"/>
          <w:sz w:val="18"/>
          <w:lang w:val="en-GB"/>
        </w:rPr>
      </w:pPr>
      <w:bookmarkStart w:id="157" w:name="_bookmark13"/>
      <w:bookmarkEnd w:id="157"/>
      <w:r w:rsidRPr="00D516D6">
        <w:rPr>
          <w:rFonts w:ascii="Calibri"/>
          <w:w w:val="105"/>
          <w:sz w:val="18"/>
          <w:lang w:val="en-GB"/>
        </w:rPr>
        <w:lastRenderedPageBreak/>
        <w:t>Algorithms</w:t>
      </w:r>
      <w:r w:rsidRPr="00D516D6">
        <w:rPr>
          <w:rFonts w:ascii="Calibri"/>
          <w:spacing w:val="7"/>
          <w:w w:val="105"/>
          <w:sz w:val="18"/>
          <w:lang w:val="en-GB"/>
        </w:rPr>
        <w:t xml:space="preserve"> </w:t>
      </w:r>
      <w:r w:rsidRPr="00D516D6">
        <w:rPr>
          <w:rFonts w:ascii="Calibri"/>
          <w:w w:val="105"/>
          <w:sz w:val="18"/>
          <w:lang w:val="en-GB"/>
        </w:rPr>
        <w:t>for</w:t>
      </w:r>
      <w:r w:rsidRPr="00D516D6">
        <w:rPr>
          <w:rFonts w:ascii="Calibri"/>
          <w:spacing w:val="7"/>
          <w:w w:val="105"/>
          <w:sz w:val="18"/>
          <w:lang w:val="en-GB"/>
        </w:rPr>
        <w:t xml:space="preserve"> </w:t>
      </w:r>
      <w:r w:rsidR="00DF7480">
        <w:rPr>
          <w:rFonts w:ascii="Calibri"/>
          <w:spacing w:val="7"/>
          <w:w w:val="105"/>
          <w:sz w:val="18"/>
          <w:lang w:val="en-GB"/>
        </w:rPr>
        <w:t>o</w:t>
      </w:r>
      <w:r w:rsidRPr="00D516D6">
        <w:rPr>
          <w:rFonts w:ascii="Calibri"/>
          <w:w w:val="105"/>
          <w:sz w:val="18"/>
          <w:lang w:val="en-GB"/>
        </w:rPr>
        <w:t>bject</w:t>
      </w:r>
      <w:r w:rsidRPr="00D516D6">
        <w:rPr>
          <w:rFonts w:ascii="Calibri"/>
          <w:spacing w:val="7"/>
          <w:w w:val="105"/>
          <w:sz w:val="18"/>
          <w:lang w:val="en-GB"/>
        </w:rPr>
        <w:t xml:space="preserve"> </w:t>
      </w:r>
      <w:r w:rsidR="00DF7480">
        <w:rPr>
          <w:rFonts w:ascii="Calibri"/>
          <w:spacing w:val="7"/>
          <w:w w:val="105"/>
          <w:sz w:val="18"/>
          <w:lang w:val="en-GB"/>
        </w:rPr>
        <w:t>r</w:t>
      </w:r>
      <w:r w:rsidRPr="00D516D6">
        <w:rPr>
          <w:rFonts w:ascii="Calibri"/>
          <w:spacing w:val="-2"/>
          <w:w w:val="105"/>
          <w:sz w:val="18"/>
          <w:lang w:val="en-GB"/>
        </w:rPr>
        <w:t>ecognition</w:t>
      </w:r>
      <w:r w:rsidR="00DF7480">
        <w:rPr>
          <w:rFonts w:ascii="Calibri"/>
          <w:spacing w:val="-2"/>
          <w:w w:val="105"/>
          <w:sz w:val="18"/>
          <w:lang w:val="en-GB"/>
        </w:rPr>
        <w:t>.</w:t>
      </w:r>
    </w:p>
    <w:p w14:paraId="004788A9" w14:textId="77777777" w:rsidR="00AF779A" w:rsidRPr="00D516D6" w:rsidRDefault="00E9277B">
      <w:pPr>
        <w:spacing w:before="52"/>
        <w:ind w:left="2523"/>
        <w:rPr>
          <w:rFonts w:ascii="Calibri"/>
          <w:b/>
          <w:sz w:val="18"/>
          <w:lang w:val="en-GB"/>
        </w:rPr>
      </w:pPr>
      <w:r>
        <w:rPr>
          <w:lang w:val="en-GB"/>
        </w:rPr>
        <w:pict w14:anchorId="4D02A724">
          <v:line id="_x0000_s1268" alt="" style="position:absolute;left:0;text-align:left;z-index:15741952;mso-wrap-edited:f;mso-width-percent:0;mso-height-percent:0;mso-position-horizontal-relative:page;mso-width-percent:0;mso-height-percent:0" from="55.45pt,4.5pt" to="488.8pt,4.5pt" strokeweight=".14042mm">
            <w10:wrap anchorx="page"/>
          </v:line>
        </w:pict>
      </w:r>
      <w:r>
        <w:rPr>
          <w:lang w:val="en-GB"/>
        </w:rPr>
        <w:pict w14:anchorId="056E0145">
          <v:shape id="docshape49" o:spid="_x0000_s1267" type="#_x0000_t202" alt="" style="position:absolute;left:0;text-align:left;margin-left:77pt;margin-top:8.3pt;width:38.85pt;height:11.3pt;z-index:15742464;mso-wrap-style:square;mso-wrap-edited:f;mso-width-percent:0;mso-height-percent:0;mso-position-horizontal-relative:page;mso-width-percent:0;mso-height-percent:0;v-text-anchor:top" filled="f" stroked="f">
            <v:textbox inset="0,0,0,0">
              <w:txbxContent>
                <w:p w14:paraId="1E225ACB" w14:textId="77777777" w:rsidR="00AF779A" w:rsidRDefault="00E9277B">
                  <w:pPr>
                    <w:spacing w:line="213" w:lineRule="exact"/>
                    <w:rPr>
                      <w:rFonts w:ascii="Calibri"/>
                      <w:b/>
                      <w:sz w:val="18"/>
                    </w:rPr>
                  </w:pPr>
                  <w:r>
                    <w:rPr>
                      <w:rFonts w:ascii="Calibri"/>
                      <w:b/>
                      <w:spacing w:val="-2"/>
                      <w:sz w:val="18"/>
                    </w:rPr>
                    <w:t>Algorithm</w:t>
                  </w:r>
                </w:p>
              </w:txbxContent>
            </v:textbox>
            <w10:wrap anchorx="page"/>
          </v:shape>
        </w:pict>
      </w:r>
      <w:r w:rsidR="009308E3" w:rsidRPr="00D516D6">
        <w:rPr>
          <w:rFonts w:ascii="Calibri"/>
          <w:b/>
          <w:w w:val="105"/>
          <w:sz w:val="18"/>
          <w:lang w:val="en-GB"/>
        </w:rPr>
        <w:t>T</w:t>
      </w:r>
      <w:commentRangeStart w:id="158"/>
      <w:r w:rsidR="009308E3" w:rsidRPr="00D516D6">
        <w:rPr>
          <w:rFonts w:ascii="Calibri"/>
          <w:b/>
          <w:w w:val="105"/>
          <w:sz w:val="18"/>
          <w:lang w:val="en-GB"/>
        </w:rPr>
        <w:t>echnology</w:t>
      </w:r>
      <w:r w:rsidR="009308E3" w:rsidRPr="00D516D6">
        <w:rPr>
          <w:rFonts w:ascii="Calibri"/>
          <w:b/>
          <w:spacing w:val="60"/>
          <w:w w:val="105"/>
          <w:sz w:val="18"/>
          <w:lang w:val="en-GB"/>
        </w:rPr>
        <w:t xml:space="preserve"> </w:t>
      </w:r>
      <w:r w:rsidR="009308E3" w:rsidRPr="00D516D6">
        <w:rPr>
          <w:rFonts w:ascii="Calibri"/>
          <w:b/>
          <w:w w:val="105"/>
          <w:sz w:val="18"/>
          <w:lang w:val="en-GB"/>
        </w:rPr>
        <w:t>and</w:t>
      </w:r>
      <w:r w:rsidR="009308E3" w:rsidRPr="00D516D6">
        <w:rPr>
          <w:rFonts w:ascii="Calibri"/>
          <w:b/>
          <w:spacing w:val="60"/>
          <w:w w:val="105"/>
          <w:sz w:val="18"/>
          <w:lang w:val="en-GB"/>
        </w:rPr>
        <w:t xml:space="preserve"> </w:t>
      </w:r>
      <w:r w:rsidR="009308E3" w:rsidRPr="00D516D6">
        <w:rPr>
          <w:rFonts w:ascii="Calibri"/>
          <w:b/>
          <w:w w:val="105"/>
          <w:sz w:val="18"/>
          <w:lang w:val="en-GB"/>
        </w:rPr>
        <w:t xml:space="preserve">Im- </w:t>
      </w:r>
      <w:proofErr w:type="spellStart"/>
      <w:r w:rsidR="009308E3" w:rsidRPr="00D516D6">
        <w:rPr>
          <w:rFonts w:ascii="Calibri"/>
          <w:b/>
          <w:spacing w:val="-2"/>
          <w:w w:val="105"/>
          <w:sz w:val="18"/>
          <w:lang w:val="en-GB"/>
        </w:rPr>
        <w:t>plementation</w:t>
      </w:r>
      <w:commentRangeEnd w:id="158"/>
      <w:proofErr w:type="spellEnd"/>
      <w:r w:rsidR="00DF7480">
        <w:rPr>
          <w:rStyle w:val="Refdecomentario"/>
        </w:rPr>
        <w:commentReference w:id="158"/>
      </w:r>
    </w:p>
    <w:p w14:paraId="53527ED4" w14:textId="77777777" w:rsidR="00AF779A" w:rsidRPr="00D516D6" w:rsidRDefault="00E9277B">
      <w:pPr>
        <w:spacing w:before="3"/>
        <w:rPr>
          <w:rFonts w:ascii="Calibri"/>
          <w:b/>
          <w:sz w:val="30"/>
          <w:lang w:val="en-GB"/>
        </w:rPr>
      </w:pPr>
      <w:r w:rsidRPr="00D516D6">
        <w:rPr>
          <w:lang w:val="en-GB"/>
        </w:rPr>
        <w:br w:type="column"/>
      </w:r>
    </w:p>
    <w:p w14:paraId="1ED87724" w14:textId="77777777" w:rsidR="00AF779A" w:rsidRPr="00D516D6" w:rsidRDefault="00E9277B">
      <w:pPr>
        <w:tabs>
          <w:tab w:val="left" w:pos="2134"/>
        </w:tabs>
        <w:ind w:left="116"/>
        <w:rPr>
          <w:rFonts w:ascii="Calibri"/>
          <w:b/>
          <w:sz w:val="18"/>
          <w:lang w:val="en-GB"/>
        </w:rPr>
      </w:pPr>
      <w:r w:rsidRPr="00D516D6">
        <w:rPr>
          <w:rFonts w:ascii="Calibri"/>
          <w:b/>
          <w:spacing w:val="-5"/>
          <w:w w:val="105"/>
          <w:sz w:val="18"/>
          <w:lang w:val="en-GB"/>
        </w:rPr>
        <w:t>Use</w:t>
      </w:r>
      <w:r w:rsidRPr="00D516D6">
        <w:rPr>
          <w:rFonts w:ascii="Calibri"/>
          <w:b/>
          <w:sz w:val="18"/>
          <w:lang w:val="en-GB"/>
        </w:rPr>
        <w:tab/>
      </w:r>
      <w:r w:rsidRPr="00D516D6">
        <w:rPr>
          <w:rFonts w:ascii="Calibri"/>
          <w:b/>
          <w:spacing w:val="-2"/>
          <w:w w:val="105"/>
          <w:sz w:val="18"/>
          <w:lang w:val="en-GB"/>
        </w:rPr>
        <w:t>Accuracy</w:t>
      </w:r>
    </w:p>
    <w:p w14:paraId="715F660F" w14:textId="77777777" w:rsidR="00AF779A" w:rsidRPr="00D516D6" w:rsidRDefault="00AF779A">
      <w:pPr>
        <w:rPr>
          <w:rFonts w:ascii="Calibri"/>
          <w:sz w:val="18"/>
          <w:lang w:val="en-GB"/>
        </w:rPr>
        <w:sectPr w:rsidR="00AF779A" w:rsidRPr="00D516D6">
          <w:headerReference w:type="default" r:id="rId31"/>
          <w:footerReference w:type="default" r:id="rId32"/>
          <w:pgSz w:w="10890" w:h="14860"/>
          <w:pgMar w:top="1380" w:right="620" w:bottom="840" w:left="660" w:header="673" w:footer="642" w:gutter="0"/>
          <w:cols w:num="2" w:space="720" w:equalWidth="0">
            <w:col w:w="4265" w:space="1884"/>
            <w:col w:w="3461"/>
          </w:cols>
        </w:sectPr>
      </w:pPr>
    </w:p>
    <w:tbl>
      <w:tblPr>
        <w:tblStyle w:val="TableNormal"/>
        <w:tblW w:w="0" w:type="auto"/>
        <w:tblInd w:w="456" w:type="dxa"/>
        <w:tblLayout w:type="fixed"/>
        <w:tblLook w:val="01E0" w:firstRow="1" w:lastRow="1" w:firstColumn="1" w:lastColumn="1" w:noHBand="0" w:noVBand="0"/>
      </w:tblPr>
      <w:tblGrid>
        <w:gridCol w:w="4211"/>
        <w:gridCol w:w="3576"/>
        <w:gridCol w:w="882"/>
      </w:tblGrid>
      <w:tr w:rsidR="00AF779A" w:rsidRPr="00D516D6" w14:paraId="65FEBD87" w14:textId="77777777">
        <w:trPr>
          <w:trHeight w:val="295"/>
        </w:trPr>
        <w:tc>
          <w:tcPr>
            <w:tcW w:w="4211" w:type="dxa"/>
            <w:tcBorders>
              <w:top w:val="single" w:sz="4" w:space="0" w:color="000000"/>
            </w:tcBorders>
          </w:tcPr>
          <w:p w14:paraId="73DB4050" w14:textId="77777777" w:rsidR="00AF779A" w:rsidRPr="00D516D6" w:rsidRDefault="00E9277B">
            <w:pPr>
              <w:pStyle w:val="TableParagraph"/>
              <w:spacing w:before="56" w:line="219" w:lineRule="exact"/>
              <w:ind w:left="1751" w:right="1771"/>
              <w:jc w:val="center"/>
              <w:rPr>
                <w:sz w:val="18"/>
                <w:lang w:val="en-GB"/>
              </w:rPr>
            </w:pPr>
            <w:bookmarkStart w:id="159" w:name="_Hlk170475863"/>
            <w:r w:rsidRPr="00D516D6">
              <w:rPr>
                <w:spacing w:val="-2"/>
                <w:w w:val="115"/>
                <w:sz w:val="18"/>
                <w:lang w:val="en-GB"/>
              </w:rPr>
              <w:t>YOLOv4</w:t>
            </w:r>
          </w:p>
        </w:tc>
        <w:tc>
          <w:tcPr>
            <w:tcW w:w="3576" w:type="dxa"/>
            <w:tcBorders>
              <w:top w:val="single" w:sz="4" w:space="0" w:color="000000"/>
            </w:tcBorders>
          </w:tcPr>
          <w:p w14:paraId="3D3F286F" w14:textId="77777777" w:rsidR="00AF779A" w:rsidRPr="00D516D6" w:rsidRDefault="00E9277B">
            <w:pPr>
              <w:pStyle w:val="TableParagraph"/>
              <w:spacing w:before="56" w:line="219" w:lineRule="exact"/>
              <w:ind w:left="119"/>
              <w:rPr>
                <w:sz w:val="18"/>
                <w:lang w:val="en-GB"/>
              </w:rPr>
            </w:pPr>
            <w:r w:rsidRPr="00D516D6">
              <w:rPr>
                <w:w w:val="105"/>
                <w:sz w:val="18"/>
                <w:lang w:val="en-GB"/>
              </w:rPr>
              <w:t>Object recognition</w:t>
            </w:r>
            <w:r w:rsidRPr="00D516D6">
              <w:rPr>
                <w:spacing w:val="1"/>
                <w:w w:val="105"/>
                <w:sz w:val="18"/>
                <w:lang w:val="en-GB"/>
              </w:rPr>
              <w:t xml:space="preserve"> </w:t>
            </w:r>
            <w:hyperlink w:anchor="_bookmark76" w:history="1">
              <w:r w:rsidRPr="00D516D6">
                <w:rPr>
                  <w:color w:val="2F4F4F"/>
                  <w:w w:val="105"/>
                  <w:sz w:val="18"/>
                  <w:lang w:val="en-GB"/>
                </w:rPr>
                <w:t>Liu,</w:t>
              </w:r>
              <w:r w:rsidRPr="00D516D6">
                <w:rPr>
                  <w:color w:val="2F4F4F"/>
                  <w:spacing w:val="1"/>
                  <w:w w:val="105"/>
                  <w:sz w:val="18"/>
                  <w:lang w:val="en-GB"/>
                </w:rPr>
                <w:t xml:space="preserve"> </w:t>
              </w:r>
              <w:r w:rsidRPr="00D516D6">
                <w:rPr>
                  <w:color w:val="2F4F4F"/>
                  <w:w w:val="105"/>
                  <w:sz w:val="18"/>
                  <w:lang w:val="en-GB"/>
                </w:rPr>
                <w:t>Liao,</w:t>
              </w:r>
              <w:r w:rsidRPr="00D516D6">
                <w:rPr>
                  <w:color w:val="2F4F4F"/>
                  <w:spacing w:val="1"/>
                  <w:w w:val="105"/>
                  <w:sz w:val="18"/>
                  <w:lang w:val="en-GB"/>
                </w:rPr>
                <w:t xml:space="preserve"> </w:t>
              </w:r>
              <w:r w:rsidRPr="00D516D6">
                <w:rPr>
                  <w:color w:val="2F4F4F"/>
                  <w:w w:val="105"/>
                  <w:sz w:val="18"/>
                  <w:lang w:val="en-GB"/>
                </w:rPr>
                <w:t>Chou</w:t>
              </w:r>
              <w:r w:rsidRPr="00D516D6">
                <w:rPr>
                  <w:color w:val="2F4F4F"/>
                  <w:spacing w:val="1"/>
                  <w:w w:val="105"/>
                  <w:sz w:val="18"/>
                  <w:lang w:val="en-GB"/>
                </w:rPr>
                <w:t xml:space="preserve"> </w:t>
              </w:r>
              <w:r w:rsidRPr="00D516D6">
                <w:rPr>
                  <w:color w:val="2F4F4F"/>
                  <w:w w:val="105"/>
                  <w:sz w:val="18"/>
                  <w:lang w:val="en-GB"/>
                </w:rPr>
                <w:t>and</w:t>
              </w:r>
              <w:r w:rsidRPr="00D516D6">
                <w:rPr>
                  <w:color w:val="2F4F4F"/>
                  <w:spacing w:val="1"/>
                  <w:w w:val="105"/>
                  <w:sz w:val="18"/>
                  <w:lang w:val="en-GB"/>
                </w:rPr>
                <w:t xml:space="preserve"> </w:t>
              </w:r>
              <w:r w:rsidRPr="00D516D6">
                <w:rPr>
                  <w:color w:val="2F4F4F"/>
                  <w:spacing w:val="-5"/>
                  <w:w w:val="105"/>
                  <w:sz w:val="18"/>
                  <w:lang w:val="en-GB"/>
                </w:rPr>
                <w:t>Fan</w:t>
              </w:r>
            </w:hyperlink>
          </w:p>
        </w:tc>
        <w:tc>
          <w:tcPr>
            <w:tcW w:w="882" w:type="dxa"/>
            <w:tcBorders>
              <w:top w:val="single" w:sz="4" w:space="0" w:color="000000"/>
            </w:tcBorders>
          </w:tcPr>
          <w:p w14:paraId="3AFF0F67" w14:textId="77777777" w:rsidR="00AF779A" w:rsidRPr="00D516D6" w:rsidRDefault="00E9277B">
            <w:pPr>
              <w:pStyle w:val="TableParagraph"/>
              <w:spacing w:before="56" w:line="219" w:lineRule="exact"/>
              <w:ind w:right="119"/>
              <w:jc w:val="right"/>
              <w:rPr>
                <w:sz w:val="18"/>
                <w:lang w:val="en-GB"/>
              </w:rPr>
            </w:pPr>
            <w:r w:rsidRPr="00D516D6">
              <w:rPr>
                <w:spacing w:val="-2"/>
                <w:w w:val="105"/>
                <w:sz w:val="18"/>
                <w:lang w:val="en-GB"/>
              </w:rPr>
              <w:t>73.01%</w:t>
            </w:r>
          </w:p>
        </w:tc>
      </w:tr>
      <w:tr w:rsidR="00AF779A" w:rsidRPr="00D516D6" w14:paraId="2CFE9B99" w14:textId="77777777">
        <w:trPr>
          <w:trHeight w:val="219"/>
        </w:trPr>
        <w:tc>
          <w:tcPr>
            <w:tcW w:w="4211" w:type="dxa"/>
          </w:tcPr>
          <w:p w14:paraId="78B9DF72" w14:textId="77777777" w:rsidR="00AF779A" w:rsidRPr="00D516D6" w:rsidRDefault="00AF779A">
            <w:pPr>
              <w:pStyle w:val="TableParagraph"/>
              <w:rPr>
                <w:rFonts w:ascii="Times New Roman"/>
                <w:sz w:val="14"/>
                <w:lang w:val="en-GB"/>
              </w:rPr>
            </w:pPr>
          </w:p>
        </w:tc>
        <w:tc>
          <w:tcPr>
            <w:tcW w:w="3576" w:type="dxa"/>
          </w:tcPr>
          <w:p w14:paraId="0DBE1ED7" w14:textId="77777777" w:rsidR="00AF779A" w:rsidRPr="00D516D6" w:rsidRDefault="00E9277B">
            <w:pPr>
              <w:pStyle w:val="TableParagraph"/>
              <w:spacing w:line="199" w:lineRule="exact"/>
              <w:ind w:left="119"/>
              <w:rPr>
                <w:sz w:val="18"/>
                <w:lang w:val="en-GB"/>
              </w:rPr>
            </w:pPr>
            <w:commentRangeStart w:id="160"/>
            <w:commentRangeStart w:id="161"/>
            <w:r w:rsidRPr="00D516D6">
              <w:rPr>
                <w:spacing w:val="-2"/>
                <w:w w:val="110"/>
                <w:sz w:val="18"/>
                <w:lang w:val="en-GB"/>
              </w:rPr>
              <w:t>(</w:t>
            </w:r>
            <w:hyperlink w:anchor="_bookmark76" w:history="1">
              <w:r w:rsidRPr="00D516D6">
                <w:rPr>
                  <w:color w:val="2F4F4F"/>
                  <w:spacing w:val="-2"/>
                  <w:w w:val="110"/>
                  <w:sz w:val="18"/>
                  <w:lang w:val="en-GB"/>
                </w:rPr>
                <w:t>2021</w:t>
              </w:r>
            </w:hyperlink>
            <w:r w:rsidRPr="00D516D6">
              <w:rPr>
                <w:spacing w:val="-2"/>
                <w:w w:val="110"/>
                <w:sz w:val="18"/>
                <w:lang w:val="en-GB"/>
              </w:rPr>
              <w:t>).</w:t>
            </w:r>
            <w:commentRangeEnd w:id="160"/>
            <w:r w:rsidR="00DF7480">
              <w:rPr>
                <w:rStyle w:val="Refdecomentario"/>
                <w:rFonts w:ascii="Cambria" w:eastAsia="Cambria" w:hAnsi="Cambria" w:cs="Cambria"/>
              </w:rPr>
              <w:commentReference w:id="160"/>
            </w:r>
            <w:commentRangeEnd w:id="161"/>
            <w:r w:rsidR="00F57D2B">
              <w:rPr>
                <w:rStyle w:val="Refdecomentario"/>
                <w:rFonts w:ascii="Cambria" w:eastAsia="Cambria" w:hAnsi="Cambria" w:cs="Cambria"/>
              </w:rPr>
              <w:commentReference w:id="161"/>
            </w:r>
          </w:p>
        </w:tc>
        <w:tc>
          <w:tcPr>
            <w:tcW w:w="882" w:type="dxa"/>
          </w:tcPr>
          <w:p w14:paraId="51B1CC7C" w14:textId="77777777" w:rsidR="00AF779A" w:rsidRPr="00D516D6" w:rsidRDefault="00AF779A">
            <w:pPr>
              <w:pStyle w:val="TableParagraph"/>
              <w:rPr>
                <w:rFonts w:ascii="Times New Roman"/>
                <w:sz w:val="14"/>
                <w:lang w:val="en-GB"/>
              </w:rPr>
            </w:pPr>
          </w:p>
        </w:tc>
      </w:tr>
      <w:bookmarkEnd w:id="159"/>
      <w:tr w:rsidR="00AF779A" w:rsidRPr="00D516D6" w14:paraId="2200A24F" w14:textId="77777777">
        <w:trPr>
          <w:trHeight w:val="219"/>
        </w:trPr>
        <w:tc>
          <w:tcPr>
            <w:tcW w:w="4211" w:type="dxa"/>
          </w:tcPr>
          <w:p w14:paraId="3EA3FB4C" w14:textId="77777777" w:rsidR="00AF779A" w:rsidRPr="00D516D6" w:rsidRDefault="00E9277B">
            <w:pPr>
              <w:pStyle w:val="TableParagraph"/>
              <w:tabs>
                <w:tab w:val="left" w:pos="1638"/>
              </w:tabs>
              <w:spacing w:line="199" w:lineRule="exact"/>
              <w:ind w:right="117"/>
              <w:jc w:val="right"/>
              <w:rPr>
                <w:sz w:val="18"/>
                <w:lang w:val="en-GB"/>
              </w:rPr>
            </w:pPr>
            <w:commentRangeStart w:id="162"/>
            <w:commentRangeStart w:id="163"/>
            <w:r w:rsidRPr="00D516D6">
              <w:rPr>
                <w:spacing w:val="-4"/>
                <w:w w:val="110"/>
                <w:sz w:val="18"/>
                <w:lang w:val="en-GB"/>
              </w:rPr>
              <w:t>YOLO</w:t>
            </w:r>
            <w:commentRangeEnd w:id="162"/>
            <w:r w:rsidR="007E48FE">
              <w:rPr>
                <w:rStyle w:val="Refdecomentario"/>
                <w:rFonts w:ascii="Cambria" w:eastAsia="Cambria" w:hAnsi="Cambria" w:cs="Cambria"/>
              </w:rPr>
              <w:commentReference w:id="162"/>
            </w:r>
            <w:commentRangeEnd w:id="163"/>
            <w:r w:rsidR="00E73E08">
              <w:rPr>
                <w:rStyle w:val="Refdecomentario"/>
                <w:rFonts w:ascii="Cambria" w:eastAsia="Cambria" w:hAnsi="Cambria" w:cs="Cambria"/>
              </w:rPr>
              <w:commentReference w:id="163"/>
            </w:r>
            <w:r w:rsidRPr="00D516D6">
              <w:rPr>
                <w:sz w:val="18"/>
                <w:lang w:val="en-GB"/>
              </w:rPr>
              <w:tab/>
            </w:r>
            <w:r w:rsidRPr="00D516D6">
              <w:rPr>
                <w:w w:val="110"/>
                <w:sz w:val="18"/>
                <w:lang w:val="en-GB"/>
              </w:rPr>
              <w:t>Darknet,</w:t>
            </w:r>
            <w:r w:rsidRPr="00D516D6">
              <w:rPr>
                <w:spacing w:val="10"/>
                <w:w w:val="110"/>
                <w:sz w:val="18"/>
                <w:lang w:val="en-GB"/>
              </w:rPr>
              <w:t xml:space="preserve"> </w:t>
            </w:r>
            <w:r w:rsidRPr="00D516D6">
              <w:rPr>
                <w:w w:val="110"/>
                <w:sz w:val="18"/>
                <w:lang w:val="en-GB"/>
              </w:rPr>
              <w:t>YOLOv4</w:t>
            </w:r>
            <w:r w:rsidRPr="00D516D6">
              <w:rPr>
                <w:spacing w:val="9"/>
                <w:w w:val="110"/>
                <w:sz w:val="18"/>
                <w:lang w:val="en-GB"/>
              </w:rPr>
              <w:t xml:space="preserve"> </w:t>
            </w:r>
            <w:r w:rsidRPr="00D516D6">
              <w:rPr>
                <w:w w:val="110"/>
                <w:sz w:val="18"/>
                <w:lang w:val="en-GB"/>
              </w:rPr>
              <w:t>and</w:t>
            </w:r>
            <w:r w:rsidRPr="00D516D6">
              <w:rPr>
                <w:spacing w:val="10"/>
                <w:w w:val="110"/>
                <w:sz w:val="18"/>
                <w:lang w:val="en-GB"/>
              </w:rPr>
              <w:t xml:space="preserve"> </w:t>
            </w:r>
            <w:r w:rsidRPr="00D516D6">
              <w:rPr>
                <w:w w:val="110"/>
                <w:sz w:val="18"/>
                <w:lang w:val="en-GB"/>
              </w:rPr>
              <w:t>CNN-</w:t>
            </w:r>
            <w:r w:rsidRPr="00D516D6">
              <w:rPr>
                <w:spacing w:val="-10"/>
                <w:w w:val="110"/>
                <w:sz w:val="18"/>
                <w:lang w:val="en-GB"/>
              </w:rPr>
              <w:t>2</w:t>
            </w:r>
          </w:p>
        </w:tc>
        <w:tc>
          <w:tcPr>
            <w:tcW w:w="3576" w:type="dxa"/>
          </w:tcPr>
          <w:p w14:paraId="33EC6DB9" w14:textId="77777777" w:rsidR="00AF779A" w:rsidRPr="00D516D6" w:rsidRDefault="00E9277B">
            <w:pPr>
              <w:pStyle w:val="TableParagraph"/>
              <w:spacing w:line="199" w:lineRule="exact"/>
              <w:ind w:left="119"/>
              <w:rPr>
                <w:sz w:val="18"/>
                <w:lang w:val="en-GB"/>
              </w:rPr>
            </w:pPr>
            <w:r w:rsidRPr="00D516D6">
              <w:rPr>
                <w:w w:val="105"/>
                <w:sz w:val="18"/>
                <w:lang w:val="en-GB"/>
              </w:rPr>
              <w:t>Defective</w:t>
            </w:r>
            <w:r w:rsidRPr="00D516D6">
              <w:rPr>
                <w:spacing w:val="-1"/>
                <w:w w:val="105"/>
                <w:sz w:val="18"/>
                <w:lang w:val="en-GB"/>
              </w:rPr>
              <w:t xml:space="preserve"> </w:t>
            </w:r>
            <w:r w:rsidRPr="00D516D6">
              <w:rPr>
                <w:w w:val="105"/>
                <w:sz w:val="18"/>
                <w:lang w:val="en-GB"/>
              </w:rPr>
              <w:t>solar</w:t>
            </w:r>
            <w:r w:rsidRPr="00D516D6">
              <w:rPr>
                <w:spacing w:val="-1"/>
                <w:w w:val="105"/>
                <w:sz w:val="18"/>
                <w:lang w:val="en-GB"/>
              </w:rPr>
              <w:t xml:space="preserve"> </w:t>
            </w:r>
            <w:r w:rsidRPr="00D516D6">
              <w:rPr>
                <w:w w:val="105"/>
                <w:sz w:val="18"/>
                <w:lang w:val="en-GB"/>
              </w:rPr>
              <w:t>panel</w:t>
            </w:r>
            <w:r w:rsidRPr="00D516D6">
              <w:rPr>
                <w:spacing w:val="-1"/>
                <w:w w:val="105"/>
                <w:sz w:val="18"/>
                <w:lang w:val="en-GB"/>
              </w:rPr>
              <w:t xml:space="preserve"> </w:t>
            </w:r>
            <w:r w:rsidRPr="00D516D6">
              <w:rPr>
                <w:w w:val="105"/>
                <w:sz w:val="18"/>
                <w:lang w:val="en-GB"/>
              </w:rPr>
              <w:t>detection</w:t>
            </w:r>
            <w:r w:rsidRPr="00D516D6">
              <w:rPr>
                <w:spacing w:val="-1"/>
                <w:w w:val="105"/>
                <w:sz w:val="18"/>
                <w:lang w:val="en-GB"/>
              </w:rPr>
              <w:t xml:space="preserve"> </w:t>
            </w:r>
            <w:commentRangeStart w:id="164"/>
            <w:commentRangeStart w:id="165"/>
            <w:r>
              <w:fldChar w:fldCharType="begin"/>
            </w:r>
            <w:r>
              <w:instrText>HYPERLINK \l "_bookmark107"</w:instrText>
            </w:r>
            <w:r>
              <w:fldChar w:fldCharType="separate"/>
            </w:r>
            <w:r w:rsidRPr="00D516D6">
              <w:rPr>
                <w:color w:val="2F4F4F"/>
                <w:w w:val="105"/>
                <w:sz w:val="18"/>
                <w:lang w:val="en-GB"/>
              </w:rPr>
              <w:t>Zou</w:t>
            </w:r>
            <w:r w:rsidRPr="00D516D6">
              <w:rPr>
                <w:color w:val="2F4F4F"/>
                <w:spacing w:val="-1"/>
                <w:w w:val="105"/>
                <w:sz w:val="18"/>
                <w:lang w:val="en-GB"/>
              </w:rPr>
              <w:t xml:space="preserve"> </w:t>
            </w:r>
            <w:r w:rsidRPr="00D516D6">
              <w:rPr>
                <w:color w:val="2F4F4F"/>
                <w:w w:val="105"/>
                <w:sz w:val="18"/>
                <w:lang w:val="en-GB"/>
              </w:rPr>
              <w:t>and</w:t>
            </w:r>
            <w:r w:rsidRPr="00D516D6">
              <w:rPr>
                <w:color w:val="2F4F4F"/>
                <w:spacing w:val="-1"/>
                <w:w w:val="105"/>
                <w:sz w:val="18"/>
                <w:lang w:val="en-GB"/>
              </w:rPr>
              <w:t xml:space="preserve"> </w:t>
            </w:r>
            <w:r w:rsidRPr="00D516D6">
              <w:rPr>
                <w:color w:val="2F4F4F"/>
                <w:spacing w:val="-10"/>
                <w:w w:val="105"/>
                <w:sz w:val="18"/>
                <w:lang w:val="en-GB"/>
              </w:rPr>
              <w:t>V</w:t>
            </w:r>
            <w:r>
              <w:rPr>
                <w:color w:val="2F4F4F"/>
                <w:spacing w:val="-10"/>
                <w:w w:val="105"/>
                <w:sz w:val="18"/>
                <w:lang w:val="en-GB"/>
              </w:rPr>
              <w:fldChar w:fldCharType="end"/>
            </w:r>
            <w:commentRangeEnd w:id="164"/>
            <w:r w:rsidR="00DF7480">
              <w:rPr>
                <w:rStyle w:val="Refdecomentario"/>
                <w:rFonts w:ascii="Cambria" w:eastAsia="Cambria" w:hAnsi="Cambria" w:cs="Cambria"/>
              </w:rPr>
              <w:commentReference w:id="164"/>
            </w:r>
            <w:commentRangeEnd w:id="165"/>
            <w:r w:rsidR="00E73E08">
              <w:rPr>
                <w:rStyle w:val="Refdecomentario"/>
                <w:rFonts w:ascii="Cambria" w:eastAsia="Cambria" w:hAnsi="Cambria" w:cs="Cambria"/>
              </w:rPr>
              <w:commentReference w:id="165"/>
            </w:r>
          </w:p>
        </w:tc>
        <w:tc>
          <w:tcPr>
            <w:tcW w:w="882" w:type="dxa"/>
          </w:tcPr>
          <w:p w14:paraId="103A2741" w14:textId="77777777" w:rsidR="00AF779A" w:rsidRPr="00D516D6" w:rsidRDefault="00E9277B">
            <w:pPr>
              <w:pStyle w:val="TableParagraph"/>
              <w:spacing w:line="199" w:lineRule="exact"/>
              <w:ind w:right="118"/>
              <w:jc w:val="right"/>
              <w:rPr>
                <w:sz w:val="18"/>
                <w:lang w:val="en-GB"/>
              </w:rPr>
            </w:pPr>
            <w:r w:rsidRPr="00D516D6">
              <w:rPr>
                <w:spacing w:val="-4"/>
                <w:w w:val="105"/>
                <w:sz w:val="18"/>
                <w:lang w:val="en-GB"/>
              </w:rPr>
              <w:t>100%</w:t>
            </w:r>
          </w:p>
        </w:tc>
      </w:tr>
      <w:tr w:rsidR="00AF779A" w:rsidRPr="00D516D6" w14:paraId="7E26D219" w14:textId="77777777">
        <w:trPr>
          <w:trHeight w:val="219"/>
        </w:trPr>
        <w:tc>
          <w:tcPr>
            <w:tcW w:w="4211" w:type="dxa"/>
          </w:tcPr>
          <w:p w14:paraId="0D5F854C" w14:textId="77777777" w:rsidR="00AF779A" w:rsidRPr="00D516D6" w:rsidRDefault="00AF779A">
            <w:pPr>
              <w:pStyle w:val="TableParagraph"/>
              <w:rPr>
                <w:rFonts w:ascii="Times New Roman"/>
                <w:sz w:val="14"/>
                <w:lang w:val="en-GB"/>
              </w:rPr>
            </w:pPr>
          </w:p>
        </w:tc>
        <w:tc>
          <w:tcPr>
            <w:tcW w:w="3576" w:type="dxa"/>
          </w:tcPr>
          <w:p w14:paraId="24896ADC" w14:textId="77777777" w:rsidR="00AF779A" w:rsidRPr="00D516D6" w:rsidRDefault="00E9277B">
            <w:pPr>
              <w:pStyle w:val="TableParagraph"/>
              <w:spacing w:line="199" w:lineRule="exact"/>
              <w:ind w:left="119"/>
              <w:rPr>
                <w:sz w:val="18"/>
                <w:lang w:val="en-GB"/>
              </w:rPr>
            </w:pPr>
            <w:r w:rsidRPr="00D516D6">
              <w:rPr>
                <w:spacing w:val="-2"/>
                <w:w w:val="110"/>
                <w:sz w:val="18"/>
                <w:lang w:val="en-GB"/>
              </w:rPr>
              <w:t>(</w:t>
            </w:r>
            <w:hyperlink w:anchor="_bookmark107" w:history="1">
              <w:r w:rsidRPr="00D516D6">
                <w:rPr>
                  <w:color w:val="2F4F4F"/>
                  <w:spacing w:val="-2"/>
                  <w:w w:val="110"/>
                  <w:sz w:val="18"/>
                  <w:lang w:val="en-GB"/>
                </w:rPr>
                <w:t>2022</w:t>
              </w:r>
            </w:hyperlink>
            <w:r w:rsidRPr="00D516D6">
              <w:rPr>
                <w:spacing w:val="-2"/>
                <w:w w:val="110"/>
                <w:sz w:val="18"/>
                <w:lang w:val="en-GB"/>
              </w:rPr>
              <w:t>).</w:t>
            </w:r>
          </w:p>
        </w:tc>
        <w:tc>
          <w:tcPr>
            <w:tcW w:w="882" w:type="dxa"/>
          </w:tcPr>
          <w:p w14:paraId="46D540E1" w14:textId="77777777" w:rsidR="00AF779A" w:rsidRPr="00D516D6" w:rsidRDefault="00AF779A">
            <w:pPr>
              <w:pStyle w:val="TableParagraph"/>
              <w:rPr>
                <w:rFonts w:ascii="Times New Roman"/>
                <w:sz w:val="14"/>
                <w:lang w:val="en-GB"/>
              </w:rPr>
            </w:pPr>
          </w:p>
        </w:tc>
      </w:tr>
      <w:tr w:rsidR="00AF779A" w:rsidRPr="00D516D6" w14:paraId="35844200" w14:textId="77777777">
        <w:trPr>
          <w:trHeight w:val="219"/>
        </w:trPr>
        <w:tc>
          <w:tcPr>
            <w:tcW w:w="4211" w:type="dxa"/>
          </w:tcPr>
          <w:p w14:paraId="32570B89" w14:textId="77777777" w:rsidR="00AF779A" w:rsidRPr="00D516D6" w:rsidRDefault="00E9277B">
            <w:pPr>
              <w:pStyle w:val="TableParagraph"/>
              <w:spacing w:line="199" w:lineRule="exact"/>
              <w:ind w:left="1751" w:right="1771"/>
              <w:jc w:val="center"/>
              <w:rPr>
                <w:sz w:val="18"/>
                <w:lang w:val="en-GB"/>
              </w:rPr>
            </w:pPr>
            <w:r w:rsidRPr="00D516D6">
              <w:rPr>
                <w:spacing w:val="-2"/>
                <w:w w:val="115"/>
                <w:sz w:val="18"/>
                <w:lang w:val="en-GB"/>
              </w:rPr>
              <w:t>YOLOv4</w:t>
            </w:r>
          </w:p>
        </w:tc>
        <w:tc>
          <w:tcPr>
            <w:tcW w:w="3576" w:type="dxa"/>
          </w:tcPr>
          <w:p w14:paraId="50624363" w14:textId="77777777" w:rsidR="00AF779A" w:rsidRPr="00D516D6" w:rsidRDefault="00E9277B">
            <w:pPr>
              <w:pStyle w:val="TableParagraph"/>
              <w:spacing w:line="199" w:lineRule="exact"/>
              <w:ind w:left="119"/>
              <w:rPr>
                <w:sz w:val="18"/>
                <w:lang w:val="en-GB"/>
              </w:rPr>
            </w:pPr>
            <w:r w:rsidRPr="00D516D6">
              <w:rPr>
                <w:sz w:val="18"/>
                <w:lang w:val="en-GB"/>
              </w:rPr>
              <w:t>Vietnamese</w:t>
            </w:r>
            <w:r w:rsidRPr="00D516D6">
              <w:rPr>
                <w:spacing w:val="43"/>
                <w:sz w:val="18"/>
                <w:lang w:val="en-GB"/>
              </w:rPr>
              <w:t xml:space="preserve"> </w:t>
            </w:r>
            <w:r w:rsidRPr="00D516D6">
              <w:rPr>
                <w:sz w:val="18"/>
                <w:lang w:val="en-GB"/>
              </w:rPr>
              <w:t>vehicle</w:t>
            </w:r>
            <w:r w:rsidRPr="00D516D6">
              <w:rPr>
                <w:spacing w:val="44"/>
                <w:sz w:val="18"/>
                <w:lang w:val="en-GB"/>
              </w:rPr>
              <w:t xml:space="preserve"> </w:t>
            </w:r>
            <w:r w:rsidRPr="00D516D6">
              <w:rPr>
                <w:sz w:val="18"/>
                <w:lang w:val="en-GB"/>
              </w:rPr>
              <w:t>detection</w:t>
            </w:r>
            <w:r w:rsidRPr="00D516D6">
              <w:rPr>
                <w:spacing w:val="44"/>
                <w:sz w:val="18"/>
                <w:lang w:val="en-GB"/>
              </w:rPr>
              <w:t xml:space="preserve"> </w:t>
            </w:r>
            <w:r w:rsidRPr="00D516D6">
              <w:rPr>
                <w:sz w:val="18"/>
                <w:lang w:val="en-GB"/>
              </w:rPr>
              <w:t>in</w:t>
            </w:r>
            <w:r w:rsidRPr="00D516D6">
              <w:rPr>
                <w:spacing w:val="44"/>
                <w:sz w:val="18"/>
                <w:lang w:val="en-GB"/>
              </w:rPr>
              <w:t xml:space="preserve"> </w:t>
            </w:r>
            <w:r w:rsidRPr="00D516D6">
              <w:rPr>
                <w:sz w:val="18"/>
                <w:lang w:val="en-GB"/>
              </w:rPr>
              <w:t>real-</w:t>
            </w:r>
            <w:r w:rsidRPr="00D516D6">
              <w:rPr>
                <w:spacing w:val="-4"/>
                <w:sz w:val="18"/>
                <w:lang w:val="en-GB"/>
              </w:rPr>
              <w:t>time</w:t>
            </w:r>
          </w:p>
        </w:tc>
        <w:tc>
          <w:tcPr>
            <w:tcW w:w="882" w:type="dxa"/>
          </w:tcPr>
          <w:p w14:paraId="64C004C7" w14:textId="77777777" w:rsidR="00AF779A" w:rsidRPr="00D516D6" w:rsidRDefault="00E9277B">
            <w:pPr>
              <w:pStyle w:val="TableParagraph"/>
              <w:spacing w:line="199" w:lineRule="exact"/>
              <w:ind w:right="119"/>
              <w:jc w:val="right"/>
              <w:rPr>
                <w:sz w:val="18"/>
                <w:lang w:val="en-GB"/>
              </w:rPr>
            </w:pPr>
            <w:r w:rsidRPr="00D516D6">
              <w:rPr>
                <w:spacing w:val="-2"/>
                <w:w w:val="105"/>
                <w:sz w:val="18"/>
                <w:lang w:val="en-GB"/>
              </w:rPr>
              <w:t>90.00%</w:t>
            </w:r>
          </w:p>
        </w:tc>
      </w:tr>
      <w:tr w:rsidR="00AF779A" w:rsidRPr="00D516D6" w14:paraId="735C7B3D" w14:textId="77777777">
        <w:trPr>
          <w:trHeight w:val="219"/>
        </w:trPr>
        <w:tc>
          <w:tcPr>
            <w:tcW w:w="4211" w:type="dxa"/>
          </w:tcPr>
          <w:p w14:paraId="2DE4CF92" w14:textId="77777777" w:rsidR="00AF779A" w:rsidRPr="00D516D6" w:rsidRDefault="00AF779A">
            <w:pPr>
              <w:pStyle w:val="TableParagraph"/>
              <w:rPr>
                <w:rFonts w:ascii="Times New Roman"/>
                <w:sz w:val="14"/>
                <w:lang w:val="en-GB"/>
              </w:rPr>
            </w:pPr>
          </w:p>
        </w:tc>
        <w:tc>
          <w:tcPr>
            <w:tcW w:w="3576" w:type="dxa"/>
          </w:tcPr>
          <w:p w14:paraId="3DFBD826" w14:textId="77777777" w:rsidR="00AF779A" w:rsidRPr="00D516D6" w:rsidRDefault="00E9277B">
            <w:pPr>
              <w:pStyle w:val="TableParagraph"/>
              <w:spacing w:line="199" w:lineRule="exact"/>
              <w:ind w:left="119"/>
              <w:rPr>
                <w:sz w:val="18"/>
                <w:lang w:val="en-GB"/>
              </w:rPr>
            </w:pPr>
            <w:hyperlink w:anchor="_bookmark77" w:history="1">
              <w:r w:rsidRPr="00D516D6">
                <w:rPr>
                  <w:color w:val="2F4F4F"/>
                  <w:w w:val="105"/>
                  <w:sz w:val="18"/>
                  <w:lang w:val="en-GB"/>
                </w:rPr>
                <w:t>Minh,</w:t>
              </w:r>
              <w:r w:rsidRPr="00D516D6">
                <w:rPr>
                  <w:color w:val="2F4F4F"/>
                  <w:spacing w:val="7"/>
                  <w:w w:val="105"/>
                  <w:sz w:val="18"/>
                  <w:lang w:val="en-GB"/>
                </w:rPr>
                <w:t xml:space="preserve"> </w:t>
              </w:r>
              <w:r w:rsidRPr="00D516D6">
                <w:rPr>
                  <w:color w:val="2F4F4F"/>
                  <w:w w:val="105"/>
                  <w:sz w:val="18"/>
                  <w:lang w:val="en-GB"/>
                </w:rPr>
                <w:t>Mai</w:t>
              </w:r>
              <w:r w:rsidRPr="00D516D6">
                <w:rPr>
                  <w:color w:val="2F4F4F"/>
                  <w:spacing w:val="7"/>
                  <w:w w:val="105"/>
                  <w:sz w:val="18"/>
                  <w:lang w:val="en-GB"/>
                </w:rPr>
                <w:t xml:space="preserve"> </w:t>
              </w:r>
              <w:r w:rsidRPr="00D516D6">
                <w:rPr>
                  <w:color w:val="2F4F4F"/>
                  <w:w w:val="105"/>
                  <w:sz w:val="18"/>
                  <w:lang w:val="en-GB"/>
                </w:rPr>
                <w:t>and</w:t>
              </w:r>
              <w:r w:rsidRPr="00D516D6">
                <w:rPr>
                  <w:color w:val="2F4F4F"/>
                  <w:spacing w:val="8"/>
                  <w:w w:val="105"/>
                  <w:sz w:val="18"/>
                  <w:lang w:val="en-GB"/>
                </w:rPr>
                <w:t xml:space="preserve"> </w:t>
              </w:r>
              <w:r w:rsidRPr="00D516D6">
                <w:rPr>
                  <w:color w:val="2F4F4F"/>
                  <w:w w:val="105"/>
                  <w:sz w:val="18"/>
                  <w:lang w:val="en-GB"/>
                </w:rPr>
                <w:t>Minh</w:t>
              </w:r>
            </w:hyperlink>
            <w:r w:rsidRPr="00D516D6">
              <w:rPr>
                <w:color w:val="2F4F4F"/>
                <w:spacing w:val="7"/>
                <w:w w:val="105"/>
                <w:sz w:val="18"/>
                <w:lang w:val="en-GB"/>
              </w:rPr>
              <w:t xml:space="preserve"> </w:t>
            </w:r>
            <w:r w:rsidRPr="00D516D6">
              <w:rPr>
                <w:spacing w:val="-2"/>
                <w:w w:val="105"/>
                <w:sz w:val="18"/>
                <w:lang w:val="en-GB"/>
              </w:rPr>
              <w:t>(</w:t>
            </w:r>
            <w:hyperlink w:anchor="_bookmark77" w:history="1">
              <w:r w:rsidRPr="00D516D6">
                <w:rPr>
                  <w:color w:val="2F4F4F"/>
                  <w:spacing w:val="-2"/>
                  <w:w w:val="105"/>
                  <w:sz w:val="18"/>
                  <w:lang w:val="en-GB"/>
                </w:rPr>
                <w:t>2021</w:t>
              </w:r>
            </w:hyperlink>
            <w:r w:rsidRPr="00D516D6">
              <w:rPr>
                <w:spacing w:val="-2"/>
                <w:w w:val="105"/>
                <w:sz w:val="18"/>
                <w:lang w:val="en-GB"/>
              </w:rPr>
              <w:t>).</w:t>
            </w:r>
          </w:p>
        </w:tc>
        <w:tc>
          <w:tcPr>
            <w:tcW w:w="882" w:type="dxa"/>
          </w:tcPr>
          <w:p w14:paraId="01A007EB" w14:textId="77777777" w:rsidR="00AF779A" w:rsidRPr="00D516D6" w:rsidRDefault="00AF779A">
            <w:pPr>
              <w:pStyle w:val="TableParagraph"/>
              <w:rPr>
                <w:rFonts w:ascii="Times New Roman"/>
                <w:sz w:val="14"/>
                <w:lang w:val="en-GB"/>
              </w:rPr>
            </w:pPr>
          </w:p>
        </w:tc>
      </w:tr>
      <w:tr w:rsidR="00AF779A" w:rsidRPr="00D516D6" w14:paraId="35731997" w14:textId="77777777">
        <w:trPr>
          <w:trHeight w:val="219"/>
        </w:trPr>
        <w:tc>
          <w:tcPr>
            <w:tcW w:w="4211" w:type="dxa"/>
          </w:tcPr>
          <w:p w14:paraId="3DF0CE32" w14:textId="77777777" w:rsidR="00AF779A" w:rsidRPr="00D516D6" w:rsidRDefault="00E9277B">
            <w:pPr>
              <w:pStyle w:val="TableParagraph"/>
              <w:spacing w:line="199" w:lineRule="exact"/>
              <w:ind w:left="1751" w:right="1771"/>
              <w:jc w:val="center"/>
              <w:rPr>
                <w:sz w:val="18"/>
                <w:lang w:val="en-GB"/>
              </w:rPr>
            </w:pPr>
            <w:r w:rsidRPr="00D516D6">
              <w:rPr>
                <w:spacing w:val="-2"/>
                <w:w w:val="115"/>
                <w:sz w:val="18"/>
                <w:lang w:val="en-GB"/>
              </w:rPr>
              <w:t>YOLOv4</w:t>
            </w:r>
          </w:p>
        </w:tc>
        <w:tc>
          <w:tcPr>
            <w:tcW w:w="3576" w:type="dxa"/>
          </w:tcPr>
          <w:p w14:paraId="5A231CEB" w14:textId="77777777" w:rsidR="00AF779A" w:rsidRPr="00D516D6" w:rsidRDefault="00E9277B">
            <w:pPr>
              <w:pStyle w:val="TableParagraph"/>
              <w:spacing w:line="199" w:lineRule="exact"/>
              <w:ind w:left="119"/>
              <w:rPr>
                <w:sz w:val="18"/>
                <w:lang w:val="en-GB"/>
              </w:rPr>
            </w:pPr>
            <w:r w:rsidRPr="00D516D6">
              <w:rPr>
                <w:sz w:val="18"/>
                <w:lang w:val="en-GB"/>
              </w:rPr>
              <w:t>Vehicle</w:t>
            </w:r>
            <w:r w:rsidRPr="00D516D6">
              <w:rPr>
                <w:spacing w:val="22"/>
                <w:sz w:val="18"/>
                <w:lang w:val="en-GB"/>
              </w:rPr>
              <w:t xml:space="preserve"> </w:t>
            </w:r>
            <w:r w:rsidRPr="00D516D6">
              <w:rPr>
                <w:sz w:val="18"/>
                <w:lang w:val="en-GB"/>
              </w:rPr>
              <w:t>license</w:t>
            </w:r>
            <w:r w:rsidRPr="00D516D6">
              <w:rPr>
                <w:spacing w:val="22"/>
                <w:sz w:val="18"/>
                <w:lang w:val="en-GB"/>
              </w:rPr>
              <w:t xml:space="preserve"> </w:t>
            </w:r>
            <w:r w:rsidRPr="00D516D6">
              <w:rPr>
                <w:sz w:val="18"/>
                <w:lang w:val="en-GB"/>
              </w:rPr>
              <w:t>plate</w:t>
            </w:r>
            <w:r w:rsidRPr="00D516D6">
              <w:rPr>
                <w:spacing w:val="22"/>
                <w:sz w:val="18"/>
                <w:lang w:val="en-GB"/>
              </w:rPr>
              <w:t xml:space="preserve"> </w:t>
            </w:r>
            <w:r w:rsidRPr="00D516D6">
              <w:rPr>
                <w:sz w:val="18"/>
                <w:lang w:val="en-GB"/>
              </w:rPr>
              <w:t>detection</w:t>
            </w:r>
            <w:r w:rsidRPr="00D516D6">
              <w:rPr>
                <w:spacing w:val="22"/>
                <w:sz w:val="18"/>
                <w:lang w:val="en-GB"/>
              </w:rPr>
              <w:t xml:space="preserve"> </w:t>
            </w:r>
            <w:r w:rsidRPr="00D516D6">
              <w:rPr>
                <w:sz w:val="18"/>
                <w:lang w:val="en-GB"/>
              </w:rPr>
              <w:t>in</w:t>
            </w:r>
            <w:r w:rsidRPr="00D516D6">
              <w:rPr>
                <w:spacing w:val="24"/>
                <w:sz w:val="18"/>
                <w:lang w:val="en-GB"/>
              </w:rPr>
              <w:t xml:space="preserve"> </w:t>
            </w:r>
            <w:r w:rsidRPr="00D516D6">
              <w:rPr>
                <w:sz w:val="18"/>
                <w:lang w:val="en-GB"/>
              </w:rPr>
              <w:t>real-</w:t>
            </w:r>
            <w:r w:rsidRPr="00D516D6">
              <w:rPr>
                <w:spacing w:val="-4"/>
                <w:sz w:val="18"/>
                <w:lang w:val="en-GB"/>
              </w:rPr>
              <w:t>time</w:t>
            </w:r>
          </w:p>
        </w:tc>
        <w:tc>
          <w:tcPr>
            <w:tcW w:w="882" w:type="dxa"/>
          </w:tcPr>
          <w:p w14:paraId="10194B86" w14:textId="77777777" w:rsidR="00AF779A" w:rsidRPr="00D516D6" w:rsidRDefault="00E9277B">
            <w:pPr>
              <w:pStyle w:val="TableParagraph"/>
              <w:spacing w:line="199" w:lineRule="exact"/>
              <w:ind w:right="119"/>
              <w:jc w:val="right"/>
              <w:rPr>
                <w:sz w:val="18"/>
                <w:lang w:val="en-GB"/>
              </w:rPr>
            </w:pPr>
            <w:r w:rsidRPr="00D516D6">
              <w:rPr>
                <w:spacing w:val="-2"/>
                <w:w w:val="105"/>
                <w:sz w:val="18"/>
                <w:lang w:val="en-GB"/>
              </w:rPr>
              <w:t>92.00%</w:t>
            </w:r>
          </w:p>
        </w:tc>
      </w:tr>
      <w:tr w:rsidR="00AF779A" w:rsidRPr="00D516D6" w14:paraId="22AD3321" w14:textId="77777777">
        <w:trPr>
          <w:trHeight w:val="219"/>
        </w:trPr>
        <w:tc>
          <w:tcPr>
            <w:tcW w:w="4211" w:type="dxa"/>
          </w:tcPr>
          <w:p w14:paraId="1BA97B64" w14:textId="77777777" w:rsidR="00AF779A" w:rsidRPr="00D516D6" w:rsidRDefault="00AF779A">
            <w:pPr>
              <w:pStyle w:val="TableParagraph"/>
              <w:rPr>
                <w:rFonts w:ascii="Times New Roman"/>
                <w:sz w:val="14"/>
                <w:lang w:val="en-GB"/>
              </w:rPr>
            </w:pPr>
          </w:p>
        </w:tc>
        <w:tc>
          <w:tcPr>
            <w:tcW w:w="3576" w:type="dxa"/>
          </w:tcPr>
          <w:p w14:paraId="4FEF7462" w14:textId="77777777" w:rsidR="00AF779A" w:rsidRPr="00D516D6" w:rsidRDefault="00E9277B">
            <w:pPr>
              <w:pStyle w:val="TableParagraph"/>
              <w:spacing w:line="199" w:lineRule="exact"/>
              <w:ind w:left="119"/>
              <w:rPr>
                <w:sz w:val="18"/>
                <w:lang w:val="en-GB"/>
              </w:rPr>
            </w:pPr>
            <w:hyperlink w:anchor="_bookmark77" w:history="1">
              <w:r w:rsidRPr="00D516D6">
                <w:rPr>
                  <w:color w:val="2F4F4F"/>
                  <w:w w:val="110"/>
                  <w:sz w:val="18"/>
                  <w:lang w:val="en-GB"/>
                </w:rPr>
                <w:t>Minh</w:t>
              </w:r>
              <w:r w:rsidRPr="00D516D6">
                <w:rPr>
                  <w:color w:val="2F4F4F"/>
                  <w:spacing w:val="-5"/>
                  <w:w w:val="110"/>
                  <w:sz w:val="18"/>
                  <w:lang w:val="en-GB"/>
                </w:rPr>
                <w:t xml:space="preserve"> </w:t>
              </w:r>
              <w:r w:rsidRPr="00D516D6">
                <w:rPr>
                  <w:color w:val="2F4F4F"/>
                  <w:w w:val="110"/>
                  <w:sz w:val="18"/>
                  <w:lang w:val="en-GB"/>
                </w:rPr>
                <w:t>et</w:t>
              </w:r>
              <w:r w:rsidRPr="00D516D6">
                <w:rPr>
                  <w:color w:val="2F4F4F"/>
                  <w:spacing w:val="-5"/>
                  <w:w w:val="110"/>
                  <w:sz w:val="18"/>
                  <w:lang w:val="en-GB"/>
                </w:rPr>
                <w:t xml:space="preserve"> </w:t>
              </w:r>
              <w:r w:rsidRPr="00D516D6">
                <w:rPr>
                  <w:color w:val="2F4F4F"/>
                  <w:w w:val="110"/>
                  <w:sz w:val="18"/>
                  <w:lang w:val="en-GB"/>
                </w:rPr>
                <w:t>al.</w:t>
              </w:r>
            </w:hyperlink>
            <w:r w:rsidRPr="00D516D6">
              <w:rPr>
                <w:color w:val="2F4F4F"/>
                <w:spacing w:val="-4"/>
                <w:w w:val="110"/>
                <w:sz w:val="18"/>
                <w:lang w:val="en-GB"/>
              </w:rPr>
              <w:t xml:space="preserve"> </w:t>
            </w:r>
            <w:r w:rsidRPr="00D516D6">
              <w:rPr>
                <w:spacing w:val="-2"/>
                <w:w w:val="110"/>
                <w:sz w:val="18"/>
                <w:lang w:val="en-GB"/>
              </w:rPr>
              <w:t>(</w:t>
            </w:r>
            <w:hyperlink w:anchor="_bookmark77" w:history="1">
              <w:r w:rsidRPr="00D516D6">
                <w:rPr>
                  <w:color w:val="2F4F4F"/>
                  <w:spacing w:val="-2"/>
                  <w:w w:val="110"/>
                  <w:sz w:val="18"/>
                  <w:lang w:val="en-GB"/>
                </w:rPr>
                <w:t>2021</w:t>
              </w:r>
            </w:hyperlink>
            <w:r w:rsidRPr="00D516D6">
              <w:rPr>
                <w:spacing w:val="-2"/>
                <w:w w:val="110"/>
                <w:sz w:val="18"/>
                <w:lang w:val="en-GB"/>
              </w:rPr>
              <w:t>).</w:t>
            </w:r>
          </w:p>
        </w:tc>
        <w:tc>
          <w:tcPr>
            <w:tcW w:w="882" w:type="dxa"/>
          </w:tcPr>
          <w:p w14:paraId="3050B143" w14:textId="77777777" w:rsidR="00AF779A" w:rsidRPr="00D516D6" w:rsidRDefault="00AF779A">
            <w:pPr>
              <w:pStyle w:val="TableParagraph"/>
              <w:rPr>
                <w:rFonts w:ascii="Times New Roman"/>
                <w:sz w:val="14"/>
                <w:lang w:val="en-GB"/>
              </w:rPr>
            </w:pPr>
          </w:p>
        </w:tc>
      </w:tr>
      <w:tr w:rsidR="00AF779A" w:rsidRPr="00D516D6" w14:paraId="5798D6D8" w14:textId="77777777">
        <w:trPr>
          <w:trHeight w:val="219"/>
        </w:trPr>
        <w:tc>
          <w:tcPr>
            <w:tcW w:w="4211" w:type="dxa"/>
          </w:tcPr>
          <w:p w14:paraId="698F4005" w14:textId="77777777" w:rsidR="00AF779A" w:rsidRPr="00D516D6" w:rsidRDefault="00E9277B">
            <w:pPr>
              <w:pStyle w:val="TableParagraph"/>
              <w:spacing w:line="199" w:lineRule="exact"/>
              <w:ind w:right="129"/>
              <w:jc w:val="right"/>
              <w:rPr>
                <w:sz w:val="18"/>
                <w:lang w:val="en-GB"/>
              </w:rPr>
            </w:pPr>
            <w:r w:rsidRPr="00D516D6">
              <w:rPr>
                <w:spacing w:val="-2"/>
                <w:w w:val="105"/>
                <w:sz w:val="18"/>
                <w:lang w:val="en-GB"/>
              </w:rPr>
              <w:t>Deep</w:t>
            </w:r>
            <w:r w:rsidRPr="00D516D6">
              <w:rPr>
                <w:spacing w:val="3"/>
                <w:w w:val="105"/>
                <w:sz w:val="18"/>
                <w:lang w:val="en-GB"/>
              </w:rPr>
              <w:t xml:space="preserve"> </w:t>
            </w:r>
            <w:r w:rsidRPr="00D516D6">
              <w:rPr>
                <w:spacing w:val="-2"/>
                <w:w w:val="105"/>
                <w:sz w:val="18"/>
                <w:lang w:val="en-GB"/>
              </w:rPr>
              <w:t>Neural</w:t>
            </w:r>
            <w:r w:rsidRPr="00D516D6">
              <w:rPr>
                <w:spacing w:val="4"/>
                <w:w w:val="105"/>
                <w:sz w:val="18"/>
                <w:lang w:val="en-GB"/>
              </w:rPr>
              <w:t xml:space="preserve"> </w:t>
            </w:r>
            <w:r w:rsidRPr="00D516D6">
              <w:rPr>
                <w:spacing w:val="-2"/>
                <w:w w:val="105"/>
                <w:sz w:val="18"/>
                <w:lang w:val="en-GB"/>
              </w:rPr>
              <w:t>Networks</w:t>
            </w:r>
            <w:r w:rsidRPr="00D516D6">
              <w:rPr>
                <w:spacing w:val="4"/>
                <w:w w:val="105"/>
                <w:sz w:val="18"/>
                <w:lang w:val="en-GB"/>
              </w:rPr>
              <w:t xml:space="preserve"> </w:t>
            </w:r>
            <w:r w:rsidRPr="00D516D6">
              <w:rPr>
                <w:spacing w:val="-4"/>
                <w:w w:val="105"/>
                <w:sz w:val="18"/>
                <w:lang w:val="en-GB"/>
              </w:rPr>
              <w:t>(DNN)</w:t>
            </w:r>
          </w:p>
        </w:tc>
        <w:tc>
          <w:tcPr>
            <w:tcW w:w="3576" w:type="dxa"/>
          </w:tcPr>
          <w:p w14:paraId="3797E126" w14:textId="77777777" w:rsidR="00AF779A" w:rsidRPr="00D516D6" w:rsidRDefault="00E9277B">
            <w:pPr>
              <w:pStyle w:val="TableParagraph"/>
              <w:spacing w:line="199" w:lineRule="exact"/>
              <w:ind w:left="119"/>
              <w:rPr>
                <w:sz w:val="18"/>
                <w:lang w:val="en-GB"/>
              </w:rPr>
            </w:pPr>
            <w:r w:rsidRPr="00D516D6">
              <w:rPr>
                <w:sz w:val="18"/>
                <w:lang w:val="en-GB"/>
              </w:rPr>
              <w:t>Face</w:t>
            </w:r>
            <w:r w:rsidRPr="00D516D6">
              <w:rPr>
                <w:spacing w:val="59"/>
                <w:sz w:val="18"/>
                <w:lang w:val="en-GB"/>
              </w:rPr>
              <w:t xml:space="preserve"> </w:t>
            </w:r>
            <w:r w:rsidRPr="00D516D6">
              <w:rPr>
                <w:sz w:val="18"/>
                <w:lang w:val="en-GB"/>
              </w:rPr>
              <w:t>and</w:t>
            </w:r>
            <w:r w:rsidRPr="00D516D6">
              <w:rPr>
                <w:spacing w:val="59"/>
                <w:sz w:val="18"/>
                <w:lang w:val="en-GB"/>
              </w:rPr>
              <w:t xml:space="preserve"> </w:t>
            </w:r>
            <w:r w:rsidRPr="00D516D6">
              <w:rPr>
                <w:sz w:val="18"/>
                <w:lang w:val="en-GB"/>
              </w:rPr>
              <w:t>object</w:t>
            </w:r>
            <w:r w:rsidRPr="00D516D6">
              <w:rPr>
                <w:spacing w:val="59"/>
                <w:sz w:val="18"/>
                <w:lang w:val="en-GB"/>
              </w:rPr>
              <w:t xml:space="preserve"> </w:t>
            </w:r>
            <w:r w:rsidRPr="00D516D6">
              <w:rPr>
                <w:sz w:val="18"/>
                <w:lang w:val="en-GB"/>
              </w:rPr>
              <w:t>structure</w:t>
            </w:r>
            <w:r w:rsidRPr="00D516D6">
              <w:rPr>
                <w:spacing w:val="59"/>
                <w:sz w:val="18"/>
                <w:lang w:val="en-GB"/>
              </w:rPr>
              <w:t xml:space="preserve"> </w:t>
            </w:r>
            <w:r w:rsidRPr="00D516D6">
              <w:rPr>
                <w:sz w:val="18"/>
                <w:lang w:val="en-GB"/>
              </w:rPr>
              <w:t>detection</w:t>
            </w:r>
            <w:r w:rsidRPr="00D516D6">
              <w:rPr>
                <w:spacing w:val="59"/>
                <w:sz w:val="18"/>
                <w:lang w:val="en-GB"/>
              </w:rPr>
              <w:t xml:space="preserve"> </w:t>
            </w:r>
            <w:r w:rsidRPr="00D516D6">
              <w:rPr>
                <w:spacing w:val="-5"/>
                <w:sz w:val="18"/>
                <w:lang w:val="en-GB"/>
              </w:rPr>
              <w:t>and</w:t>
            </w:r>
          </w:p>
        </w:tc>
        <w:tc>
          <w:tcPr>
            <w:tcW w:w="882" w:type="dxa"/>
          </w:tcPr>
          <w:p w14:paraId="58A546C5" w14:textId="77777777" w:rsidR="00AF779A" w:rsidRPr="00D516D6" w:rsidRDefault="00E9277B">
            <w:pPr>
              <w:pStyle w:val="TableParagraph"/>
              <w:spacing w:line="199" w:lineRule="exact"/>
              <w:ind w:right="119"/>
              <w:jc w:val="right"/>
              <w:rPr>
                <w:sz w:val="18"/>
                <w:lang w:val="en-GB"/>
              </w:rPr>
            </w:pPr>
            <w:r w:rsidRPr="00D516D6">
              <w:rPr>
                <w:spacing w:val="-2"/>
                <w:w w:val="105"/>
                <w:sz w:val="18"/>
                <w:lang w:val="en-GB"/>
              </w:rPr>
              <w:t>92.00%</w:t>
            </w:r>
          </w:p>
        </w:tc>
      </w:tr>
      <w:tr w:rsidR="00AF779A" w:rsidRPr="00D516D6" w14:paraId="02E2D940" w14:textId="77777777">
        <w:trPr>
          <w:trHeight w:val="219"/>
        </w:trPr>
        <w:tc>
          <w:tcPr>
            <w:tcW w:w="4211" w:type="dxa"/>
          </w:tcPr>
          <w:p w14:paraId="1D771029" w14:textId="77777777" w:rsidR="00AF779A" w:rsidRPr="00D516D6" w:rsidRDefault="00AF779A">
            <w:pPr>
              <w:pStyle w:val="TableParagraph"/>
              <w:rPr>
                <w:rFonts w:ascii="Times New Roman"/>
                <w:sz w:val="14"/>
                <w:lang w:val="en-GB"/>
              </w:rPr>
            </w:pPr>
          </w:p>
        </w:tc>
        <w:tc>
          <w:tcPr>
            <w:tcW w:w="3576" w:type="dxa"/>
          </w:tcPr>
          <w:p w14:paraId="7BB3B9C0" w14:textId="77777777" w:rsidR="00AF779A" w:rsidRPr="00D516D6" w:rsidRDefault="00E9277B">
            <w:pPr>
              <w:pStyle w:val="TableParagraph"/>
              <w:spacing w:line="199" w:lineRule="exact"/>
              <w:ind w:left="119"/>
              <w:rPr>
                <w:sz w:val="18"/>
                <w:lang w:val="en-GB"/>
              </w:rPr>
            </w:pPr>
            <w:r w:rsidRPr="00D516D6">
              <w:rPr>
                <w:sz w:val="18"/>
                <w:lang w:val="en-GB"/>
              </w:rPr>
              <w:t>analysis</w:t>
            </w:r>
            <w:r w:rsidRPr="00D516D6">
              <w:rPr>
                <w:spacing w:val="64"/>
                <w:w w:val="150"/>
                <w:sz w:val="18"/>
                <w:lang w:val="en-GB"/>
              </w:rPr>
              <w:t xml:space="preserve"> </w:t>
            </w:r>
            <w:r w:rsidRPr="00D516D6">
              <w:rPr>
                <w:sz w:val="18"/>
                <w:lang w:val="en-GB"/>
              </w:rPr>
              <w:t>in</w:t>
            </w:r>
            <w:r w:rsidRPr="00D516D6">
              <w:rPr>
                <w:spacing w:val="65"/>
                <w:w w:val="150"/>
                <w:sz w:val="18"/>
                <w:lang w:val="en-GB"/>
              </w:rPr>
              <w:t xml:space="preserve"> </w:t>
            </w:r>
            <w:r w:rsidRPr="00D516D6">
              <w:rPr>
                <w:sz w:val="18"/>
                <w:lang w:val="en-GB"/>
              </w:rPr>
              <w:t>the</w:t>
            </w:r>
            <w:r w:rsidRPr="00D516D6">
              <w:rPr>
                <w:spacing w:val="64"/>
                <w:w w:val="150"/>
                <w:sz w:val="18"/>
                <w:lang w:val="en-GB"/>
              </w:rPr>
              <w:t xml:space="preserve"> </w:t>
            </w:r>
            <w:r w:rsidRPr="00D516D6">
              <w:rPr>
                <w:sz w:val="18"/>
                <w:lang w:val="en-GB"/>
              </w:rPr>
              <w:t>frame</w:t>
            </w:r>
            <w:r w:rsidRPr="00D516D6">
              <w:rPr>
                <w:spacing w:val="65"/>
                <w:w w:val="150"/>
                <w:sz w:val="18"/>
                <w:lang w:val="en-GB"/>
              </w:rPr>
              <w:t xml:space="preserve"> </w:t>
            </w:r>
            <w:hyperlink w:anchor="_bookmark97" w:history="1">
              <w:r w:rsidRPr="00D516D6">
                <w:rPr>
                  <w:color w:val="2F4F4F"/>
                  <w:sz w:val="18"/>
                  <w:lang w:val="en-GB"/>
                </w:rPr>
                <w:t>Teja</w:t>
              </w:r>
              <w:r w:rsidRPr="00D516D6">
                <w:rPr>
                  <w:color w:val="2F4F4F"/>
                  <w:spacing w:val="64"/>
                  <w:w w:val="150"/>
                  <w:sz w:val="18"/>
                  <w:lang w:val="en-GB"/>
                </w:rPr>
                <w:t xml:space="preserve"> </w:t>
              </w:r>
              <w:r w:rsidRPr="00D516D6">
                <w:rPr>
                  <w:color w:val="2F4F4F"/>
                  <w:sz w:val="18"/>
                  <w:lang w:val="en-GB"/>
                </w:rPr>
                <w:t>and</w:t>
              </w:r>
              <w:r w:rsidRPr="00D516D6">
                <w:rPr>
                  <w:color w:val="2F4F4F"/>
                  <w:spacing w:val="65"/>
                  <w:w w:val="150"/>
                  <w:sz w:val="18"/>
                  <w:lang w:val="en-GB"/>
                </w:rPr>
                <w:t xml:space="preserve"> </w:t>
              </w:r>
              <w:r w:rsidRPr="00D516D6">
                <w:rPr>
                  <w:color w:val="2F4F4F"/>
                  <w:spacing w:val="-4"/>
                  <w:sz w:val="18"/>
                  <w:lang w:val="en-GB"/>
                </w:rPr>
                <w:t>Kumar</w:t>
              </w:r>
            </w:hyperlink>
          </w:p>
        </w:tc>
        <w:tc>
          <w:tcPr>
            <w:tcW w:w="882" w:type="dxa"/>
          </w:tcPr>
          <w:p w14:paraId="38E9F82E" w14:textId="77777777" w:rsidR="00AF779A" w:rsidRPr="00D516D6" w:rsidRDefault="00AF779A">
            <w:pPr>
              <w:pStyle w:val="TableParagraph"/>
              <w:rPr>
                <w:rFonts w:ascii="Times New Roman"/>
                <w:sz w:val="14"/>
                <w:lang w:val="en-GB"/>
              </w:rPr>
            </w:pPr>
          </w:p>
        </w:tc>
      </w:tr>
      <w:tr w:rsidR="00AF779A" w:rsidRPr="00D516D6" w14:paraId="0208F465" w14:textId="77777777">
        <w:trPr>
          <w:trHeight w:val="219"/>
        </w:trPr>
        <w:tc>
          <w:tcPr>
            <w:tcW w:w="4211" w:type="dxa"/>
          </w:tcPr>
          <w:p w14:paraId="53B52C3D" w14:textId="77777777" w:rsidR="00AF779A" w:rsidRPr="00D516D6" w:rsidRDefault="00AF779A">
            <w:pPr>
              <w:pStyle w:val="TableParagraph"/>
              <w:rPr>
                <w:rFonts w:ascii="Times New Roman"/>
                <w:sz w:val="14"/>
                <w:lang w:val="en-GB"/>
              </w:rPr>
            </w:pPr>
          </w:p>
        </w:tc>
        <w:tc>
          <w:tcPr>
            <w:tcW w:w="3576" w:type="dxa"/>
          </w:tcPr>
          <w:p w14:paraId="686EFEA5" w14:textId="77777777" w:rsidR="00AF779A" w:rsidRPr="00D516D6" w:rsidRDefault="00E9277B">
            <w:pPr>
              <w:pStyle w:val="TableParagraph"/>
              <w:spacing w:line="200" w:lineRule="exact"/>
              <w:ind w:left="119"/>
              <w:rPr>
                <w:sz w:val="18"/>
                <w:lang w:val="en-GB"/>
              </w:rPr>
            </w:pPr>
            <w:r w:rsidRPr="00D516D6">
              <w:rPr>
                <w:spacing w:val="-2"/>
                <w:w w:val="110"/>
                <w:sz w:val="18"/>
                <w:lang w:val="en-GB"/>
              </w:rPr>
              <w:t>(</w:t>
            </w:r>
            <w:hyperlink w:anchor="_bookmark97" w:history="1">
              <w:r w:rsidRPr="00D516D6">
                <w:rPr>
                  <w:color w:val="2F4F4F"/>
                  <w:spacing w:val="-2"/>
                  <w:w w:val="110"/>
                  <w:sz w:val="18"/>
                  <w:lang w:val="en-GB"/>
                </w:rPr>
                <w:t>2021</w:t>
              </w:r>
            </w:hyperlink>
            <w:r w:rsidRPr="00D516D6">
              <w:rPr>
                <w:spacing w:val="-2"/>
                <w:w w:val="110"/>
                <w:sz w:val="18"/>
                <w:lang w:val="en-GB"/>
              </w:rPr>
              <w:t>).</w:t>
            </w:r>
          </w:p>
        </w:tc>
        <w:tc>
          <w:tcPr>
            <w:tcW w:w="882" w:type="dxa"/>
          </w:tcPr>
          <w:p w14:paraId="052BF2A9" w14:textId="77777777" w:rsidR="00AF779A" w:rsidRPr="00D516D6" w:rsidRDefault="00AF779A">
            <w:pPr>
              <w:pStyle w:val="TableParagraph"/>
              <w:rPr>
                <w:rFonts w:ascii="Times New Roman"/>
                <w:sz w:val="14"/>
                <w:lang w:val="en-GB"/>
              </w:rPr>
            </w:pPr>
          </w:p>
        </w:tc>
      </w:tr>
    </w:tbl>
    <w:p w14:paraId="2C94869B" w14:textId="77777777" w:rsidR="00AF779A" w:rsidRPr="00D516D6" w:rsidRDefault="00AF779A">
      <w:pPr>
        <w:rPr>
          <w:rFonts w:ascii="Times New Roman"/>
          <w:sz w:val="14"/>
          <w:lang w:val="en-GB"/>
        </w:rPr>
        <w:sectPr w:rsidR="00AF779A" w:rsidRPr="00D516D6">
          <w:type w:val="continuous"/>
          <w:pgSz w:w="10890" w:h="14860"/>
          <w:pgMar w:top="2380" w:right="620" w:bottom="280" w:left="660" w:header="673" w:footer="642" w:gutter="0"/>
          <w:cols w:space="720"/>
        </w:sectPr>
      </w:pPr>
    </w:p>
    <w:p w14:paraId="58FCBFD3" w14:textId="77777777" w:rsidR="00AF779A" w:rsidRPr="00D516D6" w:rsidRDefault="00E9277B">
      <w:pPr>
        <w:tabs>
          <w:tab w:val="left" w:pos="2206"/>
        </w:tabs>
        <w:spacing w:before="63"/>
        <w:ind w:left="568"/>
        <w:rPr>
          <w:rFonts w:ascii="Calibri"/>
          <w:sz w:val="18"/>
          <w:lang w:val="en-GB"/>
        </w:rPr>
      </w:pPr>
      <w:r>
        <w:rPr>
          <w:lang w:val="en-GB"/>
        </w:rPr>
        <w:pict w14:anchorId="566E386D">
          <v:shape id="docshape50" o:spid="_x0000_s1266" type="#_x0000_t202" alt="" style="position:absolute;left:0;text-align:left;margin-left:143.35pt;margin-top:14.55pt;width:42.05pt;height:11.05pt;z-index:-17388032;mso-wrap-style:square;mso-wrap-edited:f;mso-width-percent:0;mso-height-percent:0;mso-position-horizontal-relative:page;mso-width-percent:0;mso-height-percent:0;v-text-anchor:top" filled="f" stroked="f">
            <v:textbox inset="0,0,0,0">
              <w:txbxContent>
                <w:p w14:paraId="0CBE5E22" w14:textId="77777777" w:rsidR="00AF779A" w:rsidRDefault="00E9277B">
                  <w:pPr>
                    <w:spacing w:line="211" w:lineRule="exact"/>
                    <w:rPr>
                      <w:rFonts w:ascii="Calibri"/>
                      <w:sz w:val="18"/>
                    </w:rPr>
                  </w:pPr>
                  <w:proofErr w:type="spellStart"/>
                  <w:r>
                    <w:rPr>
                      <w:rFonts w:ascii="Calibri"/>
                      <w:w w:val="105"/>
                      <w:sz w:val="18"/>
                    </w:rPr>
                    <w:t>tion</w:t>
                  </w:r>
                  <w:proofErr w:type="spellEnd"/>
                  <w:r>
                    <w:rPr>
                      <w:rFonts w:ascii="Calibri"/>
                      <w:spacing w:val="6"/>
                      <w:w w:val="110"/>
                      <w:sz w:val="18"/>
                    </w:rPr>
                    <w:t xml:space="preserve"> </w:t>
                  </w:r>
                  <w:r>
                    <w:rPr>
                      <w:rFonts w:ascii="Calibri"/>
                      <w:spacing w:val="-2"/>
                      <w:w w:val="110"/>
                      <w:sz w:val="18"/>
                    </w:rPr>
                    <w:t>(SSD)</w:t>
                  </w:r>
                </w:p>
              </w:txbxContent>
            </v:textbox>
            <w10:wrap anchorx="page"/>
          </v:shape>
        </w:pict>
      </w:r>
      <w:r w:rsidR="009308E3" w:rsidRPr="00D516D6">
        <w:rPr>
          <w:rFonts w:ascii="Calibri"/>
          <w:spacing w:val="-2"/>
          <w:w w:val="105"/>
          <w:position w:val="-10"/>
          <w:sz w:val="18"/>
          <w:lang w:val="en-GB"/>
        </w:rPr>
        <w:t>MobileNetV2</w:t>
      </w:r>
      <w:r w:rsidR="009308E3" w:rsidRPr="00D516D6">
        <w:rPr>
          <w:rFonts w:ascii="Calibri"/>
          <w:position w:val="-10"/>
          <w:sz w:val="18"/>
          <w:lang w:val="en-GB"/>
        </w:rPr>
        <w:tab/>
      </w:r>
      <w:r w:rsidR="009308E3" w:rsidRPr="00D516D6">
        <w:rPr>
          <w:rFonts w:ascii="Calibri"/>
          <w:w w:val="105"/>
          <w:sz w:val="18"/>
          <w:lang w:val="en-GB"/>
        </w:rPr>
        <w:t>Single-Shot</w:t>
      </w:r>
      <w:r w:rsidR="009308E3" w:rsidRPr="00D516D6">
        <w:rPr>
          <w:rFonts w:ascii="Calibri"/>
          <w:spacing w:val="70"/>
          <w:w w:val="150"/>
          <w:sz w:val="18"/>
          <w:lang w:val="en-GB"/>
        </w:rPr>
        <w:t xml:space="preserve"> </w:t>
      </w:r>
      <w:proofErr w:type="spellStart"/>
      <w:r w:rsidR="009308E3" w:rsidRPr="00D516D6">
        <w:rPr>
          <w:rFonts w:ascii="Calibri"/>
          <w:w w:val="105"/>
          <w:sz w:val="18"/>
          <w:lang w:val="en-GB"/>
        </w:rPr>
        <w:t>multibox</w:t>
      </w:r>
      <w:proofErr w:type="spellEnd"/>
      <w:r w:rsidR="009308E3" w:rsidRPr="00D516D6">
        <w:rPr>
          <w:rFonts w:ascii="Calibri"/>
          <w:spacing w:val="70"/>
          <w:w w:val="150"/>
          <w:sz w:val="18"/>
          <w:lang w:val="en-GB"/>
        </w:rPr>
        <w:t xml:space="preserve"> </w:t>
      </w:r>
      <w:proofErr w:type="spellStart"/>
      <w:r w:rsidR="009308E3" w:rsidRPr="00D516D6">
        <w:rPr>
          <w:rFonts w:ascii="Calibri"/>
          <w:spacing w:val="-2"/>
          <w:w w:val="105"/>
          <w:sz w:val="18"/>
          <w:lang w:val="en-GB"/>
        </w:rPr>
        <w:t>Detec</w:t>
      </w:r>
      <w:proofErr w:type="spellEnd"/>
      <w:r w:rsidR="009308E3" w:rsidRPr="00D516D6">
        <w:rPr>
          <w:rFonts w:ascii="Calibri"/>
          <w:spacing w:val="-2"/>
          <w:w w:val="105"/>
          <w:sz w:val="18"/>
          <w:lang w:val="en-GB"/>
        </w:rPr>
        <w:t>-</w:t>
      </w:r>
    </w:p>
    <w:p w14:paraId="7357F87C" w14:textId="77777777" w:rsidR="00AF779A" w:rsidRPr="00D516D6" w:rsidRDefault="00E9277B">
      <w:pPr>
        <w:spacing w:before="63"/>
        <w:ind w:left="198"/>
        <w:rPr>
          <w:rFonts w:ascii="Calibri"/>
          <w:sz w:val="18"/>
          <w:lang w:val="en-GB"/>
        </w:rPr>
      </w:pPr>
      <w:r w:rsidRPr="00D516D6">
        <w:rPr>
          <w:lang w:val="en-GB"/>
        </w:rPr>
        <w:br w:type="column"/>
      </w:r>
      <w:r w:rsidRPr="00D516D6">
        <w:rPr>
          <w:rFonts w:ascii="Calibri"/>
          <w:sz w:val="18"/>
          <w:lang w:val="en-GB"/>
        </w:rPr>
        <w:t>Vietnamese</w:t>
      </w:r>
      <w:r w:rsidRPr="00D516D6">
        <w:rPr>
          <w:rFonts w:ascii="Calibri"/>
          <w:spacing w:val="40"/>
          <w:sz w:val="18"/>
          <w:lang w:val="en-GB"/>
        </w:rPr>
        <w:t xml:space="preserve"> </w:t>
      </w:r>
      <w:r w:rsidRPr="00D516D6">
        <w:rPr>
          <w:rFonts w:ascii="Calibri"/>
          <w:sz w:val="18"/>
          <w:lang w:val="en-GB"/>
        </w:rPr>
        <w:t>vehicle</w:t>
      </w:r>
      <w:r w:rsidRPr="00D516D6">
        <w:rPr>
          <w:rFonts w:ascii="Calibri"/>
          <w:spacing w:val="40"/>
          <w:sz w:val="18"/>
          <w:lang w:val="en-GB"/>
        </w:rPr>
        <w:t xml:space="preserve"> </w:t>
      </w:r>
      <w:r w:rsidRPr="00D516D6">
        <w:rPr>
          <w:rFonts w:ascii="Calibri"/>
          <w:sz w:val="18"/>
          <w:lang w:val="en-GB"/>
        </w:rPr>
        <w:t>detection</w:t>
      </w:r>
      <w:r w:rsidRPr="00D516D6">
        <w:rPr>
          <w:rFonts w:ascii="Calibri"/>
          <w:spacing w:val="40"/>
          <w:sz w:val="18"/>
          <w:lang w:val="en-GB"/>
        </w:rPr>
        <w:t xml:space="preserve"> </w:t>
      </w:r>
      <w:r w:rsidRPr="00D516D6">
        <w:rPr>
          <w:rFonts w:ascii="Calibri"/>
          <w:sz w:val="18"/>
          <w:lang w:val="en-GB"/>
        </w:rPr>
        <w:t>in</w:t>
      </w:r>
      <w:r w:rsidRPr="00D516D6">
        <w:rPr>
          <w:rFonts w:ascii="Calibri"/>
          <w:spacing w:val="40"/>
          <w:sz w:val="18"/>
          <w:lang w:val="en-GB"/>
        </w:rPr>
        <w:t xml:space="preserve"> </w:t>
      </w:r>
      <w:r w:rsidRPr="00D516D6">
        <w:rPr>
          <w:rFonts w:ascii="Calibri"/>
          <w:sz w:val="18"/>
          <w:lang w:val="en-GB"/>
        </w:rPr>
        <w:t xml:space="preserve">real-time </w:t>
      </w:r>
      <w:hyperlink w:anchor="_bookmark77" w:history="1">
        <w:r w:rsidRPr="00D516D6">
          <w:rPr>
            <w:rFonts w:ascii="Calibri"/>
            <w:color w:val="2F4F4F"/>
            <w:sz w:val="18"/>
            <w:lang w:val="en-GB"/>
          </w:rPr>
          <w:t>Minh et al.</w:t>
        </w:r>
      </w:hyperlink>
      <w:r w:rsidRPr="00D516D6">
        <w:rPr>
          <w:rFonts w:ascii="Calibri"/>
          <w:color w:val="2F4F4F"/>
          <w:sz w:val="18"/>
          <w:lang w:val="en-GB"/>
        </w:rPr>
        <w:t xml:space="preserve"> </w:t>
      </w:r>
      <w:r w:rsidRPr="00D516D6">
        <w:rPr>
          <w:rFonts w:ascii="Calibri"/>
          <w:sz w:val="18"/>
          <w:lang w:val="en-GB"/>
        </w:rPr>
        <w:t>(</w:t>
      </w:r>
      <w:hyperlink w:anchor="_bookmark77" w:history="1">
        <w:r w:rsidRPr="00D516D6">
          <w:rPr>
            <w:rFonts w:ascii="Calibri"/>
            <w:color w:val="2F4F4F"/>
            <w:sz w:val="18"/>
            <w:lang w:val="en-GB"/>
          </w:rPr>
          <w:t>2021</w:t>
        </w:r>
      </w:hyperlink>
      <w:r w:rsidRPr="00D516D6">
        <w:rPr>
          <w:rFonts w:ascii="Calibri"/>
          <w:sz w:val="18"/>
          <w:lang w:val="en-GB"/>
        </w:rPr>
        <w:t>).</w:t>
      </w:r>
    </w:p>
    <w:p w14:paraId="10E4B066" w14:textId="77777777" w:rsidR="00AF779A" w:rsidRPr="00D516D6" w:rsidRDefault="00E9277B">
      <w:pPr>
        <w:spacing w:before="63"/>
        <w:ind w:left="339"/>
        <w:rPr>
          <w:rFonts w:ascii="Calibri"/>
          <w:sz w:val="18"/>
          <w:lang w:val="en-GB"/>
        </w:rPr>
      </w:pPr>
      <w:r w:rsidRPr="00D516D6">
        <w:rPr>
          <w:lang w:val="en-GB"/>
        </w:rPr>
        <w:br w:type="column"/>
      </w:r>
      <w:r w:rsidRPr="00D516D6">
        <w:rPr>
          <w:rFonts w:ascii="Calibri"/>
          <w:spacing w:val="-2"/>
          <w:w w:val="105"/>
          <w:sz w:val="18"/>
          <w:lang w:val="en-GB"/>
        </w:rPr>
        <w:t>85.00%</w:t>
      </w:r>
    </w:p>
    <w:p w14:paraId="304FFC91" w14:textId="77777777" w:rsidR="00AF779A" w:rsidRPr="00D516D6" w:rsidRDefault="00AF779A">
      <w:pPr>
        <w:rPr>
          <w:rFonts w:ascii="Calibri"/>
          <w:sz w:val="18"/>
          <w:lang w:val="en-GB"/>
        </w:rPr>
        <w:sectPr w:rsidR="00AF779A" w:rsidRPr="00D516D6">
          <w:type w:val="continuous"/>
          <w:pgSz w:w="10890" w:h="14860"/>
          <w:pgMar w:top="2380" w:right="620" w:bottom="280" w:left="660" w:header="673" w:footer="642" w:gutter="0"/>
          <w:cols w:num="3" w:space="720" w:equalWidth="0">
            <w:col w:w="4541" w:space="40"/>
            <w:col w:w="3465" w:space="39"/>
            <w:col w:w="1525"/>
          </w:cols>
        </w:sectPr>
      </w:pPr>
    </w:p>
    <w:p w14:paraId="07991368" w14:textId="77777777" w:rsidR="00AF779A" w:rsidRPr="00D516D6" w:rsidRDefault="00AF779A">
      <w:pPr>
        <w:pStyle w:val="Textoindependiente"/>
        <w:rPr>
          <w:rFonts w:ascii="Calibri"/>
          <w:sz w:val="22"/>
          <w:lang w:val="en-GB"/>
        </w:rPr>
      </w:pPr>
    </w:p>
    <w:p w14:paraId="168A3043" w14:textId="77777777" w:rsidR="00AF779A" w:rsidRPr="00D516D6" w:rsidRDefault="00E9277B">
      <w:pPr>
        <w:spacing w:before="168"/>
        <w:ind w:left="568"/>
        <w:rPr>
          <w:rFonts w:ascii="Calibri"/>
          <w:sz w:val="18"/>
          <w:lang w:val="en-GB"/>
        </w:rPr>
      </w:pPr>
      <w:r w:rsidRPr="00D516D6">
        <w:rPr>
          <w:rFonts w:ascii="Calibri"/>
          <w:spacing w:val="-2"/>
          <w:w w:val="105"/>
          <w:sz w:val="18"/>
          <w:lang w:val="en-GB"/>
        </w:rPr>
        <w:t xml:space="preserve">Sequential </w:t>
      </w:r>
      <w:r w:rsidRPr="00D516D6">
        <w:rPr>
          <w:rFonts w:ascii="Calibri"/>
          <w:spacing w:val="-4"/>
          <w:w w:val="105"/>
          <w:sz w:val="18"/>
          <w:lang w:val="en-GB"/>
        </w:rPr>
        <w:t>TensorFlow</w:t>
      </w:r>
    </w:p>
    <w:p w14:paraId="4E6A25A6" w14:textId="77777777" w:rsidR="00AF779A" w:rsidRPr="00D516D6" w:rsidRDefault="00E9277B">
      <w:pPr>
        <w:tabs>
          <w:tab w:val="left" w:pos="3140"/>
        </w:tabs>
        <w:ind w:left="3140" w:hanging="2573"/>
        <w:rPr>
          <w:rFonts w:ascii="Calibri"/>
          <w:sz w:val="18"/>
          <w:lang w:val="en-GB"/>
        </w:rPr>
      </w:pPr>
      <w:r w:rsidRPr="00D516D6">
        <w:rPr>
          <w:lang w:val="en-GB"/>
        </w:rPr>
        <w:br w:type="column"/>
      </w:r>
      <w:r w:rsidRPr="00D516D6">
        <w:rPr>
          <w:rFonts w:ascii="Calibri"/>
          <w:spacing w:val="-4"/>
          <w:w w:val="105"/>
          <w:sz w:val="18"/>
          <w:lang w:val="en-GB"/>
        </w:rPr>
        <w:t>SSD</w:t>
      </w:r>
      <w:r w:rsidRPr="00D516D6">
        <w:rPr>
          <w:rFonts w:ascii="Calibri"/>
          <w:sz w:val="18"/>
          <w:lang w:val="en-GB"/>
        </w:rPr>
        <w:tab/>
      </w:r>
      <w:r w:rsidRPr="00D516D6">
        <w:rPr>
          <w:rFonts w:ascii="Calibri"/>
          <w:spacing w:val="-2"/>
          <w:w w:val="105"/>
          <w:sz w:val="18"/>
          <w:lang w:val="en-GB"/>
        </w:rPr>
        <w:t>Vehicle</w:t>
      </w:r>
      <w:r w:rsidRPr="00D516D6">
        <w:rPr>
          <w:rFonts w:ascii="Calibri"/>
          <w:spacing w:val="5"/>
          <w:w w:val="105"/>
          <w:sz w:val="18"/>
          <w:lang w:val="en-GB"/>
        </w:rPr>
        <w:t xml:space="preserve"> </w:t>
      </w:r>
      <w:r w:rsidRPr="00D516D6">
        <w:rPr>
          <w:rFonts w:ascii="Calibri"/>
          <w:spacing w:val="-2"/>
          <w:w w:val="105"/>
          <w:sz w:val="18"/>
          <w:lang w:val="en-GB"/>
        </w:rPr>
        <w:t>license</w:t>
      </w:r>
      <w:r w:rsidRPr="00D516D6">
        <w:rPr>
          <w:rFonts w:ascii="Calibri"/>
          <w:spacing w:val="6"/>
          <w:w w:val="105"/>
          <w:sz w:val="18"/>
          <w:lang w:val="en-GB"/>
        </w:rPr>
        <w:t xml:space="preserve"> </w:t>
      </w:r>
      <w:r w:rsidRPr="00D516D6">
        <w:rPr>
          <w:rFonts w:ascii="Calibri"/>
          <w:spacing w:val="-2"/>
          <w:w w:val="105"/>
          <w:sz w:val="18"/>
          <w:lang w:val="en-GB"/>
        </w:rPr>
        <w:t>plate</w:t>
      </w:r>
      <w:r w:rsidRPr="00D516D6">
        <w:rPr>
          <w:rFonts w:ascii="Calibri"/>
          <w:spacing w:val="5"/>
          <w:w w:val="105"/>
          <w:sz w:val="18"/>
          <w:lang w:val="en-GB"/>
        </w:rPr>
        <w:t xml:space="preserve"> </w:t>
      </w:r>
      <w:r w:rsidRPr="00D516D6">
        <w:rPr>
          <w:rFonts w:ascii="Calibri"/>
          <w:spacing w:val="-2"/>
          <w:w w:val="105"/>
          <w:sz w:val="18"/>
          <w:lang w:val="en-GB"/>
        </w:rPr>
        <w:t>detection</w:t>
      </w:r>
      <w:r w:rsidRPr="00D516D6">
        <w:rPr>
          <w:rFonts w:ascii="Calibri"/>
          <w:spacing w:val="5"/>
          <w:w w:val="105"/>
          <w:sz w:val="18"/>
          <w:lang w:val="en-GB"/>
        </w:rPr>
        <w:t xml:space="preserve"> </w:t>
      </w:r>
      <w:r w:rsidRPr="00D516D6">
        <w:rPr>
          <w:rFonts w:ascii="Calibri"/>
          <w:spacing w:val="-2"/>
          <w:w w:val="105"/>
          <w:sz w:val="18"/>
          <w:lang w:val="en-GB"/>
        </w:rPr>
        <w:t>in</w:t>
      </w:r>
      <w:r w:rsidRPr="00D516D6">
        <w:rPr>
          <w:rFonts w:ascii="Calibri"/>
          <w:spacing w:val="6"/>
          <w:w w:val="105"/>
          <w:sz w:val="18"/>
          <w:lang w:val="en-GB"/>
        </w:rPr>
        <w:t xml:space="preserve"> </w:t>
      </w:r>
      <w:r w:rsidRPr="00D516D6">
        <w:rPr>
          <w:rFonts w:ascii="Calibri"/>
          <w:spacing w:val="-2"/>
          <w:w w:val="105"/>
          <w:sz w:val="18"/>
          <w:lang w:val="en-GB"/>
        </w:rPr>
        <w:t xml:space="preserve">real-time </w:t>
      </w:r>
      <w:hyperlink w:anchor="_bookmark77" w:history="1">
        <w:r w:rsidRPr="00D516D6">
          <w:rPr>
            <w:rFonts w:ascii="Calibri"/>
            <w:color w:val="2F4F4F"/>
            <w:w w:val="105"/>
            <w:sz w:val="18"/>
            <w:lang w:val="en-GB"/>
          </w:rPr>
          <w:t>Minh et al.</w:t>
        </w:r>
      </w:hyperlink>
      <w:r w:rsidRPr="00D516D6">
        <w:rPr>
          <w:rFonts w:ascii="Calibri"/>
          <w:color w:val="2F4F4F"/>
          <w:w w:val="105"/>
          <w:sz w:val="18"/>
          <w:lang w:val="en-GB"/>
        </w:rPr>
        <w:t xml:space="preserve"> </w:t>
      </w:r>
      <w:r w:rsidRPr="00D516D6">
        <w:rPr>
          <w:rFonts w:ascii="Calibri"/>
          <w:w w:val="105"/>
          <w:sz w:val="18"/>
          <w:lang w:val="en-GB"/>
        </w:rPr>
        <w:t>(</w:t>
      </w:r>
      <w:hyperlink w:anchor="_bookmark77" w:history="1">
        <w:r w:rsidRPr="00D516D6">
          <w:rPr>
            <w:rFonts w:ascii="Calibri"/>
            <w:color w:val="2F4F4F"/>
            <w:w w:val="105"/>
            <w:sz w:val="18"/>
            <w:lang w:val="en-GB"/>
          </w:rPr>
          <w:t>2021</w:t>
        </w:r>
      </w:hyperlink>
      <w:r w:rsidRPr="00D516D6">
        <w:rPr>
          <w:rFonts w:ascii="Calibri"/>
          <w:w w:val="105"/>
          <w:sz w:val="18"/>
          <w:lang w:val="en-GB"/>
        </w:rPr>
        <w:t>).</w:t>
      </w:r>
    </w:p>
    <w:p w14:paraId="59332AB1" w14:textId="77777777" w:rsidR="00AF779A" w:rsidRPr="00D516D6" w:rsidRDefault="00E9277B">
      <w:pPr>
        <w:tabs>
          <w:tab w:val="left" w:pos="3140"/>
        </w:tabs>
        <w:ind w:left="3140" w:hanging="2573"/>
        <w:rPr>
          <w:rFonts w:ascii="Calibri"/>
          <w:sz w:val="18"/>
          <w:lang w:val="en-GB"/>
        </w:rPr>
      </w:pPr>
      <w:proofErr w:type="spellStart"/>
      <w:r w:rsidRPr="00D516D6">
        <w:rPr>
          <w:rFonts w:ascii="Calibri"/>
          <w:spacing w:val="-4"/>
          <w:w w:val="105"/>
          <w:sz w:val="18"/>
          <w:lang w:val="en-GB"/>
        </w:rPr>
        <w:t>Keras</w:t>
      </w:r>
      <w:proofErr w:type="spellEnd"/>
      <w:r w:rsidRPr="00D516D6">
        <w:rPr>
          <w:rFonts w:ascii="Calibri"/>
          <w:sz w:val="18"/>
          <w:lang w:val="en-GB"/>
        </w:rPr>
        <w:tab/>
      </w:r>
      <w:r w:rsidRPr="00D516D6">
        <w:rPr>
          <w:rFonts w:ascii="Calibri"/>
          <w:w w:val="105"/>
          <w:sz w:val="18"/>
          <w:lang w:val="en-GB"/>
        </w:rPr>
        <w:t>Aerial</w:t>
      </w:r>
      <w:r w:rsidRPr="00D516D6">
        <w:rPr>
          <w:rFonts w:ascii="Calibri"/>
          <w:spacing w:val="33"/>
          <w:w w:val="105"/>
          <w:sz w:val="18"/>
          <w:lang w:val="en-GB"/>
        </w:rPr>
        <w:t xml:space="preserve"> </w:t>
      </w:r>
      <w:r w:rsidRPr="00D516D6">
        <w:rPr>
          <w:rFonts w:ascii="Calibri"/>
          <w:w w:val="105"/>
          <w:sz w:val="18"/>
          <w:lang w:val="en-GB"/>
        </w:rPr>
        <w:t>image</w:t>
      </w:r>
      <w:r w:rsidRPr="00D516D6">
        <w:rPr>
          <w:rFonts w:ascii="Calibri"/>
          <w:spacing w:val="33"/>
          <w:w w:val="105"/>
          <w:sz w:val="18"/>
          <w:lang w:val="en-GB"/>
        </w:rPr>
        <w:t xml:space="preserve"> </w:t>
      </w:r>
      <w:r w:rsidRPr="00D516D6">
        <w:rPr>
          <w:rFonts w:ascii="Calibri"/>
          <w:w w:val="105"/>
          <w:sz w:val="18"/>
          <w:lang w:val="en-GB"/>
        </w:rPr>
        <w:t>classification</w:t>
      </w:r>
      <w:r w:rsidRPr="00D516D6">
        <w:rPr>
          <w:rFonts w:ascii="Calibri"/>
          <w:spacing w:val="33"/>
          <w:w w:val="105"/>
          <w:sz w:val="18"/>
          <w:lang w:val="en-GB"/>
        </w:rPr>
        <w:t xml:space="preserve"> </w:t>
      </w:r>
      <w:r w:rsidRPr="00D516D6">
        <w:rPr>
          <w:rFonts w:ascii="Calibri"/>
          <w:w w:val="105"/>
          <w:sz w:val="18"/>
          <w:lang w:val="en-GB"/>
        </w:rPr>
        <w:t>and</w:t>
      </w:r>
      <w:r w:rsidRPr="00D516D6">
        <w:rPr>
          <w:rFonts w:ascii="Calibri"/>
          <w:spacing w:val="33"/>
          <w:w w:val="105"/>
          <w:sz w:val="18"/>
          <w:lang w:val="en-GB"/>
        </w:rPr>
        <w:t xml:space="preserve"> </w:t>
      </w:r>
      <w:r w:rsidRPr="00D516D6">
        <w:rPr>
          <w:rFonts w:ascii="Calibri"/>
          <w:w w:val="105"/>
          <w:sz w:val="18"/>
          <w:lang w:val="en-GB"/>
        </w:rPr>
        <w:t xml:space="preserve">detection </w:t>
      </w:r>
      <w:hyperlink w:anchor="_bookmark96" w:history="1">
        <w:proofErr w:type="spellStart"/>
        <w:r w:rsidRPr="00D516D6">
          <w:rPr>
            <w:rFonts w:ascii="Calibri"/>
            <w:color w:val="2F4F4F"/>
            <w:w w:val="105"/>
            <w:sz w:val="18"/>
            <w:lang w:val="en-GB"/>
          </w:rPr>
          <w:t>Sudharshan</w:t>
        </w:r>
        <w:proofErr w:type="spellEnd"/>
        <w:r w:rsidRPr="00D516D6">
          <w:rPr>
            <w:rFonts w:ascii="Calibri"/>
            <w:color w:val="2F4F4F"/>
            <w:w w:val="105"/>
            <w:sz w:val="18"/>
            <w:lang w:val="en-GB"/>
          </w:rPr>
          <w:t xml:space="preserve"> and Raj</w:t>
        </w:r>
      </w:hyperlink>
      <w:r w:rsidRPr="00D516D6">
        <w:rPr>
          <w:rFonts w:ascii="Calibri"/>
          <w:color w:val="2F4F4F"/>
          <w:w w:val="105"/>
          <w:sz w:val="18"/>
          <w:lang w:val="en-GB"/>
        </w:rPr>
        <w:t xml:space="preserve"> </w:t>
      </w:r>
      <w:r w:rsidRPr="00D516D6">
        <w:rPr>
          <w:rFonts w:ascii="Calibri"/>
          <w:w w:val="105"/>
          <w:sz w:val="18"/>
          <w:lang w:val="en-GB"/>
        </w:rPr>
        <w:t>(</w:t>
      </w:r>
      <w:hyperlink w:anchor="_bookmark96" w:history="1">
        <w:r w:rsidRPr="00D516D6">
          <w:rPr>
            <w:rFonts w:ascii="Calibri"/>
            <w:color w:val="2F4F4F"/>
            <w:w w:val="105"/>
            <w:sz w:val="18"/>
            <w:lang w:val="en-GB"/>
          </w:rPr>
          <w:t>2018</w:t>
        </w:r>
      </w:hyperlink>
      <w:r w:rsidRPr="00D516D6">
        <w:rPr>
          <w:rFonts w:ascii="Calibri"/>
          <w:w w:val="105"/>
          <w:sz w:val="18"/>
          <w:lang w:val="en-GB"/>
        </w:rPr>
        <w:t>).</w:t>
      </w:r>
    </w:p>
    <w:p w14:paraId="1AF9BCE4" w14:textId="77777777" w:rsidR="00AF779A" w:rsidRPr="00D516D6" w:rsidRDefault="00E9277B">
      <w:pPr>
        <w:spacing w:line="219" w:lineRule="exact"/>
        <w:ind w:left="338"/>
        <w:rPr>
          <w:rFonts w:ascii="Calibri"/>
          <w:sz w:val="18"/>
          <w:lang w:val="en-GB"/>
        </w:rPr>
      </w:pPr>
      <w:r w:rsidRPr="00D516D6">
        <w:rPr>
          <w:lang w:val="en-GB"/>
        </w:rPr>
        <w:br w:type="column"/>
      </w:r>
      <w:r w:rsidRPr="00D516D6">
        <w:rPr>
          <w:rFonts w:ascii="Calibri"/>
          <w:spacing w:val="-2"/>
          <w:w w:val="105"/>
          <w:sz w:val="18"/>
          <w:lang w:val="en-GB"/>
        </w:rPr>
        <w:t>90.00%</w:t>
      </w:r>
    </w:p>
    <w:p w14:paraId="79D04294" w14:textId="77777777" w:rsidR="00AF779A" w:rsidRPr="00D516D6" w:rsidRDefault="00AF779A">
      <w:pPr>
        <w:pStyle w:val="Textoindependiente"/>
        <w:spacing w:before="11"/>
        <w:rPr>
          <w:rFonts w:ascii="Calibri"/>
          <w:sz w:val="17"/>
          <w:lang w:val="en-GB"/>
        </w:rPr>
      </w:pPr>
    </w:p>
    <w:p w14:paraId="45971A1B" w14:textId="77777777" w:rsidR="00AF779A" w:rsidRPr="00D516D6" w:rsidRDefault="00E9277B">
      <w:pPr>
        <w:ind w:left="338"/>
        <w:rPr>
          <w:rFonts w:ascii="Calibri"/>
          <w:sz w:val="18"/>
          <w:lang w:val="en-GB"/>
        </w:rPr>
      </w:pPr>
      <w:r w:rsidRPr="00D516D6">
        <w:rPr>
          <w:rFonts w:ascii="Calibri"/>
          <w:spacing w:val="-2"/>
          <w:w w:val="105"/>
          <w:sz w:val="18"/>
          <w:lang w:val="en-GB"/>
        </w:rPr>
        <w:t>96.00%</w:t>
      </w:r>
    </w:p>
    <w:p w14:paraId="50D15ED7" w14:textId="77777777" w:rsidR="00AF779A" w:rsidRPr="00D516D6" w:rsidRDefault="00AF779A">
      <w:pPr>
        <w:rPr>
          <w:rFonts w:ascii="Calibri"/>
          <w:sz w:val="18"/>
          <w:lang w:val="en-GB"/>
        </w:rPr>
        <w:sectPr w:rsidR="00AF779A" w:rsidRPr="00D516D6">
          <w:type w:val="continuous"/>
          <w:pgSz w:w="10890" w:h="14860"/>
          <w:pgMar w:top="2380" w:right="620" w:bottom="280" w:left="660" w:header="673" w:footer="642" w:gutter="0"/>
          <w:cols w:num="3" w:space="720" w:equalWidth="0">
            <w:col w:w="1479" w:space="159"/>
            <w:col w:w="6407" w:space="40"/>
            <w:col w:w="1525"/>
          </w:cols>
        </w:sectPr>
      </w:pPr>
    </w:p>
    <w:p w14:paraId="0B304091" w14:textId="77777777" w:rsidR="00AF779A" w:rsidRPr="00D516D6" w:rsidRDefault="00E9277B">
      <w:pPr>
        <w:pStyle w:val="Textoindependiente"/>
        <w:spacing w:line="20" w:lineRule="exact"/>
        <w:ind w:left="448"/>
        <w:rPr>
          <w:rFonts w:ascii="Calibri"/>
          <w:sz w:val="2"/>
          <w:lang w:val="en-GB"/>
        </w:rPr>
      </w:pPr>
      <w:r>
        <w:rPr>
          <w:rFonts w:ascii="Calibri"/>
          <w:sz w:val="2"/>
          <w:lang w:val="en-GB"/>
        </w:rPr>
      </w:r>
      <w:r>
        <w:rPr>
          <w:rFonts w:ascii="Calibri"/>
          <w:sz w:val="2"/>
          <w:lang w:val="en-GB"/>
        </w:rPr>
        <w:pict w14:anchorId="19178001">
          <v:group id="docshapegroup51" o:spid="_x0000_s1264" alt="" style="width:433.4pt;height:.4pt;mso-position-horizontal-relative:char;mso-position-vertical-relative:line" coordsize="8668,8">
            <v:line id="_x0000_s1265" alt="" style="position:absolute" from="0,4" to="8668,4" strokeweight=".14042mm"/>
            <w10:anchorlock/>
          </v:group>
        </w:pict>
      </w:r>
    </w:p>
    <w:p w14:paraId="5529A1B6" w14:textId="77777777" w:rsidR="00AF779A" w:rsidRPr="00D516D6" w:rsidRDefault="00AF779A">
      <w:pPr>
        <w:pStyle w:val="Textoindependiente"/>
        <w:spacing w:before="6"/>
        <w:rPr>
          <w:rFonts w:ascii="Calibri"/>
          <w:sz w:val="18"/>
          <w:lang w:val="en-GB"/>
        </w:rPr>
      </w:pPr>
    </w:p>
    <w:p w14:paraId="392DB54F" w14:textId="78521FD2" w:rsidR="00AF779A" w:rsidRPr="00D516D6" w:rsidRDefault="00E9277B">
      <w:pPr>
        <w:spacing w:before="93" w:line="219" w:lineRule="exact"/>
        <w:ind w:left="116"/>
        <w:rPr>
          <w:rFonts w:ascii="Calibri"/>
          <w:b/>
          <w:sz w:val="18"/>
          <w:lang w:val="en-GB"/>
        </w:rPr>
      </w:pPr>
      <w:bookmarkStart w:id="166" w:name="_bookmark14"/>
      <w:bookmarkEnd w:id="166"/>
      <w:r w:rsidRPr="00D516D6">
        <w:rPr>
          <w:rFonts w:ascii="Calibri"/>
          <w:b/>
          <w:w w:val="105"/>
          <w:sz w:val="18"/>
          <w:lang w:val="en-GB"/>
        </w:rPr>
        <w:t>Table</w:t>
      </w:r>
      <w:r w:rsidRPr="00D516D6">
        <w:rPr>
          <w:rFonts w:ascii="Calibri"/>
          <w:b/>
          <w:spacing w:val="15"/>
          <w:w w:val="105"/>
          <w:sz w:val="18"/>
          <w:lang w:val="en-GB"/>
        </w:rPr>
        <w:t xml:space="preserve"> </w:t>
      </w:r>
      <w:r w:rsidR="00C75AEF">
        <w:rPr>
          <w:rFonts w:ascii="Calibri"/>
          <w:b/>
          <w:spacing w:val="15"/>
          <w:w w:val="105"/>
          <w:sz w:val="18"/>
          <w:lang w:val="en-GB"/>
        </w:rPr>
        <w:t>9</w:t>
      </w:r>
    </w:p>
    <w:p w14:paraId="29916AA6" w14:textId="543EF28C" w:rsidR="00AF779A" w:rsidRPr="00D516D6" w:rsidRDefault="00E9277B">
      <w:pPr>
        <w:spacing w:line="219" w:lineRule="exact"/>
        <w:ind w:left="116"/>
        <w:rPr>
          <w:rFonts w:ascii="Calibri"/>
          <w:sz w:val="18"/>
          <w:lang w:val="en-GB"/>
        </w:rPr>
      </w:pPr>
      <w:r w:rsidRPr="00D516D6">
        <w:rPr>
          <w:rFonts w:ascii="Calibri"/>
          <w:sz w:val="18"/>
          <w:lang w:val="en-GB"/>
        </w:rPr>
        <w:t>Methods</w:t>
      </w:r>
      <w:r w:rsidRPr="00D516D6">
        <w:rPr>
          <w:rFonts w:ascii="Calibri"/>
          <w:spacing w:val="17"/>
          <w:sz w:val="18"/>
          <w:lang w:val="en-GB"/>
        </w:rPr>
        <w:t xml:space="preserve"> </w:t>
      </w:r>
      <w:r w:rsidRPr="00D516D6">
        <w:rPr>
          <w:rFonts w:ascii="Calibri"/>
          <w:sz w:val="18"/>
          <w:lang w:val="en-GB"/>
        </w:rPr>
        <w:t>for</w:t>
      </w:r>
      <w:r w:rsidRPr="00D516D6">
        <w:rPr>
          <w:rFonts w:ascii="Calibri"/>
          <w:spacing w:val="17"/>
          <w:sz w:val="18"/>
          <w:lang w:val="en-GB"/>
        </w:rPr>
        <w:t xml:space="preserve"> </w:t>
      </w:r>
      <w:r w:rsidR="00DF7480">
        <w:rPr>
          <w:rFonts w:ascii="Calibri"/>
          <w:spacing w:val="17"/>
          <w:sz w:val="18"/>
          <w:lang w:val="en-GB"/>
        </w:rPr>
        <w:t>s</w:t>
      </w:r>
      <w:r w:rsidRPr="00D516D6">
        <w:rPr>
          <w:rFonts w:ascii="Calibri"/>
          <w:sz w:val="18"/>
          <w:lang w:val="en-GB"/>
        </w:rPr>
        <w:t>leep</w:t>
      </w:r>
      <w:r w:rsidRPr="00D516D6">
        <w:rPr>
          <w:rFonts w:ascii="Calibri"/>
          <w:spacing w:val="17"/>
          <w:sz w:val="18"/>
          <w:lang w:val="en-GB"/>
        </w:rPr>
        <w:t xml:space="preserve"> </w:t>
      </w:r>
      <w:r w:rsidR="00DF7480">
        <w:rPr>
          <w:rFonts w:ascii="Calibri"/>
          <w:spacing w:val="17"/>
          <w:sz w:val="18"/>
          <w:lang w:val="en-GB"/>
        </w:rPr>
        <w:t>d</w:t>
      </w:r>
      <w:r w:rsidRPr="00D516D6">
        <w:rPr>
          <w:rFonts w:ascii="Calibri"/>
          <w:spacing w:val="-2"/>
          <w:sz w:val="18"/>
          <w:lang w:val="en-GB"/>
        </w:rPr>
        <w:t>etection</w:t>
      </w:r>
      <w:r w:rsidR="00DF7480">
        <w:rPr>
          <w:rFonts w:ascii="Calibri"/>
          <w:spacing w:val="-2"/>
          <w:sz w:val="18"/>
          <w:lang w:val="en-GB"/>
        </w:rPr>
        <w:t>.</w:t>
      </w:r>
    </w:p>
    <w:p w14:paraId="4AB518B4" w14:textId="77777777" w:rsidR="00AF779A" w:rsidRPr="00D516D6" w:rsidRDefault="00AF779A">
      <w:pPr>
        <w:pStyle w:val="Textoindependiente"/>
        <w:spacing w:before="5"/>
        <w:rPr>
          <w:rFonts w:ascii="Calibri"/>
          <w:sz w:val="7"/>
          <w:lang w:val="en-GB"/>
        </w:rPr>
      </w:pPr>
    </w:p>
    <w:tbl>
      <w:tblPr>
        <w:tblStyle w:val="TableNormal"/>
        <w:tblW w:w="0" w:type="auto"/>
        <w:tblInd w:w="435" w:type="dxa"/>
        <w:tblLayout w:type="fixed"/>
        <w:tblLook w:val="01E0" w:firstRow="1" w:lastRow="1" w:firstColumn="1" w:lastColumn="1" w:noHBand="0" w:noVBand="0"/>
      </w:tblPr>
      <w:tblGrid>
        <w:gridCol w:w="3142"/>
        <w:gridCol w:w="4615"/>
        <w:gridCol w:w="952"/>
      </w:tblGrid>
      <w:tr w:rsidR="00AF779A" w:rsidRPr="00D516D6" w14:paraId="596F5E5E" w14:textId="77777777">
        <w:trPr>
          <w:trHeight w:val="271"/>
        </w:trPr>
        <w:tc>
          <w:tcPr>
            <w:tcW w:w="3142" w:type="dxa"/>
            <w:tcBorders>
              <w:top w:val="single" w:sz="4" w:space="0" w:color="000000"/>
              <w:bottom w:val="single" w:sz="4" w:space="0" w:color="000000"/>
            </w:tcBorders>
          </w:tcPr>
          <w:p w14:paraId="20818649" w14:textId="77777777" w:rsidR="00AF779A" w:rsidRPr="00D516D6" w:rsidRDefault="00E9277B">
            <w:pPr>
              <w:pStyle w:val="TableParagraph"/>
              <w:spacing w:before="26" w:line="216" w:lineRule="exact"/>
              <w:ind w:left="1364"/>
              <w:rPr>
                <w:b/>
                <w:sz w:val="18"/>
                <w:lang w:val="en-GB"/>
              </w:rPr>
            </w:pPr>
            <w:r w:rsidRPr="00D516D6">
              <w:rPr>
                <w:b/>
                <w:spacing w:val="-2"/>
                <w:w w:val="105"/>
                <w:sz w:val="18"/>
                <w:lang w:val="en-GB"/>
              </w:rPr>
              <w:t>Algorithm</w:t>
            </w:r>
          </w:p>
        </w:tc>
        <w:tc>
          <w:tcPr>
            <w:tcW w:w="4615" w:type="dxa"/>
            <w:tcBorders>
              <w:top w:val="single" w:sz="4" w:space="0" w:color="000000"/>
              <w:bottom w:val="single" w:sz="4" w:space="0" w:color="000000"/>
            </w:tcBorders>
          </w:tcPr>
          <w:p w14:paraId="240970A5" w14:textId="77777777" w:rsidR="00AF779A" w:rsidRPr="00D516D6" w:rsidRDefault="00E9277B">
            <w:pPr>
              <w:pStyle w:val="TableParagraph"/>
              <w:spacing w:before="44" w:line="199" w:lineRule="exact"/>
              <w:ind w:left="1626" w:right="2669"/>
              <w:jc w:val="center"/>
              <w:rPr>
                <w:b/>
                <w:sz w:val="18"/>
                <w:lang w:val="en-GB"/>
              </w:rPr>
            </w:pPr>
            <w:r w:rsidRPr="00D516D6">
              <w:rPr>
                <w:b/>
                <w:spacing w:val="-5"/>
                <w:w w:val="105"/>
                <w:sz w:val="18"/>
                <w:lang w:val="en-GB"/>
              </w:rPr>
              <w:t>Use</w:t>
            </w:r>
          </w:p>
        </w:tc>
        <w:tc>
          <w:tcPr>
            <w:tcW w:w="952" w:type="dxa"/>
            <w:tcBorders>
              <w:top w:val="single" w:sz="4" w:space="0" w:color="000000"/>
              <w:bottom w:val="single" w:sz="4" w:space="0" w:color="000000"/>
            </w:tcBorders>
          </w:tcPr>
          <w:p w14:paraId="1933206B" w14:textId="77777777" w:rsidR="00AF779A" w:rsidRPr="00D516D6" w:rsidRDefault="00E9277B">
            <w:pPr>
              <w:pStyle w:val="TableParagraph"/>
              <w:spacing w:before="26" w:line="216" w:lineRule="exact"/>
              <w:ind w:right="120"/>
              <w:jc w:val="right"/>
              <w:rPr>
                <w:b/>
                <w:sz w:val="18"/>
                <w:lang w:val="en-GB"/>
              </w:rPr>
            </w:pPr>
            <w:r w:rsidRPr="00D516D6">
              <w:rPr>
                <w:b/>
                <w:spacing w:val="-2"/>
                <w:w w:val="105"/>
                <w:sz w:val="18"/>
                <w:lang w:val="en-GB"/>
              </w:rPr>
              <w:t>Accuracy</w:t>
            </w:r>
          </w:p>
        </w:tc>
      </w:tr>
      <w:tr w:rsidR="00AF779A" w:rsidRPr="00D516D6" w14:paraId="34FD3952" w14:textId="77777777">
        <w:trPr>
          <w:trHeight w:val="548"/>
        </w:trPr>
        <w:tc>
          <w:tcPr>
            <w:tcW w:w="3142" w:type="dxa"/>
            <w:tcBorders>
              <w:top w:val="single" w:sz="4" w:space="0" w:color="000000"/>
            </w:tcBorders>
          </w:tcPr>
          <w:p w14:paraId="20843084" w14:textId="77777777" w:rsidR="00AF779A" w:rsidRPr="00D516D6" w:rsidRDefault="00E9277B">
            <w:pPr>
              <w:pStyle w:val="TableParagraph"/>
              <w:spacing w:before="66"/>
              <w:ind w:left="119"/>
              <w:rPr>
                <w:sz w:val="18"/>
                <w:lang w:val="en-GB"/>
              </w:rPr>
            </w:pPr>
            <w:proofErr w:type="spellStart"/>
            <w:r w:rsidRPr="00D516D6">
              <w:rPr>
                <w:w w:val="105"/>
                <w:sz w:val="18"/>
                <w:lang w:val="en-GB"/>
              </w:rPr>
              <w:t>MediaPipe</w:t>
            </w:r>
            <w:proofErr w:type="spellEnd"/>
            <w:r w:rsidRPr="00D516D6">
              <w:rPr>
                <w:spacing w:val="5"/>
                <w:w w:val="105"/>
                <w:sz w:val="18"/>
                <w:lang w:val="en-GB"/>
              </w:rPr>
              <w:t xml:space="preserve"> </w:t>
            </w:r>
            <w:r w:rsidRPr="00D516D6">
              <w:rPr>
                <w:w w:val="105"/>
                <w:sz w:val="18"/>
                <w:lang w:val="en-GB"/>
              </w:rPr>
              <w:t>Face</w:t>
            </w:r>
            <w:r w:rsidRPr="00D516D6">
              <w:rPr>
                <w:spacing w:val="5"/>
                <w:w w:val="105"/>
                <w:sz w:val="18"/>
                <w:lang w:val="en-GB"/>
              </w:rPr>
              <w:t xml:space="preserve"> </w:t>
            </w:r>
            <w:r w:rsidRPr="00D516D6">
              <w:rPr>
                <w:spacing w:val="-4"/>
                <w:w w:val="105"/>
                <w:sz w:val="18"/>
                <w:lang w:val="en-GB"/>
              </w:rPr>
              <w:t>Mesh</w:t>
            </w:r>
          </w:p>
        </w:tc>
        <w:tc>
          <w:tcPr>
            <w:tcW w:w="4615" w:type="dxa"/>
            <w:tcBorders>
              <w:top w:val="single" w:sz="4" w:space="0" w:color="000000"/>
            </w:tcBorders>
          </w:tcPr>
          <w:p w14:paraId="0A45EECE" w14:textId="77777777" w:rsidR="00AF779A" w:rsidRPr="00D516D6" w:rsidRDefault="00E9277B">
            <w:pPr>
              <w:pStyle w:val="TableParagraph"/>
              <w:spacing w:before="66"/>
              <w:ind w:left="482" w:hanging="1"/>
              <w:rPr>
                <w:sz w:val="18"/>
                <w:lang w:val="en-GB"/>
              </w:rPr>
            </w:pPr>
            <w:bookmarkStart w:id="167" w:name="OLE_LINK213"/>
            <w:r w:rsidRPr="00D516D6">
              <w:rPr>
                <w:w w:val="105"/>
                <w:sz w:val="18"/>
                <w:lang w:val="en-GB"/>
              </w:rPr>
              <w:t xml:space="preserve">Facial landmark detection with 468 3D points </w:t>
            </w:r>
            <w:bookmarkEnd w:id="167"/>
            <w:r>
              <w:fldChar w:fldCharType="begin"/>
            </w:r>
            <w:r>
              <w:instrText>HYPERLINK \l "_bookmark90"</w:instrText>
            </w:r>
            <w:r>
              <w:fldChar w:fldCharType="separate"/>
            </w:r>
            <w:r w:rsidRPr="00D516D6">
              <w:rPr>
                <w:color w:val="2F4F4F"/>
                <w:w w:val="105"/>
                <w:sz w:val="18"/>
                <w:lang w:val="en-GB"/>
              </w:rPr>
              <w:t>Shan-</w:t>
            </w:r>
            <w:r>
              <w:rPr>
                <w:color w:val="2F4F4F"/>
                <w:w w:val="105"/>
                <w:sz w:val="18"/>
                <w:lang w:val="en-GB"/>
              </w:rPr>
              <w:fldChar w:fldCharType="end"/>
            </w:r>
            <w:r w:rsidRPr="00D516D6">
              <w:rPr>
                <w:color w:val="2F4F4F"/>
                <w:w w:val="105"/>
                <w:sz w:val="18"/>
                <w:lang w:val="en-GB"/>
              </w:rPr>
              <w:t xml:space="preserve"> </w:t>
            </w:r>
            <w:hyperlink w:anchor="_bookmark90" w:history="1">
              <w:proofErr w:type="spellStart"/>
              <w:r w:rsidRPr="00D516D6">
                <w:rPr>
                  <w:color w:val="2F4F4F"/>
                  <w:w w:val="105"/>
                  <w:sz w:val="18"/>
                  <w:lang w:val="en-GB"/>
                </w:rPr>
                <w:t>mugam</w:t>
              </w:r>
              <w:proofErr w:type="spellEnd"/>
              <w:r w:rsidRPr="00D516D6">
                <w:rPr>
                  <w:color w:val="2F4F4F"/>
                  <w:w w:val="105"/>
                  <w:sz w:val="18"/>
                  <w:lang w:val="en-GB"/>
                </w:rPr>
                <w:t xml:space="preserve">, Badruddin and </w:t>
              </w:r>
              <w:proofErr w:type="spellStart"/>
              <w:r w:rsidRPr="00D516D6">
                <w:rPr>
                  <w:color w:val="2F4F4F"/>
                  <w:w w:val="105"/>
                  <w:sz w:val="18"/>
                  <w:lang w:val="en-GB"/>
                </w:rPr>
                <w:t>Asirvadam</w:t>
              </w:r>
              <w:proofErr w:type="spellEnd"/>
            </w:hyperlink>
            <w:r w:rsidRPr="00D516D6">
              <w:rPr>
                <w:color w:val="2F4F4F"/>
                <w:w w:val="105"/>
                <w:sz w:val="18"/>
                <w:lang w:val="en-GB"/>
              </w:rPr>
              <w:t xml:space="preserve"> </w:t>
            </w:r>
            <w:r w:rsidRPr="00D516D6">
              <w:rPr>
                <w:w w:val="105"/>
                <w:sz w:val="18"/>
                <w:lang w:val="en-GB"/>
              </w:rPr>
              <w:t>(</w:t>
            </w:r>
            <w:hyperlink w:anchor="_bookmark90" w:history="1">
              <w:r w:rsidRPr="00D516D6">
                <w:rPr>
                  <w:color w:val="2F4F4F"/>
                  <w:w w:val="105"/>
                  <w:sz w:val="18"/>
                  <w:lang w:val="en-GB"/>
                </w:rPr>
                <w:t>2022</w:t>
              </w:r>
            </w:hyperlink>
            <w:r w:rsidRPr="00D516D6">
              <w:rPr>
                <w:w w:val="105"/>
                <w:sz w:val="18"/>
                <w:lang w:val="en-GB"/>
              </w:rPr>
              <w:t>).</w:t>
            </w:r>
          </w:p>
        </w:tc>
        <w:tc>
          <w:tcPr>
            <w:tcW w:w="952" w:type="dxa"/>
            <w:tcBorders>
              <w:top w:val="single" w:sz="4" w:space="0" w:color="000000"/>
            </w:tcBorders>
          </w:tcPr>
          <w:p w14:paraId="37E706D0" w14:textId="77777777" w:rsidR="00AF779A" w:rsidRPr="00D516D6" w:rsidRDefault="00E9277B">
            <w:pPr>
              <w:pStyle w:val="TableParagraph"/>
              <w:spacing w:before="66"/>
              <w:ind w:right="118"/>
              <w:jc w:val="right"/>
              <w:rPr>
                <w:sz w:val="18"/>
                <w:lang w:val="en-GB"/>
              </w:rPr>
            </w:pPr>
            <w:r w:rsidRPr="00D516D6">
              <w:rPr>
                <w:spacing w:val="-2"/>
                <w:w w:val="105"/>
                <w:sz w:val="18"/>
                <w:lang w:val="en-GB"/>
              </w:rPr>
              <w:t>99.87%</w:t>
            </w:r>
          </w:p>
        </w:tc>
      </w:tr>
      <w:tr w:rsidR="00AF779A" w:rsidRPr="00D516D6" w14:paraId="16BC2CF1" w14:textId="77777777">
        <w:trPr>
          <w:trHeight w:val="524"/>
        </w:trPr>
        <w:tc>
          <w:tcPr>
            <w:tcW w:w="3142" w:type="dxa"/>
          </w:tcPr>
          <w:p w14:paraId="718CDDDF" w14:textId="77777777" w:rsidR="00AF779A" w:rsidRPr="00D516D6" w:rsidRDefault="00E9277B">
            <w:pPr>
              <w:pStyle w:val="TableParagraph"/>
              <w:spacing w:before="33"/>
              <w:ind w:left="119"/>
              <w:rPr>
                <w:sz w:val="18"/>
                <w:lang w:val="en-GB"/>
              </w:rPr>
            </w:pPr>
            <w:r w:rsidRPr="00D516D6">
              <w:rPr>
                <w:spacing w:val="-2"/>
                <w:w w:val="105"/>
                <w:sz w:val="18"/>
                <w:lang w:val="en-GB"/>
              </w:rPr>
              <w:t>Support</w:t>
            </w:r>
            <w:r w:rsidRPr="00D516D6">
              <w:rPr>
                <w:spacing w:val="10"/>
                <w:w w:val="105"/>
                <w:sz w:val="18"/>
                <w:lang w:val="en-GB"/>
              </w:rPr>
              <w:t xml:space="preserve"> </w:t>
            </w:r>
            <w:r w:rsidRPr="00D516D6">
              <w:rPr>
                <w:spacing w:val="-2"/>
                <w:w w:val="105"/>
                <w:sz w:val="18"/>
                <w:lang w:val="en-GB"/>
              </w:rPr>
              <w:t>Vector</w:t>
            </w:r>
            <w:r w:rsidRPr="00D516D6">
              <w:rPr>
                <w:spacing w:val="10"/>
                <w:w w:val="105"/>
                <w:sz w:val="18"/>
                <w:lang w:val="en-GB"/>
              </w:rPr>
              <w:t xml:space="preserve"> </w:t>
            </w:r>
            <w:r w:rsidRPr="00D516D6">
              <w:rPr>
                <w:spacing w:val="-2"/>
                <w:w w:val="105"/>
                <w:sz w:val="18"/>
                <w:lang w:val="en-GB"/>
              </w:rPr>
              <w:t>Machines</w:t>
            </w:r>
            <w:r w:rsidRPr="00D516D6">
              <w:rPr>
                <w:spacing w:val="9"/>
                <w:w w:val="105"/>
                <w:sz w:val="18"/>
                <w:lang w:val="en-GB"/>
              </w:rPr>
              <w:t xml:space="preserve"> </w:t>
            </w:r>
            <w:r w:rsidRPr="00D516D6">
              <w:rPr>
                <w:spacing w:val="-2"/>
                <w:w w:val="105"/>
                <w:sz w:val="18"/>
                <w:lang w:val="en-GB"/>
              </w:rPr>
              <w:t>(SVM)</w:t>
            </w:r>
          </w:p>
        </w:tc>
        <w:tc>
          <w:tcPr>
            <w:tcW w:w="4615" w:type="dxa"/>
          </w:tcPr>
          <w:p w14:paraId="4428A11B" w14:textId="77777777" w:rsidR="00AF779A" w:rsidRPr="00D516D6" w:rsidRDefault="00E9277B">
            <w:pPr>
              <w:pStyle w:val="TableParagraph"/>
              <w:spacing w:before="33"/>
              <w:ind w:left="482"/>
              <w:rPr>
                <w:sz w:val="18"/>
                <w:lang w:val="en-GB"/>
              </w:rPr>
            </w:pPr>
            <w:r w:rsidRPr="00D516D6">
              <w:rPr>
                <w:w w:val="105"/>
                <w:sz w:val="18"/>
                <w:lang w:val="en-GB"/>
              </w:rPr>
              <w:t xml:space="preserve">Eye tracking </w:t>
            </w:r>
            <w:hyperlink w:anchor="_bookmark43" w:history="1">
              <w:proofErr w:type="spellStart"/>
              <w:r w:rsidRPr="00D516D6">
                <w:rPr>
                  <w:color w:val="2F4F4F"/>
                  <w:w w:val="105"/>
                  <w:sz w:val="18"/>
                  <w:lang w:val="en-GB"/>
                </w:rPr>
                <w:t>Altameem</w:t>
              </w:r>
              <w:proofErr w:type="spellEnd"/>
              <w:r w:rsidRPr="00D516D6">
                <w:rPr>
                  <w:color w:val="2F4F4F"/>
                  <w:w w:val="105"/>
                  <w:sz w:val="18"/>
                  <w:lang w:val="en-GB"/>
                </w:rPr>
                <w:t xml:space="preserve">, Kumar, </w:t>
              </w:r>
              <w:proofErr w:type="spellStart"/>
              <w:r w:rsidRPr="00D516D6">
                <w:rPr>
                  <w:color w:val="2F4F4F"/>
                  <w:w w:val="105"/>
                  <w:sz w:val="18"/>
                  <w:lang w:val="en-GB"/>
                </w:rPr>
                <w:t>Poonia</w:t>
              </w:r>
              <w:proofErr w:type="spellEnd"/>
              <w:r w:rsidRPr="00D516D6">
                <w:rPr>
                  <w:color w:val="2F4F4F"/>
                  <w:w w:val="105"/>
                  <w:sz w:val="18"/>
                  <w:lang w:val="en-GB"/>
                </w:rPr>
                <w:t>, Kumar and</w:t>
              </w:r>
            </w:hyperlink>
            <w:r w:rsidRPr="00D516D6">
              <w:rPr>
                <w:color w:val="2F4F4F"/>
                <w:w w:val="105"/>
                <w:sz w:val="18"/>
                <w:lang w:val="en-GB"/>
              </w:rPr>
              <w:t xml:space="preserve"> </w:t>
            </w:r>
            <w:hyperlink w:anchor="_bookmark43" w:history="1">
              <w:proofErr w:type="spellStart"/>
              <w:r w:rsidRPr="00D516D6">
                <w:rPr>
                  <w:color w:val="2F4F4F"/>
                  <w:w w:val="105"/>
                  <w:sz w:val="18"/>
                  <w:lang w:val="en-GB"/>
                </w:rPr>
                <w:t>Saudagar</w:t>
              </w:r>
              <w:proofErr w:type="spellEnd"/>
            </w:hyperlink>
            <w:r w:rsidRPr="00D516D6">
              <w:rPr>
                <w:color w:val="2F4F4F"/>
                <w:w w:val="105"/>
                <w:sz w:val="18"/>
                <w:lang w:val="en-GB"/>
              </w:rPr>
              <w:t xml:space="preserve"> </w:t>
            </w:r>
            <w:r w:rsidRPr="00D516D6">
              <w:rPr>
                <w:w w:val="105"/>
                <w:sz w:val="18"/>
                <w:lang w:val="en-GB"/>
              </w:rPr>
              <w:t>(</w:t>
            </w:r>
            <w:hyperlink w:anchor="_bookmark43" w:history="1">
              <w:r w:rsidRPr="00D516D6">
                <w:rPr>
                  <w:color w:val="2F4F4F"/>
                  <w:w w:val="105"/>
                  <w:sz w:val="18"/>
                  <w:lang w:val="en-GB"/>
                </w:rPr>
                <w:t>2021</w:t>
              </w:r>
            </w:hyperlink>
            <w:r w:rsidRPr="00D516D6">
              <w:rPr>
                <w:w w:val="105"/>
                <w:sz w:val="18"/>
                <w:lang w:val="en-GB"/>
              </w:rPr>
              <w:t>).</w:t>
            </w:r>
          </w:p>
        </w:tc>
        <w:tc>
          <w:tcPr>
            <w:tcW w:w="952" w:type="dxa"/>
          </w:tcPr>
          <w:p w14:paraId="65B974A1" w14:textId="77777777" w:rsidR="00AF779A" w:rsidRPr="00D516D6" w:rsidRDefault="00E9277B">
            <w:pPr>
              <w:pStyle w:val="TableParagraph"/>
              <w:spacing w:before="33"/>
              <w:ind w:right="118"/>
              <w:jc w:val="right"/>
              <w:rPr>
                <w:sz w:val="18"/>
                <w:lang w:val="en-GB"/>
              </w:rPr>
            </w:pPr>
            <w:r w:rsidRPr="00D516D6">
              <w:rPr>
                <w:spacing w:val="-2"/>
                <w:w w:val="105"/>
                <w:sz w:val="18"/>
                <w:lang w:val="en-GB"/>
              </w:rPr>
              <w:t>83.25%</w:t>
            </w:r>
          </w:p>
        </w:tc>
      </w:tr>
      <w:tr w:rsidR="00AF779A" w:rsidRPr="00D516D6" w14:paraId="4120EA3B" w14:textId="77777777">
        <w:trPr>
          <w:trHeight w:val="304"/>
        </w:trPr>
        <w:tc>
          <w:tcPr>
            <w:tcW w:w="3142" w:type="dxa"/>
          </w:tcPr>
          <w:p w14:paraId="4C14D4F8" w14:textId="77777777" w:rsidR="00AF779A" w:rsidRPr="00D516D6" w:rsidRDefault="00E9277B">
            <w:pPr>
              <w:pStyle w:val="TableParagraph"/>
              <w:spacing w:before="33"/>
              <w:ind w:left="119"/>
              <w:rPr>
                <w:sz w:val="18"/>
                <w:lang w:val="en-GB"/>
              </w:rPr>
            </w:pPr>
            <w:r w:rsidRPr="00D516D6">
              <w:rPr>
                <w:w w:val="105"/>
                <w:sz w:val="18"/>
                <w:lang w:val="en-GB"/>
              </w:rPr>
              <w:t>Viola</w:t>
            </w:r>
            <w:r w:rsidRPr="00D516D6">
              <w:rPr>
                <w:spacing w:val="20"/>
                <w:w w:val="105"/>
                <w:sz w:val="18"/>
                <w:lang w:val="en-GB"/>
              </w:rPr>
              <w:t xml:space="preserve"> </w:t>
            </w:r>
            <w:r w:rsidRPr="00D516D6">
              <w:rPr>
                <w:spacing w:val="-2"/>
                <w:w w:val="105"/>
                <w:sz w:val="18"/>
                <w:lang w:val="en-GB"/>
              </w:rPr>
              <w:t>Jones</w:t>
            </w:r>
          </w:p>
        </w:tc>
        <w:tc>
          <w:tcPr>
            <w:tcW w:w="4615" w:type="dxa"/>
          </w:tcPr>
          <w:p w14:paraId="563B0981" w14:textId="77777777" w:rsidR="00AF779A" w:rsidRPr="00D516D6" w:rsidRDefault="00E9277B">
            <w:pPr>
              <w:pStyle w:val="TableParagraph"/>
              <w:spacing w:before="33"/>
              <w:ind w:left="482"/>
              <w:rPr>
                <w:sz w:val="18"/>
                <w:lang w:val="en-GB"/>
              </w:rPr>
            </w:pPr>
            <w:r w:rsidRPr="00D516D6">
              <w:rPr>
                <w:w w:val="105"/>
                <w:sz w:val="18"/>
                <w:lang w:val="en-GB"/>
              </w:rPr>
              <w:t>Drowsiness</w:t>
            </w:r>
            <w:r w:rsidRPr="00D516D6">
              <w:rPr>
                <w:spacing w:val="1"/>
                <w:w w:val="105"/>
                <w:sz w:val="18"/>
                <w:lang w:val="en-GB"/>
              </w:rPr>
              <w:t xml:space="preserve"> </w:t>
            </w:r>
            <w:r w:rsidRPr="00D516D6">
              <w:rPr>
                <w:w w:val="105"/>
                <w:sz w:val="18"/>
                <w:lang w:val="en-GB"/>
              </w:rPr>
              <w:t>detection</w:t>
            </w:r>
            <w:r w:rsidRPr="00D516D6">
              <w:rPr>
                <w:spacing w:val="2"/>
                <w:w w:val="105"/>
                <w:sz w:val="18"/>
                <w:lang w:val="en-GB"/>
              </w:rPr>
              <w:t xml:space="preserve"> </w:t>
            </w:r>
            <w:hyperlink w:anchor="_bookmark97" w:history="1">
              <w:r w:rsidRPr="00D516D6">
                <w:rPr>
                  <w:color w:val="2F4F4F"/>
                  <w:w w:val="105"/>
                  <w:sz w:val="18"/>
                  <w:lang w:val="en-GB"/>
                </w:rPr>
                <w:t>Teja</w:t>
              </w:r>
              <w:r w:rsidRPr="00D516D6">
                <w:rPr>
                  <w:color w:val="2F4F4F"/>
                  <w:spacing w:val="2"/>
                  <w:w w:val="105"/>
                  <w:sz w:val="18"/>
                  <w:lang w:val="en-GB"/>
                </w:rPr>
                <w:t xml:space="preserve"> </w:t>
              </w:r>
              <w:r w:rsidRPr="00D516D6">
                <w:rPr>
                  <w:color w:val="2F4F4F"/>
                  <w:w w:val="105"/>
                  <w:sz w:val="18"/>
                  <w:lang w:val="en-GB"/>
                </w:rPr>
                <w:t>and</w:t>
              </w:r>
              <w:r w:rsidRPr="00D516D6">
                <w:rPr>
                  <w:color w:val="2F4F4F"/>
                  <w:spacing w:val="1"/>
                  <w:w w:val="105"/>
                  <w:sz w:val="18"/>
                  <w:lang w:val="en-GB"/>
                </w:rPr>
                <w:t xml:space="preserve"> </w:t>
              </w:r>
              <w:r w:rsidRPr="00D516D6">
                <w:rPr>
                  <w:color w:val="2F4F4F"/>
                  <w:w w:val="105"/>
                  <w:sz w:val="18"/>
                  <w:lang w:val="en-GB"/>
                </w:rPr>
                <w:t>Kumar</w:t>
              </w:r>
            </w:hyperlink>
            <w:r w:rsidRPr="00D516D6">
              <w:rPr>
                <w:color w:val="2F4F4F"/>
                <w:spacing w:val="1"/>
                <w:w w:val="105"/>
                <w:sz w:val="18"/>
                <w:lang w:val="en-GB"/>
              </w:rPr>
              <w:t xml:space="preserve"> </w:t>
            </w:r>
            <w:r w:rsidRPr="00D516D6">
              <w:rPr>
                <w:spacing w:val="-2"/>
                <w:w w:val="105"/>
                <w:sz w:val="18"/>
                <w:lang w:val="en-GB"/>
              </w:rPr>
              <w:t>(</w:t>
            </w:r>
            <w:hyperlink w:anchor="_bookmark97" w:history="1">
              <w:r w:rsidRPr="00D516D6">
                <w:rPr>
                  <w:color w:val="2F4F4F"/>
                  <w:spacing w:val="-2"/>
                  <w:w w:val="105"/>
                  <w:sz w:val="18"/>
                  <w:lang w:val="en-GB"/>
                </w:rPr>
                <w:t>2021</w:t>
              </w:r>
            </w:hyperlink>
            <w:r w:rsidRPr="00D516D6">
              <w:rPr>
                <w:spacing w:val="-2"/>
                <w:w w:val="105"/>
                <w:sz w:val="18"/>
                <w:lang w:val="en-GB"/>
              </w:rPr>
              <w:t>).</w:t>
            </w:r>
          </w:p>
        </w:tc>
        <w:tc>
          <w:tcPr>
            <w:tcW w:w="952" w:type="dxa"/>
          </w:tcPr>
          <w:p w14:paraId="31E88AC8" w14:textId="77777777" w:rsidR="00AF779A" w:rsidRPr="00D516D6" w:rsidRDefault="00E9277B">
            <w:pPr>
              <w:pStyle w:val="TableParagraph"/>
              <w:spacing w:before="33"/>
              <w:ind w:right="118"/>
              <w:jc w:val="right"/>
              <w:rPr>
                <w:sz w:val="18"/>
                <w:lang w:val="en-GB"/>
              </w:rPr>
            </w:pPr>
            <w:r w:rsidRPr="00D516D6">
              <w:rPr>
                <w:spacing w:val="-2"/>
                <w:w w:val="105"/>
                <w:sz w:val="18"/>
                <w:lang w:val="en-GB"/>
              </w:rPr>
              <w:t>92.00%</w:t>
            </w:r>
          </w:p>
        </w:tc>
      </w:tr>
      <w:tr w:rsidR="00AF779A" w:rsidRPr="00D516D6" w14:paraId="39E7C1D4" w14:textId="77777777">
        <w:trPr>
          <w:trHeight w:val="488"/>
        </w:trPr>
        <w:tc>
          <w:tcPr>
            <w:tcW w:w="3142" w:type="dxa"/>
            <w:tcBorders>
              <w:bottom w:val="single" w:sz="4" w:space="0" w:color="000000"/>
            </w:tcBorders>
          </w:tcPr>
          <w:p w14:paraId="26C6AF87" w14:textId="77777777" w:rsidR="00AF779A" w:rsidRPr="00D516D6" w:rsidRDefault="00E9277B">
            <w:pPr>
              <w:pStyle w:val="TableParagraph"/>
              <w:spacing w:before="33"/>
              <w:ind w:left="119"/>
              <w:rPr>
                <w:sz w:val="18"/>
                <w:lang w:val="en-GB"/>
              </w:rPr>
            </w:pPr>
            <w:r w:rsidRPr="00D516D6">
              <w:rPr>
                <w:spacing w:val="-5"/>
                <w:w w:val="115"/>
                <w:sz w:val="18"/>
                <w:lang w:val="en-GB"/>
              </w:rPr>
              <w:t>CNN</w:t>
            </w:r>
          </w:p>
        </w:tc>
        <w:tc>
          <w:tcPr>
            <w:tcW w:w="4615" w:type="dxa"/>
            <w:tcBorders>
              <w:bottom w:val="single" w:sz="4" w:space="0" w:color="000000"/>
            </w:tcBorders>
          </w:tcPr>
          <w:p w14:paraId="2F489C92" w14:textId="7424883A" w:rsidR="00AF779A" w:rsidRPr="00D516D6" w:rsidRDefault="00E9277B">
            <w:pPr>
              <w:pStyle w:val="TableParagraph"/>
              <w:spacing w:before="29" w:line="220" w:lineRule="exact"/>
              <w:ind w:left="482"/>
              <w:rPr>
                <w:sz w:val="18"/>
                <w:lang w:val="en-GB"/>
              </w:rPr>
            </w:pPr>
            <w:r w:rsidRPr="00D516D6">
              <w:rPr>
                <w:w w:val="105"/>
                <w:sz w:val="18"/>
                <w:lang w:val="en-GB"/>
              </w:rPr>
              <w:t>Trained</w:t>
            </w:r>
            <w:r w:rsidRPr="00D516D6">
              <w:rPr>
                <w:spacing w:val="20"/>
                <w:w w:val="105"/>
                <w:sz w:val="18"/>
                <w:lang w:val="en-GB"/>
              </w:rPr>
              <w:t xml:space="preserve"> </w:t>
            </w:r>
            <w:r w:rsidRPr="00D516D6">
              <w:rPr>
                <w:w w:val="105"/>
                <w:sz w:val="18"/>
                <w:lang w:val="en-GB"/>
              </w:rPr>
              <w:t>with</w:t>
            </w:r>
            <w:r w:rsidRPr="00D516D6">
              <w:rPr>
                <w:spacing w:val="20"/>
                <w:w w:val="105"/>
                <w:sz w:val="18"/>
                <w:lang w:val="en-GB"/>
              </w:rPr>
              <w:t xml:space="preserve"> </w:t>
            </w:r>
            <w:r w:rsidR="00B27B76">
              <w:rPr>
                <w:w w:val="105"/>
                <w:sz w:val="18"/>
                <w:lang w:val="en-GB"/>
              </w:rPr>
              <w:t>four</w:t>
            </w:r>
            <w:r w:rsidRPr="00D516D6">
              <w:rPr>
                <w:spacing w:val="20"/>
                <w:w w:val="105"/>
                <w:sz w:val="18"/>
                <w:lang w:val="en-GB"/>
              </w:rPr>
              <w:t xml:space="preserve"> </w:t>
            </w:r>
            <w:r w:rsidRPr="00D516D6">
              <w:rPr>
                <w:w w:val="105"/>
                <w:sz w:val="18"/>
                <w:lang w:val="en-GB"/>
              </w:rPr>
              <w:t>gestures</w:t>
            </w:r>
            <w:r w:rsidR="00B27B76">
              <w:rPr>
                <w:w w:val="105"/>
                <w:sz w:val="18"/>
                <w:lang w:val="en-GB"/>
              </w:rPr>
              <w:t>:</w:t>
            </w:r>
            <w:r w:rsidRPr="00D516D6">
              <w:rPr>
                <w:spacing w:val="20"/>
                <w:w w:val="105"/>
                <w:sz w:val="18"/>
                <w:lang w:val="en-GB"/>
              </w:rPr>
              <w:t xml:space="preserve"> </w:t>
            </w:r>
            <w:r w:rsidRPr="00D516D6">
              <w:rPr>
                <w:w w:val="105"/>
                <w:sz w:val="18"/>
                <w:lang w:val="en-GB"/>
              </w:rPr>
              <w:t>open</w:t>
            </w:r>
            <w:r w:rsidRPr="00D516D6">
              <w:rPr>
                <w:spacing w:val="20"/>
                <w:w w:val="105"/>
                <w:sz w:val="18"/>
                <w:lang w:val="en-GB"/>
              </w:rPr>
              <w:t xml:space="preserve"> </w:t>
            </w:r>
            <w:r w:rsidRPr="00D516D6">
              <w:rPr>
                <w:w w:val="105"/>
                <w:sz w:val="18"/>
                <w:lang w:val="en-GB"/>
              </w:rPr>
              <w:t>eyes,</w:t>
            </w:r>
            <w:r w:rsidRPr="00D516D6">
              <w:rPr>
                <w:spacing w:val="20"/>
                <w:w w:val="105"/>
                <w:sz w:val="18"/>
                <w:lang w:val="en-GB"/>
              </w:rPr>
              <w:t xml:space="preserve"> </w:t>
            </w:r>
            <w:r w:rsidRPr="00D516D6">
              <w:rPr>
                <w:w w:val="105"/>
                <w:sz w:val="18"/>
                <w:lang w:val="en-GB"/>
              </w:rPr>
              <w:t xml:space="preserve">closed eyes, yawning, and not yawning </w:t>
            </w:r>
            <w:commentRangeStart w:id="168"/>
            <w:commentRangeStart w:id="169"/>
            <w:r>
              <w:fldChar w:fldCharType="begin"/>
            </w:r>
            <w:r>
              <w:instrText>HYPERLINK \l "_bookmark37"</w:instrText>
            </w:r>
            <w:r>
              <w:fldChar w:fldCharType="separate"/>
            </w:r>
            <w:proofErr w:type="spellStart"/>
            <w:r w:rsidRPr="00D516D6">
              <w:rPr>
                <w:color w:val="2F4F4F"/>
                <w:w w:val="105"/>
                <w:sz w:val="18"/>
                <w:lang w:val="en-GB"/>
              </w:rPr>
              <w:t>Dia</w:t>
            </w:r>
            <w:proofErr w:type="spellEnd"/>
            <w:r>
              <w:rPr>
                <w:color w:val="2F4F4F"/>
                <w:w w:val="105"/>
                <w:sz w:val="18"/>
                <w:lang w:val="en-GB"/>
              </w:rPr>
              <w:fldChar w:fldCharType="end"/>
            </w:r>
            <w:r w:rsidRPr="00D516D6">
              <w:rPr>
                <w:color w:val="2F4F4F"/>
                <w:w w:val="105"/>
                <w:sz w:val="18"/>
                <w:lang w:val="en-GB"/>
              </w:rPr>
              <w:t xml:space="preserve"> </w:t>
            </w:r>
            <w:r w:rsidRPr="00D516D6">
              <w:rPr>
                <w:w w:val="105"/>
                <w:sz w:val="18"/>
                <w:lang w:val="en-GB"/>
              </w:rPr>
              <w:t>(</w:t>
            </w:r>
            <w:hyperlink w:anchor="_bookmark37" w:history="1">
              <w:r w:rsidRPr="00D516D6">
                <w:rPr>
                  <w:color w:val="2F4F4F"/>
                  <w:w w:val="105"/>
                  <w:sz w:val="18"/>
                  <w:lang w:val="en-GB"/>
                </w:rPr>
                <w:t>2021</w:t>
              </w:r>
            </w:hyperlink>
            <w:r w:rsidRPr="00D516D6">
              <w:rPr>
                <w:w w:val="105"/>
                <w:sz w:val="18"/>
                <w:lang w:val="en-GB"/>
              </w:rPr>
              <w:t>).</w:t>
            </w:r>
            <w:commentRangeEnd w:id="168"/>
            <w:r w:rsidR="00B27B76">
              <w:rPr>
                <w:rStyle w:val="Refdecomentario"/>
                <w:rFonts w:ascii="Cambria" w:eastAsia="Cambria" w:hAnsi="Cambria" w:cs="Cambria"/>
              </w:rPr>
              <w:commentReference w:id="168"/>
            </w:r>
            <w:commentRangeEnd w:id="169"/>
            <w:r w:rsidR="00E73E08">
              <w:rPr>
                <w:rStyle w:val="Refdecomentario"/>
                <w:rFonts w:ascii="Cambria" w:eastAsia="Cambria" w:hAnsi="Cambria" w:cs="Cambria"/>
              </w:rPr>
              <w:commentReference w:id="169"/>
            </w:r>
          </w:p>
        </w:tc>
        <w:tc>
          <w:tcPr>
            <w:tcW w:w="952" w:type="dxa"/>
            <w:tcBorders>
              <w:bottom w:val="single" w:sz="4" w:space="0" w:color="000000"/>
            </w:tcBorders>
          </w:tcPr>
          <w:p w14:paraId="0FAB4E4E" w14:textId="77777777" w:rsidR="00AF779A" w:rsidRPr="00D516D6" w:rsidRDefault="00E9277B">
            <w:pPr>
              <w:pStyle w:val="TableParagraph"/>
              <w:spacing w:before="33"/>
              <w:ind w:right="118"/>
              <w:jc w:val="right"/>
              <w:rPr>
                <w:sz w:val="18"/>
                <w:lang w:val="en-GB"/>
              </w:rPr>
            </w:pPr>
            <w:r w:rsidRPr="00D516D6">
              <w:rPr>
                <w:spacing w:val="-2"/>
                <w:w w:val="105"/>
                <w:sz w:val="18"/>
                <w:lang w:val="en-GB"/>
              </w:rPr>
              <w:t>80.00%</w:t>
            </w:r>
          </w:p>
        </w:tc>
      </w:tr>
    </w:tbl>
    <w:p w14:paraId="2A92437D" w14:textId="77777777" w:rsidR="00AF779A" w:rsidRPr="00D516D6" w:rsidRDefault="00E9277B">
      <w:pPr>
        <w:pStyle w:val="Textoindependiente"/>
        <w:spacing w:before="136" w:line="244" w:lineRule="auto"/>
        <w:ind w:left="116"/>
        <w:rPr>
          <w:lang w:val="en-GB"/>
        </w:rPr>
      </w:pPr>
      <w:r w:rsidRPr="00D516D6">
        <w:rPr>
          <w:w w:val="95"/>
          <w:lang w:val="en-GB"/>
        </w:rPr>
        <w:t xml:space="preserve">symbol language. </w:t>
      </w:r>
      <w:proofErr w:type="spellStart"/>
      <w:r w:rsidRPr="00D516D6">
        <w:rPr>
          <w:w w:val="95"/>
          <w:lang w:val="en-GB"/>
        </w:rPr>
        <w:t>SymLan</w:t>
      </w:r>
      <w:proofErr w:type="spellEnd"/>
      <w:r w:rsidRPr="00D516D6">
        <w:rPr>
          <w:w w:val="95"/>
          <w:lang w:val="en-GB"/>
        </w:rPr>
        <w:t xml:space="preserve">, implemented in the TDDT4IoTS tool, was used to automatically generate class diagrams </w:t>
      </w:r>
      <w:r w:rsidRPr="00D516D6">
        <w:rPr>
          <w:lang w:val="en-GB"/>
        </w:rPr>
        <w:t xml:space="preserve">using Unified </w:t>
      </w:r>
      <w:proofErr w:type="spellStart"/>
      <w:r w:rsidRPr="00D516D6">
        <w:rPr>
          <w:lang w:val="en-GB"/>
        </w:rPr>
        <w:t>Modeling</w:t>
      </w:r>
      <w:proofErr w:type="spellEnd"/>
      <w:r w:rsidRPr="00D516D6">
        <w:rPr>
          <w:lang w:val="en-GB"/>
        </w:rPr>
        <w:t xml:space="preserve"> Language (UML).</w:t>
      </w:r>
    </w:p>
    <w:p w14:paraId="4833E25C" w14:textId="77777777" w:rsidR="00AF779A" w:rsidRPr="00D516D6" w:rsidRDefault="00E9277B">
      <w:pPr>
        <w:pStyle w:val="Textoindependiente"/>
        <w:spacing w:line="244" w:lineRule="auto"/>
        <w:ind w:left="116" w:right="154" w:firstLine="298"/>
        <w:jc w:val="both"/>
        <w:rPr>
          <w:lang w:val="en-GB"/>
        </w:rPr>
      </w:pPr>
      <w:r w:rsidRPr="00D516D6">
        <w:rPr>
          <w:w w:val="90"/>
          <w:lang w:val="en-GB"/>
        </w:rPr>
        <w:t>Among the most relevant use cases obtained after carrying out a more detailed analysis for each of the deli</w:t>
      </w:r>
      <w:r w:rsidRPr="00D516D6">
        <w:rPr>
          <w:w w:val="90"/>
          <w:lang w:val="en-GB"/>
        </w:rPr>
        <w:t>verables</w:t>
      </w:r>
      <w:r w:rsidRPr="00D516D6">
        <w:rPr>
          <w:spacing w:val="80"/>
          <w:lang w:val="en-GB"/>
        </w:rPr>
        <w:t xml:space="preserve"> </w:t>
      </w:r>
      <w:r w:rsidRPr="00D516D6">
        <w:rPr>
          <w:lang w:val="en-GB"/>
        </w:rPr>
        <w:t>of</w:t>
      </w:r>
      <w:r w:rsidRPr="00D516D6">
        <w:rPr>
          <w:spacing w:val="-12"/>
          <w:lang w:val="en-GB"/>
        </w:rPr>
        <w:t xml:space="preserve"> </w:t>
      </w:r>
      <w:r w:rsidRPr="00D516D6">
        <w:rPr>
          <w:lang w:val="en-GB"/>
        </w:rPr>
        <w:t>the</w:t>
      </w:r>
      <w:r w:rsidRPr="00D516D6">
        <w:rPr>
          <w:spacing w:val="-11"/>
          <w:lang w:val="en-GB"/>
        </w:rPr>
        <w:t xml:space="preserve"> </w:t>
      </w:r>
      <w:proofErr w:type="spellStart"/>
      <w:r w:rsidRPr="00D516D6">
        <w:rPr>
          <w:lang w:val="en-GB"/>
        </w:rPr>
        <w:t>Torddis</w:t>
      </w:r>
      <w:proofErr w:type="spellEnd"/>
      <w:r w:rsidRPr="00D516D6">
        <w:rPr>
          <w:spacing w:val="-11"/>
          <w:lang w:val="en-GB"/>
        </w:rPr>
        <w:t xml:space="preserve"> </w:t>
      </w:r>
      <w:r w:rsidRPr="00D516D6">
        <w:rPr>
          <w:lang w:val="en-GB"/>
        </w:rPr>
        <w:t>system</w:t>
      </w:r>
      <w:r w:rsidRPr="00D516D6">
        <w:rPr>
          <w:spacing w:val="-11"/>
          <w:lang w:val="en-GB"/>
        </w:rPr>
        <w:t xml:space="preserve"> </w:t>
      </w:r>
      <w:r w:rsidRPr="00D516D6">
        <w:rPr>
          <w:lang w:val="en-GB"/>
        </w:rPr>
        <w:t>are</w:t>
      </w:r>
      <w:r w:rsidRPr="00D516D6">
        <w:rPr>
          <w:spacing w:val="-11"/>
          <w:lang w:val="en-GB"/>
        </w:rPr>
        <w:t xml:space="preserve"> </w:t>
      </w:r>
      <w:r w:rsidRPr="00D516D6">
        <w:rPr>
          <w:lang w:val="en-GB"/>
        </w:rPr>
        <w:t>those</w:t>
      </w:r>
      <w:r w:rsidRPr="00D516D6">
        <w:rPr>
          <w:spacing w:val="-11"/>
          <w:lang w:val="en-GB"/>
        </w:rPr>
        <w:t xml:space="preserve"> </w:t>
      </w:r>
      <w:r w:rsidRPr="00D516D6">
        <w:rPr>
          <w:lang w:val="en-GB"/>
        </w:rPr>
        <w:t>shown</w:t>
      </w:r>
      <w:r w:rsidRPr="00D516D6">
        <w:rPr>
          <w:spacing w:val="-11"/>
          <w:lang w:val="en-GB"/>
        </w:rPr>
        <w:t xml:space="preserve"> </w:t>
      </w:r>
      <w:r w:rsidRPr="00D516D6">
        <w:rPr>
          <w:lang w:val="en-GB"/>
        </w:rPr>
        <w:t>in</w:t>
      </w:r>
      <w:r w:rsidRPr="00D516D6">
        <w:rPr>
          <w:spacing w:val="-11"/>
          <w:lang w:val="en-GB"/>
        </w:rPr>
        <w:t xml:space="preserve"> </w:t>
      </w:r>
      <w:r w:rsidRPr="00D516D6">
        <w:rPr>
          <w:lang w:val="en-GB"/>
        </w:rPr>
        <w:t>Figure</w:t>
      </w:r>
      <w:r w:rsidRPr="00D516D6">
        <w:rPr>
          <w:spacing w:val="-11"/>
          <w:lang w:val="en-GB"/>
        </w:rPr>
        <w:t xml:space="preserve"> </w:t>
      </w:r>
      <w:hyperlink w:anchor="_bookmark17" w:history="1">
        <w:r w:rsidRPr="00D516D6">
          <w:rPr>
            <w:color w:val="2F4F4F"/>
            <w:lang w:val="en-GB"/>
          </w:rPr>
          <w:t>6</w:t>
        </w:r>
      </w:hyperlink>
      <w:r w:rsidRPr="00D516D6">
        <w:rPr>
          <w:lang w:val="en-GB"/>
        </w:rPr>
        <w:t>.</w:t>
      </w:r>
    </w:p>
    <w:p w14:paraId="097FB5FF" w14:textId="77777777" w:rsidR="00AF779A" w:rsidRPr="00D516D6" w:rsidRDefault="00AF779A">
      <w:pPr>
        <w:pStyle w:val="Textoindependiente"/>
        <w:spacing w:before="4"/>
        <w:rPr>
          <w:sz w:val="17"/>
          <w:lang w:val="en-GB"/>
        </w:rPr>
      </w:pPr>
    </w:p>
    <w:p w14:paraId="0375B18F" w14:textId="77777777" w:rsidR="00AF779A" w:rsidRPr="00D516D6" w:rsidRDefault="00E9277B">
      <w:pPr>
        <w:pStyle w:val="Ttulo2"/>
        <w:numPr>
          <w:ilvl w:val="1"/>
          <w:numId w:val="15"/>
        </w:numPr>
        <w:tabs>
          <w:tab w:val="left" w:pos="556"/>
        </w:tabs>
        <w:ind w:hanging="440"/>
        <w:rPr>
          <w:lang w:val="en-GB"/>
        </w:rPr>
      </w:pPr>
      <w:r w:rsidRPr="00D516D6">
        <w:rPr>
          <w:lang w:val="en-GB"/>
        </w:rPr>
        <w:t>Model</w:t>
      </w:r>
      <w:r w:rsidRPr="00D516D6">
        <w:rPr>
          <w:spacing w:val="-9"/>
          <w:lang w:val="en-GB"/>
        </w:rPr>
        <w:t xml:space="preserve"> </w:t>
      </w:r>
      <w:r w:rsidRPr="00D516D6">
        <w:rPr>
          <w:lang w:val="en-GB"/>
        </w:rPr>
        <w:t>Generation</w:t>
      </w:r>
      <w:r w:rsidRPr="00D516D6">
        <w:rPr>
          <w:spacing w:val="-8"/>
          <w:lang w:val="en-GB"/>
        </w:rPr>
        <w:t xml:space="preserve"> </w:t>
      </w:r>
      <w:r w:rsidRPr="00D516D6">
        <w:rPr>
          <w:lang w:val="en-GB"/>
        </w:rPr>
        <w:t>and</w:t>
      </w:r>
      <w:r w:rsidRPr="00D516D6">
        <w:rPr>
          <w:spacing w:val="-8"/>
          <w:lang w:val="en-GB"/>
        </w:rPr>
        <w:t xml:space="preserve"> </w:t>
      </w:r>
      <w:r w:rsidRPr="00D516D6">
        <w:rPr>
          <w:spacing w:val="-2"/>
          <w:lang w:val="en-GB"/>
        </w:rPr>
        <w:t>Adaptation</w:t>
      </w:r>
    </w:p>
    <w:p w14:paraId="55297E16" w14:textId="27A86012" w:rsidR="00AF779A" w:rsidRPr="00D516D6" w:rsidRDefault="006C384F">
      <w:pPr>
        <w:pStyle w:val="Textoindependiente"/>
        <w:spacing w:before="4" w:line="244" w:lineRule="auto"/>
        <w:ind w:left="116" w:right="154" w:firstLine="298"/>
        <w:jc w:val="both"/>
        <w:rPr>
          <w:lang w:val="en-GB"/>
        </w:rPr>
      </w:pPr>
      <w:bookmarkStart w:id="170" w:name="_Hlk170549242"/>
      <w:r>
        <w:rPr>
          <w:spacing w:val="-2"/>
          <w:w w:val="95"/>
          <w:lang w:val="en-GB"/>
        </w:rPr>
        <w:t>U</w:t>
      </w:r>
      <w:r w:rsidRPr="00D516D6">
        <w:rPr>
          <w:spacing w:val="-2"/>
          <w:w w:val="95"/>
          <w:lang w:val="en-GB"/>
        </w:rPr>
        <w:t>sing the TDDT4IoTS tool, the stages</w:t>
      </w:r>
      <w:r>
        <w:rPr>
          <w:spacing w:val="-2"/>
          <w:w w:val="95"/>
          <w:lang w:val="en-GB"/>
        </w:rPr>
        <w:t xml:space="preserve"> of</w:t>
      </w:r>
      <w:r w:rsidRPr="00D516D6">
        <w:rPr>
          <w:spacing w:val="-2"/>
          <w:w w:val="95"/>
          <w:lang w:val="en-GB"/>
        </w:rPr>
        <w:t xml:space="preserve"> model generation and adaptation, </w:t>
      </w:r>
      <w:r>
        <w:rPr>
          <w:spacing w:val="-2"/>
          <w:w w:val="95"/>
          <w:lang w:val="en-GB"/>
        </w:rPr>
        <w:t>as well as</w:t>
      </w:r>
      <w:r w:rsidRPr="00D516D6">
        <w:rPr>
          <w:spacing w:val="-2"/>
          <w:w w:val="95"/>
          <w:lang w:val="en-GB"/>
        </w:rPr>
        <w:t xml:space="preserve"> test generation</w:t>
      </w:r>
      <w:r>
        <w:rPr>
          <w:spacing w:val="-2"/>
          <w:w w:val="95"/>
          <w:lang w:val="en-GB"/>
        </w:rPr>
        <w:t>,</w:t>
      </w:r>
      <w:r w:rsidRPr="00D516D6">
        <w:rPr>
          <w:spacing w:val="-2"/>
          <w:w w:val="95"/>
          <w:lang w:val="en-GB"/>
        </w:rPr>
        <w:t xml:space="preserve"> are the phases that</w:t>
      </w:r>
      <w:r w:rsidRPr="00D516D6">
        <w:rPr>
          <w:w w:val="95"/>
          <w:lang w:val="en-GB"/>
        </w:rPr>
        <w:t xml:space="preserve"> consume</w:t>
      </w:r>
      <w:r w:rsidRPr="00D516D6">
        <w:rPr>
          <w:spacing w:val="-4"/>
          <w:w w:val="95"/>
          <w:lang w:val="en-GB"/>
        </w:rPr>
        <w:t xml:space="preserve"> </w:t>
      </w:r>
      <w:r w:rsidRPr="00D516D6">
        <w:rPr>
          <w:w w:val="95"/>
          <w:lang w:val="en-GB"/>
        </w:rPr>
        <w:t>the</w:t>
      </w:r>
      <w:r w:rsidRPr="00D516D6">
        <w:rPr>
          <w:spacing w:val="-4"/>
          <w:w w:val="95"/>
          <w:lang w:val="en-GB"/>
        </w:rPr>
        <w:t xml:space="preserve"> </w:t>
      </w:r>
      <w:r w:rsidRPr="00D516D6">
        <w:rPr>
          <w:w w:val="95"/>
          <w:lang w:val="en-GB"/>
        </w:rPr>
        <w:t>least</w:t>
      </w:r>
      <w:r w:rsidRPr="00D516D6">
        <w:rPr>
          <w:spacing w:val="-4"/>
          <w:w w:val="95"/>
          <w:lang w:val="en-GB"/>
        </w:rPr>
        <w:t xml:space="preserve"> </w:t>
      </w:r>
      <w:r w:rsidRPr="00D516D6">
        <w:rPr>
          <w:w w:val="95"/>
          <w:lang w:val="en-GB"/>
        </w:rPr>
        <w:t>amount</w:t>
      </w:r>
      <w:r w:rsidRPr="00D516D6">
        <w:rPr>
          <w:spacing w:val="-4"/>
          <w:w w:val="95"/>
          <w:lang w:val="en-GB"/>
        </w:rPr>
        <w:t xml:space="preserve"> </w:t>
      </w:r>
      <w:r w:rsidRPr="00D516D6">
        <w:rPr>
          <w:w w:val="95"/>
          <w:lang w:val="en-GB"/>
        </w:rPr>
        <w:t>of</w:t>
      </w:r>
      <w:r w:rsidRPr="00D516D6">
        <w:rPr>
          <w:spacing w:val="-4"/>
          <w:w w:val="95"/>
          <w:lang w:val="en-GB"/>
        </w:rPr>
        <w:t xml:space="preserve"> </w:t>
      </w:r>
      <w:r w:rsidRPr="00D516D6">
        <w:rPr>
          <w:w w:val="95"/>
          <w:lang w:val="en-GB"/>
        </w:rPr>
        <w:t>time</w:t>
      </w:r>
      <w:r w:rsidRPr="00D516D6">
        <w:rPr>
          <w:spacing w:val="-4"/>
          <w:w w:val="95"/>
          <w:lang w:val="en-GB"/>
        </w:rPr>
        <w:t xml:space="preserve"> </w:t>
      </w:r>
      <w:r w:rsidRPr="00D516D6">
        <w:rPr>
          <w:w w:val="95"/>
          <w:lang w:val="en-GB"/>
        </w:rPr>
        <w:t>for</w:t>
      </w:r>
      <w:r w:rsidRPr="00D516D6">
        <w:rPr>
          <w:spacing w:val="-4"/>
          <w:w w:val="95"/>
          <w:lang w:val="en-GB"/>
        </w:rPr>
        <w:t xml:space="preserve"> </w:t>
      </w:r>
      <w:r w:rsidRPr="00D516D6">
        <w:rPr>
          <w:w w:val="95"/>
          <w:lang w:val="en-GB"/>
        </w:rPr>
        <w:t>developers.</w:t>
      </w:r>
      <w:r w:rsidRPr="00D516D6">
        <w:rPr>
          <w:spacing w:val="-4"/>
          <w:w w:val="95"/>
          <w:lang w:val="en-GB"/>
        </w:rPr>
        <w:t xml:space="preserve"> </w:t>
      </w:r>
      <w:r w:rsidRPr="00D516D6">
        <w:rPr>
          <w:w w:val="95"/>
          <w:lang w:val="en-GB"/>
        </w:rPr>
        <w:t>Consequently,</w:t>
      </w:r>
      <w:r w:rsidRPr="00D516D6">
        <w:rPr>
          <w:spacing w:val="-4"/>
          <w:w w:val="95"/>
          <w:lang w:val="en-GB"/>
        </w:rPr>
        <w:t xml:space="preserve"> </w:t>
      </w:r>
      <w:r w:rsidRPr="00D516D6">
        <w:rPr>
          <w:w w:val="95"/>
          <w:lang w:val="en-GB"/>
        </w:rPr>
        <w:t>the</w:t>
      </w:r>
      <w:r w:rsidRPr="00D516D6">
        <w:rPr>
          <w:spacing w:val="-4"/>
          <w:w w:val="95"/>
          <w:lang w:val="en-GB"/>
        </w:rPr>
        <w:t xml:space="preserve"> </w:t>
      </w:r>
      <w:r w:rsidRPr="00D516D6">
        <w:rPr>
          <w:w w:val="95"/>
          <w:lang w:val="en-GB"/>
        </w:rPr>
        <w:t>model</w:t>
      </w:r>
      <w:r w:rsidRPr="00D516D6">
        <w:rPr>
          <w:spacing w:val="-4"/>
          <w:w w:val="95"/>
          <w:lang w:val="en-GB"/>
        </w:rPr>
        <w:t xml:space="preserve"> </w:t>
      </w:r>
      <w:r w:rsidRPr="00D516D6">
        <w:rPr>
          <w:w w:val="95"/>
          <w:lang w:val="en-GB"/>
        </w:rPr>
        <w:t>generation</w:t>
      </w:r>
      <w:r w:rsidRPr="00D516D6">
        <w:rPr>
          <w:spacing w:val="-4"/>
          <w:w w:val="95"/>
          <w:lang w:val="en-GB"/>
        </w:rPr>
        <w:t xml:space="preserve"> </w:t>
      </w:r>
      <w:r w:rsidRPr="00D516D6">
        <w:rPr>
          <w:w w:val="95"/>
          <w:lang w:val="en-GB"/>
        </w:rPr>
        <w:t>and</w:t>
      </w:r>
      <w:r w:rsidRPr="00D516D6">
        <w:rPr>
          <w:spacing w:val="-4"/>
          <w:w w:val="95"/>
          <w:lang w:val="en-GB"/>
        </w:rPr>
        <w:t xml:space="preserve"> </w:t>
      </w:r>
      <w:r w:rsidRPr="00D516D6">
        <w:rPr>
          <w:w w:val="95"/>
          <w:lang w:val="en-GB"/>
        </w:rPr>
        <w:t>adaptation</w:t>
      </w:r>
      <w:r w:rsidRPr="00D516D6">
        <w:rPr>
          <w:spacing w:val="-4"/>
          <w:w w:val="95"/>
          <w:lang w:val="en-GB"/>
        </w:rPr>
        <w:t xml:space="preserve"> </w:t>
      </w:r>
      <w:r w:rsidRPr="00D516D6">
        <w:rPr>
          <w:w w:val="95"/>
          <w:lang w:val="en-GB"/>
        </w:rPr>
        <w:t>phase</w:t>
      </w:r>
      <w:r w:rsidRPr="00D516D6">
        <w:rPr>
          <w:spacing w:val="-4"/>
          <w:w w:val="95"/>
          <w:lang w:val="en-GB"/>
        </w:rPr>
        <w:t xml:space="preserve"> </w:t>
      </w:r>
      <w:r w:rsidRPr="00D516D6">
        <w:rPr>
          <w:w w:val="95"/>
          <w:lang w:val="en-GB"/>
        </w:rPr>
        <w:t>did</w:t>
      </w:r>
      <w:r w:rsidRPr="00D516D6">
        <w:rPr>
          <w:spacing w:val="-4"/>
          <w:w w:val="95"/>
          <w:lang w:val="en-GB"/>
        </w:rPr>
        <w:t xml:space="preserve"> </w:t>
      </w:r>
      <w:r w:rsidRPr="00D516D6">
        <w:rPr>
          <w:w w:val="95"/>
          <w:lang w:val="en-GB"/>
        </w:rPr>
        <w:t xml:space="preserve">not </w:t>
      </w:r>
      <w:r w:rsidRPr="00D516D6">
        <w:rPr>
          <w:w w:val="90"/>
          <w:lang w:val="en-GB"/>
        </w:rPr>
        <w:t xml:space="preserve">significantly impact time resources. </w:t>
      </w:r>
      <w:r w:rsidRPr="006C384F">
        <w:rPr>
          <w:w w:val="90"/>
          <w:lang w:val="en-GB"/>
        </w:rPr>
        <w:t xml:space="preserve">Each relevant element (classes, attributes, relationships, etc.) in </w:t>
      </w:r>
      <w:r w:rsidRPr="00D516D6">
        <w:rPr>
          <w:w w:val="90"/>
          <w:lang w:val="en-GB"/>
        </w:rPr>
        <w:t xml:space="preserve">each use case </w:t>
      </w:r>
      <w:r w:rsidRPr="006C384F">
        <w:rPr>
          <w:w w:val="90"/>
          <w:lang w:val="en-GB"/>
        </w:rPr>
        <w:t xml:space="preserve">was previously marked </w:t>
      </w:r>
      <w:r w:rsidRPr="00D516D6">
        <w:rPr>
          <w:w w:val="90"/>
          <w:lang w:val="en-GB"/>
        </w:rPr>
        <w:t>with a symbol-based language (non-alphabetic symbols)</w:t>
      </w:r>
      <w:r w:rsidRPr="006C384F">
        <w:rPr>
          <w:w w:val="90"/>
          <w:lang w:val="en-GB"/>
        </w:rPr>
        <w:t>, allowing the tool to automatically generate the UML class diagram.</w:t>
      </w:r>
      <w:r>
        <w:rPr>
          <w:w w:val="90"/>
          <w:lang w:val="en-GB"/>
        </w:rPr>
        <w:t xml:space="preserve"> </w:t>
      </w:r>
      <w:r w:rsidRPr="006C384F">
        <w:rPr>
          <w:w w:val="90"/>
          <w:lang w:val="en-GB"/>
        </w:rPr>
        <w:t>Therefore, this phase only</w:t>
      </w:r>
      <w:r w:rsidRPr="00D516D6">
        <w:rPr>
          <w:lang w:val="en-GB"/>
        </w:rPr>
        <w:t xml:space="preserve"> </w:t>
      </w:r>
      <w:r w:rsidRPr="00D516D6">
        <w:rPr>
          <w:w w:val="90"/>
          <w:lang w:val="en-GB"/>
        </w:rPr>
        <w:t>required verifying the generated diagram</w:t>
      </w:r>
      <w:r>
        <w:rPr>
          <w:w w:val="90"/>
          <w:lang w:val="en-GB"/>
        </w:rPr>
        <w:t>.</w:t>
      </w:r>
      <w:r w:rsidRPr="00D516D6">
        <w:rPr>
          <w:w w:val="90"/>
          <w:lang w:val="en-GB"/>
        </w:rPr>
        <w:t xml:space="preserve"> If any element was missing due to omission, the use</w:t>
      </w:r>
      <w:r w:rsidRPr="00D516D6">
        <w:rPr>
          <w:w w:val="95"/>
          <w:lang w:val="en-GB"/>
        </w:rPr>
        <w:t xml:space="preserve"> case</w:t>
      </w:r>
      <w:r w:rsidRPr="00D516D6">
        <w:rPr>
          <w:spacing w:val="-3"/>
          <w:w w:val="95"/>
          <w:lang w:val="en-GB"/>
        </w:rPr>
        <w:t xml:space="preserve"> </w:t>
      </w:r>
      <w:r w:rsidRPr="00D516D6">
        <w:rPr>
          <w:w w:val="95"/>
          <w:lang w:val="en-GB"/>
        </w:rPr>
        <w:t>was</w:t>
      </w:r>
      <w:r w:rsidRPr="00D516D6">
        <w:rPr>
          <w:spacing w:val="-3"/>
          <w:w w:val="95"/>
          <w:lang w:val="en-GB"/>
        </w:rPr>
        <w:t xml:space="preserve"> </w:t>
      </w:r>
      <w:r w:rsidRPr="00D516D6">
        <w:rPr>
          <w:w w:val="95"/>
          <w:lang w:val="en-GB"/>
        </w:rPr>
        <w:t>reviewed</w:t>
      </w:r>
      <w:r w:rsidRPr="00D516D6">
        <w:rPr>
          <w:spacing w:val="-3"/>
          <w:w w:val="95"/>
          <w:lang w:val="en-GB"/>
        </w:rPr>
        <w:t xml:space="preserve"> </w:t>
      </w:r>
      <w:r w:rsidRPr="00D516D6">
        <w:rPr>
          <w:w w:val="95"/>
          <w:lang w:val="en-GB"/>
        </w:rPr>
        <w:t>and</w:t>
      </w:r>
      <w:r w:rsidRPr="00D516D6">
        <w:rPr>
          <w:spacing w:val="-3"/>
          <w:w w:val="95"/>
          <w:lang w:val="en-GB"/>
        </w:rPr>
        <w:t xml:space="preserve"> </w:t>
      </w:r>
      <w:r w:rsidRPr="00D516D6">
        <w:rPr>
          <w:w w:val="95"/>
          <w:lang w:val="en-GB"/>
        </w:rPr>
        <w:t>supplemented</w:t>
      </w:r>
      <w:r w:rsidRPr="00D516D6">
        <w:rPr>
          <w:spacing w:val="-3"/>
          <w:w w:val="95"/>
          <w:lang w:val="en-GB"/>
        </w:rPr>
        <w:t xml:space="preserve"> </w:t>
      </w:r>
      <w:r w:rsidRPr="00D516D6">
        <w:rPr>
          <w:w w:val="95"/>
          <w:lang w:val="en-GB"/>
        </w:rPr>
        <w:t>to</w:t>
      </w:r>
      <w:r w:rsidRPr="00D516D6">
        <w:rPr>
          <w:spacing w:val="-3"/>
          <w:w w:val="95"/>
          <w:lang w:val="en-GB"/>
        </w:rPr>
        <w:t xml:space="preserve"> </w:t>
      </w:r>
      <w:r w:rsidRPr="00D516D6">
        <w:rPr>
          <w:w w:val="95"/>
          <w:lang w:val="en-GB"/>
        </w:rPr>
        <w:t>ensure</w:t>
      </w:r>
      <w:r w:rsidRPr="00D516D6">
        <w:rPr>
          <w:spacing w:val="-3"/>
          <w:w w:val="95"/>
          <w:lang w:val="en-GB"/>
        </w:rPr>
        <w:t xml:space="preserve"> </w:t>
      </w:r>
      <w:r w:rsidRPr="00D516D6">
        <w:rPr>
          <w:w w:val="95"/>
          <w:lang w:val="en-GB"/>
        </w:rPr>
        <w:t>the</w:t>
      </w:r>
      <w:r w:rsidRPr="00D516D6">
        <w:rPr>
          <w:spacing w:val="-3"/>
          <w:w w:val="95"/>
          <w:lang w:val="en-GB"/>
        </w:rPr>
        <w:t xml:space="preserve"> </w:t>
      </w:r>
      <w:r>
        <w:rPr>
          <w:spacing w:val="-3"/>
          <w:w w:val="95"/>
          <w:lang w:val="en-GB"/>
        </w:rPr>
        <w:t xml:space="preserve">newly </w:t>
      </w:r>
      <w:bookmarkStart w:id="171" w:name="OLE_LINK226"/>
      <w:r>
        <w:rPr>
          <w:spacing w:val="-3"/>
          <w:w w:val="95"/>
          <w:lang w:val="en-GB"/>
        </w:rPr>
        <w:t xml:space="preserve">generated </w:t>
      </w:r>
      <w:bookmarkEnd w:id="171"/>
      <w:r w:rsidRPr="00D516D6">
        <w:rPr>
          <w:w w:val="95"/>
          <w:lang w:val="en-GB"/>
        </w:rPr>
        <w:t>class</w:t>
      </w:r>
      <w:r w:rsidRPr="00D516D6">
        <w:rPr>
          <w:spacing w:val="-3"/>
          <w:w w:val="95"/>
          <w:lang w:val="en-GB"/>
        </w:rPr>
        <w:t xml:space="preserve"> </w:t>
      </w:r>
      <w:r w:rsidRPr="00D516D6">
        <w:rPr>
          <w:w w:val="95"/>
          <w:lang w:val="en-GB"/>
        </w:rPr>
        <w:t>diagram</w:t>
      </w:r>
      <w:r w:rsidRPr="00D516D6">
        <w:rPr>
          <w:spacing w:val="-3"/>
          <w:w w:val="95"/>
          <w:lang w:val="en-GB"/>
        </w:rPr>
        <w:t xml:space="preserve"> </w:t>
      </w:r>
      <w:r w:rsidRPr="00D516D6">
        <w:rPr>
          <w:w w:val="95"/>
          <w:lang w:val="en-GB"/>
        </w:rPr>
        <w:t>was</w:t>
      </w:r>
      <w:r w:rsidRPr="00D516D6">
        <w:rPr>
          <w:spacing w:val="-3"/>
          <w:w w:val="95"/>
          <w:lang w:val="en-GB"/>
        </w:rPr>
        <w:t xml:space="preserve"> </w:t>
      </w:r>
      <w:r w:rsidRPr="00D516D6">
        <w:rPr>
          <w:w w:val="95"/>
          <w:lang w:val="en-GB"/>
        </w:rPr>
        <w:t>accurate.</w:t>
      </w:r>
    </w:p>
    <w:p w14:paraId="33D6E23E" w14:textId="77777777" w:rsidR="00AF779A" w:rsidRPr="00D516D6" w:rsidRDefault="00E9277B">
      <w:pPr>
        <w:pStyle w:val="Textoindependiente"/>
        <w:spacing w:line="234" w:lineRule="exact"/>
        <w:ind w:left="415"/>
        <w:jc w:val="both"/>
        <w:rPr>
          <w:lang w:val="en-GB"/>
        </w:rPr>
      </w:pPr>
      <w:r w:rsidRPr="00D516D6">
        <w:rPr>
          <w:spacing w:val="-2"/>
          <w:w w:val="95"/>
          <w:lang w:val="en-GB"/>
        </w:rPr>
        <w:t>The</w:t>
      </w:r>
      <w:r w:rsidRPr="00D516D6">
        <w:rPr>
          <w:spacing w:val="-1"/>
          <w:lang w:val="en-GB"/>
        </w:rPr>
        <w:t xml:space="preserve"> </w:t>
      </w:r>
      <w:r w:rsidRPr="00D516D6">
        <w:rPr>
          <w:spacing w:val="-2"/>
          <w:w w:val="95"/>
          <w:lang w:val="en-GB"/>
        </w:rPr>
        <w:t>final</w:t>
      </w:r>
      <w:r w:rsidRPr="00D516D6">
        <w:rPr>
          <w:spacing w:val="-1"/>
          <w:lang w:val="en-GB"/>
        </w:rPr>
        <w:t xml:space="preserve"> </w:t>
      </w:r>
      <w:r w:rsidRPr="00D516D6">
        <w:rPr>
          <w:spacing w:val="-2"/>
          <w:w w:val="95"/>
          <w:lang w:val="en-GB"/>
        </w:rPr>
        <w:t>class</w:t>
      </w:r>
      <w:r w:rsidRPr="00D516D6">
        <w:rPr>
          <w:lang w:val="en-GB"/>
        </w:rPr>
        <w:t xml:space="preserve"> </w:t>
      </w:r>
      <w:r w:rsidRPr="00D516D6">
        <w:rPr>
          <w:spacing w:val="-2"/>
          <w:w w:val="95"/>
          <w:lang w:val="en-GB"/>
        </w:rPr>
        <w:t>diagram,</w:t>
      </w:r>
      <w:r w:rsidRPr="00D516D6">
        <w:rPr>
          <w:spacing w:val="-1"/>
          <w:lang w:val="en-GB"/>
        </w:rPr>
        <w:t xml:space="preserve"> </w:t>
      </w:r>
      <w:r w:rsidRPr="00D516D6">
        <w:rPr>
          <w:spacing w:val="-2"/>
          <w:w w:val="95"/>
          <w:lang w:val="en-GB"/>
        </w:rPr>
        <w:t>after</w:t>
      </w:r>
      <w:r w:rsidRPr="00D516D6">
        <w:rPr>
          <w:spacing w:val="-1"/>
          <w:lang w:val="en-GB"/>
        </w:rPr>
        <w:t xml:space="preserve"> </w:t>
      </w:r>
      <w:r w:rsidRPr="00D516D6">
        <w:rPr>
          <w:spacing w:val="-2"/>
          <w:w w:val="95"/>
          <w:lang w:val="en-GB"/>
        </w:rPr>
        <w:t>the</w:t>
      </w:r>
      <w:r w:rsidRPr="00D516D6">
        <w:rPr>
          <w:lang w:val="en-GB"/>
        </w:rPr>
        <w:t xml:space="preserve"> </w:t>
      </w:r>
      <w:r w:rsidRPr="00D516D6">
        <w:rPr>
          <w:spacing w:val="-2"/>
          <w:w w:val="95"/>
          <w:lang w:val="en-GB"/>
        </w:rPr>
        <w:t>last</w:t>
      </w:r>
      <w:r w:rsidRPr="00D516D6">
        <w:rPr>
          <w:spacing w:val="-1"/>
          <w:lang w:val="en-GB"/>
        </w:rPr>
        <w:t xml:space="preserve"> </w:t>
      </w:r>
      <w:r w:rsidRPr="00D516D6">
        <w:rPr>
          <w:spacing w:val="-2"/>
          <w:w w:val="95"/>
          <w:lang w:val="en-GB"/>
        </w:rPr>
        <w:t>iteration</w:t>
      </w:r>
      <w:r w:rsidRPr="00D516D6">
        <w:rPr>
          <w:spacing w:val="-1"/>
          <w:lang w:val="en-GB"/>
        </w:rPr>
        <w:t xml:space="preserve"> </w:t>
      </w:r>
      <w:r w:rsidRPr="00D516D6">
        <w:rPr>
          <w:spacing w:val="-2"/>
          <w:w w:val="95"/>
          <w:lang w:val="en-GB"/>
        </w:rPr>
        <w:t>of</w:t>
      </w:r>
      <w:r w:rsidRPr="00D516D6">
        <w:rPr>
          <w:lang w:val="en-GB"/>
        </w:rPr>
        <w:t xml:space="preserve"> </w:t>
      </w:r>
      <w:proofErr w:type="spellStart"/>
      <w:r w:rsidRPr="00D516D6">
        <w:rPr>
          <w:spacing w:val="-2"/>
          <w:w w:val="95"/>
          <w:lang w:val="en-GB"/>
        </w:rPr>
        <w:t>Torddis</w:t>
      </w:r>
      <w:proofErr w:type="spellEnd"/>
      <w:r w:rsidRPr="00D516D6">
        <w:rPr>
          <w:spacing w:val="-1"/>
          <w:lang w:val="en-GB"/>
        </w:rPr>
        <w:t xml:space="preserve"> </w:t>
      </w:r>
      <w:r w:rsidRPr="00D516D6">
        <w:rPr>
          <w:spacing w:val="-2"/>
          <w:w w:val="95"/>
          <w:lang w:val="en-GB"/>
        </w:rPr>
        <w:t>development,</w:t>
      </w:r>
      <w:r w:rsidRPr="00D516D6">
        <w:rPr>
          <w:lang w:val="en-GB"/>
        </w:rPr>
        <w:t xml:space="preserve"> </w:t>
      </w:r>
      <w:r w:rsidRPr="00D516D6">
        <w:rPr>
          <w:spacing w:val="-2"/>
          <w:w w:val="95"/>
          <w:lang w:val="en-GB"/>
        </w:rPr>
        <w:t>is</w:t>
      </w:r>
      <w:r w:rsidRPr="00D516D6">
        <w:rPr>
          <w:spacing w:val="-1"/>
          <w:lang w:val="en-GB"/>
        </w:rPr>
        <w:t xml:space="preserve"> </w:t>
      </w:r>
      <w:r w:rsidRPr="00D516D6">
        <w:rPr>
          <w:spacing w:val="-2"/>
          <w:w w:val="95"/>
          <w:lang w:val="en-GB"/>
        </w:rPr>
        <w:t>shown</w:t>
      </w:r>
      <w:r w:rsidRPr="00D516D6">
        <w:rPr>
          <w:spacing w:val="-1"/>
          <w:lang w:val="en-GB"/>
        </w:rPr>
        <w:t xml:space="preserve"> </w:t>
      </w:r>
      <w:r w:rsidRPr="00D516D6">
        <w:rPr>
          <w:spacing w:val="-2"/>
          <w:w w:val="95"/>
          <w:lang w:val="en-GB"/>
        </w:rPr>
        <w:t>in</w:t>
      </w:r>
      <w:r w:rsidRPr="00D516D6">
        <w:rPr>
          <w:lang w:val="en-GB"/>
        </w:rPr>
        <w:t xml:space="preserve"> </w:t>
      </w:r>
      <w:r w:rsidRPr="00D516D6">
        <w:rPr>
          <w:spacing w:val="-2"/>
          <w:w w:val="95"/>
          <w:lang w:val="en-GB"/>
        </w:rPr>
        <w:t>Figure</w:t>
      </w:r>
      <w:r w:rsidRPr="00D516D6">
        <w:rPr>
          <w:spacing w:val="-1"/>
          <w:lang w:val="en-GB"/>
        </w:rPr>
        <w:t xml:space="preserve"> </w:t>
      </w:r>
      <w:hyperlink w:anchor="_bookmark18" w:history="1">
        <w:r w:rsidRPr="00D516D6">
          <w:rPr>
            <w:color w:val="2F4F4F"/>
            <w:spacing w:val="-5"/>
            <w:w w:val="95"/>
            <w:lang w:val="en-GB"/>
          </w:rPr>
          <w:t>7</w:t>
        </w:r>
      </w:hyperlink>
      <w:r w:rsidRPr="00D516D6">
        <w:rPr>
          <w:spacing w:val="-5"/>
          <w:w w:val="95"/>
          <w:lang w:val="en-GB"/>
        </w:rPr>
        <w:t>.</w:t>
      </w:r>
    </w:p>
    <w:bookmarkEnd w:id="170"/>
    <w:p w14:paraId="55B22C9A" w14:textId="77777777" w:rsidR="00AF779A" w:rsidRPr="00D516D6" w:rsidRDefault="00AF779A">
      <w:pPr>
        <w:pStyle w:val="Textoindependiente"/>
        <w:spacing w:before="9"/>
        <w:rPr>
          <w:sz w:val="17"/>
          <w:lang w:val="en-GB"/>
        </w:rPr>
      </w:pPr>
    </w:p>
    <w:p w14:paraId="2F66061C" w14:textId="77777777" w:rsidR="00AF779A" w:rsidRPr="00D516D6" w:rsidRDefault="00E9277B">
      <w:pPr>
        <w:pStyle w:val="Ttulo2"/>
        <w:numPr>
          <w:ilvl w:val="1"/>
          <w:numId w:val="15"/>
        </w:numPr>
        <w:tabs>
          <w:tab w:val="left" w:pos="556"/>
        </w:tabs>
        <w:ind w:hanging="440"/>
        <w:rPr>
          <w:lang w:val="en-GB"/>
        </w:rPr>
      </w:pPr>
      <w:r w:rsidRPr="00D516D6">
        <w:rPr>
          <w:spacing w:val="-4"/>
          <w:lang w:val="en-GB"/>
        </w:rPr>
        <w:t>Test</w:t>
      </w:r>
      <w:r w:rsidRPr="00D516D6">
        <w:rPr>
          <w:spacing w:val="-8"/>
          <w:lang w:val="en-GB"/>
        </w:rPr>
        <w:t xml:space="preserve"> </w:t>
      </w:r>
      <w:r w:rsidRPr="00D516D6">
        <w:rPr>
          <w:spacing w:val="-2"/>
          <w:lang w:val="en-GB"/>
        </w:rPr>
        <w:t>Generation</w:t>
      </w:r>
    </w:p>
    <w:p w14:paraId="780524CE" w14:textId="275817BE" w:rsidR="00AF779A" w:rsidRPr="00D516D6" w:rsidRDefault="00E9277B">
      <w:pPr>
        <w:pStyle w:val="Textoindependiente"/>
        <w:spacing w:before="3" w:line="244" w:lineRule="auto"/>
        <w:ind w:left="116" w:right="154" w:firstLine="298"/>
        <w:jc w:val="both"/>
        <w:rPr>
          <w:lang w:val="en-GB"/>
        </w:rPr>
      </w:pPr>
      <w:r w:rsidRPr="00D516D6">
        <w:rPr>
          <w:w w:val="95"/>
          <w:lang w:val="en-GB"/>
        </w:rPr>
        <w:t>The</w:t>
      </w:r>
      <w:r w:rsidRPr="00D516D6">
        <w:rPr>
          <w:spacing w:val="-4"/>
          <w:w w:val="95"/>
          <w:lang w:val="en-GB"/>
        </w:rPr>
        <w:t xml:space="preserve"> </w:t>
      </w:r>
      <w:r w:rsidRPr="00D516D6">
        <w:rPr>
          <w:w w:val="95"/>
          <w:lang w:val="en-GB"/>
        </w:rPr>
        <w:t>purpose</w:t>
      </w:r>
      <w:r w:rsidRPr="00D516D6">
        <w:rPr>
          <w:spacing w:val="-4"/>
          <w:w w:val="95"/>
          <w:lang w:val="en-GB"/>
        </w:rPr>
        <w:t xml:space="preserve"> </w:t>
      </w:r>
      <w:r w:rsidRPr="00D516D6">
        <w:rPr>
          <w:w w:val="95"/>
          <w:lang w:val="en-GB"/>
        </w:rPr>
        <w:t>of</w:t>
      </w:r>
      <w:r w:rsidRPr="00D516D6">
        <w:rPr>
          <w:spacing w:val="-4"/>
          <w:w w:val="95"/>
          <w:lang w:val="en-GB"/>
        </w:rPr>
        <w:t xml:space="preserve"> </w:t>
      </w:r>
      <w:r w:rsidRPr="00D516D6">
        <w:rPr>
          <w:w w:val="95"/>
          <w:lang w:val="en-GB"/>
        </w:rPr>
        <w:t>testing</w:t>
      </w:r>
      <w:r w:rsidRPr="00D516D6">
        <w:rPr>
          <w:spacing w:val="-4"/>
          <w:w w:val="95"/>
          <w:lang w:val="en-GB"/>
        </w:rPr>
        <w:t xml:space="preserve"> </w:t>
      </w:r>
      <w:r w:rsidRPr="00D516D6">
        <w:rPr>
          <w:w w:val="95"/>
          <w:lang w:val="en-GB"/>
        </w:rPr>
        <w:t>is</w:t>
      </w:r>
      <w:r w:rsidRPr="00D516D6">
        <w:rPr>
          <w:spacing w:val="-4"/>
          <w:w w:val="95"/>
          <w:lang w:val="en-GB"/>
        </w:rPr>
        <w:t xml:space="preserve"> </w:t>
      </w:r>
      <w:r w:rsidRPr="00D516D6">
        <w:rPr>
          <w:w w:val="95"/>
          <w:lang w:val="en-GB"/>
        </w:rPr>
        <w:t>to</w:t>
      </w:r>
      <w:r w:rsidRPr="00D516D6">
        <w:rPr>
          <w:spacing w:val="-4"/>
          <w:w w:val="95"/>
          <w:lang w:val="en-GB"/>
        </w:rPr>
        <w:t xml:space="preserve"> </w:t>
      </w:r>
      <w:r w:rsidRPr="00D516D6">
        <w:rPr>
          <w:w w:val="95"/>
          <w:lang w:val="en-GB"/>
        </w:rPr>
        <w:t>ensure</w:t>
      </w:r>
      <w:r w:rsidRPr="00D516D6">
        <w:rPr>
          <w:spacing w:val="-4"/>
          <w:w w:val="95"/>
          <w:lang w:val="en-GB"/>
        </w:rPr>
        <w:t xml:space="preserve"> </w:t>
      </w:r>
      <w:r w:rsidRPr="00D516D6">
        <w:rPr>
          <w:w w:val="95"/>
          <w:lang w:val="en-GB"/>
        </w:rPr>
        <w:t>the</w:t>
      </w:r>
      <w:r w:rsidRPr="00D516D6">
        <w:rPr>
          <w:spacing w:val="-4"/>
          <w:w w:val="95"/>
          <w:lang w:val="en-GB"/>
        </w:rPr>
        <w:t xml:space="preserve"> </w:t>
      </w:r>
      <w:r w:rsidRPr="00D516D6">
        <w:rPr>
          <w:w w:val="95"/>
          <w:lang w:val="en-GB"/>
        </w:rPr>
        <w:t>quality</w:t>
      </w:r>
      <w:r w:rsidRPr="00D516D6">
        <w:rPr>
          <w:spacing w:val="-4"/>
          <w:w w:val="95"/>
          <w:lang w:val="en-GB"/>
        </w:rPr>
        <w:t xml:space="preserve"> </w:t>
      </w:r>
      <w:r w:rsidRPr="00D516D6">
        <w:rPr>
          <w:w w:val="95"/>
          <w:lang w:val="en-GB"/>
        </w:rPr>
        <w:t>of</w:t>
      </w:r>
      <w:r w:rsidRPr="00D516D6">
        <w:rPr>
          <w:spacing w:val="-4"/>
          <w:w w:val="95"/>
          <w:lang w:val="en-GB"/>
        </w:rPr>
        <w:t xml:space="preserve"> </w:t>
      </w:r>
      <w:r w:rsidRPr="00D516D6">
        <w:rPr>
          <w:w w:val="95"/>
          <w:lang w:val="en-GB"/>
        </w:rPr>
        <w:t>the</w:t>
      </w:r>
      <w:r w:rsidRPr="00D516D6">
        <w:rPr>
          <w:spacing w:val="-4"/>
          <w:w w:val="95"/>
          <w:lang w:val="en-GB"/>
        </w:rPr>
        <w:t xml:space="preserve"> </w:t>
      </w:r>
      <w:r w:rsidRPr="00D516D6">
        <w:rPr>
          <w:w w:val="95"/>
          <w:lang w:val="en-GB"/>
        </w:rPr>
        <w:t>system</w:t>
      </w:r>
      <w:r w:rsidRPr="00D516D6">
        <w:rPr>
          <w:spacing w:val="-4"/>
          <w:w w:val="95"/>
          <w:lang w:val="en-GB"/>
        </w:rPr>
        <w:t xml:space="preserve"> </w:t>
      </w:r>
      <w:r w:rsidRPr="00D516D6">
        <w:rPr>
          <w:w w:val="95"/>
          <w:lang w:val="en-GB"/>
        </w:rPr>
        <w:t>under</w:t>
      </w:r>
      <w:r w:rsidRPr="00D516D6">
        <w:rPr>
          <w:spacing w:val="-4"/>
          <w:w w:val="95"/>
          <w:lang w:val="en-GB"/>
        </w:rPr>
        <w:t xml:space="preserve"> </w:t>
      </w:r>
      <w:r w:rsidRPr="00D516D6">
        <w:rPr>
          <w:w w:val="95"/>
          <w:lang w:val="en-GB"/>
        </w:rPr>
        <w:t>development.</w:t>
      </w:r>
      <w:r w:rsidRPr="00D516D6">
        <w:rPr>
          <w:spacing w:val="-4"/>
          <w:w w:val="95"/>
          <w:lang w:val="en-GB"/>
        </w:rPr>
        <w:t xml:space="preserve"> </w:t>
      </w:r>
      <w:r w:rsidRPr="00D516D6">
        <w:rPr>
          <w:w w:val="95"/>
          <w:lang w:val="en-GB"/>
        </w:rPr>
        <w:t>To</w:t>
      </w:r>
      <w:r w:rsidRPr="00D516D6">
        <w:rPr>
          <w:spacing w:val="-4"/>
          <w:w w:val="95"/>
          <w:lang w:val="en-GB"/>
        </w:rPr>
        <w:t xml:space="preserve"> </w:t>
      </w:r>
      <w:r w:rsidRPr="00D516D6">
        <w:rPr>
          <w:w w:val="95"/>
          <w:lang w:val="en-GB"/>
        </w:rPr>
        <w:t>achieve</w:t>
      </w:r>
      <w:r w:rsidRPr="00D516D6">
        <w:rPr>
          <w:spacing w:val="-4"/>
          <w:w w:val="95"/>
          <w:lang w:val="en-GB"/>
        </w:rPr>
        <w:t xml:space="preserve"> </w:t>
      </w:r>
      <w:r w:rsidRPr="00D516D6">
        <w:rPr>
          <w:w w:val="95"/>
          <w:lang w:val="en-GB"/>
        </w:rPr>
        <w:t>this</w:t>
      </w:r>
      <w:r w:rsidRPr="00D516D6">
        <w:rPr>
          <w:spacing w:val="-4"/>
          <w:w w:val="95"/>
          <w:lang w:val="en-GB"/>
        </w:rPr>
        <w:t xml:space="preserve"> </w:t>
      </w:r>
      <w:r w:rsidRPr="00D516D6">
        <w:rPr>
          <w:w w:val="95"/>
          <w:lang w:val="en-GB"/>
        </w:rPr>
        <w:t>goal,</w:t>
      </w:r>
      <w:r w:rsidRPr="00D516D6">
        <w:rPr>
          <w:spacing w:val="-4"/>
          <w:w w:val="95"/>
          <w:lang w:val="en-GB"/>
        </w:rPr>
        <w:t xml:space="preserve"> </w:t>
      </w:r>
      <w:r w:rsidRPr="00D516D6">
        <w:rPr>
          <w:w w:val="95"/>
          <w:lang w:val="en-GB"/>
        </w:rPr>
        <w:t>during</w:t>
      </w:r>
      <w:r w:rsidRPr="00D516D6">
        <w:rPr>
          <w:spacing w:val="-4"/>
          <w:w w:val="95"/>
          <w:lang w:val="en-GB"/>
        </w:rPr>
        <w:t xml:space="preserve"> </w:t>
      </w:r>
      <w:r w:rsidRPr="00D516D6">
        <w:rPr>
          <w:w w:val="95"/>
          <w:lang w:val="en-GB"/>
        </w:rPr>
        <w:t xml:space="preserve">the development process of </w:t>
      </w:r>
      <w:proofErr w:type="spellStart"/>
      <w:r w:rsidRPr="00D516D6">
        <w:rPr>
          <w:w w:val="95"/>
          <w:lang w:val="en-GB"/>
        </w:rPr>
        <w:t>Torddis</w:t>
      </w:r>
      <w:proofErr w:type="spellEnd"/>
      <w:r w:rsidRPr="00D516D6">
        <w:rPr>
          <w:w w:val="95"/>
          <w:lang w:val="en-GB"/>
        </w:rPr>
        <w:t>, tests were conducted in two main groups:</w:t>
      </w:r>
    </w:p>
    <w:p w14:paraId="7861DB5C" w14:textId="77777777" w:rsidR="00AF779A" w:rsidRPr="00D516D6" w:rsidRDefault="00AF779A">
      <w:pPr>
        <w:pStyle w:val="Textoindependiente"/>
        <w:rPr>
          <w:sz w:val="17"/>
          <w:lang w:val="en-GB"/>
        </w:rPr>
      </w:pPr>
    </w:p>
    <w:p w14:paraId="5D29413F" w14:textId="77777777" w:rsidR="00AF779A" w:rsidRPr="00D516D6" w:rsidRDefault="00E9277B">
      <w:pPr>
        <w:pStyle w:val="Prrafodelista"/>
        <w:numPr>
          <w:ilvl w:val="0"/>
          <w:numId w:val="12"/>
        </w:numPr>
        <w:tabs>
          <w:tab w:val="left" w:pos="615"/>
        </w:tabs>
        <w:ind w:hanging="205"/>
        <w:rPr>
          <w:sz w:val="20"/>
          <w:lang w:val="en-GB"/>
        </w:rPr>
      </w:pPr>
      <w:r w:rsidRPr="00D516D6">
        <w:rPr>
          <w:w w:val="90"/>
          <w:sz w:val="20"/>
          <w:lang w:val="en-GB"/>
        </w:rPr>
        <w:t>Tests</w:t>
      </w:r>
      <w:r w:rsidRPr="00D516D6">
        <w:rPr>
          <w:spacing w:val="12"/>
          <w:sz w:val="20"/>
          <w:lang w:val="en-GB"/>
        </w:rPr>
        <w:t xml:space="preserve"> </w:t>
      </w:r>
      <w:r w:rsidRPr="00D516D6">
        <w:rPr>
          <w:w w:val="90"/>
          <w:sz w:val="20"/>
          <w:lang w:val="en-GB"/>
        </w:rPr>
        <w:t>conducted</w:t>
      </w:r>
      <w:r w:rsidRPr="00D516D6">
        <w:rPr>
          <w:spacing w:val="13"/>
          <w:sz w:val="20"/>
          <w:lang w:val="en-GB"/>
        </w:rPr>
        <w:t xml:space="preserve"> </w:t>
      </w:r>
      <w:r w:rsidRPr="00D516D6">
        <w:rPr>
          <w:w w:val="90"/>
          <w:sz w:val="20"/>
          <w:lang w:val="en-GB"/>
        </w:rPr>
        <w:t>by</w:t>
      </w:r>
      <w:r w:rsidRPr="00D516D6">
        <w:rPr>
          <w:spacing w:val="12"/>
          <w:sz w:val="20"/>
          <w:lang w:val="en-GB"/>
        </w:rPr>
        <w:t xml:space="preserve"> </w:t>
      </w:r>
      <w:r w:rsidRPr="00D516D6">
        <w:rPr>
          <w:w w:val="90"/>
          <w:sz w:val="20"/>
          <w:lang w:val="en-GB"/>
        </w:rPr>
        <w:t>developers:</w:t>
      </w:r>
      <w:r w:rsidRPr="00D516D6">
        <w:rPr>
          <w:spacing w:val="13"/>
          <w:sz w:val="20"/>
          <w:lang w:val="en-GB"/>
        </w:rPr>
        <w:t xml:space="preserve"> </w:t>
      </w:r>
      <w:r w:rsidRPr="00D516D6">
        <w:rPr>
          <w:w w:val="90"/>
          <w:sz w:val="20"/>
          <w:lang w:val="en-GB"/>
        </w:rPr>
        <w:t>Unit</w:t>
      </w:r>
      <w:r w:rsidRPr="00D516D6">
        <w:rPr>
          <w:spacing w:val="12"/>
          <w:sz w:val="20"/>
          <w:lang w:val="en-GB"/>
        </w:rPr>
        <w:t xml:space="preserve"> </w:t>
      </w:r>
      <w:r w:rsidRPr="00D516D6">
        <w:rPr>
          <w:spacing w:val="-2"/>
          <w:w w:val="90"/>
          <w:sz w:val="20"/>
          <w:lang w:val="en-GB"/>
        </w:rPr>
        <w:t>tests.</w:t>
      </w:r>
    </w:p>
    <w:p w14:paraId="12B8EC39" w14:textId="77777777" w:rsidR="00AF779A" w:rsidRPr="00D516D6" w:rsidRDefault="00AF779A">
      <w:pPr>
        <w:rPr>
          <w:sz w:val="20"/>
          <w:lang w:val="en-GB"/>
        </w:rPr>
        <w:sectPr w:rsidR="00AF779A" w:rsidRPr="00D516D6">
          <w:type w:val="continuous"/>
          <w:pgSz w:w="10890" w:h="14860"/>
          <w:pgMar w:top="2380" w:right="620" w:bottom="280" w:left="660" w:header="673" w:footer="642" w:gutter="0"/>
          <w:cols w:space="720"/>
        </w:sectPr>
      </w:pPr>
    </w:p>
    <w:p w14:paraId="5B4B147B" w14:textId="77777777" w:rsidR="00AF779A" w:rsidRPr="00D516D6" w:rsidRDefault="00AF779A">
      <w:pPr>
        <w:pStyle w:val="Textoindependiente"/>
        <w:spacing w:before="4"/>
        <w:rPr>
          <w:sz w:val="14"/>
          <w:lang w:val="en-GB"/>
        </w:rPr>
      </w:pPr>
    </w:p>
    <w:p w14:paraId="6A5DA15A" w14:textId="1DC2524B" w:rsidR="00AF779A" w:rsidRPr="00D516D6" w:rsidRDefault="00E9277B">
      <w:pPr>
        <w:spacing w:before="93" w:line="219" w:lineRule="exact"/>
        <w:ind w:left="116"/>
        <w:rPr>
          <w:rFonts w:ascii="Calibri"/>
          <w:b/>
          <w:sz w:val="18"/>
          <w:lang w:val="en-GB"/>
        </w:rPr>
      </w:pPr>
      <w:bookmarkStart w:id="172" w:name="_bookmark15"/>
      <w:bookmarkEnd w:id="172"/>
      <w:r w:rsidRPr="00D516D6">
        <w:rPr>
          <w:rFonts w:ascii="Calibri"/>
          <w:b/>
          <w:w w:val="105"/>
          <w:sz w:val="18"/>
          <w:lang w:val="en-GB"/>
        </w:rPr>
        <w:t>Table</w:t>
      </w:r>
      <w:r w:rsidRPr="00D516D6">
        <w:rPr>
          <w:rFonts w:ascii="Calibri"/>
          <w:b/>
          <w:spacing w:val="15"/>
          <w:w w:val="105"/>
          <w:sz w:val="18"/>
          <w:lang w:val="en-GB"/>
        </w:rPr>
        <w:t xml:space="preserve"> </w:t>
      </w:r>
      <w:r w:rsidR="00C75AEF">
        <w:rPr>
          <w:rFonts w:ascii="Calibri"/>
          <w:b/>
          <w:spacing w:val="15"/>
          <w:w w:val="105"/>
          <w:sz w:val="18"/>
          <w:lang w:val="en-GB"/>
        </w:rPr>
        <w:t>10</w:t>
      </w:r>
    </w:p>
    <w:p w14:paraId="2503DE67" w14:textId="7D1F3676" w:rsidR="00AF779A" w:rsidRPr="00D516D6" w:rsidRDefault="00E9277B">
      <w:pPr>
        <w:spacing w:after="55" w:line="219" w:lineRule="exact"/>
        <w:ind w:left="116"/>
        <w:rPr>
          <w:rFonts w:ascii="Calibri"/>
          <w:sz w:val="18"/>
          <w:lang w:val="en-GB"/>
        </w:rPr>
      </w:pPr>
      <w:r w:rsidRPr="00D516D6">
        <w:rPr>
          <w:rFonts w:ascii="Calibri"/>
          <w:spacing w:val="-4"/>
          <w:w w:val="105"/>
          <w:sz w:val="18"/>
          <w:lang w:val="en-GB"/>
        </w:rPr>
        <w:t>Software</w:t>
      </w:r>
      <w:r w:rsidRPr="00D516D6">
        <w:rPr>
          <w:rFonts w:ascii="Calibri"/>
          <w:spacing w:val="9"/>
          <w:w w:val="105"/>
          <w:sz w:val="18"/>
          <w:lang w:val="en-GB"/>
        </w:rPr>
        <w:t xml:space="preserve"> </w:t>
      </w:r>
      <w:r w:rsidR="00DF7480">
        <w:rPr>
          <w:rFonts w:ascii="Calibri"/>
          <w:spacing w:val="9"/>
          <w:w w:val="105"/>
          <w:sz w:val="18"/>
          <w:lang w:val="en-GB"/>
        </w:rPr>
        <w:t>t</w:t>
      </w:r>
      <w:r w:rsidRPr="00D516D6">
        <w:rPr>
          <w:rFonts w:ascii="Calibri"/>
          <w:spacing w:val="-2"/>
          <w:w w:val="105"/>
          <w:sz w:val="18"/>
          <w:lang w:val="en-GB"/>
        </w:rPr>
        <w:t>ools</w:t>
      </w:r>
      <w:r w:rsidR="00DF7480">
        <w:rPr>
          <w:rFonts w:ascii="Calibri"/>
          <w:spacing w:val="-2"/>
          <w:w w:val="105"/>
          <w:sz w:val="18"/>
          <w:lang w:val="en-GB"/>
        </w:rPr>
        <w:t>.</w:t>
      </w:r>
    </w:p>
    <w:tbl>
      <w:tblPr>
        <w:tblStyle w:val="TableNormal"/>
        <w:tblW w:w="0" w:type="auto"/>
        <w:tblInd w:w="205" w:type="dxa"/>
        <w:tblLayout w:type="fixed"/>
        <w:tblLook w:val="01E0" w:firstRow="1" w:lastRow="1" w:firstColumn="1" w:lastColumn="1" w:noHBand="0" w:noVBand="0"/>
      </w:tblPr>
      <w:tblGrid>
        <w:gridCol w:w="2386"/>
        <w:gridCol w:w="1748"/>
        <w:gridCol w:w="638"/>
        <w:gridCol w:w="1639"/>
        <w:gridCol w:w="2760"/>
      </w:tblGrid>
      <w:tr w:rsidR="00AF779A" w:rsidRPr="00D516D6" w14:paraId="2DFFD706" w14:textId="77777777">
        <w:trPr>
          <w:trHeight w:val="262"/>
        </w:trPr>
        <w:tc>
          <w:tcPr>
            <w:tcW w:w="2386" w:type="dxa"/>
            <w:tcBorders>
              <w:top w:val="single" w:sz="4" w:space="0" w:color="000000"/>
              <w:bottom w:val="single" w:sz="4" w:space="0" w:color="000000"/>
            </w:tcBorders>
          </w:tcPr>
          <w:p w14:paraId="2077CDB1" w14:textId="77777777" w:rsidR="00AF779A" w:rsidRPr="00D516D6" w:rsidRDefault="00E9277B">
            <w:pPr>
              <w:pStyle w:val="TableParagraph"/>
              <w:spacing w:before="27" w:line="216" w:lineRule="exact"/>
              <w:ind w:left="127" w:right="128"/>
              <w:jc w:val="center"/>
              <w:rPr>
                <w:b/>
                <w:sz w:val="18"/>
                <w:lang w:val="en-GB"/>
              </w:rPr>
            </w:pPr>
            <w:r w:rsidRPr="00D516D6">
              <w:rPr>
                <w:b/>
                <w:spacing w:val="-2"/>
                <w:w w:val="105"/>
                <w:sz w:val="18"/>
                <w:lang w:val="en-GB"/>
              </w:rPr>
              <w:t>Functionality</w:t>
            </w:r>
          </w:p>
        </w:tc>
        <w:tc>
          <w:tcPr>
            <w:tcW w:w="1748" w:type="dxa"/>
            <w:tcBorders>
              <w:top w:val="single" w:sz="4" w:space="0" w:color="000000"/>
              <w:bottom w:val="single" w:sz="4" w:space="0" w:color="000000"/>
            </w:tcBorders>
          </w:tcPr>
          <w:p w14:paraId="2F1AC296" w14:textId="77777777" w:rsidR="00AF779A" w:rsidRPr="00D516D6" w:rsidRDefault="00E9277B">
            <w:pPr>
              <w:pStyle w:val="TableParagraph"/>
              <w:spacing w:before="27" w:line="216" w:lineRule="exact"/>
              <w:ind w:left="723"/>
              <w:rPr>
                <w:b/>
                <w:sz w:val="18"/>
                <w:lang w:val="en-GB"/>
              </w:rPr>
            </w:pPr>
            <w:r w:rsidRPr="00D516D6">
              <w:rPr>
                <w:b/>
                <w:spacing w:val="-2"/>
                <w:sz w:val="18"/>
                <w:lang w:val="en-GB"/>
              </w:rPr>
              <w:t>Alternatives</w:t>
            </w:r>
          </w:p>
        </w:tc>
        <w:tc>
          <w:tcPr>
            <w:tcW w:w="638" w:type="dxa"/>
            <w:tcBorders>
              <w:top w:val="single" w:sz="4" w:space="0" w:color="000000"/>
              <w:bottom w:val="single" w:sz="4" w:space="0" w:color="000000"/>
            </w:tcBorders>
          </w:tcPr>
          <w:p w14:paraId="30A7D2AE" w14:textId="77777777" w:rsidR="00AF779A" w:rsidRPr="00D516D6" w:rsidRDefault="00AF779A">
            <w:pPr>
              <w:pStyle w:val="TableParagraph"/>
              <w:rPr>
                <w:rFonts w:ascii="Times New Roman"/>
                <w:sz w:val="18"/>
                <w:lang w:val="en-GB"/>
              </w:rPr>
            </w:pPr>
          </w:p>
        </w:tc>
        <w:tc>
          <w:tcPr>
            <w:tcW w:w="1639" w:type="dxa"/>
            <w:tcBorders>
              <w:top w:val="single" w:sz="4" w:space="0" w:color="000000"/>
              <w:bottom w:val="single" w:sz="4" w:space="0" w:color="000000"/>
            </w:tcBorders>
          </w:tcPr>
          <w:p w14:paraId="314A1D0D" w14:textId="77777777" w:rsidR="00AF779A" w:rsidRPr="00D516D6" w:rsidRDefault="00E9277B">
            <w:pPr>
              <w:pStyle w:val="TableParagraph"/>
              <w:spacing w:before="27" w:line="216" w:lineRule="exact"/>
              <w:ind w:left="503"/>
              <w:rPr>
                <w:b/>
                <w:sz w:val="18"/>
                <w:lang w:val="en-GB"/>
              </w:rPr>
            </w:pPr>
            <w:r w:rsidRPr="00D516D6">
              <w:rPr>
                <w:b/>
                <w:spacing w:val="-2"/>
                <w:sz w:val="18"/>
                <w:lang w:val="en-GB"/>
              </w:rPr>
              <w:t>selected</w:t>
            </w:r>
          </w:p>
        </w:tc>
        <w:tc>
          <w:tcPr>
            <w:tcW w:w="2760" w:type="dxa"/>
            <w:tcBorders>
              <w:top w:val="single" w:sz="4" w:space="0" w:color="000000"/>
              <w:bottom w:val="single" w:sz="4" w:space="0" w:color="000000"/>
            </w:tcBorders>
          </w:tcPr>
          <w:p w14:paraId="03494C46" w14:textId="77777777" w:rsidR="00AF779A" w:rsidRPr="00D516D6" w:rsidRDefault="00E9277B">
            <w:pPr>
              <w:pStyle w:val="TableParagraph"/>
              <w:spacing w:before="27" w:line="216" w:lineRule="exact"/>
              <w:ind w:left="99" w:right="103"/>
              <w:jc w:val="center"/>
              <w:rPr>
                <w:b/>
                <w:sz w:val="18"/>
                <w:lang w:val="en-GB"/>
              </w:rPr>
            </w:pPr>
            <w:r w:rsidRPr="00D516D6">
              <w:rPr>
                <w:b/>
                <w:spacing w:val="-2"/>
                <w:sz w:val="18"/>
                <w:lang w:val="en-GB"/>
              </w:rPr>
              <w:t>Observation</w:t>
            </w:r>
          </w:p>
        </w:tc>
      </w:tr>
      <w:tr w:rsidR="00AF779A" w:rsidRPr="00D516D6" w14:paraId="2FA62609" w14:textId="77777777">
        <w:trPr>
          <w:trHeight w:val="995"/>
        </w:trPr>
        <w:tc>
          <w:tcPr>
            <w:tcW w:w="2386" w:type="dxa"/>
            <w:tcBorders>
              <w:top w:val="single" w:sz="4" w:space="0" w:color="000000"/>
            </w:tcBorders>
          </w:tcPr>
          <w:p w14:paraId="4AE8C07F" w14:textId="77777777" w:rsidR="00AF779A" w:rsidRPr="00D516D6" w:rsidRDefault="00E9277B">
            <w:pPr>
              <w:pStyle w:val="TableParagraph"/>
              <w:spacing w:before="66"/>
              <w:ind w:left="119" w:right="118"/>
              <w:jc w:val="both"/>
              <w:rPr>
                <w:sz w:val="18"/>
                <w:lang w:val="en-GB"/>
              </w:rPr>
            </w:pPr>
            <w:bookmarkStart w:id="173" w:name="OLE_LINK227"/>
            <w:r w:rsidRPr="00D516D6">
              <w:rPr>
                <w:w w:val="105"/>
                <w:sz w:val="18"/>
                <w:lang w:val="en-GB"/>
              </w:rPr>
              <w:t xml:space="preserve">Create UML diagrams (use case diagram, class </w:t>
            </w:r>
            <w:proofErr w:type="spellStart"/>
            <w:r w:rsidRPr="00D516D6">
              <w:rPr>
                <w:w w:val="105"/>
                <w:sz w:val="18"/>
                <w:lang w:val="en-GB"/>
              </w:rPr>
              <w:t>dia</w:t>
            </w:r>
            <w:proofErr w:type="spellEnd"/>
            <w:r w:rsidRPr="00D516D6">
              <w:rPr>
                <w:w w:val="105"/>
                <w:sz w:val="18"/>
                <w:lang w:val="en-GB"/>
              </w:rPr>
              <w:t xml:space="preserve">- gram) and design the IoT </w:t>
            </w:r>
            <w:r w:rsidRPr="00D516D6">
              <w:rPr>
                <w:spacing w:val="-2"/>
                <w:w w:val="105"/>
                <w:sz w:val="18"/>
                <w:lang w:val="en-GB"/>
              </w:rPr>
              <w:t>device</w:t>
            </w:r>
            <w:bookmarkEnd w:id="173"/>
          </w:p>
        </w:tc>
        <w:tc>
          <w:tcPr>
            <w:tcW w:w="1748" w:type="dxa"/>
            <w:tcBorders>
              <w:top w:val="single" w:sz="4" w:space="0" w:color="000000"/>
            </w:tcBorders>
          </w:tcPr>
          <w:p w14:paraId="5E2DA545" w14:textId="77777777" w:rsidR="00AF779A" w:rsidRPr="00D516D6" w:rsidRDefault="00E9277B">
            <w:pPr>
              <w:pStyle w:val="TableParagraph"/>
              <w:spacing w:before="66"/>
              <w:ind w:left="118"/>
              <w:rPr>
                <w:sz w:val="18"/>
                <w:lang w:val="en-GB"/>
              </w:rPr>
            </w:pPr>
            <w:r w:rsidRPr="00D516D6">
              <w:rPr>
                <w:w w:val="105"/>
                <w:sz w:val="18"/>
                <w:lang w:val="en-GB"/>
              </w:rPr>
              <w:t>Fritzing,</w:t>
            </w:r>
            <w:r w:rsidRPr="00D516D6">
              <w:rPr>
                <w:spacing w:val="40"/>
                <w:w w:val="105"/>
                <w:sz w:val="18"/>
                <w:lang w:val="en-GB"/>
              </w:rPr>
              <w:t xml:space="preserve"> </w:t>
            </w:r>
            <w:proofErr w:type="spellStart"/>
            <w:r w:rsidRPr="00D516D6">
              <w:rPr>
                <w:w w:val="105"/>
                <w:sz w:val="18"/>
                <w:lang w:val="en-GB"/>
              </w:rPr>
              <w:t>Tinkercad</w:t>
            </w:r>
            <w:proofErr w:type="spellEnd"/>
            <w:r w:rsidRPr="00D516D6">
              <w:rPr>
                <w:w w:val="105"/>
                <w:sz w:val="18"/>
                <w:lang w:val="en-GB"/>
              </w:rPr>
              <w:t>, chart, Diagrams.net</w:t>
            </w:r>
          </w:p>
        </w:tc>
        <w:tc>
          <w:tcPr>
            <w:tcW w:w="638" w:type="dxa"/>
            <w:tcBorders>
              <w:top w:val="single" w:sz="4" w:space="0" w:color="000000"/>
            </w:tcBorders>
          </w:tcPr>
          <w:p w14:paraId="182A3FCE" w14:textId="77777777" w:rsidR="00AF779A" w:rsidRPr="00D516D6" w:rsidRDefault="00E9277B">
            <w:pPr>
              <w:pStyle w:val="TableParagraph"/>
              <w:spacing w:before="66"/>
              <w:ind w:left="24" w:right="104"/>
              <w:jc w:val="center"/>
              <w:rPr>
                <w:sz w:val="18"/>
                <w:lang w:val="en-GB"/>
              </w:rPr>
            </w:pPr>
            <w:r w:rsidRPr="00D516D6">
              <w:rPr>
                <w:spacing w:val="-2"/>
                <w:w w:val="110"/>
                <w:sz w:val="18"/>
                <w:lang w:val="en-GB"/>
              </w:rPr>
              <w:t>Lucid-</w:t>
            </w:r>
          </w:p>
        </w:tc>
        <w:tc>
          <w:tcPr>
            <w:tcW w:w="1639" w:type="dxa"/>
            <w:tcBorders>
              <w:top w:val="single" w:sz="4" w:space="0" w:color="000000"/>
            </w:tcBorders>
          </w:tcPr>
          <w:p w14:paraId="27DE7F5B" w14:textId="77777777" w:rsidR="00AF779A" w:rsidRPr="00D516D6" w:rsidRDefault="00E9277B">
            <w:pPr>
              <w:pStyle w:val="TableParagraph"/>
              <w:spacing w:before="66"/>
              <w:ind w:left="118"/>
              <w:rPr>
                <w:sz w:val="18"/>
                <w:lang w:val="en-GB"/>
              </w:rPr>
            </w:pPr>
            <w:r w:rsidRPr="00D516D6">
              <w:rPr>
                <w:spacing w:val="-2"/>
                <w:w w:val="120"/>
                <w:sz w:val="18"/>
                <w:lang w:val="en-GB"/>
              </w:rPr>
              <w:t>TDDT4IoTS</w:t>
            </w:r>
          </w:p>
        </w:tc>
        <w:tc>
          <w:tcPr>
            <w:tcW w:w="2760" w:type="dxa"/>
            <w:tcBorders>
              <w:top w:val="single" w:sz="4" w:space="0" w:color="000000"/>
            </w:tcBorders>
          </w:tcPr>
          <w:p w14:paraId="1DC87E68" w14:textId="77777777" w:rsidR="00AF779A" w:rsidRPr="00D516D6" w:rsidRDefault="00E9277B">
            <w:pPr>
              <w:pStyle w:val="TableParagraph"/>
              <w:spacing w:before="66"/>
              <w:ind w:left="118" w:right="120"/>
              <w:jc w:val="both"/>
              <w:rPr>
                <w:sz w:val="18"/>
                <w:lang w:val="en-GB"/>
              </w:rPr>
            </w:pPr>
            <w:bookmarkStart w:id="174" w:name="OLE_LINK232"/>
            <w:r w:rsidRPr="00D516D6">
              <w:rPr>
                <w:sz w:val="18"/>
                <w:lang w:val="en-GB"/>
              </w:rPr>
              <w:t xml:space="preserve">The only tool that allows </w:t>
            </w:r>
            <w:proofErr w:type="spellStart"/>
            <w:r w:rsidRPr="00D516D6">
              <w:rPr>
                <w:sz w:val="18"/>
                <w:lang w:val="en-GB"/>
              </w:rPr>
              <w:t>creat</w:t>
            </w:r>
            <w:proofErr w:type="spellEnd"/>
            <w:r w:rsidRPr="00D516D6">
              <w:rPr>
                <w:sz w:val="18"/>
                <w:lang w:val="en-GB"/>
              </w:rPr>
              <w:t>-</w:t>
            </w:r>
            <w:r w:rsidRPr="00D516D6">
              <w:rPr>
                <w:spacing w:val="40"/>
                <w:sz w:val="18"/>
                <w:lang w:val="en-GB"/>
              </w:rPr>
              <w:t xml:space="preserve"> </w:t>
            </w:r>
            <w:proofErr w:type="spellStart"/>
            <w:r w:rsidRPr="00D516D6">
              <w:rPr>
                <w:sz w:val="18"/>
                <w:lang w:val="en-GB"/>
              </w:rPr>
              <w:t>ing</w:t>
            </w:r>
            <w:proofErr w:type="spellEnd"/>
            <w:r w:rsidRPr="00D516D6">
              <w:rPr>
                <w:sz w:val="18"/>
                <w:lang w:val="en-GB"/>
              </w:rPr>
              <w:t xml:space="preserve"> UML diagrams and designing IoT circuits</w:t>
            </w:r>
            <w:bookmarkEnd w:id="174"/>
            <w:r w:rsidRPr="00D516D6">
              <w:rPr>
                <w:sz w:val="18"/>
                <w:lang w:val="en-GB"/>
              </w:rPr>
              <w:t xml:space="preserve"> </w:t>
            </w:r>
            <w:commentRangeStart w:id="175"/>
            <w:r>
              <w:fldChar w:fldCharType="begin"/>
            </w:r>
            <w:r>
              <w:instrText>HYPERLINK \l "_bookmark62"</w:instrText>
            </w:r>
            <w:r>
              <w:fldChar w:fldCharType="separate"/>
            </w:r>
            <w:r w:rsidRPr="00D516D6">
              <w:rPr>
                <w:color w:val="2F4F4F"/>
                <w:sz w:val="18"/>
                <w:lang w:val="en-GB"/>
              </w:rPr>
              <w:t>Guerrero-Ullo</w:t>
            </w:r>
            <w:r w:rsidRPr="00D516D6">
              <w:rPr>
                <w:color w:val="2F4F4F"/>
                <w:sz w:val="18"/>
                <w:lang w:val="en-GB"/>
              </w:rPr>
              <w:t>a et al.</w:t>
            </w:r>
            <w:r>
              <w:rPr>
                <w:color w:val="2F4F4F"/>
                <w:sz w:val="18"/>
                <w:lang w:val="en-GB"/>
              </w:rPr>
              <w:fldChar w:fldCharType="end"/>
            </w:r>
            <w:r w:rsidRPr="00D516D6">
              <w:rPr>
                <w:color w:val="2F4F4F"/>
                <w:sz w:val="18"/>
                <w:lang w:val="en-GB"/>
              </w:rPr>
              <w:t xml:space="preserve"> </w:t>
            </w:r>
            <w:r w:rsidRPr="00D516D6">
              <w:rPr>
                <w:spacing w:val="-2"/>
                <w:sz w:val="18"/>
                <w:lang w:val="en-GB"/>
              </w:rPr>
              <w:t>(</w:t>
            </w:r>
            <w:hyperlink w:anchor="_bookmark62" w:history="1">
              <w:r w:rsidRPr="00D516D6">
                <w:rPr>
                  <w:color w:val="2F4F4F"/>
                  <w:spacing w:val="-2"/>
                  <w:sz w:val="18"/>
                  <w:lang w:val="en-GB"/>
                </w:rPr>
                <w:t>2023c</w:t>
              </w:r>
            </w:hyperlink>
            <w:r w:rsidRPr="00D516D6">
              <w:rPr>
                <w:spacing w:val="-2"/>
                <w:sz w:val="18"/>
                <w:lang w:val="en-GB"/>
              </w:rPr>
              <w:t>)</w:t>
            </w:r>
            <w:commentRangeEnd w:id="175"/>
            <w:r w:rsidR="00C171C2">
              <w:rPr>
                <w:rStyle w:val="Refdecomentario"/>
                <w:rFonts w:ascii="Cambria" w:eastAsia="Cambria" w:hAnsi="Cambria" w:cs="Cambria"/>
              </w:rPr>
              <w:commentReference w:id="175"/>
            </w:r>
            <w:r w:rsidRPr="00D516D6">
              <w:rPr>
                <w:spacing w:val="-2"/>
                <w:sz w:val="18"/>
                <w:lang w:val="en-GB"/>
              </w:rPr>
              <w:t>.</w:t>
            </w:r>
          </w:p>
        </w:tc>
      </w:tr>
      <w:tr w:rsidR="00AF779A" w:rsidRPr="00D516D6" w14:paraId="6D5E54CB" w14:textId="77777777">
        <w:trPr>
          <w:trHeight w:val="743"/>
        </w:trPr>
        <w:tc>
          <w:tcPr>
            <w:tcW w:w="2386" w:type="dxa"/>
          </w:tcPr>
          <w:p w14:paraId="140E0156" w14:textId="77777777" w:rsidR="00AF779A" w:rsidRPr="00D516D6" w:rsidRDefault="00E9277B">
            <w:pPr>
              <w:pStyle w:val="TableParagraph"/>
              <w:spacing w:before="33"/>
              <w:ind w:left="128" w:right="128"/>
              <w:jc w:val="center"/>
              <w:rPr>
                <w:sz w:val="18"/>
                <w:lang w:val="en-GB"/>
              </w:rPr>
            </w:pPr>
            <w:r w:rsidRPr="00D516D6">
              <w:rPr>
                <w:sz w:val="18"/>
                <w:lang w:val="en-GB"/>
              </w:rPr>
              <w:t>Build</w:t>
            </w:r>
            <w:r w:rsidRPr="00D516D6">
              <w:rPr>
                <w:spacing w:val="19"/>
                <w:sz w:val="18"/>
                <w:lang w:val="en-GB"/>
              </w:rPr>
              <w:t xml:space="preserve"> </w:t>
            </w:r>
            <w:r w:rsidRPr="00D516D6">
              <w:rPr>
                <w:sz w:val="18"/>
                <w:lang w:val="en-GB"/>
              </w:rPr>
              <w:t>the</w:t>
            </w:r>
            <w:r w:rsidRPr="00D516D6">
              <w:rPr>
                <w:spacing w:val="19"/>
                <w:sz w:val="18"/>
                <w:lang w:val="en-GB"/>
              </w:rPr>
              <w:t xml:space="preserve"> </w:t>
            </w:r>
            <w:r w:rsidRPr="00D516D6">
              <w:rPr>
                <w:sz w:val="18"/>
                <w:lang w:val="en-GB"/>
              </w:rPr>
              <w:t>mobile</w:t>
            </w:r>
            <w:r w:rsidRPr="00D516D6">
              <w:rPr>
                <w:spacing w:val="19"/>
                <w:sz w:val="18"/>
                <w:lang w:val="en-GB"/>
              </w:rPr>
              <w:t xml:space="preserve"> </w:t>
            </w:r>
            <w:r w:rsidRPr="00D516D6">
              <w:rPr>
                <w:spacing w:val="-2"/>
                <w:sz w:val="18"/>
                <w:lang w:val="en-GB"/>
              </w:rPr>
              <w:t>application</w:t>
            </w:r>
          </w:p>
        </w:tc>
        <w:tc>
          <w:tcPr>
            <w:tcW w:w="1748" w:type="dxa"/>
          </w:tcPr>
          <w:p w14:paraId="78560074" w14:textId="77777777" w:rsidR="00AF779A" w:rsidRPr="00D516D6" w:rsidRDefault="00E9277B">
            <w:pPr>
              <w:pStyle w:val="TableParagraph"/>
              <w:spacing w:before="33"/>
              <w:ind w:left="118"/>
              <w:rPr>
                <w:sz w:val="18"/>
                <w:lang w:val="en-GB"/>
              </w:rPr>
            </w:pPr>
            <w:proofErr w:type="spellStart"/>
            <w:r w:rsidRPr="00D516D6">
              <w:rPr>
                <w:w w:val="105"/>
                <w:sz w:val="18"/>
                <w:lang w:val="en-GB"/>
              </w:rPr>
              <w:t>Xcode</w:t>
            </w:r>
            <w:proofErr w:type="spellEnd"/>
            <w:r w:rsidRPr="00D516D6">
              <w:rPr>
                <w:w w:val="105"/>
                <w:sz w:val="18"/>
                <w:lang w:val="en-GB"/>
              </w:rPr>
              <w:t>,</w:t>
            </w:r>
            <w:r w:rsidRPr="00D516D6">
              <w:rPr>
                <w:spacing w:val="22"/>
                <w:w w:val="105"/>
                <w:sz w:val="18"/>
                <w:lang w:val="en-GB"/>
              </w:rPr>
              <w:t xml:space="preserve"> </w:t>
            </w:r>
            <w:r w:rsidRPr="00D516D6">
              <w:rPr>
                <w:spacing w:val="-2"/>
                <w:w w:val="105"/>
                <w:sz w:val="18"/>
                <w:lang w:val="en-GB"/>
              </w:rPr>
              <w:t>Eclipse</w:t>
            </w:r>
          </w:p>
        </w:tc>
        <w:tc>
          <w:tcPr>
            <w:tcW w:w="638" w:type="dxa"/>
          </w:tcPr>
          <w:p w14:paraId="165C5588" w14:textId="77777777" w:rsidR="00AF779A" w:rsidRPr="00D516D6" w:rsidRDefault="00AF779A">
            <w:pPr>
              <w:pStyle w:val="TableParagraph"/>
              <w:rPr>
                <w:rFonts w:ascii="Times New Roman"/>
                <w:sz w:val="18"/>
                <w:lang w:val="en-GB"/>
              </w:rPr>
            </w:pPr>
          </w:p>
        </w:tc>
        <w:tc>
          <w:tcPr>
            <w:tcW w:w="1639" w:type="dxa"/>
          </w:tcPr>
          <w:p w14:paraId="6F4A11C1" w14:textId="77777777" w:rsidR="00AF779A" w:rsidRPr="00D516D6" w:rsidRDefault="00E9277B">
            <w:pPr>
              <w:pStyle w:val="TableParagraph"/>
              <w:spacing w:before="33"/>
              <w:ind w:left="117"/>
              <w:rPr>
                <w:sz w:val="18"/>
                <w:lang w:val="en-GB"/>
              </w:rPr>
            </w:pPr>
            <w:r w:rsidRPr="00D516D6">
              <w:rPr>
                <w:w w:val="105"/>
                <w:sz w:val="18"/>
                <w:lang w:val="en-GB"/>
              </w:rPr>
              <w:t xml:space="preserve">Android </w:t>
            </w:r>
            <w:r w:rsidRPr="00D516D6">
              <w:rPr>
                <w:spacing w:val="-2"/>
                <w:w w:val="105"/>
                <w:sz w:val="18"/>
                <w:lang w:val="en-GB"/>
              </w:rPr>
              <w:t>Studio</w:t>
            </w:r>
          </w:p>
        </w:tc>
        <w:tc>
          <w:tcPr>
            <w:tcW w:w="2760" w:type="dxa"/>
          </w:tcPr>
          <w:p w14:paraId="079800AB" w14:textId="77777777" w:rsidR="00AF779A" w:rsidRPr="00D516D6" w:rsidRDefault="00E9277B">
            <w:pPr>
              <w:pStyle w:val="TableParagraph"/>
              <w:spacing w:before="33"/>
              <w:ind w:left="118" w:right="120" w:hanging="1"/>
              <w:jc w:val="both"/>
              <w:rPr>
                <w:sz w:val="18"/>
                <w:lang w:val="en-GB"/>
              </w:rPr>
            </w:pPr>
            <w:bookmarkStart w:id="176" w:name="OLE_LINK233"/>
            <w:r w:rsidRPr="00D516D6">
              <w:rPr>
                <w:w w:val="105"/>
                <w:sz w:val="18"/>
                <w:lang w:val="en-GB"/>
              </w:rPr>
              <w:t xml:space="preserve">Official IDE for Android </w:t>
            </w:r>
            <w:proofErr w:type="spellStart"/>
            <w:r w:rsidRPr="00D516D6">
              <w:rPr>
                <w:w w:val="105"/>
                <w:sz w:val="18"/>
                <w:lang w:val="en-GB"/>
              </w:rPr>
              <w:t>applica</w:t>
            </w:r>
            <w:proofErr w:type="spellEnd"/>
            <w:r w:rsidRPr="00D516D6">
              <w:rPr>
                <w:w w:val="105"/>
                <w:sz w:val="18"/>
                <w:lang w:val="en-GB"/>
              </w:rPr>
              <w:t xml:space="preserve">- </w:t>
            </w:r>
            <w:proofErr w:type="spellStart"/>
            <w:r w:rsidRPr="00D516D6">
              <w:rPr>
                <w:w w:val="105"/>
                <w:sz w:val="18"/>
                <w:lang w:val="en-GB"/>
              </w:rPr>
              <w:t>tion</w:t>
            </w:r>
            <w:proofErr w:type="spellEnd"/>
            <w:r w:rsidRPr="00D516D6">
              <w:rPr>
                <w:w w:val="105"/>
                <w:sz w:val="18"/>
                <w:lang w:val="en-GB"/>
              </w:rPr>
              <w:t xml:space="preserve"> development</w:t>
            </w:r>
            <w:bookmarkEnd w:id="176"/>
            <w:r w:rsidRPr="00D516D6">
              <w:rPr>
                <w:w w:val="105"/>
                <w:sz w:val="18"/>
                <w:lang w:val="en-GB"/>
              </w:rPr>
              <w:t xml:space="preserve"> </w:t>
            </w:r>
            <w:hyperlink w:anchor="_bookmark91" w:history="1">
              <w:r w:rsidRPr="00D516D6">
                <w:rPr>
                  <w:color w:val="2F4F4F"/>
                  <w:w w:val="105"/>
                  <w:sz w:val="18"/>
                  <w:lang w:val="en-GB"/>
                </w:rPr>
                <w:t>Sharma et al.</w:t>
              </w:r>
            </w:hyperlink>
            <w:r w:rsidRPr="00D516D6">
              <w:rPr>
                <w:color w:val="2F4F4F"/>
                <w:w w:val="105"/>
                <w:sz w:val="18"/>
                <w:lang w:val="en-GB"/>
              </w:rPr>
              <w:t xml:space="preserve"> </w:t>
            </w:r>
            <w:r w:rsidRPr="00D516D6">
              <w:rPr>
                <w:spacing w:val="-2"/>
                <w:w w:val="105"/>
                <w:sz w:val="18"/>
                <w:lang w:val="en-GB"/>
              </w:rPr>
              <w:t>(</w:t>
            </w:r>
            <w:hyperlink w:anchor="_bookmark91" w:history="1">
              <w:r w:rsidRPr="00D516D6">
                <w:rPr>
                  <w:color w:val="2F4F4F"/>
                  <w:spacing w:val="-2"/>
                  <w:w w:val="105"/>
                  <w:sz w:val="18"/>
                  <w:lang w:val="en-GB"/>
                </w:rPr>
                <w:t>2021</w:t>
              </w:r>
            </w:hyperlink>
            <w:r w:rsidRPr="00D516D6">
              <w:rPr>
                <w:spacing w:val="-2"/>
                <w:w w:val="105"/>
                <w:sz w:val="18"/>
                <w:lang w:val="en-GB"/>
              </w:rPr>
              <w:t>).</w:t>
            </w:r>
          </w:p>
        </w:tc>
      </w:tr>
      <w:tr w:rsidR="00AF779A" w:rsidRPr="00D516D6" w14:paraId="17031345" w14:textId="77777777">
        <w:trPr>
          <w:trHeight w:val="262"/>
        </w:trPr>
        <w:tc>
          <w:tcPr>
            <w:tcW w:w="2386" w:type="dxa"/>
          </w:tcPr>
          <w:p w14:paraId="56E7E42F" w14:textId="77777777" w:rsidR="00AF779A" w:rsidRPr="00D516D6" w:rsidRDefault="00E9277B">
            <w:pPr>
              <w:pStyle w:val="TableParagraph"/>
              <w:tabs>
                <w:tab w:val="left" w:pos="1477"/>
              </w:tabs>
              <w:spacing w:before="33" w:line="209" w:lineRule="exact"/>
              <w:jc w:val="center"/>
              <w:rPr>
                <w:sz w:val="18"/>
                <w:lang w:val="en-GB"/>
              </w:rPr>
            </w:pPr>
            <w:bookmarkStart w:id="177" w:name="OLE_LINK228"/>
            <w:bookmarkStart w:id="178" w:name="OLE_LINK234"/>
            <w:commentRangeStart w:id="179"/>
            <w:r w:rsidRPr="00D516D6">
              <w:rPr>
                <w:spacing w:val="-2"/>
                <w:w w:val="105"/>
                <w:sz w:val="18"/>
                <w:lang w:val="en-GB"/>
              </w:rPr>
              <w:t>Configure</w:t>
            </w:r>
            <w:r w:rsidRPr="00D516D6">
              <w:rPr>
                <w:sz w:val="18"/>
                <w:lang w:val="en-GB"/>
              </w:rPr>
              <w:tab/>
            </w:r>
            <w:r w:rsidRPr="00D516D6">
              <w:rPr>
                <w:spacing w:val="-2"/>
                <w:w w:val="105"/>
                <w:sz w:val="18"/>
                <w:lang w:val="en-GB"/>
              </w:rPr>
              <w:t>Arduino-</w:t>
            </w:r>
            <w:commentRangeEnd w:id="179"/>
            <w:r w:rsidR="005752AD">
              <w:rPr>
                <w:rStyle w:val="Refdecomentario"/>
                <w:rFonts w:ascii="Cambria" w:eastAsia="Cambria" w:hAnsi="Cambria" w:cs="Cambria"/>
              </w:rPr>
              <w:commentReference w:id="179"/>
            </w:r>
          </w:p>
        </w:tc>
        <w:tc>
          <w:tcPr>
            <w:tcW w:w="1748" w:type="dxa"/>
          </w:tcPr>
          <w:p w14:paraId="1929C368" w14:textId="77777777" w:rsidR="00AF779A" w:rsidRPr="00D516D6" w:rsidRDefault="00E9277B">
            <w:pPr>
              <w:pStyle w:val="TableParagraph"/>
              <w:spacing w:before="33" w:line="209" w:lineRule="exact"/>
              <w:ind w:left="118"/>
              <w:rPr>
                <w:sz w:val="18"/>
                <w:lang w:val="en-GB"/>
              </w:rPr>
            </w:pPr>
            <w:r w:rsidRPr="00D516D6">
              <w:rPr>
                <w:w w:val="105"/>
                <w:sz w:val="18"/>
                <w:lang w:val="en-GB"/>
              </w:rPr>
              <w:t>Visual</w:t>
            </w:r>
            <w:r w:rsidRPr="00D516D6">
              <w:rPr>
                <w:spacing w:val="45"/>
                <w:w w:val="105"/>
                <w:sz w:val="18"/>
                <w:lang w:val="en-GB"/>
              </w:rPr>
              <w:t xml:space="preserve"> </w:t>
            </w:r>
            <w:r w:rsidRPr="00D516D6">
              <w:rPr>
                <w:w w:val="105"/>
                <w:sz w:val="18"/>
                <w:lang w:val="en-GB"/>
              </w:rPr>
              <w:t>Studio</w:t>
            </w:r>
            <w:r w:rsidRPr="00D516D6">
              <w:rPr>
                <w:spacing w:val="45"/>
                <w:w w:val="105"/>
                <w:sz w:val="18"/>
                <w:lang w:val="en-GB"/>
              </w:rPr>
              <w:t xml:space="preserve"> </w:t>
            </w:r>
            <w:r w:rsidRPr="00D516D6">
              <w:rPr>
                <w:spacing w:val="-2"/>
                <w:w w:val="105"/>
                <w:sz w:val="18"/>
                <w:lang w:val="en-GB"/>
              </w:rPr>
              <w:t>Code,</w:t>
            </w:r>
          </w:p>
        </w:tc>
        <w:tc>
          <w:tcPr>
            <w:tcW w:w="638" w:type="dxa"/>
          </w:tcPr>
          <w:p w14:paraId="723A2892" w14:textId="77777777" w:rsidR="00AF779A" w:rsidRPr="00D516D6" w:rsidRDefault="00E9277B">
            <w:pPr>
              <w:pStyle w:val="TableParagraph"/>
              <w:spacing w:before="33" w:line="209" w:lineRule="exact"/>
              <w:ind w:left="24" w:right="92"/>
              <w:jc w:val="center"/>
              <w:rPr>
                <w:sz w:val="18"/>
                <w:lang w:val="en-GB"/>
              </w:rPr>
            </w:pPr>
            <w:r w:rsidRPr="00D516D6">
              <w:rPr>
                <w:spacing w:val="-2"/>
                <w:w w:val="105"/>
                <w:sz w:val="18"/>
                <w:lang w:val="en-GB"/>
              </w:rPr>
              <w:t>Visual</w:t>
            </w:r>
          </w:p>
        </w:tc>
        <w:tc>
          <w:tcPr>
            <w:tcW w:w="1639" w:type="dxa"/>
          </w:tcPr>
          <w:p w14:paraId="3C33674B" w14:textId="77777777" w:rsidR="00AF779A" w:rsidRPr="00D516D6" w:rsidRDefault="00E9277B">
            <w:pPr>
              <w:pStyle w:val="TableParagraph"/>
              <w:spacing w:before="33" w:line="209" w:lineRule="exact"/>
              <w:ind w:left="118"/>
              <w:rPr>
                <w:sz w:val="18"/>
                <w:lang w:val="en-GB"/>
              </w:rPr>
            </w:pPr>
            <w:r w:rsidRPr="00D516D6">
              <w:rPr>
                <w:w w:val="110"/>
                <w:sz w:val="18"/>
                <w:lang w:val="en-GB"/>
              </w:rPr>
              <w:t>Arduino</w:t>
            </w:r>
            <w:r w:rsidRPr="00D516D6">
              <w:rPr>
                <w:spacing w:val="16"/>
                <w:w w:val="110"/>
                <w:sz w:val="18"/>
                <w:lang w:val="en-GB"/>
              </w:rPr>
              <w:t xml:space="preserve"> </w:t>
            </w:r>
            <w:r w:rsidRPr="00D516D6">
              <w:rPr>
                <w:w w:val="110"/>
                <w:sz w:val="18"/>
                <w:lang w:val="en-GB"/>
              </w:rPr>
              <w:t>IDE</w:t>
            </w:r>
            <w:r w:rsidRPr="00D516D6">
              <w:rPr>
                <w:spacing w:val="17"/>
                <w:w w:val="110"/>
                <w:sz w:val="18"/>
                <w:lang w:val="en-GB"/>
              </w:rPr>
              <w:t xml:space="preserve"> </w:t>
            </w:r>
            <w:r w:rsidRPr="00D516D6">
              <w:rPr>
                <w:spacing w:val="-4"/>
                <w:w w:val="110"/>
                <w:sz w:val="18"/>
                <w:lang w:val="en-GB"/>
              </w:rPr>
              <w:t>(and</w:t>
            </w:r>
          </w:p>
        </w:tc>
        <w:tc>
          <w:tcPr>
            <w:tcW w:w="2760" w:type="dxa"/>
          </w:tcPr>
          <w:p w14:paraId="1B0E84A3" w14:textId="77777777" w:rsidR="00AF779A" w:rsidRPr="00D516D6" w:rsidRDefault="00E9277B">
            <w:pPr>
              <w:pStyle w:val="TableParagraph"/>
              <w:spacing w:before="33" w:line="209" w:lineRule="exact"/>
              <w:ind w:left="101" w:right="103"/>
              <w:jc w:val="center"/>
              <w:rPr>
                <w:sz w:val="18"/>
                <w:lang w:val="en-GB"/>
              </w:rPr>
            </w:pPr>
            <w:r w:rsidRPr="00D516D6">
              <w:rPr>
                <w:w w:val="110"/>
                <w:sz w:val="18"/>
                <w:lang w:val="en-GB"/>
              </w:rPr>
              <w:t>A</w:t>
            </w:r>
            <w:r w:rsidRPr="00D516D6">
              <w:rPr>
                <w:spacing w:val="55"/>
                <w:w w:val="110"/>
                <w:sz w:val="18"/>
                <w:lang w:val="en-GB"/>
              </w:rPr>
              <w:t xml:space="preserve"> </w:t>
            </w:r>
            <w:r w:rsidRPr="00D516D6">
              <w:rPr>
                <w:w w:val="110"/>
                <w:sz w:val="18"/>
                <w:lang w:val="en-GB"/>
              </w:rPr>
              <w:t>cross-platform</w:t>
            </w:r>
            <w:r w:rsidRPr="00D516D6">
              <w:rPr>
                <w:spacing w:val="55"/>
                <w:w w:val="110"/>
                <w:sz w:val="18"/>
                <w:lang w:val="en-GB"/>
              </w:rPr>
              <w:t xml:space="preserve"> </w:t>
            </w:r>
            <w:r w:rsidRPr="00D516D6">
              <w:rPr>
                <w:w w:val="110"/>
                <w:sz w:val="18"/>
                <w:lang w:val="en-GB"/>
              </w:rPr>
              <w:t>IDE</w:t>
            </w:r>
            <w:r w:rsidRPr="00D516D6">
              <w:rPr>
                <w:spacing w:val="56"/>
                <w:w w:val="110"/>
                <w:sz w:val="18"/>
                <w:lang w:val="en-GB"/>
              </w:rPr>
              <w:t xml:space="preserve"> </w:t>
            </w:r>
            <w:r w:rsidRPr="00D516D6">
              <w:rPr>
                <w:w w:val="110"/>
                <w:sz w:val="18"/>
                <w:lang w:val="en-GB"/>
              </w:rPr>
              <w:t>for</w:t>
            </w:r>
            <w:r w:rsidRPr="00D516D6">
              <w:rPr>
                <w:spacing w:val="55"/>
                <w:w w:val="110"/>
                <w:sz w:val="18"/>
                <w:lang w:val="en-GB"/>
              </w:rPr>
              <w:t xml:space="preserve"> </w:t>
            </w:r>
            <w:r w:rsidRPr="00D516D6">
              <w:rPr>
                <w:spacing w:val="-4"/>
                <w:w w:val="110"/>
                <w:sz w:val="18"/>
                <w:lang w:val="en-GB"/>
              </w:rPr>
              <w:t>pro-</w:t>
            </w:r>
          </w:p>
        </w:tc>
      </w:tr>
    </w:tbl>
    <w:p w14:paraId="6C06FE6D" w14:textId="77777777" w:rsidR="00AF779A" w:rsidRPr="00D516D6" w:rsidRDefault="00AF779A">
      <w:pPr>
        <w:spacing w:line="209" w:lineRule="exact"/>
        <w:jc w:val="center"/>
        <w:rPr>
          <w:sz w:val="18"/>
          <w:lang w:val="en-GB"/>
        </w:rPr>
        <w:sectPr w:rsidR="00AF779A" w:rsidRPr="00D516D6">
          <w:headerReference w:type="default" r:id="rId33"/>
          <w:footerReference w:type="default" r:id="rId34"/>
          <w:pgSz w:w="10890" w:h="14860"/>
          <w:pgMar w:top="880" w:right="620" w:bottom="840" w:left="660" w:header="673" w:footer="642" w:gutter="0"/>
          <w:cols w:space="720"/>
        </w:sectPr>
      </w:pPr>
    </w:p>
    <w:p w14:paraId="635B9CEC" w14:textId="77777777" w:rsidR="00AF779A" w:rsidRPr="00D516D6" w:rsidRDefault="00E9277B">
      <w:pPr>
        <w:spacing w:line="207" w:lineRule="exact"/>
        <w:ind w:left="317"/>
        <w:rPr>
          <w:rFonts w:ascii="Calibri"/>
          <w:sz w:val="18"/>
          <w:lang w:val="en-GB"/>
        </w:rPr>
      </w:pPr>
      <w:r w:rsidRPr="00D516D6">
        <w:rPr>
          <w:rFonts w:ascii="Calibri"/>
          <w:sz w:val="18"/>
          <w:lang w:val="en-GB"/>
        </w:rPr>
        <w:t>compatible</w:t>
      </w:r>
      <w:r w:rsidRPr="00D516D6">
        <w:rPr>
          <w:rFonts w:ascii="Calibri"/>
          <w:spacing w:val="18"/>
          <w:sz w:val="18"/>
          <w:lang w:val="en-GB"/>
        </w:rPr>
        <w:t xml:space="preserve"> </w:t>
      </w:r>
      <w:r w:rsidRPr="00D516D6">
        <w:rPr>
          <w:rFonts w:ascii="Calibri"/>
          <w:spacing w:val="-2"/>
          <w:sz w:val="18"/>
          <w:lang w:val="en-GB"/>
        </w:rPr>
        <w:t>boards</w:t>
      </w:r>
    </w:p>
    <w:bookmarkEnd w:id="177"/>
    <w:p w14:paraId="4C9FF75B" w14:textId="77777777" w:rsidR="00AF779A" w:rsidRPr="00D516D6" w:rsidRDefault="00E9277B">
      <w:pPr>
        <w:spacing w:line="207" w:lineRule="exact"/>
        <w:ind w:left="317"/>
        <w:rPr>
          <w:rFonts w:ascii="Calibri"/>
          <w:sz w:val="18"/>
          <w:lang w:val="en-GB"/>
        </w:rPr>
      </w:pPr>
      <w:r w:rsidRPr="00D516D6">
        <w:rPr>
          <w:lang w:val="en-GB"/>
        </w:rPr>
        <w:br w:type="column"/>
      </w:r>
      <w:r w:rsidRPr="00D516D6">
        <w:rPr>
          <w:rFonts w:ascii="Calibri"/>
          <w:w w:val="105"/>
          <w:sz w:val="18"/>
          <w:lang w:val="en-GB"/>
        </w:rPr>
        <w:t>Studio,</w:t>
      </w:r>
      <w:r w:rsidRPr="00D516D6">
        <w:rPr>
          <w:rFonts w:ascii="Calibri"/>
          <w:spacing w:val="6"/>
          <w:w w:val="105"/>
          <w:sz w:val="18"/>
          <w:lang w:val="en-GB"/>
        </w:rPr>
        <w:t xml:space="preserve"> </w:t>
      </w:r>
      <w:r w:rsidRPr="00D516D6">
        <w:rPr>
          <w:rFonts w:ascii="Calibri"/>
          <w:w w:val="105"/>
          <w:sz w:val="18"/>
          <w:lang w:val="en-GB"/>
        </w:rPr>
        <w:t>Eclipse</w:t>
      </w:r>
      <w:r w:rsidRPr="00D516D6">
        <w:rPr>
          <w:rFonts w:ascii="Calibri"/>
          <w:spacing w:val="7"/>
          <w:w w:val="105"/>
          <w:sz w:val="18"/>
          <w:lang w:val="en-GB"/>
        </w:rPr>
        <w:t xml:space="preserve"> </w:t>
      </w:r>
      <w:r w:rsidRPr="00D516D6">
        <w:rPr>
          <w:rFonts w:ascii="Calibri"/>
          <w:w w:val="105"/>
          <w:sz w:val="18"/>
          <w:lang w:val="en-GB"/>
        </w:rPr>
        <w:t>Arduino</w:t>
      </w:r>
      <w:r w:rsidRPr="00D516D6">
        <w:rPr>
          <w:rFonts w:ascii="Calibri"/>
          <w:spacing w:val="7"/>
          <w:w w:val="105"/>
          <w:sz w:val="18"/>
          <w:lang w:val="en-GB"/>
        </w:rPr>
        <w:t xml:space="preserve"> </w:t>
      </w:r>
      <w:r w:rsidRPr="00D516D6">
        <w:rPr>
          <w:rFonts w:ascii="Calibri"/>
          <w:spacing w:val="-5"/>
          <w:w w:val="105"/>
          <w:sz w:val="18"/>
          <w:lang w:val="en-GB"/>
        </w:rPr>
        <w:t>IDE</w:t>
      </w:r>
    </w:p>
    <w:p w14:paraId="2FE12DEF" w14:textId="77777777" w:rsidR="00AF779A" w:rsidRPr="00D516D6" w:rsidRDefault="00E9277B">
      <w:pPr>
        <w:spacing w:line="207" w:lineRule="exact"/>
        <w:ind w:left="199"/>
        <w:rPr>
          <w:rFonts w:ascii="Calibri"/>
          <w:sz w:val="18"/>
          <w:lang w:val="en-GB"/>
        </w:rPr>
      </w:pPr>
      <w:r w:rsidRPr="00D516D6">
        <w:rPr>
          <w:lang w:val="en-GB"/>
        </w:rPr>
        <w:br w:type="column"/>
      </w:r>
      <w:r w:rsidRPr="00D516D6">
        <w:rPr>
          <w:rFonts w:ascii="Calibri"/>
          <w:spacing w:val="-2"/>
          <w:w w:val="125"/>
          <w:sz w:val="18"/>
          <w:lang w:val="en-GB"/>
        </w:rPr>
        <w:t>TDDT4IoTS)</w:t>
      </w:r>
    </w:p>
    <w:p w14:paraId="6CABF56D" w14:textId="77777777" w:rsidR="00AF779A" w:rsidRPr="00D516D6" w:rsidRDefault="00E9277B">
      <w:pPr>
        <w:spacing w:line="207" w:lineRule="exact"/>
        <w:ind w:left="317"/>
        <w:rPr>
          <w:rFonts w:ascii="Calibri"/>
          <w:sz w:val="18"/>
          <w:lang w:val="en-GB"/>
        </w:rPr>
      </w:pPr>
      <w:r w:rsidRPr="00D516D6">
        <w:rPr>
          <w:lang w:val="en-GB"/>
        </w:rPr>
        <w:br w:type="column"/>
      </w:r>
      <w:proofErr w:type="spellStart"/>
      <w:proofErr w:type="gramStart"/>
      <w:r w:rsidRPr="00D516D6">
        <w:rPr>
          <w:rFonts w:ascii="Calibri"/>
          <w:w w:val="105"/>
          <w:sz w:val="18"/>
          <w:lang w:val="en-GB"/>
        </w:rPr>
        <w:t>gram</w:t>
      </w:r>
      <w:bookmarkEnd w:id="178"/>
      <w:r w:rsidRPr="00D516D6">
        <w:rPr>
          <w:rFonts w:ascii="Calibri"/>
          <w:w w:val="105"/>
          <w:sz w:val="18"/>
          <w:lang w:val="en-GB"/>
        </w:rPr>
        <w:t>ming</w:t>
      </w:r>
      <w:proofErr w:type="spellEnd"/>
      <w:r w:rsidRPr="00D516D6">
        <w:rPr>
          <w:rFonts w:ascii="Calibri"/>
          <w:spacing w:val="42"/>
          <w:w w:val="105"/>
          <w:sz w:val="18"/>
          <w:lang w:val="en-GB"/>
        </w:rPr>
        <w:t xml:space="preserve">  </w:t>
      </w:r>
      <w:r w:rsidRPr="00D516D6">
        <w:rPr>
          <w:rFonts w:ascii="Calibri"/>
          <w:w w:val="105"/>
          <w:sz w:val="18"/>
          <w:lang w:val="en-GB"/>
        </w:rPr>
        <w:t>Arduino</w:t>
      </w:r>
      <w:proofErr w:type="gramEnd"/>
      <w:r w:rsidRPr="00D516D6">
        <w:rPr>
          <w:rFonts w:ascii="Calibri"/>
          <w:spacing w:val="42"/>
          <w:w w:val="105"/>
          <w:sz w:val="18"/>
          <w:lang w:val="en-GB"/>
        </w:rPr>
        <w:t xml:space="preserve">  </w:t>
      </w:r>
      <w:proofErr w:type="spellStart"/>
      <w:r w:rsidRPr="00D516D6">
        <w:rPr>
          <w:rFonts w:ascii="Calibri"/>
          <w:spacing w:val="-2"/>
          <w:w w:val="105"/>
          <w:sz w:val="18"/>
          <w:lang w:val="en-GB"/>
        </w:rPr>
        <w:t>microcon</w:t>
      </w:r>
      <w:proofErr w:type="spellEnd"/>
      <w:r w:rsidRPr="00D516D6">
        <w:rPr>
          <w:rFonts w:ascii="Calibri"/>
          <w:spacing w:val="-2"/>
          <w:w w:val="105"/>
          <w:sz w:val="18"/>
          <w:lang w:val="en-GB"/>
        </w:rPr>
        <w:t>-</w:t>
      </w:r>
    </w:p>
    <w:p w14:paraId="1BF33B01" w14:textId="77777777" w:rsidR="00AF779A" w:rsidRPr="00D516D6" w:rsidRDefault="00E9277B">
      <w:pPr>
        <w:ind w:left="317" w:right="129"/>
        <w:rPr>
          <w:rFonts w:ascii="Calibri"/>
          <w:sz w:val="18"/>
          <w:lang w:val="en-GB"/>
        </w:rPr>
      </w:pPr>
      <w:r w:rsidRPr="00D516D6">
        <w:rPr>
          <w:rFonts w:ascii="Calibri"/>
          <w:w w:val="105"/>
          <w:sz w:val="18"/>
          <w:lang w:val="en-GB"/>
        </w:rPr>
        <w:t>trollers</w:t>
      </w:r>
      <w:r w:rsidRPr="00D516D6">
        <w:rPr>
          <w:rFonts w:ascii="Calibri"/>
          <w:spacing w:val="25"/>
          <w:w w:val="105"/>
          <w:sz w:val="18"/>
          <w:lang w:val="en-GB"/>
        </w:rPr>
        <w:t xml:space="preserve"> </w:t>
      </w:r>
      <w:hyperlink w:anchor="_bookmark83" w:history="1">
        <w:r w:rsidRPr="00D516D6">
          <w:rPr>
            <w:rFonts w:ascii="Calibri"/>
            <w:color w:val="2F4F4F"/>
            <w:w w:val="105"/>
            <w:sz w:val="18"/>
            <w:lang w:val="en-GB"/>
          </w:rPr>
          <w:t>Perumal,</w:t>
        </w:r>
        <w:r w:rsidRPr="00D516D6">
          <w:rPr>
            <w:rFonts w:ascii="Calibri"/>
            <w:color w:val="2F4F4F"/>
            <w:spacing w:val="25"/>
            <w:w w:val="105"/>
            <w:sz w:val="18"/>
            <w:lang w:val="en-GB"/>
          </w:rPr>
          <w:t xml:space="preserve"> </w:t>
        </w:r>
        <w:r w:rsidRPr="00D516D6">
          <w:rPr>
            <w:rFonts w:ascii="Calibri"/>
            <w:color w:val="2F4F4F"/>
            <w:w w:val="105"/>
            <w:sz w:val="18"/>
            <w:lang w:val="en-GB"/>
          </w:rPr>
          <w:t>A,</w:t>
        </w:r>
        <w:r w:rsidRPr="00D516D6">
          <w:rPr>
            <w:rFonts w:ascii="Calibri"/>
            <w:color w:val="2F4F4F"/>
            <w:spacing w:val="25"/>
            <w:w w:val="105"/>
            <w:sz w:val="18"/>
            <w:lang w:val="en-GB"/>
          </w:rPr>
          <w:t xml:space="preserve"> </w:t>
        </w:r>
        <w:r w:rsidRPr="00D516D6">
          <w:rPr>
            <w:rFonts w:ascii="Calibri"/>
            <w:color w:val="2F4F4F"/>
            <w:w w:val="105"/>
            <w:sz w:val="18"/>
            <w:lang w:val="en-GB"/>
          </w:rPr>
          <w:t>M,</w:t>
        </w:r>
        <w:r w:rsidRPr="00D516D6">
          <w:rPr>
            <w:rFonts w:ascii="Calibri"/>
            <w:color w:val="2F4F4F"/>
            <w:spacing w:val="25"/>
            <w:w w:val="105"/>
            <w:sz w:val="18"/>
            <w:lang w:val="en-GB"/>
          </w:rPr>
          <w:t xml:space="preserve"> </w:t>
        </w:r>
        <w:r w:rsidRPr="00D516D6">
          <w:rPr>
            <w:rFonts w:ascii="Calibri"/>
            <w:color w:val="2F4F4F"/>
            <w:w w:val="105"/>
            <w:sz w:val="18"/>
            <w:lang w:val="en-GB"/>
          </w:rPr>
          <w:t>C,</w:t>
        </w:r>
        <w:r w:rsidRPr="00D516D6">
          <w:rPr>
            <w:rFonts w:ascii="Calibri"/>
            <w:color w:val="2F4F4F"/>
            <w:spacing w:val="25"/>
            <w:w w:val="105"/>
            <w:sz w:val="18"/>
            <w:lang w:val="en-GB"/>
          </w:rPr>
          <w:t xml:space="preserve"> </w:t>
        </w:r>
        <w:r w:rsidRPr="00D516D6">
          <w:rPr>
            <w:rFonts w:ascii="Calibri"/>
            <w:color w:val="2F4F4F"/>
            <w:w w:val="105"/>
            <w:sz w:val="18"/>
            <w:lang w:val="en-GB"/>
          </w:rPr>
          <w:t>Deny</w:t>
        </w:r>
      </w:hyperlink>
      <w:r w:rsidRPr="00D516D6">
        <w:rPr>
          <w:rFonts w:ascii="Calibri"/>
          <w:color w:val="2F4F4F"/>
          <w:w w:val="105"/>
          <w:sz w:val="18"/>
          <w:lang w:val="en-GB"/>
        </w:rPr>
        <w:t xml:space="preserve"> </w:t>
      </w:r>
      <w:hyperlink w:anchor="_bookmark83" w:history="1">
        <w:r w:rsidRPr="00D516D6">
          <w:rPr>
            <w:rFonts w:ascii="Calibri"/>
            <w:color w:val="2F4F4F"/>
            <w:w w:val="105"/>
            <w:sz w:val="18"/>
            <w:lang w:val="en-GB"/>
          </w:rPr>
          <w:t xml:space="preserve">and </w:t>
        </w:r>
        <w:proofErr w:type="spellStart"/>
        <w:r w:rsidRPr="00D516D6">
          <w:rPr>
            <w:rFonts w:ascii="Calibri"/>
            <w:color w:val="2F4F4F"/>
            <w:w w:val="105"/>
            <w:sz w:val="18"/>
            <w:lang w:val="en-GB"/>
          </w:rPr>
          <w:t>Rajasudharsan</w:t>
        </w:r>
        <w:proofErr w:type="spellEnd"/>
      </w:hyperlink>
      <w:r w:rsidRPr="00D516D6">
        <w:rPr>
          <w:rFonts w:ascii="Calibri"/>
          <w:color w:val="2F4F4F"/>
          <w:w w:val="105"/>
          <w:sz w:val="18"/>
          <w:lang w:val="en-GB"/>
        </w:rPr>
        <w:t xml:space="preserve"> </w:t>
      </w:r>
      <w:r w:rsidRPr="00D516D6">
        <w:rPr>
          <w:rFonts w:ascii="Calibri"/>
          <w:w w:val="105"/>
          <w:sz w:val="18"/>
          <w:lang w:val="en-GB"/>
        </w:rPr>
        <w:t>(</w:t>
      </w:r>
      <w:hyperlink w:anchor="_bookmark83" w:history="1">
        <w:r w:rsidRPr="00D516D6">
          <w:rPr>
            <w:rFonts w:ascii="Calibri"/>
            <w:color w:val="2F4F4F"/>
            <w:w w:val="105"/>
            <w:sz w:val="18"/>
            <w:lang w:val="en-GB"/>
          </w:rPr>
          <w:t>2021</w:t>
        </w:r>
      </w:hyperlink>
      <w:r w:rsidRPr="00D516D6">
        <w:rPr>
          <w:rFonts w:ascii="Calibri"/>
          <w:w w:val="105"/>
          <w:sz w:val="18"/>
          <w:lang w:val="en-GB"/>
        </w:rPr>
        <w:t>).</w:t>
      </w:r>
    </w:p>
    <w:p w14:paraId="5D2B581F" w14:textId="77777777" w:rsidR="00AF779A" w:rsidRPr="00D516D6" w:rsidRDefault="00AF779A">
      <w:pPr>
        <w:rPr>
          <w:rFonts w:ascii="Calibri"/>
          <w:sz w:val="18"/>
          <w:lang w:val="en-GB"/>
        </w:rPr>
        <w:sectPr w:rsidR="00AF779A" w:rsidRPr="00D516D6">
          <w:type w:val="continuous"/>
          <w:pgSz w:w="10890" w:h="14860"/>
          <w:pgMar w:top="2380" w:right="620" w:bottom="280" w:left="660" w:header="673" w:footer="642" w:gutter="0"/>
          <w:cols w:num="4" w:space="720" w:equalWidth="0">
            <w:col w:w="1760" w:space="626"/>
            <w:col w:w="2464" w:space="39"/>
            <w:col w:w="1294" w:space="226"/>
            <w:col w:w="3201"/>
          </w:cols>
        </w:sectPr>
      </w:pPr>
    </w:p>
    <w:p w14:paraId="62E09765" w14:textId="77777777" w:rsidR="00AF779A" w:rsidRPr="00D516D6" w:rsidRDefault="00E9277B">
      <w:pPr>
        <w:tabs>
          <w:tab w:val="left" w:pos="1312"/>
          <w:tab w:val="left" w:pos="1943"/>
        </w:tabs>
        <w:spacing w:before="84"/>
        <w:ind w:left="317"/>
        <w:rPr>
          <w:rFonts w:ascii="Calibri"/>
          <w:sz w:val="18"/>
          <w:lang w:val="en-GB"/>
        </w:rPr>
      </w:pPr>
      <w:r w:rsidRPr="00D516D6">
        <w:rPr>
          <w:rFonts w:ascii="Calibri"/>
          <w:spacing w:val="-2"/>
          <w:sz w:val="18"/>
          <w:lang w:val="en-GB"/>
        </w:rPr>
        <w:t>Manage</w:t>
      </w:r>
      <w:r w:rsidRPr="00D516D6">
        <w:rPr>
          <w:rFonts w:ascii="Calibri"/>
          <w:sz w:val="18"/>
          <w:lang w:val="en-GB"/>
        </w:rPr>
        <w:tab/>
      </w:r>
      <w:r w:rsidRPr="00D516D6">
        <w:rPr>
          <w:rFonts w:ascii="Calibri"/>
          <w:spacing w:val="-4"/>
          <w:sz w:val="18"/>
          <w:lang w:val="en-GB"/>
        </w:rPr>
        <w:t>the</w:t>
      </w:r>
      <w:r w:rsidRPr="00D516D6">
        <w:rPr>
          <w:rFonts w:ascii="Calibri"/>
          <w:sz w:val="18"/>
          <w:lang w:val="en-GB"/>
        </w:rPr>
        <w:tab/>
      </w:r>
      <w:r w:rsidRPr="00D516D6">
        <w:rPr>
          <w:rFonts w:ascii="Calibri"/>
          <w:spacing w:val="-2"/>
          <w:sz w:val="18"/>
          <w:lang w:val="en-GB"/>
        </w:rPr>
        <w:t>system</w:t>
      </w:r>
      <w:r w:rsidRPr="00D516D6">
        <w:rPr>
          <w:rFonts w:ascii="Calibri"/>
          <w:sz w:val="18"/>
          <w:lang w:val="en-GB"/>
        </w:rPr>
        <w:t xml:space="preserve"> </w:t>
      </w:r>
      <w:r w:rsidRPr="00D516D6">
        <w:rPr>
          <w:rFonts w:ascii="Calibri"/>
          <w:spacing w:val="-2"/>
          <w:sz w:val="18"/>
          <w:lang w:val="en-GB"/>
        </w:rPr>
        <w:t>database</w:t>
      </w:r>
    </w:p>
    <w:p w14:paraId="5D1CDA60" w14:textId="45E3929A" w:rsidR="00AF779A" w:rsidRPr="00D516D6" w:rsidRDefault="00E9277B">
      <w:pPr>
        <w:spacing w:before="84"/>
        <w:ind w:left="198"/>
        <w:jc w:val="both"/>
        <w:rPr>
          <w:rFonts w:ascii="Calibri"/>
          <w:sz w:val="18"/>
          <w:lang w:val="en-GB"/>
        </w:rPr>
      </w:pPr>
      <w:r w:rsidRPr="00D516D6">
        <w:rPr>
          <w:lang w:val="en-GB"/>
        </w:rPr>
        <w:br w:type="column"/>
      </w:r>
      <w:proofErr w:type="spellStart"/>
      <w:r w:rsidRPr="00D516D6">
        <w:rPr>
          <w:rFonts w:ascii="Calibri"/>
          <w:w w:val="105"/>
          <w:sz w:val="18"/>
          <w:lang w:val="en-GB"/>
        </w:rPr>
        <w:t>pgAdmin</w:t>
      </w:r>
      <w:proofErr w:type="spellEnd"/>
      <w:r w:rsidRPr="00D516D6">
        <w:rPr>
          <w:rFonts w:ascii="Calibri"/>
          <w:w w:val="105"/>
          <w:sz w:val="18"/>
          <w:lang w:val="en-GB"/>
        </w:rPr>
        <w:t xml:space="preserve"> III, </w:t>
      </w:r>
      <w:proofErr w:type="spellStart"/>
      <w:r w:rsidRPr="00D516D6">
        <w:rPr>
          <w:rFonts w:ascii="Calibri"/>
          <w:w w:val="105"/>
          <w:sz w:val="18"/>
          <w:lang w:val="en-GB"/>
        </w:rPr>
        <w:t>PGAccess</w:t>
      </w:r>
      <w:proofErr w:type="spellEnd"/>
      <w:r w:rsidRPr="00D516D6">
        <w:rPr>
          <w:rFonts w:ascii="Calibri"/>
          <w:w w:val="105"/>
          <w:sz w:val="18"/>
          <w:lang w:val="en-GB"/>
        </w:rPr>
        <w:t xml:space="preserve">, </w:t>
      </w:r>
      <w:proofErr w:type="spellStart"/>
      <w:r w:rsidRPr="00D516D6">
        <w:rPr>
          <w:rFonts w:ascii="Calibri"/>
          <w:w w:val="105"/>
          <w:sz w:val="18"/>
          <w:lang w:val="en-GB"/>
        </w:rPr>
        <w:t>ph</w:t>
      </w:r>
      <w:proofErr w:type="spellEnd"/>
      <w:r w:rsidRPr="00D516D6">
        <w:rPr>
          <w:rFonts w:ascii="Calibri"/>
          <w:w w:val="105"/>
          <w:sz w:val="18"/>
          <w:lang w:val="en-GB"/>
        </w:rPr>
        <w:t xml:space="preserve">- </w:t>
      </w:r>
      <w:proofErr w:type="spellStart"/>
      <w:r w:rsidRPr="00D516D6">
        <w:rPr>
          <w:rFonts w:ascii="Calibri"/>
          <w:w w:val="105"/>
          <w:sz w:val="18"/>
          <w:lang w:val="en-GB"/>
        </w:rPr>
        <w:t>pPgAdmin</w:t>
      </w:r>
      <w:proofErr w:type="spellEnd"/>
      <w:r w:rsidRPr="00D516D6">
        <w:rPr>
          <w:rFonts w:ascii="Calibri"/>
          <w:w w:val="105"/>
          <w:sz w:val="18"/>
          <w:lang w:val="en-GB"/>
        </w:rPr>
        <w:t>, OpenOffice.org, Red</w:t>
      </w:r>
      <w:r w:rsidRPr="00D516D6">
        <w:rPr>
          <w:rFonts w:ascii="Calibri"/>
          <w:spacing w:val="-3"/>
          <w:w w:val="105"/>
          <w:sz w:val="18"/>
          <w:lang w:val="en-GB"/>
        </w:rPr>
        <w:t xml:space="preserve"> </w:t>
      </w:r>
      <w:r w:rsidRPr="00D516D6">
        <w:rPr>
          <w:rFonts w:ascii="Calibri"/>
          <w:w w:val="105"/>
          <w:sz w:val="18"/>
          <w:lang w:val="en-GB"/>
        </w:rPr>
        <w:t>Hat</w:t>
      </w:r>
      <w:r w:rsidRPr="00D516D6">
        <w:rPr>
          <w:rFonts w:ascii="Calibri"/>
          <w:spacing w:val="-3"/>
          <w:w w:val="105"/>
          <w:sz w:val="18"/>
          <w:lang w:val="en-GB"/>
        </w:rPr>
        <w:t xml:space="preserve"> </w:t>
      </w:r>
      <w:r w:rsidRPr="00D516D6">
        <w:rPr>
          <w:rFonts w:ascii="Calibri"/>
          <w:w w:val="105"/>
          <w:sz w:val="18"/>
          <w:lang w:val="en-GB"/>
        </w:rPr>
        <w:t>Database</w:t>
      </w:r>
      <w:r w:rsidRPr="00D516D6">
        <w:rPr>
          <w:rFonts w:ascii="Calibri"/>
          <w:spacing w:val="-3"/>
          <w:w w:val="105"/>
          <w:sz w:val="18"/>
          <w:lang w:val="en-GB"/>
        </w:rPr>
        <w:t xml:space="preserve"> </w:t>
      </w:r>
      <w:r w:rsidRPr="00D516D6">
        <w:rPr>
          <w:rFonts w:ascii="Calibri"/>
          <w:w w:val="105"/>
          <w:sz w:val="18"/>
          <w:lang w:val="en-GB"/>
        </w:rPr>
        <w:t xml:space="preserve">graphical tools: RHDB </w:t>
      </w:r>
      <w:r w:rsidRPr="00D516D6">
        <w:rPr>
          <w:rFonts w:ascii="Calibri"/>
          <w:w w:val="105"/>
          <w:sz w:val="18"/>
          <w:lang w:val="en-GB"/>
        </w:rPr>
        <w:t xml:space="preserve">Administrator and Explain Visual, </w:t>
      </w:r>
      <w:proofErr w:type="spellStart"/>
      <w:r w:rsidRPr="00D516D6">
        <w:rPr>
          <w:rFonts w:ascii="Calibri"/>
          <w:w w:val="105"/>
          <w:sz w:val="18"/>
          <w:lang w:val="en-GB"/>
        </w:rPr>
        <w:t>Xpg</w:t>
      </w:r>
      <w:proofErr w:type="spellEnd"/>
      <w:r w:rsidRPr="00D516D6">
        <w:rPr>
          <w:rFonts w:ascii="Calibri"/>
          <w:w w:val="105"/>
          <w:sz w:val="18"/>
          <w:lang w:val="en-GB"/>
        </w:rPr>
        <w:t>:</w:t>
      </w:r>
      <w:r w:rsidRPr="00D516D6">
        <w:rPr>
          <w:rFonts w:ascii="Calibri"/>
          <w:spacing w:val="40"/>
          <w:w w:val="105"/>
          <w:sz w:val="18"/>
          <w:lang w:val="en-GB"/>
        </w:rPr>
        <w:t xml:space="preserve"> </w:t>
      </w:r>
      <w:r w:rsidRPr="00D516D6">
        <w:rPr>
          <w:rFonts w:ascii="Calibri"/>
          <w:w w:val="105"/>
          <w:sz w:val="18"/>
          <w:lang w:val="en-GB"/>
        </w:rPr>
        <w:t xml:space="preserve">Java client for PostgreSQL, </w:t>
      </w:r>
      <w:proofErr w:type="spellStart"/>
      <w:r w:rsidRPr="00D516D6">
        <w:rPr>
          <w:rFonts w:ascii="Calibri"/>
          <w:w w:val="105"/>
          <w:sz w:val="18"/>
          <w:lang w:val="en-GB"/>
        </w:rPr>
        <w:t>Mergeant</w:t>
      </w:r>
      <w:proofErr w:type="spellEnd"/>
      <w:r w:rsidRPr="00D516D6">
        <w:rPr>
          <w:rFonts w:ascii="Calibri"/>
          <w:w w:val="105"/>
          <w:sz w:val="18"/>
          <w:lang w:val="en-GB"/>
        </w:rPr>
        <w:t xml:space="preserve">, </w:t>
      </w:r>
      <w:proofErr w:type="spellStart"/>
      <w:r w:rsidRPr="00D516D6">
        <w:rPr>
          <w:rFonts w:ascii="Calibri"/>
          <w:w w:val="105"/>
          <w:sz w:val="18"/>
          <w:lang w:val="en-GB"/>
        </w:rPr>
        <w:t>T</w:t>
      </w:r>
      <w:r w:rsidR="005752AD">
        <w:rPr>
          <w:rFonts w:ascii="Calibri"/>
          <w:w w:val="105"/>
          <w:sz w:val="18"/>
          <w:lang w:val="en-GB"/>
        </w:rPr>
        <w:t>O</w:t>
      </w:r>
      <w:r w:rsidRPr="00D516D6">
        <w:rPr>
          <w:rFonts w:ascii="Calibri"/>
          <w:w w:val="105"/>
          <w:sz w:val="18"/>
          <w:lang w:val="en-GB"/>
        </w:rPr>
        <w:t>ra</w:t>
      </w:r>
      <w:proofErr w:type="spellEnd"/>
      <w:r w:rsidR="005752AD">
        <w:rPr>
          <w:rFonts w:ascii="Calibri"/>
          <w:w w:val="105"/>
          <w:sz w:val="18"/>
          <w:lang w:val="en-GB"/>
        </w:rPr>
        <w:t xml:space="preserve"> (Toolkit for </w:t>
      </w:r>
      <w:r w:rsidRPr="00D516D6">
        <w:rPr>
          <w:rFonts w:ascii="Calibri"/>
          <w:w w:val="105"/>
          <w:sz w:val="18"/>
          <w:lang w:val="en-GB"/>
        </w:rPr>
        <w:t>Oracle with some support for PostgreSQL</w:t>
      </w:r>
      <w:r w:rsidR="005752AD">
        <w:rPr>
          <w:rFonts w:ascii="Calibri"/>
          <w:w w:val="105"/>
          <w:sz w:val="18"/>
          <w:lang w:val="en-GB"/>
        </w:rPr>
        <w:t>)</w:t>
      </w:r>
      <w:r w:rsidRPr="00D516D6">
        <w:rPr>
          <w:rFonts w:ascii="Calibri"/>
          <w:w w:val="105"/>
          <w:sz w:val="18"/>
          <w:lang w:val="en-GB"/>
        </w:rPr>
        <w:t xml:space="preserve">, </w:t>
      </w:r>
      <w:proofErr w:type="spellStart"/>
      <w:r w:rsidRPr="00D516D6">
        <w:rPr>
          <w:rFonts w:ascii="Calibri"/>
          <w:w w:val="105"/>
          <w:sz w:val="18"/>
          <w:lang w:val="en-GB"/>
        </w:rPr>
        <w:t>KNoda</w:t>
      </w:r>
      <w:proofErr w:type="spellEnd"/>
      <w:r w:rsidRPr="00D516D6">
        <w:rPr>
          <w:rFonts w:ascii="Calibri"/>
          <w:w w:val="105"/>
          <w:sz w:val="18"/>
          <w:lang w:val="en-GB"/>
        </w:rPr>
        <w:t xml:space="preserve">, </w:t>
      </w:r>
      <w:proofErr w:type="spellStart"/>
      <w:r w:rsidRPr="00D516D6">
        <w:rPr>
          <w:rFonts w:ascii="Calibri"/>
          <w:w w:val="105"/>
          <w:sz w:val="18"/>
          <w:lang w:val="en-GB"/>
        </w:rPr>
        <w:t>PGInhaler</w:t>
      </w:r>
      <w:proofErr w:type="spellEnd"/>
      <w:r w:rsidRPr="00D516D6">
        <w:rPr>
          <w:rFonts w:ascii="Calibri"/>
          <w:w w:val="105"/>
          <w:sz w:val="18"/>
          <w:lang w:val="en-GB"/>
        </w:rPr>
        <w:t xml:space="preserve">, </w:t>
      </w:r>
      <w:proofErr w:type="spellStart"/>
      <w:r w:rsidRPr="00D516D6">
        <w:rPr>
          <w:rFonts w:ascii="Calibri"/>
          <w:w w:val="105"/>
          <w:sz w:val="18"/>
          <w:lang w:val="en-GB"/>
        </w:rPr>
        <w:t>SQuirreL</w:t>
      </w:r>
      <w:proofErr w:type="spellEnd"/>
      <w:r w:rsidRPr="00D516D6">
        <w:rPr>
          <w:rFonts w:ascii="Calibri"/>
          <w:w w:val="105"/>
          <w:sz w:val="18"/>
          <w:lang w:val="en-GB"/>
        </w:rPr>
        <w:t xml:space="preserve">, </w:t>
      </w:r>
      <w:proofErr w:type="spellStart"/>
      <w:r w:rsidRPr="00D516D6">
        <w:rPr>
          <w:rFonts w:ascii="Calibri"/>
          <w:w w:val="105"/>
          <w:sz w:val="18"/>
          <w:lang w:val="en-GB"/>
        </w:rPr>
        <w:t>AnySQL</w:t>
      </w:r>
      <w:proofErr w:type="spellEnd"/>
      <w:r w:rsidRPr="00D516D6">
        <w:rPr>
          <w:rFonts w:ascii="Calibri"/>
          <w:w w:val="105"/>
          <w:sz w:val="18"/>
          <w:lang w:val="en-GB"/>
        </w:rPr>
        <w:t xml:space="preserve"> Maestro, PostgreSQL PHP </w:t>
      </w:r>
      <w:r w:rsidRPr="00D516D6">
        <w:rPr>
          <w:rFonts w:ascii="Calibri"/>
          <w:spacing w:val="-2"/>
          <w:w w:val="105"/>
          <w:sz w:val="18"/>
          <w:lang w:val="en-GB"/>
        </w:rPr>
        <w:t>Generator,</w:t>
      </w:r>
      <w:r w:rsidRPr="00D516D6">
        <w:rPr>
          <w:rFonts w:ascii="Calibri"/>
          <w:spacing w:val="-9"/>
          <w:w w:val="105"/>
          <w:sz w:val="18"/>
          <w:lang w:val="en-GB"/>
        </w:rPr>
        <w:t xml:space="preserve"> </w:t>
      </w:r>
      <w:proofErr w:type="spellStart"/>
      <w:r w:rsidRPr="00D516D6">
        <w:rPr>
          <w:rFonts w:ascii="Calibri"/>
          <w:spacing w:val="-2"/>
          <w:w w:val="105"/>
          <w:sz w:val="18"/>
          <w:lang w:val="en-GB"/>
        </w:rPr>
        <w:t>WaveMaker</w:t>
      </w:r>
      <w:proofErr w:type="spellEnd"/>
      <w:r w:rsidRPr="00D516D6">
        <w:rPr>
          <w:rFonts w:ascii="Calibri"/>
          <w:spacing w:val="-9"/>
          <w:w w:val="105"/>
          <w:sz w:val="18"/>
          <w:lang w:val="en-GB"/>
        </w:rPr>
        <w:t xml:space="preserve"> </w:t>
      </w:r>
      <w:r w:rsidRPr="00D516D6">
        <w:rPr>
          <w:rFonts w:ascii="Calibri"/>
          <w:spacing w:val="-2"/>
          <w:w w:val="105"/>
          <w:sz w:val="18"/>
          <w:lang w:val="en-GB"/>
        </w:rPr>
        <w:t xml:space="preserve">Ajax </w:t>
      </w:r>
      <w:r w:rsidRPr="00D516D6">
        <w:rPr>
          <w:rFonts w:ascii="Calibri"/>
          <w:w w:val="105"/>
          <w:sz w:val="18"/>
          <w:lang w:val="en-GB"/>
        </w:rPr>
        <w:t>GUI Design Tool</w:t>
      </w:r>
    </w:p>
    <w:p w14:paraId="36F2892A" w14:textId="77777777" w:rsidR="00AF779A" w:rsidRPr="00D516D6" w:rsidRDefault="00E9277B">
      <w:pPr>
        <w:tabs>
          <w:tab w:val="left" w:pos="1837"/>
        </w:tabs>
        <w:spacing w:before="84"/>
        <w:ind w:left="1837" w:right="357" w:hanging="1639"/>
        <w:jc w:val="both"/>
        <w:rPr>
          <w:rFonts w:ascii="Calibri"/>
          <w:sz w:val="18"/>
          <w:lang w:val="en-GB"/>
        </w:rPr>
      </w:pPr>
      <w:r w:rsidRPr="00D516D6">
        <w:rPr>
          <w:lang w:val="en-GB"/>
        </w:rPr>
        <w:br w:type="column"/>
      </w:r>
      <w:proofErr w:type="spellStart"/>
      <w:r w:rsidRPr="00D516D6">
        <w:rPr>
          <w:rFonts w:ascii="Calibri"/>
          <w:spacing w:val="-2"/>
          <w:sz w:val="18"/>
          <w:lang w:val="en-GB"/>
        </w:rPr>
        <w:t>pgAdmin</w:t>
      </w:r>
      <w:proofErr w:type="spellEnd"/>
      <w:r w:rsidRPr="00D516D6">
        <w:rPr>
          <w:rFonts w:ascii="Calibri"/>
          <w:sz w:val="18"/>
          <w:lang w:val="en-GB"/>
        </w:rPr>
        <w:tab/>
      </w:r>
      <w:bookmarkStart w:id="180" w:name="OLE_LINK235"/>
      <w:r w:rsidRPr="00D516D6">
        <w:rPr>
          <w:rFonts w:ascii="Calibri"/>
          <w:sz w:val="18"/>
          <w:lang w:val="en-GB"/>
        </w:rPr>
        <w:t xml:space="preserve">Provides </w:t>
      </w:r>
      <w:r w:rsidRPr="00D516D6">
        <w:rPr>
          <w:rFonts w:ascii="Calibri"/>
          <w:sz w:val="18"/>
          <w:lang w:val="en-GB"/>
        </w:rPr>
        <w:t xml:space="preserve">a variety of advanced data management options, in ad- </w:t>
      </w:r>
      <w:proofErr w:type="spellStart"/>
      <w:r w:rsidRPr="00D516D6">
        <w:rPr>
          <w:rFonts w:ascii="Calibri"/>
          <w:sz w:val="18"/>
          <w:lang w:val="en-GB"/>
        </w:rPr>
        <w:t>dition</w:t>
      </w:r>
      <w:proofErr w:type="spellEnd"/>
      <w:r w:rsidRPr="00D516D6">
        <w:rPr>
          <w:rFonts w:ascii="Calibri"/>
          <w:sz w:val="18"/>
          <w:lang w:val="en-GB"/>
        </w:rPr>
        <w:t xml:space="preserve"> to being the default man- ager for PostgreSQL </w:t>
      </w:r>
      <w:bookmarkEnd w:id="180"/>
      <w:r>
        <w:fldChar w:fldCharType="begin"/>
      </w:r>
      <w:r>
        <w:instrText>HYPERLINK \l "_bookmark70"</w:instrText>
      </w:r>
      <w:r>
        <w:fldChar w:fldCharType="separate"/>
      </w:r>
      <w:r w:rsidRPr="00D516D6">
        <w:rPr>
          <w:rFonts w:ascii="Calibri"/>
          <w:color w:val="2F4F4F"/>
          <w:sz w:val="18"/>
          <w:lang w:val="en-GB"/>
        </w:rPr>
        <w:t xml:space="preserve">Jung, </w:t>
      </w:r>
      <w:proofErr w:type="spellStart"/>
      <w:r w:rsidRPr="00D516D6">
        <w:rPr>
          <w:rFonts w:ascii="Calibri"/>
          <w:color w:val="2F4F4F"/>
          <w:sz w:val="18"/>
          <w:lang w:val="en-GB"/>
        </w:rPr>
        <w:t>Youn</w:t>
      </w:r>
      <w:proofErr w:type="spellEnd"/>
      <w:r w:rsidRPr="00D516D6">
        <w:rPr>
          <w:rFonts w:ascii="Calibri"/>
          <w:color w:val="2F4F4F"/>
          <w:sz w:val="18"/>
          <w:lang w:val="en-GB"/>
        </w:rPr>
        <w:t>,</w:t>
      </w:r>
      <w:r>
        <w:rPr>
          <w:rFonts w:ascii="Calibri"/>
          <w:color w:val="2F4F4F"/>
          <w:sz w:val="18"/>
          <w:lang w:val="en-GB"/>
        </w:rPr>
        <w:fldChar w:fldCharType="end"/>
      </w:r>
      <w:r w:rsidRPr="00D516D6">
        <w:rPr>
          <w:rFonts w:ascii="Calibri"/>
          <w:color w:val="2F4F4F"/>
          <w:sz w:val="18"/>
          <w:lang w:val="en-GB"/>
        </w:rPr>
        <w:t xml:space="preserve"> </w:t>
      </w:r>
      <w:hyperlink w:anchor="_bookmark70" w:history="1">
        <w:r w:rsidRPr="00D516D6">
          <w:rPr>
            <w:rFonts w:ascii="Calibri"/>
            <w:color w:val="2F4F4F"/>
            <w:sz w:val="18"/>
            <w:lang w:val="en-GB"/>
          </w:rPr>
          <w:t>Bae and Choi</w:t>
        </w:r>
      </w:hyperlink>
      <w:r w:rsidRPr="00D516D6">
        <w:rPr>
          <w:rFonts w:ascii="Calibri"/>
          <w:color w:val="2F4F4F"/>
          <w:sz w:val="18"/>
          <w:lang w:val="en-GB"/>
        </w:rPr>
        <w:t xml:space="preserve"> </w:t>
      </w:r>
      <w:r w:rsidRPr="00D516D6">
        <w:rPr>
          <w:rFonts w:ascii="Calibri"/>
          <w:sz w:val="18"/>
          <w:lang w:val="en-GB"/>
        </w:rPr>
        <w:t>(</w:t>
      </w:r>
      <w:hyperlink w:anchor="_bookmark70" w:history="1">
        <w:r w:rsidRPr="00D516D6">
          <w:rPr>
            <w:rFonts w:ascii="Calibri"/>
            <w:color w:val="2F4F4F"/>
            <w:sz w:val="18"/>
            <w:lang w:val="en-GB"/>
          </w:rPr>
          <w:t>2015</w:t>
        </w:r>
      </w:hyperlink>
      <w:r w:rsidRPr="00D516D6">
        <w:rPr>
          <w:rFonts w:ascii="Calibri"/>
          <w:sz w:val="18"/>
          <w:lang w:val="en-GB"/>
        </w:rPr>
        <w:t>).</w:t>
      </w:r>
    </w:p>
    <w:p w14:paraId="1184E681" w14:textId="77777777" w:rsidR="00AF779A" w:rsidRPr="00D516D6" w:rsidRDefault="00AF779A">
      <w:pPr>
        <w:jc w:val="both"/>
        <w:rPr>
          <w:rFonts w:ascii="Calibri"/>
          <w:sz w:val="18"/>
          <w:lang w:val="en-GB"/>
        </w:rPr>
        <w:sectPr w:rsidR="00AF779A" w:rsidRPr="00D516D6">
          <w:type w:val="continuous"/>
          <w:pgSz w:w="10890" w:h="14860"/>
          <w:pgMar w:top="2380" w:right="620" w:bottom="280" w:left="660" w:header="673" w:footer="642" w:gutter="0"/>
          <w:cols w:num="3" w:space="720" w:equalWidth="0">
            <w:col w:w="2465" w:space="40"/>
            <w:col w:w="2346" w:space="39"/>
            <w:col w:w="4720"/>
          </w:cols>
        </w:sectPr>
      </w:pPr>
    </w:p>
    <w:p w14:paraId="328B98F6" w14:textId="77777777" w:rsidR="00AF779A" w:rsidRPr="00D516D6" w:rsidRDefault="00E9277B">
      <w:pPr>
        <w:spacing w:before="79"/>
        <w:ind w:left="317"/>
        <w:rPr>
          <w:rFonts w:ascii="Calibri"/>
          <w:sz w:val="18"/>
          <w:lang w:val="en-GB"/>
        </w:rPr>
      </w:pPr>
      <w:bookmarkStart w:id="181" w:name="OLE_LINK229"/>
      <w:r w:rsidRPr="00D516D6">
        <w:rPr>
          <w:rFonts w:ascii="Calibri"/>
          <w:sz w:val="18"/>
          <w:lang w:val="en-GB"/>
        </w:rPr>
        <w:t>Edit</w:t>
      </w:r>
      <w:r w:rsidRPr="00D516D6">
        <w:rPr>
          <w:rFonts w:ascii="Calibri"/>
          <w:spacing w:val="40"/>
          <w:sz w:val="18"/>
          <w:lang w:val="en-GB"/>
        </w:rPr>
        <w:t xml:space="preserve"> </w:t>
      </w:r>
      <w:r w:rsidRPr="00D516D6">
        <w:rPr>
          <w:rFonts w:ascii="Calibri"/>
          <w:sz w:val="18"/>
          <w:lang w:val="en-GB"/>
        </w:rPr>
        <w:t>code</w:t>
      </w:r>
      <w:r w:rsidRPr="00D516D6">
        <w:rPr>
          <w:rFonts w:ascii="Calibri"/>
          <w:spacing w:val="40"/>
          <w:sz w:val="18"/>
          <w:lang w:val="en-GB"/>
        </w:rPr>
        <w:t xml:space="preserve"> </w:t>
      </w:r>
      <w:r w:rsidRPr="00D516D6">
        <w:rPr>
          <w:rFonts w:ascii="Calibri"/>
          <w:sz w:val="18"/>
          <w:lang w:val="en-GB"/>
        </w:rPr>
        <w:t>for</w:t>
      </w:r>
      <w:r w:rsidRPr="00D516D6">
        <w:rPr>
          <w:rFonts w:ascii="Calibri"/>
          <w:spacing w:val="40"/>
          <w:sz w:val="18"/>
          <w:lang w:val="en-GB"/>
        </w:rPr>
        <w:t xml:space="preserve"> </w:t>
      </w:r>
      <w:r w:rsidRPr="00D516D6">
        <w:rPr>
          <w:rFonts w:ascii="Calibri"/>
          <w:sz w:val="18"/>
          <w:lang w:val="en-GB"/>
        </w:rPr>
        <w:t>web</w:t>
      </w:r>
      <w:r w:rsidRPr="00D516D6">
        <w:rPr>
          <w:rFonts w:ascii="Calibri"/>
          <w:spacing w:val="40"/>
          <w:sz w:val="18"/>
          <w:lang w:val="en-GB"/>
        </w:rPr>
        <w:t xml:space="preserve"> </w:t>
      </w:r>
      <w:r w:rsidRPr="00D516D6">
        <w:rPr>
          <w:rFonts w:ascii="Calibri"/>
          <w:sz w:val="18"/>
          <w:lang w:val="en-GB"/>
        </w:rPr>
        <w:t xml:space="preserve">service </w:t>
      </w:r>
      <w:r w:rsidRPr="00D516D6">
        <w:rPr>
          <w:rFonts w:ascii="Calibri"/>
          <w:spacing w:val="-2"/>
          <w:sz w:val="18"/>
          <w:lang w:val="en-GB"/>
        </w:rPr>
        <w:t>development</w:t>
      </w:r>
    </w:p>
    <w:bookmarkEnd w:id="181"/>
    <w:p w14:paraId="3077F4C1" w14:textId="77777777" w:rsidR="00AF779A" w:rsidRPr="00D516D6" w:rsidRDefault="00E9277B">
      <w:pPr>
        <w:tabs>
          <w:tab w:val="left" w:pos="2583"/>
          <w:tab w:val="left" w:pos="3487"/>
        </w:tabs>
        <w:spacing w:before="79" w:line="219" w:lineRule="exact"/>
        <w:ind w:left="198"/>
        <w:rPr>
          <w:rFonts w:ascii="Calibri"/>
          <w:sz w:val="18"/>
          <w:lang w:val="en-GB"/>
        </w:rPr>
      </w:pPr>
      <w:r w:rsidRPr="00D516D6">
        <w:rPr>
          <w:lang w:val="en-GB"/>
        </w:rPr>
        <w:br w:type="column"/>
      </w:r>
      <w:r w:rsidRPr="00D516D6">
        <w:rPr>
          <w:rFonts w:ascii="Calibri"/>
          <w:spacing w:val="-2"/>
          <w:w w:val="110"/>
          <w:sz w:val="18"/>
          <w:lang w:val="en-GB"/>
        </w:rPr>
        <w:t>Sublime</w:t>
      </w:r>
      <w:r w:rsidRPr="00D516D6">
        <w:rPr>
          <w:rFonts w:ascii="Calibri"/>
          <w:spacing w:val="1"/>
          <w:w w:val="110"/>
          <w:sz w:val="18"/>
          <w:lang w:val="en-GB"/>
        </w:rPr>
        <w:t xml:space="preserve"> </w:t>
      </w:r>
      <w:r w:rsidRPr="00D516D6">
        <w:rPr>
          <w:rFonts w:ascii="Calibri"/>
          <w:spacing w:val="-2"/>
          <w:w w:val="110"/>
          <w:sz w:val="18"/>
          <w:lang w:val="en-GB"/>
        </w:rPr>
        <w:t>Text,</w:t>
      </w:r>
      <w:r w:rsidRPr="00D516D6">
        <w:rPr>
          <w:rFonts w:ascii="Calibri"/>
          <w:w w:val="110"/>
          <w:sz w:val="18"/>
          <w:lang w:val="en-GB"/>
        </w:rPr>
        <w:t xml:space="preserve"> </w:t>
      </w:r>
      <w:r w:rsidRPr="00D516D6">
        <w:rPr>
          <w:rFonts w:ascii="Calibri"/>
          <w:spacing w:val="-2"/>
          <w:w w:val="110"/>
          <w:sz w:val="18"/>
          <w:lang w:val="en-GB"/>
        </w:rPr>
        <w:t>Notepad++</w:t>
      </w:r>
      <w:r w:rsidRPr="00D516D6">
        <w:rPr>
          <w:rFonts w:ascii="Calibri"/>
          <w:sz w:val="18"/>
          <w:lang w:val="en-GB"/>
        </w:rPr>
        <w:tab/>
      </w:r>
      <w:r w:rsidRPr="00D516D6">
        <w:rPr>
          <w:rFonts w:ascii="Calibri"/>
          <w:spacing w:val="-2"/>
          <w:w w:val="110"/>
          <w:sz w:val="18"/>
          <w:lang w:val="en-GB"/>
        </w:rPr>
        <w:t>Visual</w:t>
      </w:r>
      <w:r w:rsidRPr="00D516D6">
        <w:rPr>
          <w:rFonts w:ascii="Calibri"/>
          <w:sz w:val="18"/>
          <w:lang w:val="en-GB"/>
        </w:rPr>
        <w:tab/>
      </w:r>
      <w:r w:rsidRPr="00D516D6">
        <w:rPr>
          <w:rFonts w:ascii="Calibri"/>
          <w:spacing w:val="-6"/>
          <w:w w:val="110"/>
          <w:sz w:val="18"/>
          <w:lang w:val="en-GB"/>
        </w:rPr>
        <w:t>Studio</w:t>
      </w:r>
    </w:p>
    <w:p w14:paraId="04F54C5C" w14:textId="77777777" w:rsidR="00AF779A" w:rsidRPr="00D516D6" w:rsidRDefault="00E9277B">
      <w:pPr>
        <w:spacing w:line="219" w:lineRule="exact"/>
        <w:ind w:left="2584"/>
        <w:rPr>
          <w:rFonts w:ascii="Calibri"/>
          <w:sz w:val="18"/>
          <w:lang w:val="en-GB"/>
        </w:rPr>
      </w:pPr>
      <w:r w:rsidRPr="00D516D6">
        <w:rPr>
          <w:rFonts w:ascii="Calibri"/>
          <w:spacing w:val="-4"/>
          <w:w w:val="105"/>
          <w:sz w:val="18"/>
          <w:lang w:val="en-GB"/>
        </w:rPr>
        <w:t>Code</w:t>
      </w:r>
    </w:p>
    <w:p w14:paraId="517F1A65" w14:textId="77777777" w:rsidR="00AF779A" w:rsidRPr="00D516D6" w:rsidRDefault="00E9277B">
      <w:pPr>
        <w:spacing w:before="79"/>
        <w:ind w:left="200" w:right="356"/>
        <w:jc w:val="both"/>
        <w:rPr>
          <w:rFonts w:ascii="Calibri"/>
          <w:sz w:val="18"/>
          <w:lang w:val="en-GB"/>
        </w:rPr>
      </w:pPr>
      <w:r w:rsidRPr="00D516D6">
        <w:rPr>
          <w:lang w:val="en-GB"/>
        </w:rPr>
        <w:br w:type="column"/>
      </w:r>
      <w:bookmarkStart w:id="182" w:name="OLE_LINK236"/>
      <w:r w:rsidRPr="00D516D6">
        <w:rPr>
          <w:rFonts w:ascii="Calibri"/>
          <w:spacing w:val="-2"/>
          <w:w w:val="105"/>
          <w:sz w:val="18"/>
          <w:lang w:val="en-GB"/>
        </w:rPr>
        <w:t>Powerful</w:t>
      </w:r>
      <w:r w:rsidRPr="00D516D6">
        <w:rPr>
          <w:rFonts w:ascii="Calibri"/>
          <w:spacing w:val="-9"/>
          <w:w w:val="105"/>
          <w:sz w:val="18"/>
          <w:lang w:val="en-GB"/>
        </w:rPr>
        <w:t xml:space="preserve"> </w:t>
      </w:r>
      <w:r w:rsidRPr="00D516D6">
        <w:rPr>
          <w:rFonts w:ascii="Calibri"/>
          <w:spacing w:val="-2"/>
          <w:w w:val="105"/>
          <w:sz w:val="18"/>
          <w:lang w:val="en-GB"/>
        </w:rPr>
        <w:t>editor</w:t>
      </w:r>
      <w:r w:rsidRPr="00D516D6">
        <w:rPr>
          <w:rFonts w:ascii="Calibri"/>
          <w:spacing w:val="-9"/>
          <w:w w:val="105"/>
          <w:sz w:val="18"/>
          <w:lang w:val="en-GB"/>
        </w:rPr>
        <w:t xml:space="preserve"> </w:t>
      </w:r>
      <w:r w:rsidRPr="00D516D6">
        <w:rPr>
          <w:rFonts w:ascii="Calibri"/>
          <w:spacing w:val="-2"/>
          <w:w w:val="105"/>
          <w:sz w:val="18"/>
          <w:lang w:val="en-GB"/>
        </w:rPr>
        <w:t>that</w:t>
      </w:r>
      <w:r w:rsidRPr="00D516D6">
        <w:rPr>
          <w:rFonts w:ascii="Calibri"/>
          <w:spacing w:val="-9"/>
          <w:w w:val="105"/>
          <w:sz w:val="18"/>
          <w:lang w:val="en-GB"/>
        </w:rPr>
        <w:t xml:space="preserve"> </w:t>
      </w:r>
      <w:r w:rsidRPr="00D516D6">
        <w:rPr>
          <w:rFonts w:ascii="Calibri"/>
          <w:spacing w:val="-2"/>
          <w:w w:val="105"/>
          <w:sz w:val="18"/>
          <w:lang w:val="en-GB"/>
        </w:rPr>
        <w:t>offers</w:t>
      </w:r>
      <w:r w:rsidRPr="00D516D6">
        <w:rPr>
          <w:rFonts w:ascii="Calibri"/>
          <w:spacing w:val="-8"/>
          <w:w w:val="105"/>
          <w:sz w:val="18"/>
          <w:lang w:val="en-GB"/>
        </w:rPr>
        <w:t xml:space="preserve"> </w:t>
      </w:r>
      <w:r w:rsidRPr="00D516D6">
        <w:rPr>
          <w:rFonts w:ascii="Calibri"/>
          <w:spacing w:val="-2"/>
          <w:w w:val="105"/>
          <w:sz w:val="18"/>
          <w:lang w:val="en-GB"/>
        </w:rPr>
        <w:t>a</w:t>
      </w:r>
      <w:r w:rsidRPr="00D516D6">
        <w:rPr>
          <w:rFonts w:ascii="Calibri"/>
          <w:spacing w:val="-9"/>
          <w:w w:val="105"/>
          <w:sz w:val="18"/>
          <w:lang w:val="en-GB"/>
        </w:rPr>
        <w:t xml:space="preserve"> </w:t>
      </w:r>
      <w:r w:rsidRPr="00D516D6">
        <w:rPr>
          <w:rFonts w:ascii="Calibri"/>
          <w:spacing w:val="-2"/>
          <w:w w:val="105"/>
          <w:sz w:val="18"/>
          <w:lang w:val="en-GB"/>
        </w:rPr>
        <w:t xml:space="preserve">large </w:t>
      </w:r>
      <w:r w:rsidRPr="00D516D6">
        <w:rPr>
          <w:rFonts w:ascii="Calibri"/>
          <w:w w:val="105"/>
          <w:sz w:val="18"/>
          <w:lang w:val="en-GB"/>
        </w:rPr>
        <w:t xml:space="preserve">number of extensions for code writing </w:t>
      </w:r>
      <w:bookmarkEnd w:id="182"/>
      <w:r>
        <w:fldChar w:fldCharType="begin"/>
      </w:r>
      <w:r>
        <w:instrText>HYPERLINK \l "_bookmark101"</w:instrText>
      </w:r>
      <w:r>
        <w:fldChar w:fldCharType="separate"/>
      </w:r>
      <w:proofErr w:type="spellStart"/>
      <w:r w:rsidRPr="00D516D6">
        <w:rPr>
          <w:rFonts w:ascii="Calibri"/>
          <w:color w:val="2F4F4F"/>
          <w:w w:val="105"/>
          <w:sz w:val="18"/>
          <w:lang w:val="en-GB"/>
        </w:rPr>
        <w:t>Vahlbrock</w:t>
      </w:r>
      <w:proofErr w:type="spellEnd"/>
      <w:r w:rsidRPr="00D516D6">
        <w:rPr>
          <w:rFonts w:ascii="Calibri"/>
          <w:color w:val="2F4F4F"/>
          <w:w w:val="105"/>
          <w:sz w:val="18"/>
          <w:lang w:val="en-GB"/>
        </w:rPr>
        <w:t xml:space="preserve">, </w:t>
      </w:r>
      <w:proofErr w:type="spellStart"/>
      <w:r w:rsidRPr="00D516D6">
        <w:rPr>
          <w:rFonts w:ascii="Calibri"/>
          <w:color w:val="2F4F4F"/>
          <w:w w:val="105"/>
          <w:sz w:val="18"/>
          <w:lang w:val="en-GB"/>
        </w:rPr>
        <w:t>Guddat</w:t>
      </w:r>
      <w:proofErr w:type="spellEnd"/>
      <w:r w:rsidRPr="00D516D6">
        <w:rPr>
          <w:rFonts w:ascii="Calibri"/>
          <w:color w:val="2F4F4F"/>
          <w:w w:val="105"/>
          <w:sz w:val="18"/>
          <w:lang w:val="en-GB"/>
        </w:rPr>
        <w:t xml:space="preserve"> and</w:t>
      </w:r>
      <w:r>
        <w:rPr>
          <w:rFonts w:ascii="Calibri"/>
          <w:color w:val="2F4F4F"/>
          <w:w w:val="105"/>
          <w:sz w:val="18"/>
          <w:lang w:val="en-GB"/>
        </w:rPr>
        <w:fldChar w:fldCharType="end"/>
      </w:r>
      <w:r w:rsidRPr="00D516D6">
        <w:rPr>
          <w:rFonts w:ascii="Calibri"/>
          <w:color w:val="2F4F4F"/>
          <w:w w:val="105"/>
          <w:sz w:val="18"/>
          <w:lang w:val="en-GB"/>
        </w:rPr>
        <w:t xml:space="preserve"> </w:t>
      </w:r>
      <w:hyperlink w:anchor="_bookmark101" w:history="1">
        <w:proofErr w:type="spellStart"/>
        <w:r w:rsidRPr="00D516D6">
          <w:rPr>
            <w:rFonts w:ascii="Calibri"/>
            <w:color w:val="2F4F4F"/>
            <w:w w:val="105"/>
            <w:sz w:val="18"/>
            <w:lang w:val="en-GB"/>
          </w:rPr>
          <w:t>Vierjahn</w:t>
        </w:r>
        <w:proofErr w:type="spellEnd"/>
      </w:hyperlink>
      <w:r w:rsidRPr="00D516D6">
        <w:rPr>
          <w:rFonts w:ascii="Calibri"/>
          <w:color w:val="2F4F4F"/>
          <w:w w:val="105"/>
          <w:sz w:val="18"/>
          <w:lang w:val="en-GB"/>
        </w:rPr>
        <w:t xml:space="preserve"> </w:t>
      </w:r>
      <w:r w:rsidRPr="00D516D6">
        <w:rPr>
          <w:rFonts w:ascii="Calibri"/>
          <w:w w:val="105"/>
          <w:sz w:val="18"/>
          <w:lang w:val="en-GB"/>
        </w:rPr>
        <w:t>(</w:t>
      </w:r>
      <w:hyperlink w:anchor="_bookmark101" w:history="1">
        <w:r w:rsidRPr="00D516D6">
          <w:rPr>
            <w:rFonts w:ascii="Calibri"/>
            <w:color w:val="2F4F4F"/>
            <w:w w:val="105"/>
            <w:sz w:val="18"/>
            <w:lang w:val="en-GB"/>
          </w:rPr>
          <w:t>2022</w:t>
        </w:r>
      </w:hyperlink>
      <w:r w:rsidRPr="00D516D6">
        <w:rPr>
          <w:rFonts w:ascii="Calibri"/>
          <w:w w:val="105"/>
          <w:sz w:val="18"/>
          <w:lang w:val="en-GB"/>
        </w:rPr>
        <w:t>).</w:t>
      </w:r>
    </w:p>
    <w:p w14:paraId="14247EA5" w14:textId="77777777" w:rsidR="00AF779A" w:rsidRPr="00D516D6" w:rsidRDefault="00AF779A">
      <w:pPr>
        <w:jc w:val="both"/>
        <w:rPr>
          <w:rFonts w:ascii="Calibri"/>
          <w:sz w:val="18"/>
          <w:lang w:val="en-GB"/>
        </w:rPr>
        <w:sectPr w:rsidR="00AF779A" w:rsidRPr="00D516D6">
          <w:type w:val="continuous"/>
          <w:pgSz w:w="10890" w:h="14860"/>
          <w:pgMar w:top="2380" w:right="620" w:bottom="280" w:left="660" w:header="673" w:footer="642" w:gutter="0"/>
          <w:cols w:num="3" w:space="720" w:equalWidth="0">
            <w:col w:w="2465" w:space="40"/>
            <w:col w:w="3983" w:space="39"/>
            <w:col w:w="3083"/>
          </w:cols>
        </w:sectPr>
      </w:pPr>
    </w:p>
    <w:p w14:paraId="571B2D46" w14:textId="77777777" w:rsidR="00AF779A" w:rsidRPr="00D516D6" w:rsidRDefault="00E9277B">
      <w:pPr>
        <w:spacing w:before="83"/>
        <w:ind w:left="317"/>
        <w:jc w:val="both"/>
        <w:rPr>
          <w:rFonts w:ascii="Calibri"/>
          <w:sz w:val="18"/>
          <w:lang w:val="en-GB"/>
        </w:rPr>
      </w:pPr>
      <w:bookmarkStart w:id="183" w:name="OLE_LINK230"/>
      <w:r w:rsidRPr="00D516D6">
        <w:rPr>
          <w:rFonts w:ascii="Calibri"/>
          <w:sz w:val="18"/>
          <w:lang w:val="en-GB"/>
        </w:rPr>
        <w:t xml:space="preserve">Version control and collab- </w:t>
      </w:r>
      <w:proofErr w:type="spellStart"/>
      <w:r w:rsidRPr="00D516D6">
        <w:rPr>
          <w:rFonts w:ascii="Calibri"/>
          <w:sz w:val="18"/>
          <w:lang w:val="en-GB"/>
        </w:rPr>
        <w:t>orative</w:t>
      </w:r>
      <w:proofErr w:type="spellEnd"/>
      <w:r w:rsidRPr="00D516D6">
        <w:rPr>
          <w:rFonts w:ascii="Calibri"/>
          <w:sz w:val="18"/>
          <w:lang w:val="en-GB"/>
        </w:rPr>
        <w:t xml:space="preserve"> work with a project host (GitHub)</w:t>
      </w:r>
      <w:bookmarkEnd w:id="183"/>
    </w:p>
    <w:p w14:paraId="48A4AC26" w14:textId="77777777" w:rsidR="00AF779A" w:rsidRPr="00D516D6" w:rsidRDefault="00E9277B">
      <w:pPr>
        <w:tabs>
          <w:tab w:val="left" w:pos="2584"/>
          <w:tab w:val="left" w:pos="4222"/>
        </w:tabs>
        <w:spacing w:before="83"/>
        <w:ind w:left="4223" w:right="354" w:hanging="4025"/>
        <w:jc w:val="both"/>
        <w:rPr>
          <w:rFonts w:ascii="Calibri"/>
          <w:sz w:val="18"/>
          <w:lang w:val="en-GB"/>
        </w:rPr>
      </w:pPr>
      <w:r w:rsidRPr="00D516D6">
        <w:rPr>
          <w:lang w:val="en-GB"/>
        </w:rPr>
        <w:br w:type="column"/>
      </w:r>
      <w:r w:rsidRPr="00D516D6">
        <w:rPr>
          <w:rFonts w:ascii="Calibri"/>
          <w:spacing w:val="-2"/>
          <w:sz w:val="18"/>
          <w:lang w:val="en-GB"/>
        </w:rPr>
        <w:t>Bitbucket</w:t>
      </w:r>
      <w:r w:rsidRPr="00D516D6">
        <w:rPr>
          <w:rFonts w:ascii="Calibri"/>
          <w:sz w:val="18"/>
          <w:lang w:val="en-GB"/>
        </w:rPr>
        <w:tab/>
        <w:t>Git and GitHub</w:t>
      </w:r>
      <w:r w:rsidRPr="00D516D6">
        <w:rPr>
          <w:rFonts w:ascii="Calibri"/>
          <w:sz w:val="18"/>
          <w:lang w:val="en-GB"/>
        </w:rPr>
        <w:tab/>
      </w:r>
      <w:bookmarkStart w:id="184" w:name="OLE_LINK237"/>
      <w:r w:rsidRPr="00D516D6">
        <w:rPr>
          <w:rFonts w:ascii="Calibri"/>
          <w:sz w:val="18"/>
          <w:lang w:val="en-GB"/>
        </w:rPr>
        <w:t xml:space="preserve">Facilitates collaborative work, al- </w:t>
      </w:r>
      <w:r w:rsidRPr="00D516D6">
        <w:rPr>
          <w:rFonts w:ascii="Calibri"/>
          <w:sz w:val="18"/>
          <w:lang w:val="en-GB"/>
        </w:rPr>
        <w:t>lowing workflows that ease the development and maintenance of projects,</w:t>
      </w:r>
      <w:r w:rsidRPr="00D516D6">
        <w:rPr>
          <w:rFonts w:ascii="Calibri"/>
          <w:spacing w:val="40"/>
          <w:sz w:val="18"/>
          <w:lang w:val="en-GB"/>
        </w:rPr>
        <w:t xml:space="preserve"> </w:t>
      </w:r>
      <w:r w:rsidRPr="00D516D6">
        <w:rPr>
          <w:rFonts w:ascii="Calibri"/>
          <w:sz w:val="18"/>
          <w:lang w:val="en-GB"/>
        </w:rPr>
        <w:t>and</w:t>
      </w:r>
      <w:r w:rsidRPr="00D516D6">
        <w:rPr>
          <w:rFonts w:ascii="Calibri"/>
          <w:spacing w:val="40"/>
          <w:sz w:val="18"/>
          <w:lang w:val="en-GB"/>
        </w:rPr>
        <w:t xml:space="preserve"> </w:t>
      </w:r>
      <w:r w:rsidRPr="00D516D6">
        <w:rPr>
          <w:rFonts w:ascii="Calibri"/>
          <w:sz w:val="18"/>
          <w:lang w:val="en-GB"/>
        </w:rPr>
        <w:t>is</w:t>
      </w:r>
      <w:r w:rsidRPr="00D516D6">
        <w:rPr>
          <w:rFonts w:ascii="Calibri"/>
          <w:spacing w:val="40"/>
          <w:sz w:val="18"/>
          <w:lang w:val="en-GB"/>
        </w:rPr>
        <w:t xml:space="preserve"> </w:t>
      </w:r>
      <w:r w:rsidRPr="00D516D6">
        <w:rPr>
          <w:rFonts w:ascii="Calibri"/>
          <w:sz w:val="18"/>
          <w:lang w:val="en-GB"/>
        </w:rPr>
        <w:t>integrated</w:t>
      </w:r>
      <w:r w:rsidRPr="00D516D6">
        <w:rPr>
          <w:rFonts w:ascii="Calibri"/>
          <w:spacing w:val="40"/>
          <w:sz w:val="18"/>
          <w:lang w:val="en-GB"/>
        </w:rPr>
        <w:t xml:space="preserve"> </w:t>
      </w:r>
      <w:r w:rsidRPr="00D516D6">
        <w:rPr>
          <w:rFonts w:ascii="Calibri"/>
          <w:sz w:val="18"/>
          <w:lang w:val="en-GB"/>
        </w:rPr>
        <w:t>into</w:t>
      </w:r>
      <w:r w:rsidRPr="00D516D6">
        <w:rPr>
          <w:rFonts w:ascii="Calibri"/>
          <w:spacing w:val="40"/>
          <w:sz w:val="18"/>
          <w:lang w:val="en-GB"/>
        </w:rPr>
        <w:t xml:space="preserve"> </w:t>
      </w:r>
      <w:r w:rsidRPr="00D516D6">
        <w:rPr>
          <w:rFonts w:ascii="Calibri"/>
          <w:sz w:val="18"/>
          <w:lang w:val="en-GB"/>
        </w:rPr>
        <w:t xml:space="preserve">a large number of development tools </w:t>
      </w:r>
      <w:bookmarkEnd w:id="184"/>
      <w:r>
        <w:fldChar w:fldCharType="begin"/>
      </w:r>
      <w:r>
        <w:instrText>HYPERLINK \l "_bookmark84"</w:instrText>
      </w:r>
      <w:r>
        <w:fldChar w:fldCharType="separate"/>
      </w:r>
      <w:r w:rsidRPr="00D516D6">
        <w:rPr>
          <w:rFonts w:ascii="Calibri"/>
          <w:color w:val="2F4F4F"/>
          <w:sz w:val="18"/>
          <w:lang w:val="en-GB"/>
        </w:rPr>
        <w:t>Popescu</w:t>
      </w:r>
      <w:r>
        <w:rPr>
          <w:rFonts w:ascii="Calibri"/>
          <w:color w:val="2F4F4F"/>
          <w:sz w:val="18"/>
          <w:lang w:val="en-GB"/>
        </w:rPr>
        <w:fldChar w:fldCharType="end"/>
      </w:r>
      <w:r w:rsidRPr="00D516D6">
        <w:rPr>
          <w:rFonts w:ascii="Calibri"/>
          <w:color w:val="2F4F4F"/>
          <w:sz w:val="18"/>
          <w:lang w:val="en-GB"/>
        </w:rPr>
        <w:t xml:space="preserve"> </w:t>
      </w:r>
      <w:r w:rsidRPr="00D516D6">
        <w:rPr>
          <w:rFonts w:ascii="Calibri"/>
          <w:sz w:val="18"/>
          <w:lang w:val="en-GB"/>
        </w:rPr>
        <w:t>(</w:t>
      </w:r>
      <w:hyperlink w:anchor="_bookmark84" w:history="1">
        <w:r w:rsidRPr="00D516D6">
          <w:rPr>
            <w:rFonts w:ascii="Calibri"/>
            <w:color w:val="2F4F4F"/>
            <w:sz w:val="18"/>
            <w:lang w:val="en-GB"/>
          </w:rPr>
          <w:t>2015</w:t>
        </w:r>
      </w:hyperlink>
      <w:r w:rsidRPr="00D516D6">
        <w:rPr>
          <w:rFonts w:ascii="Calibri"/>
          <w:sz w:val="18"/>
          <w:lang w:val="en-GB"/>
        </w:rPr>
        <w:t>).</w:t>
      </w:r>
    </w:p>
    <w:p w14:paraId="706CFFD9" w14:textId="77777777" w:rsidR="00AF779A" w:rsidRPr="00D516D6" w:rsidRDefault="00AF779A">
      <w:pPr>
        <w:jc w:val="both"/>
        <w:rPr>
          <w:rFonts w:ascii="Calibri"/>
          <w:sz w:val="18"/>
          <w:lang w:val="en-GB"/>
        </w:rPr>
        <w:sectPr w:rsidR="00AF779A" w:rsidRPr="00D516D6">
          <w:type w:val="continuous"/>
          <w:pgSz w:w="10890" w:h="14860"/>
          <w:pgMar w:top="2380" w:right="620" w:bottom="280" w:left="660" w:header="673" w:footer="642" w:gutter="0"/>
          <w:cols w:num="2" w:space="720" w:equalWidth="0">
            <w:col w:w="2465" w:space="40"/>
            <w:col w:w="7105"/>
          </w:cols>
        </w:sectPr>
      </w:pPr>
    </w:p>
    <w:p w14:paraId="20A02411" w14:textId="77777777" w:rsidR="00AF779A" w:rsidRPr="00D516D6" w:rsidRDefault="00E9277B">
      <w:pPr>
        <w:spacing w:before="82"/>
        <w:ind w:left="317"/>
        <w:rPr>
          <w:rFonts w:ascii="Calibri"/>
          <w:sz w:val="18"/>
          <w:lang w:val="en-GB"/>
        </w:rPr>
      </w:pPr>
      <w:bookmarkStart w:id="185" w:name="OLE_LINK231"/>
      <w:r w:rsidRPr="00D516D6">
        <w:rPr>
          <w:rFonts w:ascii="Calibri"/>
          <w:sz w:val="18"/>
          <w:lang w:val="en-GB"/>
        </w:rPr>
        <w:t xml:space="preserve">Operating system for system </w:t>
      </w:r>
      <w:r w:rsidRPr="00D516D6">
        <w:rPr>
          <w:rFonts w:ascii="Calibri"/>
          <w:spacing w:val="-2"/>
          <w:sz w:val="18"/>
          <w:lang w:val="en-GB"/>
        </w:rPr>
        <w:t>development</w:t>
      </w:r>
    </w:p>
    <w:bookmarkEnd w:id="185"/>
    <w:p w14:paraId="3A9459F2" w14:textId="77777777" w:rsidR="00AF779A" w:rsidRPr="00D516D6" w:rsidRDefault="00E9277B">
      <w:pPr>
        <w:tabs>
          <w:tab w:val="left" w:pos="2584"/>
          <w:tab w:val="right" w:pos="3984"/>
        </w:tabs>
        <w:spacing w:before="82" w:line="219" w:lineRule="exact"/>
        <w:ind w:left="199"/>
        <w:rPr>
          <w:rFonts w:ascii="Calibri"/>
          <w:sz w:val="18"/>
          <w:lang w:val="en-GB"/>
        </w:rPr>
      </w:pPr>
      <w:r w:rsidRPr="00D516D6">
        <w:rPr>
          <w:lang w:val="en-GB"/>
        </w:rPr>
        <w:br w:type="column"/>
      </w:r>
      <w:r w:rsidRPr="00D516D6">
        <w:rPr>
          <w:rFonts w:ascii="Calibri"/>
          <w:spacing w:val="-2"/>
          <w:w w:val="105"/>
          <w:sz w:val="18"/>
          <w:lang w:val="en-GB"/>
        </w:rPr>
        <w:t>Linux</w:t>
      </w:r>
      <w:r w:rsidRPr="00D516D6">
        <w:rPr>
          <w:rFonts w:ascii="Calibri"/>
          <w:sz w:val="18"/>
          <w:lang w:val="en-GB"/>
        </w:rPr>
        <w:tab/>
      </w:r>
      <w:r w:rsidRPr="00D516D6">
        <w:rPr>
          <w:rFonts w:ascii="Calibri"/>
          <w:spacing w:val="-2"/>
          <w:w w:val="105"/>
          <w:sz w:val="18"/>
          <w:lang w:val="en-GB"/>
        </w:rPr>
        <w:t>Windows</w:t>
      </w:r>
      <w:r w:rsidRPr="00D516D6">
        <w:rPr>
          <w:rFonts w:ascii="Times New Roman"/>
          <w:sz w:val="18"/>
          <w:lang w:val="en-GB"/>
        </w:rPr>
        <w:tab/>
      </w:r>
      <w:r w:rsidRPr="00D516D6">
        <w:rPr>
          <w:rFonts w:ascii="Calibri"/>
          <w:spacing w:val="-5"/>
          <w:w w:val="105"/>
          <w:sz w:val="18"/>
          <w:lang w:val="en-GB"/>
        </w:rPr>
        <w:t>10</w:t>
      </w:r>
    </w:p>
    <w:p w14:paraId="684B7479" w14:textId="77777777" w:rsidR="00AF779A" w:rsidRPr="00D516D6" w:rsidRDefault="00E9277B">
      <w:pPr>
        <w:spacing w:line="219" w:lineRule="exact"/>
        <w:ind w:left="2584"/>
        <w:rPr>
          <w:rFonts w:ascii="Calibri"/>
          <w:sz w:val="18"/>
          <w:lang w:val="en-GB"/>
        </w:rPr>
      </w:pPr>
      <w:r w:rsidRPr="00D516D6">
        <w:rPr>
          <w:rFonts w:ascii="Calibri"/>
          <w:spacing w:val="-4"/>
          <w:sz w:val="18"/>
          <w:lang w:val="en-GB"/>
        </w:rPr>
        <w:t>Home</w:t>
      </w:r>
    </w:p>
    <w:p w14:paraId="31C044D0" w14:textId="77777777" w:rsidR="00AF779A" w:rsidRPr="00D516D6" w:rsidRDefault="00E9277B">
      <w:pPr>
        <w:spacing w:before="82"/>
        <w:ind w:left="198" w:right="355"/>
        <w:jc w:val="both"/>
        <w:rPr>
          <w:rFonts w:ascii="Calibri" w:hAnsi="Calibri"/>
          <w:sz w:val="18"/>
          <w:lang w:val="en-GB"/>
        </w:rPr>
      </w:pPr>
      <w:r w:rsidRPr="00D516D6">
        <w:rPr>
          <w:lang w:val="en-GB"/>
        </w:rPr>
        <w:br w:type="column"/>
      </w:r>
      <w:bookmarkStart w:id="186" w:name="OLE_LINK238"/>
      <w:r w:rsidRPr="00D516D6">
        <w:rPr>
          <w:rFonts w:ascii="Calibri" w:hAnsi="Calibri"/>
          <w:sz w:val="18"/>
          <w:lang w:val="en-GB"/>
        </w:rPr>
        <w:t xml:space="preserve">Windows 10 has a very intuitive user interface, making it easier to set up the development and test- </w:t>
      </w:r>
      <w:proofErr w:type="spellStart"/>
      <w:r w:rsidRPr="00D516D6">
        <w:rPr>
          <w:rFonts w:ascii="Calibri" w:hAnsi="Calibri"/>
          <w:sz w:val="18"/>
          <w:lang w:val="en-GB"/>
        </w:rPr>
        <w:t>ing</w:t>
      </w:r>
      <w:proofErr w:type="spellEnd"/>
      <w:r w:rsidRPr="00D516D6">
        <w:rPr>
          <w:rFonts w:ascii="Calibri" w:hAnsi="Calibri"/>
          <w:sz w:val="18"/>
          <w:lang w:val="en-GB"/>
        </w:rPr>
        <w:t xml:space="preserve"> environment for applications </w:t>
      </w:r>
      <w:bookmarkEnd w:id="186"/>
      <w:r>
        <w:fldChar w:fldCharType="begin"/>
      </w:r>
      <w:r>
        <w:instrText>HYPERLINK \l "_bookmark94"</w:instrText>
      </w:r>
      <w:r>
        <w:fldChar w:fldCharType="separate"/>
      </w:r>
      <w:proofErr w:type="spellStart"/>
      <w:r w:rsidRPr="00D516D6">
        <w:rPr>
          <w:rFonts w:ascii="Calibri" w:hAnsi="Calibri"/>
          <w:color w:val="2F4F4F"/>
          <w:sz w:val="18"/>
          <w:lang w:val="en-GB"/>
        </w:rPr>
        <w:t>Softić</w:t>
      </w:r>
      <w:proofErr w:type="spellEnd"/>
      <w:r w:rsidRPr="00D516D6">
        <w:rPr>
          <w:rFonts w:ascii="Calibri" w:hAnsi="Calibri"/>
          <w:color w:val="2F4F4F"/>
          <w:sz w:val="18"/>
          <w:lang w:val="en-GB"/>
        </w:rPr>
        <w:t xml:space="preserve"> and </w:t>
      </w:r>
      <w:proofErr w:type="spellStart"/>
      <w:r w:rsidRPr="00D516D6">
        <w:rPr>
          <w:rFonts w:ascii="Calibri" w:hAnsi="Calibri"/>
          <w:color w:val="2F4F4F"/>
          <w:sz w:val="18"/>
          <w:lang w:val="en-GB"/>
        </w:rPr>
        <w:t>Vejzović</w:t>
      </w:r>
      <w:proofErr w:type="spellEnd"/>
      <w:r>
        <w:rPr>
          <w:rFonts w:ascii="Calibri" w:hAnsi="Calibri"/>
          <w:color w:val="2F4F4F"/>
          <w:sz w:val="18"/>
          <w:lang w:val="en-GB"/>
        </w:rPr>
        <w:fldChar w:fldCharType="end"/>
      </w:r>
      <w:r w:rsidRPr="00D516D6">
        <w:rPr>
          <w:rFonts w:ascii="Calibri" w:hAnsi="Calibri"/>
          <w:color w:val="2F4F4F"/>
          <w:sz w:val="18"/>
          <w:lang w:val="en-GB"/>
        </w:rPr>
        <w:t xml:space="preserve"> </w:t>
      </w:r>
      <w:r w:rsidRPr="00D516D6">
        <w:rPr>
          <w:rFonts w:ascii="Calibri" w:hAnsi="Calibri"/>
          <w:sz w:val="18"/>
          <w:lang w:val="en-GB"/>
        </w:rPr>
        <w:t>(</w:t>
      </w:r>
      <w:hyperlink w:anchor="_bookmark94" w:history="1">
        <w:r w:rsidRPr="00D516D6">
          <w:rPr>
            <w:rFonts w:ascii="Calibri" w:hAnsi="Calibri"/>
            <w:color w:val="2F4F4F"/>
            <w:sz w:val="18"/>
            <w:lang w:val="en-GB"/>
          </w:rPr>
          <w:t>2022</w:t>
        </w:r>
      </w:hyperlink>
      <w:r w:rsidRPr="00D516D6">
        <w:rPr>
          <w:rFonts w:ascii="Calibri" w:hAnsi="Calibri"/>
          <w:sz w:val="18"/>
          <w:lang w:val="en-GB"/>
        </w:rPr>
        <w:t>).</w:t>
      </w:r>
    </w:p>
    <w:p w14:paraId="381CA6E5" w14:textId="77777777" w:rsidR="00AF779A" w:rsidRPr="00D516D6" w:rsidRDefault="00AF779A">
      <w:pPr>
        <w:jc w:val="both"/>
        <w:rPr>
          <w:rFonts w:ascii="Calibri" w:hAnsi="Calibri"/>
          <w:sz w:val="18"/>
          <w:lang w:val="en-GB"/>
        </w:rPr>
        <w:sectPr w:rsidR="00AF779A" w:rsidRPr="00D516D6">
          <w:type w:val="continuous"/>
          <w:pgSz w:w="10890" w:h="14860"/>
          <w:pgMar w:top="2380" w:right="620" w:bottom="280" w:left="660" w:header="673" w:footer="642" w:gutter="0"/>
          <w:cols w:num="3" w:space="720" w:equalWidth="0">
            <w:col w:w="2465" w:space="40"/>
            <w:col w:w="3985" w:space="39"/>
            <w:col w:w="3081"/>
          </w:cols>
        </w:sectPr>
      </w:pPr>
    </w:p>
    <w:p w14:paraId="3E3B7609" w14:textId="77777777" w:rsidR="00AF779A" w:rsidRPr="00D516D6" w:rsidRDefault="00E9277B">
      <w:pPr>
        <w:pStyle w:val="Prrafodelista"/>
        <w:numPr>
          <w:ilvl w:val="0"/>
          <w:numId w:val="12"/>
        </w:numPr>
        <w:tabs>
          <w:tab w:val="left" w:pos="615"/>
        </w:tabs>
        <w:spacing w:before="431"/>
        <w:ind w:hanging="205"/>
        <w:rPr>
          <w:sz w:val="20"/>
          <w:lang w:val="en-GB"/>
        </w:rPr>
      </w:pPr>
      <w:r>
        <w:rPr>
          <w:lang w:val="en-GB"/>
        </w:rPr>
        <w:pict w14:anchorId="0246B1CE">
          <v:line id="_x0000_s1263" alt="" style="position:absolute;left:0;text-align:left;z-index:15743488;mso-wrap-edited:f;mso-width-percent:0;mso-height-percent:0;mso-position-horizontal-relative:page;mso-width-percent:0;mso-height-percent:0" from="42.9pt,.95pt" to="501.35pt,.95pt" strokeweight=".14042mm">
            <w10:wrap anchorx="page"/>
          </v:line>
        </w:pict>
      </w:r>
      <w:r w:rsidR="009308E3" w:rsidRPr="00D516D6">
        <w:rPr>
          <w:w w:val="90"/>
          <w:sz w:val="20"/>
          <w:lang w:val="en-GB"/>
        </w:rPr>
        <w:t>Tests</w:t>
      </w:r>
      <w:r w:rsidR="009308E3" w:rsidRPr="00D516D6">
        <w:rPr>
          <w:spacing w:val="16"/>
          <w:sz w:val="20"/>
          <w:lang w:val="en-GB"/>
        </w:rPr>
        <w:t xml:space="preserve"> </w:t>
      </w:r>
      <w:r w:rsidR="009308E3" w:rsidRPr="00D516D6">
        <w:rPr>
          <w:w w:val="90"/>
          <w:sz w:val="20"/>
          <w:lang w:val="en-GB"/>
        </w:rPr>
        <w:t>conducted</w:t>
      </w:r>
      <w:r w:rsidR="009308E3" w:rsidRPr="00D516D6">
        <w:rPr>
          <w:spacing w:val="17"/>
          <w:sz w:val="20"/>
          <w:lang w:val="en-GB"/>
        </w:rPr>
        <w:t xml:space="preserve"> </w:t>
      </w:r>
      <w:r w:rsidR="009308E3" w:rsidRPr="00D516D6">
        <w:rPr>
          <w:w w:val="90"/>
          <w:sz w:val="20"/>
          <w:lang w:val="en-GB"/>
        </w:rPr>
        <w:t>by</w:t>
      </w:r>
      <w:r w:rsidR="009308E3" w:rsidRPr="00D516D6">
        <w:rPr>
          <w:spacing w:val="17"/>
          <w:sz w:val="20"/>
          <w:lang w:val="en-GB"/>
        </w:rPr>
        <w:t xml:space="preserve"> </w:t>
      </w:r>
      <w:r w:rsidR="009308E3" w:rsidRPr="00D516D6">
        <w:rPr>
          <w:w w:val="90"/>
          <w:sz w:val="20"/>
          <w:lang w:val="en-GB"/>
        </w:rPr>
        <w:t>the</w:t>
      </w:r>
      <w:r w:rsidR="009308E3" w:rsidRPr="00D516D6">
        <w:rPr>
          <w:spacing w:val="17"/>
          <w:sz w:val="20"/>
          <w:lang w:val="en-GB"/>
        </w:rPr>
        <w:t xml:space="preserve"> </w:t>
      </w:r>
      <w:r w:rsidR="009308E3" w:rsidRPr="00D516D6">
        <w:rPr>
          <w:w w:val="90"/>
          <w:sz w:val="20"/>
          <w:lang w:val="en-GB"/>
        </w:rPr>
        <w:t>client:</w:t>
      </w:r>
      <w:r w:rsidR="009308E3" w:rsidRPr="00D516D6">
        <w:rPr>
          <w:spacing w:val="17"/>
          <w:sz w:val="20"/>
          <w:lang w:val="en-GB"/>
        </w:rPr>
        <w:t xml:space="preserve"> </w:t>
      </w:r>
      <w:r w:rsidR="009308E3" w:rsidRPr="00D516D6">
        <w:rPr>
          <w:w w:val="90"/>
          <w:sz w:val="20"/>
          <w:lang w:val="en-GB"/>
        </w:rPr>
        <w:t>Functional</w:t>
      </w:r>
      <w:r w:rsidR="009308E3" w:rsidRPr="00D516D6">
        <w:rPr>
          <w:spacing w:val="17"/>
          <w:sz w:val="20"/>
          <w:lang w:val="en-GB"/>
        </w:rPr>
        <w:t xml:space="preserve"> </w:t>
      </w:r>
      <w:r w:rsidR="009308E3" w:rsidRPr="00D516D6">
        <w:rPr>
          <w:w w:val="90"/>
          <w:sz w:val="20"/>
          <w:lang w:val="en-GB"/>
        </w:rPr>
        <w:t>tests</w:t>
      </w:r>
      <w:r w:rsidR="009308E3" w:rsidRPr="00D516D6">
        <w:rPr>
          <w:spacing w:val="17"/>
          <w:sz w:val="20"/>
          <w:lang w:val="en-GB"/>
        </w:rPr>
        <w:t xml:space="preserve"> </w:t>
      </w:r>
      <w:r w:rsidR="009308E3" w:rsidRPr="00D516D6">
        <w:rPr>
          <w:w w:val="90"/>
          <w:sz w:val="20"/>
          <w:lang w:val="en-GB"/>
        </w:rPr>
        <w:t>(Deliverable</w:t>
      </w:r>
      <w:r w:rsidR="009308E3" w:rsidRPr="00D516D6">
        <w:rPr>
          <w:spacing w:val="17"/>
          <w:sz w:val="20"/>
          <w:lang w:val="en-GB"/>
        </w:rPr>
        <w:t xml:space="preserve"> </w:t>
      </w:r>
      <w:r w:rsidR="009308E3" w:rsidRPr="00D516D6">
        <w:rPr>
          <w:w w:val="90"/>
          <w:sz w:val="20"/>
          <w:lang w:val="en-GB"/>
        </w:rPr>
        <w:t>Assessment</w:t>
      </w:r>
      <w:r w:rsidR="009308E3" w:rsidRPr="00D516D6">
        <w:rPr>
          <w:spacing w:val="17"/>
          <w:sz w:val="20"/>
          <w:lang w:val="en-GB"/>
        </w:rPr>
        <w:t xml:space="preserve"> </w:t>
      </w:r>
      <w:r w:rsidR="009308E3" w:rsidRPr="00D516D6">
        <w:rPr>
          <w:spacing w:val="-2"/>
          <w:w w:val="90"/>
          <w:sz w:val="20"/>
          <w:lang w:val="en-GB"/>
        </w:rPr>
        <w:t>Stage).</w:t>
      </w:r>
    </w:p>
    <w:p w14:paraId="0A2BFEC1" w14:textId="77777777" w:rsidR="00AF779A" w:rsidRPr="00D516D6" w:rsidRDefault="00E9277B">
      <w:pPr>
        <w:pStyle w:val="Textoindependiente"/>
        <w:spacing w:before="203" w:line="244" w:lineRule="auto"/>
        <w:ind w:left="116" w:right="154" w:firstLine="298"/>
        <w:jc w:val="both"/>
        <w:rPr>
          <w:lang w:val="en-GB"/>
        </w:rPr>
      </w:pPr>
      <w:r w:rsidRPr="00D516D6">
        <w:rPr>
          <w:w w:val="95"/>
          <w:lang w:val="en-GB"/>
        </w:rPr>
        <w:t>Unit</w:t>
      </w:r>
      <w:r w:rsidRPr="00D516D6">
        <w:rPr>
          <w:spacing w:val="-8"/>
          <w:w w:val="95"/>
          <w:lang w:val="en-GB"/>
        </w:rPr>
        <w:t xml:space="preserve"> </w:t>
      </w:r>
      <w:r w:rsidRPr="00D516D6">
        <w:rPr>
          <w:w w:val="95"/>
          <w:lang w:val="en-GB"/>
        </w:rPr>
        <w:t>test</w:t>
      </w:r>
      <w:r w:rsidRPr="00D516D6">
        <w:rPr>
          <w:spacing w:val="-8"/>
          <w:w w:val="95"/>
          <w:lang w:val="en-GB"/>
        </w:rPr>
        <w:t xml:space="preserve"> </w:t>
      </w:r>
      <w:r w:rsidRPr="00D516D6">
        <w:rPr>
          <w:w w:val="95"/>
          <w:lang w:val="en-GB"/>
        </w:rPr>
        <w:t>cases</w:t>
      </w:r>
      <w:r w:rsidRPr="00D516D6">
        <w:rPr>
          <w:spacing w:val="-8"/>
          <w:w w:val="95"/>
          <w:lang w:val="en-GB"/>
        </w:rPr>
        <w:t xml:space="preserve"> </w:t>
      </w:r>
      <w:r w:rsidRPr="00D516D6">
        <w:rPr>
          <w:w w:val="95"/>
          <w:lang w:val="en-GB"/>
        </w:rPr>
        <w:t>were</w:t>
      </w:r>
      <w:r w:rsidRPr="00D516D6">
        <w:rPr>
          <w:spacing w:val="-8"/>
          <w:w w:val="95"/>
          <w:lang w:val="en-GB"/>
        </w:rPr>
        <w:t xml:space="preserve"> </w:t>
      </w:r>
      <w:r w:rsidRPr="00D516D6">
        <w:rPr>
          <w:w w:val="95"/>
          <w:lang w:val="en-GB"/>
        </w:rPr>
        <w:t>executed</w:t>
      </w:r>
      <w:r w:rsidRPr="00D516D6">
        <w:rPr>
          <w:spacing w:val="-8"/>
          <w:w w:val="95"/>
          <w:lang w:val="en-GB"/>
        </w:rPr>
        <w:t xml:space="preserve"> </w:t>
      </w:r>
      <w:r w:rsidRPr="00D516D6">
        <w:rPr>
          <w:w w:val="95"/>
          <w:lang w:val="en-GB"/>
        </w:rPr>
        <w:t>on</w:t>
      </w:r>
      <w:r w:rsidRPr="00D516D6">
        <w:rPr>
          <w:spacing w:val="-8"/>
          <w:w w:val="95"/>
          <w:lang w:val="en-GB"/>
        </w:rPr>
        <w:t xml:space="preserve"> </w:t>
      </w:r>
      <w:r w:rsidRPr="00D516D6">
        <w:rPr>
          <w:w w:val="95"/>
          <w:lang w:val="en-GB"/>
        </w:rPr>
        <w:t>the</w:t>
      </w:r>
      <w:r w:rsidRPr="00D516D6">
        <w:rPr>
          <w:spacing w:val="-8"/>
          <w:w w:val="95"/>
          <w:lang w:val="en-GB"/>
        </w:rPr>
        <w:t xml:space="preserve"> </w:t>
      </w:r>
      <w:r w:rsidRPr="00D516D6">
        <w:rPr>
          <w:w w:val="95"/>
          <w:lang w:val="en-GB"/>
        </w:rPr>
        <w:t>generated</w:t>
      </w:r>
      <w:r w:rsidRPr="00D516D6">
        <w:rPr>
          <w:spacing w:val="-8"/>
          <w:w w:val="95"/>
          <w:lang w:val="en-GB"/>
        </w:rPr>
        <w:t xml:space="preserve"> </w:t>
      </w:r>
      <w:r w:rsidRPr="00D516D6">
        <w:rPr>
          <w:w w:val="95"/>
          <w:lang w:val="en-GB"/>
        </w:rPr>
        <w:t>software</w:t>
      </w:r>
      <w:r w:rsidRPr="00D516D6">
        <w:rPr>
          <w:spacing w:val="-8"/>
          <w:w w:val="95"/>
          <w:lang w:val="en-GB"/>
        </w:rPr>
        <w:t xml:space="preserve"> </w:t>
      </w:r>
      <w:r w:rsidRPr="00D516D6">
        <w:rPr>
          <w:w w:val="95"/>
          <w:lang w:val="en-GB"/>
        </w:rPr>
        <w:t>to</w:t>
      </w:r>
      <w:r w:rsidRPr="00D516D6">
        <w:rPr>
          <w:spacing w:val="-8"/>
          <w:w w:val="95"/>
          <w:lang w:val="en-GB"/>
        </w:rPr>
        <w:t xml:space="preserve"> </w:t>
      </w:r>
      <w:r w:rsidRPr="00D516D6">
        <w:rPr>
          <w:w w:val="95"/>
          <w:lang w:val="en-GB"/>
        </w:rPr>
        <w:t>obtain</w:t>
      </w:r>
      <w:r w:rsidRPr="00D516D6">
        <w:rPr>
          <w:spacing w:val="-8"/>
          <w:w w:val="95"/>
          <w:lang w:val="en-GB"/>
        </w:rPr>
        <w:t xml:space="preserve"> </w:t>
      </w:r>
      <w:r w:rsidRPr="00D516D6">
        <w:rPr>
          <w:w w:val="95"/>
          <w:lang w:val="en-GB"/>
        </w:rPr>
        <w:t>a</w:t>
      </w:r>
      <w:r w:rsidRPr="00D516D6">
        <w:rPr>
          <w:spacing w:val="-8"/>
          <w:w w:val="95"/>
          <w:lang w:val="en-GB"/>
        </w:rPr>
        <w:t xml:space="preserve"> </w:t>
      </w:r>
      <w:r w:rsidRPr="00D516D6">
        <w:rPr>
          <w:w w:val="95"/>
          <w:lang w:val="en-GB"/>
        </w:rPr>
        <w:t>fully</w:t>
      </w:r>
      <w:r w:rsidRPr="00D516D6">
        <w:rPr>
          <w:spacing w:val="-8"/>
          <w:w w:val="95"/>
          <w:lang w:val="en-GB"/>
        </w:rPr>
        <w:t xml:space="preserve"> </w:t>
      </w:r>
      <w:r w:rsidRPr="00D516D6">
        <w:rPr>
          <w:w w:val="95"/>
          <w:lang w:val="en-GB"/>
        </w:rPr>
        <w:t>functional</w:t>
      </w:r>
      <w:r w:rsidRPr="00D516D6">
        <w:rPr>
          <w:spacing w:val="-8"/>
          <w:w w:val="95"/>
          <w:lang w:val="en-GB"/>
        </w:rPr>
        <w:t xml:space="preserve"> </w:t>
      </w:r>
      <w:r w:rsidRPr="00D516D6">
        <w:rPr>
          <w:w w:val="95"/>
          <w:lang w:val="en-GB"/>
        </w:rPr>
        <w:t>product.</w:t>
      </w:r>
      <w:r w:rsidRPr="00D516D6">
        <w:rPr>
          <w:spacing w:val="-8"/>
          <w:w w:val="95"/>
          <w:lang w:val="en-GB"/>
        </w:rPr>
        <w:t xml:space="preserve"> </w:t>
      </w:r>
      <w:r w:rsidRPr="00D516D6">
        <w:rPr>
          <w:w w:val="95"/>
          <w:lang w:val="en-GB"/>
        </w:rPr>
        <w:t>Part</w:t>
      </w:r>
      <w:r w:rsidRPr="00D516D6">
        <w:rPr>
          <w:spacing w:val="-8"/>
          <w:w w:val="95"/>
          <w:lang w:val="en-GB"/>
        </w:rPr>
        <w:t xml:space="preserve"> </w:t>
      </w:r>
      <w:r w:rsidRPr="00D516D6">
        <w:rPr>
          <w:w w:val="95"/>
          <w:lang w:val="en-GB"/>
        </w:rPr>
        <w:t>of</w:t>
      </w:r>
      <w:r w:rsidRPr="00D516D6">
        <w:rPr>
          <w:spacing w:val="-8"/>
          <w:w w:val="95"/>
          <w:lang w:val="en-GB"/>
        </w:rPr>
        <w:t xml:space="preserve"> </w:t>
      </w:r>
      <w:r w:rsidRPr="00D516D6">
        <w:rPr>
          <w:w w:val="95"/>
          <w:lang w:val="en-GB"/>
        </w:rPr>
        <w:t>the</w:t>
      </w:r>
      <w:r w:rsidRPr="00D516D6">
        <w:rPr>
          <w:spacing w:val="-8"/>
          <w:w w:val="95"/>
          <w:lang w:val="en-GB"/>
        </w:rPr>
        <w:t xml:space="preserve"> </w:t>
      </w:r>
      <w:r w:rsidRPr="00D516D6">
        <w:rPr>
          <w:w w:val="95"/>
          <w:lang w:val="en-GB"/>
        </w:rPr>
        <w:t>unit</w:t>
      </w:r>
      <w:r w:rsidRPr="00D516D6">
        <w:rPr>
          <w:spacing w:val="-8"/>
          <w:w w:val="95"/>
          <w:lang w:val="en-GB"/>
        </w:rPr>
        <w:t xml:space="preserve"> </w:t>
      </w:r>
      <w:r w:rsidRPr="00D516D6">
        <w:rPr>
          <w:w w:val="95"/>
          <w:lang w:val="en-GB"/>
        </w:rPr>
        <w:t>tests executed</w:t>
      </w:r>
      <w:r w:rsidRPr="00D516D6">
        <w:rPr>
          <w:spacing w:val="-9"/>
          <w:w w:val="95"/>
          <w:lang w:val="en-GB"/>
        </w:rPr>
        <w:t xml:space="preserve"> </w:t>
      </w:r>
      <w:r w:rsidRPr="00D516D6">
        <w:rPr>
          <w:w w:val="95"/>
          <w:lang w:val="en-GB"/>
        </w:rPr>
        <w:t>during</w:t>
      </w:r>
      <w:r w:rsidRPr="00D516D6">
        <w:rPr>
          <w:spacing w:val="-9"/>
          <w:w w:val="95"/>
          <w:lang w:val="en-GB"/>
        </w:rPr>
        <w:t xml:space="preserve"> </w:t>
      </w:r>
      <w:r w:rsidRPr="00D516D6">
        <w:rPr>
          <w:w w:val="95"/>
          <w:lang w:val="en-GB"/>
        </w:rPr>
        <w:t>the</w:t>
      </w:r>
      <w:r w:rsidRPr="00D516D6">
        <w:rPr>
          <w:spacing w:val="-9"/>
          <w:w w:val="95"/>
          <w:lang w:val="en-GB"/>
        </w:rPr>
        <w:t xml:space="preserve"> </w:t>
      </w:r>
      <w:r w:rsidRPr="00D516D6">
        <w:rPr>
          <w:w w:val="95"/>
          <w:lang w:val="en-GB"/>
        </w:rPr>
        <w:t>construction</w:t>
      </w:r>
      <w:r w:rsidRPr="00D516D6">
        <w:rPr>
          <w:spacing w:val="-9"/>
          <w:w w:val="95"/>
          <w:lang w:val="en-GB"/>
        </w:rPr>
        <w:t xml:space="preserve"> </w:t>
      </w:r>
      <w:r w:rsidRPr="00D516D6">
        <w:rPr>
          <w:w w:val="95"/>
          <w:lang w:val="en-GB"/>
        </w:rPr>
        <w:t>of</w:t>
      </w:r>
      <w:r w:rsidRPr="00D516D6">
        <w:rPr>
          <w:spacing w:val="-9"/>
          <w:w w:val="95"/>
          <w:lang w:val="en-GB"/>
        </w:rPr>
        <w:t xml:space="preserve"> </w:t>
      </w:r>
      <w:r w:rsidRPr="00D516D6">
        <w:rPr>
          <w:w w:val="95"/>
          <w:lang w:val="en-GB"/>
        </w:rPr>
        <w:t>the</w:t>
      </w:r>
      <w:r w:rsidRPr="00D516D6">
        <w:rPr>
          <w:spacing w:val="-8"/>
          <w:w w:val="95"/>
          <w:lang w:val="en-GB"/>
        </w:rPr>
        <w:t xml:space="preserve"> </w:t>
      </w:r>
      <w:proofErr w:type="spellStart"/>
      <w:r w:rsidRPr="00D516D6">
        <w:rPr>
          <w:w w:val="95"/>
          <w:lang w:val="en-GB"/>
        </w:rPr>
        <w:t>Torddis</w:t>
      </w:r>
      <w:proofErr w:type="spellEnd"/>
      <w:r w:rsidRPr="00D516D6">
        <w:rPr>
          <w:spacing w:val="-9"/>
          <w:w w:val="95"/>
          <w:lang w:val="en-GB"/>
        </w:rPr>
        <w:t xml:space="preserve"> </w:t>
      </w:r>
      <w:r w:rsidRPr="00D516D6">
        <w:rPr>
          <w:w w:val="95"/>
          <w:lang w:val="en-GB"/>
        </w:rPr>
        <w:t>system</w:t>
      </w:r>
      <w:r w:rsidRPr="00D516D6">
        <w:rPr>
          <w:spacing w:val="-9"/>
          <w:w w:val="95"/>
          <w:lang w:val="en-GB"/>
        </w:rPr>
        <w:t xml:space="preserve"> </w:t>
      </w:r>
      <w:r w:rsidRPr="00D516D6">
        <w:rPr>
          <w:w w:val="95"/>
          <w:lang w:val="en-GB"/>
        </w:rPr>
        <w:t>corresponds</w:t>
      </w:r>
      <w:r w:rsidRPr="00D516D6">
        <w:rPr>
          <w:spacing w:val="-9"/>
          <w:w w:val="95"/>
          <w:lang w:val="en-GB"/>
        </w:rPr>
        <w:t xml:space="preserve"> </w:t>
      </w:r>
      <w:r w:rsidRPr="00D516D6">
        <w:rPr>
          <w:w w:val="95"/>
          <w:lang w:val="en-GB"/>
        </w:rPr>
        <w:t>to</w:t>
      </w:r>
      <w:r w:rsidRPr="00D516D6">
        <w:rPr>
          <w:spacing w:val="-9"/>
          <w:w w:val="95"/>
          <w:lang w:val="en-GB"/>
        </w:rPr>
        <w:t xml:space="preserve"> </w:t>
      </w:r>
      <w:r w:rsidRPr="00D516D6">
        <w:rPr>
          <w:w w:val="95"/>
          <w:lang w:val="en-GB"/>
        </w:rPr>
        <w:t>the</w:t>
      </w:r>
      <w:r w:rsidRPr="00D516D6">
        <w:rPr>
          <w:spacing w:val="-8"/>
          <w:w w:val="95"/>
          <w:lang w:val="en-GB"/>
        </w:rPr>
        <w:t xml:space="preserve"> </w:t>
      </w:r>
      <w:r w:rsidRPr="00D516D6">
        <w:rPr>
          <w:w w:val="95"/>
          <w:lang w:val="en-GB"/>
        </w:rPr>
        <w:t>tests</w:t>
      </w:r>
      <w:r w:rsidRPr="00D516D6">
        <w:rPr>
          <w:spacing w:val="-9"/>
          <w:w w:val="95"/>
          <w:lang w:val="en-GB"/>
        </w:rPr>
        <w:t xml:space="preserve"> </w:t>
      </w:r>
      <w:r w:rsidRPr="00D516D6">
        <w:rPr>
          <w:w w:val="95"/>
          <w:lang w:val="en-GB"/>
        </w:rPr>
        <w:t>detailed</w:t>
      </w:r>
      <w:r w:rsidRPr="00D516D6">
        <w:rPr>
          <w:spacing w:val="-9"/>
          <w:w w:val="95"/>
          <w:lang w:val="en-GB"/>
        </w:rPr>
        <w:t xml:space="preserve"> </w:t>
      </w:r>
      <w:r w:rsidRPr="00D516D6">
        <w:rPr>
          <w:w w:val="95"/>
          <w:lang w:val="en-GB"/>
        </w:rPr>
        <w:t>in</w:t>
      </w:r>
      <w:r w:rsidRPr="00D516D6">
        <w:rPr>
          <w:spacing w:val="-9"/>
          <w:w w:val="95"/>
          <w:lang w:val="en-GB"/>
        </w:rPr>
        <w:t xml:space="preserve"> </w:t>
      </w:r>
      <w:r w:rsidRPr="00D516D6">
        <w:rPr>
          <w:w w:val="95"/>
          <w:lang w:val="en-GB"/>
        </w:rPr>
        <w:t>Tables</w:t>
      </w:r>
      <w:r w:rsidRPr="00D516D6">
        <w:rPr>
          <w:spacing w:val="-9"/>
          <w:w w:val="95"/>
          <w:lang w:val="en-GB"/>
        </w:rPr>
        <w:t xml:space="preserve"> </w:t>
      </w:r>
      <w:hyperlink w:anchor="_bookmark19" w:history="1">
        <w:r w:rsidRPr="00D516D6">
          <w:rPr>
            <w:color w:val="2F4F4F"/>
            <w:w w:val="95"/>
            <w:lang w:val="en-GB"/>
          </w:rPr>
          <w:t>11</w:t>
        </w:r>
      </w:hyperlink>
      <w:r w:rsidRPr="00D516D6">
        <w:rPr>
          <w:w w:val="95"/>
          <w:lang w:val="en-GB"/>
        </w:rPr>
        <w:t>,</w:t>
      </w:r>
      <w:r w:rsidRPr="00D516D6">
        <w:rPr>
          <w:spacing w:val="-8"/>
          <w:w w:val="95"/>
          <w:lang w:val="en-GB"/>
        </w:rPr>
        <w:t xml:space="preserve"> </w:t>
      </w:r>
      <w:hyperlink w:anchor="_bookmark20" w:history="1">
        <w:r w:rsidRPr="00D516D6">
          <w:rPr>
            <w:color w:val="2F4F4F"/>
            <w:w w:val="95"/>
            <w:lang w:val="en-GB"/>
          </w:rPr>
          <w:t>12</w:t>
        </w:r>
      </w:hyperlink>
      <w:r w:rsidRPr="00D516D6">
        <w:rPr>
          <w:w w:val="95"/>
          <w:lang w:val="en-GB"/>
        </w:rPr>
        <w:t>,</w:t>
      </w:r>
      <w:r w:rsidRPr="00D516D6">
        <w:rPr>
          <w:spacing w:val="-9"/>
          <w:w w:val="95"/>
          <w:lang w:val="en-GB"/>
        </w:rPr>
        <w:t xml:space="preserve"> </w:t>
      </w:r>
      <w:hyperlink w:anchor="_bookmark21" w:history="1">
        <w:r w:rsidRPr="00D516D6">
          <w:rPr>
            <w:color w:val="2F4F4F"/>
            <w:w w:val="95"/>
            <w:lang w:val="en-GB"/>
          </w:rPr>
          <w:t>13</w:t>
        </w:r>
      </w:hyperlink>
      <w:r w:rsidRPr="00D516D6">
        <w:rPr>
          <w:w w:val="95"/>
          <w:lang w:val="en-GB"/>
        </w:rPr>
        <w:t>,</w:t>
      </w:r>
      <w:r w:rsidRPr="00D516D6">
        <w:rPr>
          <w:spacing w:val="-9"/>
          <w:w w:val="95"/>
          <w:lang w:val="en-GB"/>
        </w:rPr>
        <w:t xml:space="preserve"> </w:t>
      </w:r>
      <w:hyperlink w:anchor="_bookmark22" w:history="1">
        <w:r w:rsidRPr="00D516D6">
          <w:rPr>
            <w:color w:val="2F4F4F"/>
            <w:w w:val="95"/>
            <w:lang w:val="en-GB"/>
          </w:rPr>
          <w:t>14</w:t>
        </w:r>
      </w:hyperlink>
      <w:r w:rsidRPr="00D516D6">
        <w:rPr>
          <w:w w:val="95"/>
          <w:lang w:val="en-GB"/>
        </w:rPr>
        <w:t>,</w:t>
      </w:r>
      <w:r w:rsidRPr="00D516D6">
        <w:rPr>
          <w:spacing w:val="-9"/>
          <w:w w:val="95"/>
          <w:lang w:val="en-GB"/>
        </w:rPr>
        <w:t xml:space="preserve"> </w:t>
      </w:r>
      <w:r w:rsidRPr="00D516D6">
        <w:rPr>
          <w:w w:val="95"/>
          <w:lang w:val="en-GB"/>
        </w:rPr>
        <w:t xml:space="preserve">and </w:t>
      </w:r>
      <w:hyperlink w:anchor="_bookmark23" w:history="1">
        <w:r w:rsidRPr="00D516D6">
          <w:rPr>
            <w:color w:val="2F4F4F"/>
            <w:spacing w:val="-4"/>
            <w:lang w:val="en-GB"/>
          </w:rPr>
          <w:t>15</w:t>
        </w:r>
      </w:hyperlink>
      <w:r w:rsidRPr="00D516D6">
        <w:rPr>
          <w:spacing w:val="-4"/>
          <w:lang w:val="en-GB"/>
        </w:rPr>
        <w:t>.</w:t>
      </w:r>
    </w:p>
    <w:p w14:paraId="54D8F087" w14:textId="467C09B1" w:rsidR="00AF779A" w:rsidRPr="00D516D6" w:rsidRDefault="00E9277B">
      <w:pPr>
        <w:pStyle w:val="Textoindependiente"/>
        <w:spacing w:before="1" w:line="244" w:lineRule="auto"/>
        <w:ind w:left="116" w:right="154" w:firstLine="298"/>
        <w:jc w:val="both"/>
        <w:rPr>
          <w:lang w:val="en-GB"/>
        </w:rPr>
      </w:pPr>
      <w:r w:rsidRPr="00D516D6">
        <w:rPr>
          <w:w w:val="95"/>
          <w:lang w:val="en-GB"/>
        </w:rPr>
        <w:t xml:space="preserve">The set of unit tests was generated using the TDDT4IoTS tool. These tests, applied to each of the deliverables </w:t>
      </w:r>
      <w:r w:rsidRPr="00D516D6">
        <w:rPr>
          <w:w w:val="90"/>
          <w:lang w:val="en-GB"/>
        </w:rPr>
        <w:t>developed in each iteration according to the TDDM4IoTS methodology, ensur</w:t>
      </w:r>
      <w:r w:rsidRPr="00D516D6">
        <w:rPr>
          <w:w w:val="90"/>
          <w:lang w:val="en-GB"/>
        </w:rPr>
        <w:t xml:space="preserve">e that </w:t>
      </w:r>
      <w:proofErr w:type="spellStart"/>
      <w:r w:rsidRPr="00D516D6">
        <w:rPr>
          <w:w w:val="90"/>
          <w:lang w:val="en-GB"/>
        </w:rPr>
        <w:t>Torddis</w:t>
      </w:r>
      <w:proofErr w:type="spellEnd"/>
      <w:r w:rsidRPr="00D516D6">
        <w:rPr>
          <w:w w:val="90"/>
          <w:lang w:val="en-GB"/>
        </w:rPr>
        <w:t xml:space="preserve"> is a product that meets the</w:t>
      </w:r>
      <w:r w:rsidRPr="00D516D6">
        <w:rPr>
          <w:lang w:val="en-GB"/>
        </w:rPr>
        <w:t xml:space="preserve"> users’ needs.</w:t>
      </w:r>
    </w:p>
    <w:p w14:paraId="219050A6" w14:textId="77777777" w:rsidR="00AF779A" w:rsidRPr="00D516D6" w:rsidRDefault="00AF779A">
      <w:pPr>
        <w:spacing w:line="244" w:lineRule="auto"/>
        <w:jc w:val="both"/>
        <w:rPr>
          <w:lang w:val="en-GB"/>
        </w:rPr>
        <w:sectPr w:rsidR="00AF779A" w:rsidRPr="00D516D6">
          <w:type w:val="continuous"/>
          <w:pgSz w:w="10890" w:h="14860"/>
          <w:pgMar w:top="2380" w:right="620" w:bottom="280" w:left="660" w:header="673" w:footer="642" w:gutter="0"/>
          <w:cols w:space="720"/>
        </w:sectPr>
      </w:pPr>
    </w:p>
    <w:p w14:paraId="3872AF78" w14:textId="77777777" w:rsidR="00AF779A" w:rsidRPr="00D516D6" w:rsidRDefault="00AF779A">
      <w:pPr>
        <w:pStyle w:val="Textoindependiente"/>
        <w:spacing w:before="7"/>
        <w:rPr>
          <w:sz w:val="15"/>
          <w:lang w:val="en-GB"/>
        </w:rPr>
      </w:pPr>
    </w:p>
    <w:commentRangeStart w:id="187"/>
    <w:commentRangeStart w:id="188"/>
    <w:p w14:paraId="22C26D28" w14:textId="77777777" w:rsidR="00AF779A" w:rsidRPr="00D516D6" w:rsidRDefault="00E9277B">
      <w:pPr>
        <w:pStyle w:val="Textoindependiente"/>
        <w:ind w:left="105"/>
        <w:rPr>
          <w:lang w:val="en-GB"/>
        </w:rPr>
      </w:pPr>
      <w:r>
        <w:rPr>
          <w:lang w:val="en-GB"/>
        </w:rPr>
      </w:r>
      <w:r>
        <w:rPr>
          <w:lang w:val="en-GB"/>
        </w:rPr>
        <w:pict w14:anchorId="7E497DF7">
          <v:group id="docshapegroup55" o:spid="_x0000_s1257" alt="" style="width:466.7pt;height:211pt;mso-position-horizontal-relative:char;mso-position-vertical-relative:line" coordsize="9334,4220">
            <v:shape id="docshape56" o:spid="_x0000_s1258" type="#_x0000_t75" alt="" style="position:absolute;left:70;top:85;width:9157;height:4044">
              <v:imagedata r:id="rId35" o:title=""/>
            </v:shape>
            <v:line id="_x0000_s1259" alt="" style="position:absolute" from="0,10" to="9334,10" strokeweight=".36242mm"/>
            <v:line id="_x0000_s1260" alt="" style="position:absolute" from="10,4209" to="10,10" strokeweight=".36242mm"/>
            <v:line id="_x0000_s1261" alt="" style="position:absolute" from="9323,4209" to="9323,10" strokeweight=".36242mm"/>
            <v:line id="_x0000_s1262" alt="" style="position:absolute" from="0,4209" to="9334,4209" strokeweight=".36242mm"/>
            <w10:anchorlock/>
          </v:group>
        </w:pict>
      </w:r>
      <w:commentRangeEnd w:id="187"/>
      <w:r w:rsidR="00944D7B">
        <w:rPr>
          <w:rStyle w:val="Refdecomentario"/>
        </w:rPr>
        <w:commentReference w:id="187"/>
      </w:r>
      <w:commentRangeEnd w:id="188"/>
      <w:r w:rsidR="00E73E08">
        <w:rPr>
          <w:rStyle w:val="Refdecomentario"/>
        </w:rPr>
        <w:commentReference w:id="188"/>
      </w:r>
    </w:p>
    <w:p w14:paraId="17E253DA" w14:textId="324B48E8" w:rsidR="00AF779A" w:rsidRPr="00D516D6" w:rsidRDefault="00E9277B">
      <w:pPr>
        <w:spacing w:before="73"/>
        <w:ind w:left="116"/>
        <w:rPr>
          <w:rFonts w:ascii="Calibri"/>
          <w:sz w:val="18"/>
          <w:lang w:val="en-GB"/>
        </w:rPr>
      </w:pPr>
      <w:bookmarkStart w:id="189" w:name="_bookmark16"/>
      <w:bookmarkEnd w:id="189"/>
      <w:r w:rsidRPr="00D516D6">
        <w:rPr>
          <w:rFonts w:ascii="Calibri"/>
          <w:b/>
          <w:w w:val="105"/>
          <w:sz w:val="18"/>
          <w:lang w:val="en-GB"/>
        </w:rPr>
        <w:t>Figure</w:t>
      </w:r>
      <w:r w:rsidRPr="00D516D6">
        <w:rPr>
          <w:rFonts w:ascii="Calibri"/>
          <w:b/>
          <w:spacing w:val="23"/>
          <w:w w:val="105"/>
          <w:sz w:val="18"/>
          <w:lang w:val="en-GB"/>
        </w:rPr>
        <w:t xml:space="preserve"> </w:t>
      </w:r>
      <w:r w:rsidRPr="00D516D6">
        <w:rPr>
          <w:rFonts w:ascii="Calibri"/>
          <w:b/>
          <w:w w:val="105"/>
          <w:sz w:val="18"/>
          <w:lang w:val="en-GB"/>
        </w:rPr>
        <w:t>5:</w:t>
      </w:r>
      <w:r w:rsidRPr="00D516D6">
        <w:rPr>
          <w:rFonts w:ascii="Calibri"/>
          <w:b/>
          <w:spacing w:val="22"/>
          <w:w w:val="105"/>
          <w:sz w:val="18"/>
          <w:lang w:val="en-GB"/>
        </w:rPr>
        <w:t xml:space="preserve"> </w:t>
      </w:r>
      <w:r w:rsidRPr="00D516D6">
        <w:rPr>
          <w:rFonts w:ascii="Calibri"/>
          <w:w w:val="105"/>
          <w:sz w:val="18"/>
          <w:lang w:val="en-GB"/>
        </w:rPr>
        <w:t>Architecture</w:t>
      </w:r>
      <w:r w:rsidRPr="00D516D6">
        <w:rPr>
          <w:rFonts w:ascii="Calibri"/>
          <w:spacing w:val="22"/>
          <w:w w:val="105"/>
          <w:sz w:val="18"/>
          <w:lang w:val="en-GB"/>
        </w:rPr>
        <w:t xml:space="preserve"> </w:t>
      </w:r>
      <w:r w:rsidRPr="00D516D6">
        <w:rPr>
          <w:rFonts w:ascii="Calibri"/>
          <w:w w:val="105"/>
          <w:sz w:val="18"/>
          <w:lang w:val="en-GB"/>
        </w:rPr>
        <w:t>of</w:t>
      </w:r>
      <w:r w:rsidRPr="00D516D6">
        <w:rPr>
          <w:rFonts w:ascii="Calibri"/>
          <w:spacing w:val="22"/>
          <w:w w:val="105"/>
          <w:sz w:val="18"/>
          <w:lang w:val="en-GB"/>
        </w:rPr>
        <w:t xml:space="preserve"> </w:t>
      </w:r>
      <w:r w:rsidRPr="00D516D6">
        <w:rPr>
          <w:rFonts w:ascii="Calibri"/>
          <w:w w:val="105"/>
          <w:sz w:val="18"/>
          <w:lang w:val="en-GB"/>
        </w:rPr>
        <w:t>the</w:t>
      </w:r>
      <w:r w:rsidRPr="00D516D6">
        <w:rPr>
          <w:rFonts w:ascii="Calibri"/>
          <w:spacing w:val="22"/>
          <w:w w:val="105"/>
          <w:sz w:val="18"/>
          <w:lang w:val="en-GB"/>
        </w:rPr>
        <w:t xml:space="preserve"> </w:t>
      </w:r>
      <w:proofErr w:type="spellStart"/>
      <w:r w:rsidRPr="00D516D6">
        <w:rPr>
          <w:rFonts w:ascii="Calibri"/>
          <w:w w:val="105"/>
          <w:sz w:val="18"/>
          <w:lang w:val="en-GB"/>
        </w:rPr>
        <w:t>Torddis</w:t>
      </w:r>
      <w:proofErr w:type="spellEnd"/>
      <w:r w:rsidRPr="00D516D6">
        <w:rPr>
          <w:rFonts w:ascii="Calibri"/>
          <w:spacing w:val="22"/>
          <w:w w:val="105"/>
          <w:sz w:val="18"/>
          <w:lang w:val="en-GB"/>
        </w:rPr>
        <w:t xml:space="preserve"> </w:t>
      </w:r>
      <w:r w:rsidR="00872B69">
        <w:rPr>
          <w:rFonts w:ascii="Calibri"/>
          <w:w w:val="105"/>
          <w:sz w:val="18"/>
          <w:lang w:val="en-GB"/>
        </w:rPr>
        <w:t>c</w:t>
      </w:r>
      <w:r w:rsidRPr="00D516D6">
        <w:rPr>
          <w:rFonts w:ascii="Calibri"/>
          <w:w w:val="105"/>
          <w:sz w:val="18"/>
          <w:lang w:val="en-GB"/>
        </w:rPr>
        <w:t>hild</w:t>
      </w:r>
      <w:r w:rsidRPr="00D516D6">
        <w:rPr>
          <w:rFonts w:ascii="Calibri"/>
          <w:spacing w:val="22"/>
          <w:w w:val="105"/>
          <w:sz w:val="18"/>
          <w:lang w:val="en-GB"/>
        </w:rPr>
        <w:t xml:space="preserve"> </w:t>
      </w:r>
      <w:bookmarkStart w:id="190" w:name="OLE_LINK239"/>
      <w:r w:rsidR="00872B69">
        <w:rPr>
          <w:rFonts w:ascii="Calibri"/>
          <w:w w:val="105"/>
          <w:sz w:val="18"/>
          <w:lang w:val="en-GB"/>
        </w:rPr>
        <w:t>m</w:t>
      </w:r>
      <w:r w:rsidRPr="00D516D6">
        <w:rPr>
          <w:rFonts w:ascii="Calibri"/>
          <w:w w:val="105"/>
          <w:sz w:val="18"/>
          <w:lang w:val="en-GB"/>
        </w:rPr>
        <w:t>onitoring</w:t>
      </w:r>
      <w:r w:rsidRPr="00D516D6">
        <w:rPr>
          <w:rFonts w:ascii="Calibri"/>
          <w:spacing w:val="22"/>
          <w:w w:val="105"/>
          <w:sz w:val="18"/>
          <w:lang w:val="en-GB"/>
        </w:rPr>
        <w:t xml:space="preserve"> </w:t>
      </w:r>
      <w:bookmarkEnd w:id="190"/>
      <w:r w:rsidR="00872B69">
        <w:rPr>
          <w:rFonts w:ascii="Calibri"/>
          <w:w w:val="105"/>
          <w:sz w:val="18"/>
          <w:lang w:val="en-GB"/>
        </w:rPr>
        <w:t>s</w:t>
      </w:r>
      <w:r w:rsidRPr="00D516D6">
        <w:rPr>
          <w:rFonts w:ascii="Calibri"/>
          <w:w w:val="105"/>
          <w:sz w:val="18"/>
          <w:lang w:val="en-GB"/>
        </w:rPr>
        <w:t>ystem:</w:t>
      </w:r>
      <w:r w:rsidRPr="00D516D6">
        <w:rPr>
          <w:rFonts w:ascii="Calibri"/>
          <w:spacing w:val="22"/>
          <w:w w:val="105"/>
          <w:sz w:val="18"/>
          <w:lang w:val="en-GB"/>
        </w:rPr>
        <w:t xml:space="preserve"> </w:t>
      </w:r>
      <w:r w:rsidRPr="00D516D6">
        <w:rPr>
          <w:rFonts w:ascii="Calibri"/>
          <w:w w:val="105"/>
          <w:sz w:val="18"/>
          <w:lang w:val="en-GB"/>
        </w:rPr>
        <w:t>Integration</w:t>
      </w:r>
      <w:r w:rsidRPr="00D516D6">
        <w:rPr>
          <w:rFonts w:ascii="Calibri"/>
          <w:spacing w:val="22"/>
          <w:w w:val="105"/>
          <w:sz w:val="18"/>
          <w:lang w:val="en-GB"/>
        </w:rPr>
        <w:t xml:space="preserve"> </w:t>
      </w:r>
      <w:r w:rsidRPr="00D516D6">
        <w:rPr>
          <w:rFonts w:ascii="Calibri"/>
          <w:w w:val="105"/>
          <w:sz w:val="18"/>
          <w:lang w:val="en-GB"/>
        </w:rPr>
        <w:t>of</w:t>
      </w:r>
      <w:r w:rsidRPr="00D516D6">
        <w:rPr>
          <w:rFonts w:ascii="Calibri"/>
          <w:spacing w:val="22"/>
          <w:w w:val="105"/>
          <w:sz w:val="18"/>
          <w:lang w:val="en-GB"/>
        </w:rPr>
        <w:t xml:space="preserve"> </w:t>
      </w:r>
      <w:r w:rsidR="00872B69">
        <w:rPr>
          <w:rFonts w:ascii="Calibri"/>
          <w:spacing w:val="22"/>
          <w:w w:val="105"/>
          <w:sz w:val="18"/>
          <w:lang w:val="en-GB"/>
        </w:rPr>
        <w:t>a</w:t>
      </w:r>
      <w:r w:rsidRPr="00D516D6">
        <w:rPr>
          <w:rFonts w:ascii="Calibri"/>
          <w:w w:val="105"/>
          <w:sz w:val="18"/>
          <w:lang w:val="en-GB"/>
        </w:rPr>
        <w:t>pplication</w:t>
      </w:r>
      <w:r w:rsidRPr="00D516D6">
        <w:rPr>
          <w:rFonts w:ascii="Calibri"/>
          <w:spacing w:val="22"/>
          <w:w w:val="105"/>
          <w:sz w:val="18"/>
          <w:lang w:val="en-GB"/>
        </w:rPr>
        <w:t xml:space="preserve"> </w:t>
      </w:r>
      <w:r w:rsidR="00872B69">
        <w:rPr>
          <w:rFonts w:ascii="Calibri"/>
          <w:w w:val="105"/>
          <w:sz w:val="18"/>
          <w:lang w:val="en-GB"/>
        </w:rPr>
        <w:t>s</w:t>
      </w:r>
      <w:r w:rsidRPr="00D516D6">
        <w:rPr>
          <w:rFonts w:ascii="Calibri"/>
          <w:w w:val="105"/>
          <w:sz w:val="18"/>
          <w:lang w:val="en-GB"/>
        </w:rPr>
        <w:t>erver,</w:t>
      </w:r>
      <w:r w:rsidRPr="00D516D6">
        <w:rPr>
          <w:rFonts w:ascii="Calibri"/>
          <w:spacing w:val="22"/>
          <w:w w:val="105"/>
          <w:sz w:val="18"/>
          <w:lang w:val="en-GB"/>
        </w:rPr>
        <w:t xml:space="preserve"> </w:t>
      </w:r>
      <w:r w:rsidR="00872B69">
        <w:rPr>
          <w:rFonts w:ascii="Calibri"/>
          <w:w w:val="105"/>
          <w:sz w:val="18"/>
          <w:lang w:val="en-GB"/>
        </w:rPr>
        <w:t>m</w:t>
      </w:r>
      <w:r w:rsidRPr="00D516D6">
        <w:rPr>
          <w:rFonts w:ascii="Calibri"/>
          <w:w w:val="105"/>
          <w:sz w:val="18"/>
          <w:lang w:val="en-GB"/>
        </w:rPr>
        <w:t>obile</w:t>
      </w:r>
      <w:r w:rsidRPr="00D516D6">
        <w:rPr>
          <w:rFonts w:ascii="Calibri"/>
          <w:spacing w:val="22"/>
          <w:w w:val="105"/>
          <w:sz w:val="18"/>
          <w:lang w:val="en-GB"/>
        </w:rPr>
        <w:t xml:space="preserve"> </w:t>
      </w:r>
      <w:r w:rsidR="00872B69">
        <w:rPr>
          <w:rFonts w:ascii="Calibri"/>
          <w:w w:val="105"/>
          <w:sz w:val="18"/>
          <w:lang w:val="en-GB"/>
        </w:rPr>
        <w:t>d</w:t>
      </w:r>
      <w:r w:rsidRPr="00D516D6">
        <w:rPr>
          <w:rFonts w:ascii="Calibri"/>
          <w:w w:val="105"/>
          <w:sz w:val="18"/>
          <w:lang w:val="en-GB"/>
        </w:rPr>
        <w:t>evices,</w:t>
      </w:r>
      <w:r w:rsidRPr="00D516D6">
        <w:rPr>
          <w:rFonts w:ascii="Calibri"/>
          <w:spacing w:val="22"/>
          <w:w w:val="105"/>
          <w:sz w:val="18"/>
          <w:lang w:val="en-GB"/>
        </w:rPr>
        <w:t xml:space="preserve"> </w:t>
      </w:r>
      <w:r w:rsidRPr="00D516D6">
        <w:rPr>
          <w:rFonts w:ascii="Calibri"/>
          <w:w w:val="105"/>
          <w:sz w:val="18"/>
          <w:lang w:val="en-GB"/>
        </w:rPr>
        <w:t xml:space="preserve">and Arduino </w:t>
      </w:r>
      <w:r w:rsidR="00872B69">
        <w:rPr>
          <w:rFonts w:ascii="Calibri"/>
          <w:w w:val="105"/>
          <w:sz w:val="18"/>
          <w:lang w:val="en-GB"/>
        </w:rPr>
        <w:t>d</w:t>
      </w:r>
      <w:r w:rsidRPr="00D516D6">
        <w:rPr>
          <w:rFonts w:ascii="Calibri"/>
          <w:w w:val="105"/>
          <w:sz w:val="18"/>
          <w:lang w:val="en-GB"/>
        </w:rPr>
        <w:t xml:space="preserve">evices for </w:t>
      </w:r>
      <w:r w:rsidR="00872B69">
        <w:rPr>
          <w:rFonts w:ascii="Calibri"/>
          <w:w w:val="105"/>
          <w:sz w:val="18"/>
          <w:lang w:val="en-GB"/>
        </w:rPr>
        <w:t>r</w:t>
      </w:r>
      <w:r w:rsidRPr="00D516D6">
        <w:rPr>
          <w:rFonts w:ascii="Calibri"/>
          <w:w w:val="105"/>
          <w:sz w:val="18"/>
          <w:lang w:val="en-GB"/>
        </w:rPr>
        <w:t>eal-</w:t>
      </w:r>
      <w:r w:rsidR="00872B69">
        <w:rPr>
          <w:rFonts w:ascii="Calibri"/>
          <w:w w:val="105"/>
          <w:sz w:val="18"/>
          <w:lang w:val="en-GB"/>
        </w:rPr>
        <w:t>t</w:t>
      </w:r>
      <w:r w:rsidRPr="00D516D6">
        <w:rPr>
          <w:rFonts w:ascii="Calibri"/>
          <w:w w:val="105"/>
          <w:sz w:val="18"/>
          <w:lang w:val="en-GB"/>
        </w:rPr>
        <w:t xml:space="preserve">ime </w:t>
      </w:r>
      <w:r w:rsidR="00872B69">
        <w:rPr>
          <w:rFonts w:ascii="Calibri"/>
          <w:w w:val="105"/>
          <w:sz w:val="18"/>
          <w:lang w:val="en-GB"/>
        </w:rPr>
        <w:t>m</w:t>
      </w:r>
      <w:r w:rsidR="00872B69" w:rsidRPr="00D516D6">
        <w:rPr>
          <w:rFonts w:ascii="Calibri"/>
          <w:w w:val="105"/>
          <w:sz w:val="18"/>
          <w:lang w:val="en-GB"/>
        </w:rPr>
        <w:t>onitoring</w:t>
      </w:r>
      <w:r w:rsidRPr="00D516D6">
        <w:rPr>
          <w:rFonts w:ascii="Calibri"/>
          <w:w w:val="105"/>
          <w:sz w:val="18"/>
          <w:lang w:val="en-GB"/>
        </w:rPr>
        <w:t>.</w:t>
      </w:r>
    </w:p>
    <w:p w14:paraId="60B78E23" w14:textId="77777777" w:rsidR="00AF779A" w:rsidRPr="00D516D6" w:rsidRDefault="00E9277B">
      <w:pPr>
        <w:pStyle w:val="Textoindependiente"/>
        <w:spacing w:before="3"/>
        <w:rPr>
          <w:rFonts w:ascii="Calibri"/>
          <w:sz w:val="26"/>
          <w:lang w:val="en-GB"/>
        </w:rPr>
      </w:pPr>
      <w:commentRangeStart w:id="191"/>
      <w:commentRangeStart w:id="192"/>
      <w:r>
        <w:rPr>
          <w:lang w:val="en-GB"/>
        </w:rPr>
        <w:pict w14:anchorId="6A792771">
          <v:group id="docshapegroup57" o:spid="_x0000_s1251" alt="" style="position:absolute;margin-left:38.85pt;margin-top:17.25pt;width:466.7pt;height:255.35pt;z-index:-15712768;mso-wrap-distance-left:0;mso-wrap-distance-right:0;mso-position-horizontal-relative:page" coordorigin="777,345" coordsize="9334,5107">
            <v:shape id="docshape58" o:spid="_x0000_s1252" type="#_x0000_t75" alt="" style="position:absolute;left:806;top:387;width:9129;height:4909">
              <v:imagedata r:id="rId36" o:title=""/>
            </v:shape>
            <v:line id="_x0000_s1253" alt="" style="position:absolute" from="777,360" to="10110,360" strokeweight=".51675mm"/>
            <v:line id="_x0000_s1254" alt="" style="position:absolute" from="791,5437" to="791,360" strokeweight=".51675mm"/>
            <v:line id="_x0000_s1255" alt="" style="position:absolute" from="10095,5437" to="10095,360" strokeweight=".51675mm"/>
            <v:line id="_x0000_s1256" alt="" style="position:absolute" from="777,5437" to="10110,5437" strokeweight=".51675mm"/>
            <w10:wrap type="topAndBottom" anchorx="page"/>
          </v:group>
        </w:pict>
      </w:r>
      <w:commentRangeEnd w:id="191"/>
      <w:r w:rsidR="00944D7B">
        <w:rPr>
          <w:rStyle w:val="Refdecomentario"/>
        </w:rPr>
        <w:commentReference w:id="191"/>
      </w:r>
      <w:commentRangeEnd w:id="192"/>
      <w:r w:rsidR="00E73E08">
        <w:rPr>
          <w:rStyle w:val="Refdecomentario"/>
        </w:rPr>
        <w:commentReference w:id="192"/>
      </w:r>
    </w:p>
    <w:p w14:paraId="7CD4BA8A" w14:textId="77777777" w:rsidR="00AF779A" w:rsidRPr="00D516D6" w:rsidRDefault="00E9277B">
      <w:pPr>
        <w:spacing w:before="155"/>
        <w:ind w:right="38"/>
        <w:jc w:val="center"/>
        <w:rPr>
          <w:rFonts w:ascii="Calibri"/>
          <w:sz w:val="18"/>
          <w:lang w:val="en-GB"/>
        </w:rPr>
      </w:pPr>
      <w:bookmarkStart w:id="193" w:name="_bookmark17"/>
      <w:bookmarkEnd w:id="193"/>
      <w:r w:rsidRPr="00D516D6">
        <w:rPr>
          <w:rFonts w:ascii="Calibri"/>
          <w:b/>
          <w:sz w:val="18"/>
          <w:lang w:val="en-GB"/>
        </w:rPr>
        <w:t>Figure</w:t>
      </w:r>
      <w:r w:rsidRPr="00D516D6">
        <w:rPr>
          <w:rFonts w:ascii="Calibri"/>
          <w:b/>
          <w:spacing w:val="22"/>
          <w:sz w:val="18"/>
          <w:lang w:val="en-GB"/>
        </w:rPr>
        <w:t xml:space="preserve"> </w:t>
      </w:r>
      <w:r w:rsidRPr="00D516D6">
        <w:rPr>
          <w:rFonts w:ascii="Calibri"/>
          <w:b/>
          <w:sz w:val="18"/>
          <w:lang w:val="en-GB"/>
        </w:rPr>
        <w:t>6:</w:t>
      </w:r>
      <w:r w:rsidRPr="00D516D6">
        <w:rPr>
          <w:rFonts w:ascii="Calibri"/>
          <w:b/>
          <w:spacing w:val="21"/>
          <w:sz w:val="18"/>
          <w:lang w:val="en-GB"/>
        </w:rPr>
        <w:t xml:space="preserve"> </w:t>
      </w:r>
      <w:bookmarkStart w:id="194" w:name="OLE_LINK240"/>
      <w:r w:rsidRPr="00D516D6">
        <w:rPr>
          <w:rFonts w:ascii="Calibri"/>
          <w:sz w:val="18"/>
          <w:lang w:val="en-GB"/>
        </w:rPr>
        <w:t>Modelling</w:t>
      </w:r>
      <w:r w:rsidRPr="00D516D6">
        <w:rPr>
          <w:rFonts w:ascii="Calibri"/>
          <w:spacing w:val="19"/>
          <w:sz w:val="18"/>
          <w:lang w:val="en-GB"/>
        </w:rPr>
        <w:t xml:space="preserve"> </w:t>
      </w:r>
      <w:r w:rsidRPr="00D516D6">
        <w:rPr>
          <w:rFonts w:ascii="Calibri"/>
          <w:sz w:val="18"/>
          <w:lang w:val="en-GB"/>
        </w:rPr>
        <w:t>of</w:t>
      </w:r>
      <w:r w:rsidRPr="00D516D6">
        <w:rPr>
          <w:rFonts w:ascii="Calibri"/>
          <w:spacing w:val="21"/>
          <w:sz w:val="18"/>
          <w:lang w:val="en-GB"/>
        </w:rPr>
        <w:t xml:space="preserve"> </w:t>
      </w:r>
      <w:r w:rsidRPr="00D516D6">
        <w:rPr>
          <w:rFonts w:ascii="Calibri"/>
          <w:sz w:val="18"/>
          <w:lang w:val="en-GB"/>
        </w:rPr>
        <w:t>user</w:t>
      </w:r>
      <w:r w:rsidRPr="00D516D6">
        <w:rPr>
          <w:rFonts w:ascii="Calibri"/>
          <w:spacing w:val="20"/>
          <w:sz w:val="18"/>
          <w:lang w:val="en-GB"/>
        </w:rPr>
        <w:t xml:space="preserve"> </w:t>
      </w:r>
      <w:r w:rsidRPr="00D516D6">
        <w:rPr>
          <w:rFonts w:ascii="Calibri"/>
          <w:sz w:val="18"/>
          <w:lang w:val="en-GB"/>
        </w:rPr>
        <w:t>requirements</w:t>
      </w:r>
      <w:r w:rsidRPr="00D516D6">
        <w:rPr>
          <w:rFonts w:ascii="Calibri"/>
          <w:spacing w:val="20"/>
          <w:sz w:val="18"/>
          <w:lang w:val="en-GB"/>
        </w:rPr>
        <w:t xml:space="preserve"> </w:t>
      </w:r>
      <w:r w:rsidRPr="00D516D6">
        <w:rPr>
          <w:rFonts w:ascii="Calibri"/>
          <w:sz w:val="18"/>
          <w:lang w:val="en-GB"/>
        </w:rPr>
        <w:t>at</w:t>
      </w:r>
      <w:r w:rsidRPr="00D516D6">
        <w:rPr>
          <w:rFonts w:ascii="Calibri"/>
          <w:spacing w:val="21"/>
          <w:sz w:val="18"/>
          <w:lang w:val="en-GB"/>
        </w:rPr>
        <w:t xml:space="preserve"> </w:t>
      </w:r>
      <w:r w:rsidRPr="00D516D6">
        <w:rPr>
          <w:rFonts w:ascii="Calibri"/>
          <w:sz w:val="18"/>
          <w:lang w:val="en-GB"/>
        </w:rPr>
        <w:t>a</w:t>
      </w:r>
      <w:r w:rsidRPr="00D516D6">
        <w:rPr>
          <w:rFonts w:ascii="Calibri"/>
          <w:spacing w:val="20"/>
          <w:sz w:val="18"/>
          <w:lang w:val="en-GB"/>
        </w:rPr>
        <w:t xml:space="preserve"> </w:t>
      </w:r>
      <w:r w:rsidRPr="00D516D6">
        <w:rPr>
          <w:rFonts w:ascii="Calibri"/>
          <w:sz w:val="18"/>
          <w:lang w:val="en-GB"/>
        </w:rPr>
        <w:t>detailed</w:t>
      </w:r>
      <w:r w:rsidRPr="00D516D6">
        <w:rPr>
          <w:rFonts w:ascii="Calibri"/>
          <w:spacing w:val="21"/>
          <w:sz w:val="18"/>
          <w:lang w:val="en-GB"/>
        </w:rPr>
        <w:t xml:space="preserve"> </w:t>
      </w:r>
      <w:bookmarkStart w:id="195" w:name="OLE_LINK214"/>
      <w:r w:rsidRPr="00D516D6">
        <w:rPr>
          <w:rFonts w:ascii="Calibri"/>
          <w:spacing w:val="-2"/>
          <w:sz w:val="18"/>
          <w:lang w:val="en-GB"/>
        </w:rPr>
        <w:t>level</w:t>
      </w:r>
      <w:bookmarkEnd w:id="194"/>
      <w:bookmarkEnd w:id="195"/>
      <w:r w:rsidRPr="00D516D6">
        <w:rPr>
          <w:rFonts w:ascii="Calibri"/>
          <w:spacing w:val="-2"/>
          <w:sz w:val="18"/>
          <w:lang w:val="en-GB"/>
        </w:rPr>
        <w:t>.</w:t>
      </w:r>
    </w:p>
    <w:p w14:paraId="08053A92" w14:textId="77777777" w:rsidR="00AF779A" w:rsidRPr="00D516D6" w:rsidRDefault="00AF779A">
      <w:pPr>
        <w:pStyle w:val="Textoindependiente"/>
        <w:rPr>
          <w:rFonts w:ascii="Calibri"/>
          <w:sz w:val="22"/>
          <w:lang w:val="en-GB"/>
        </w:rPr>
      </w:pPr>
    </w:p>
    <w:p w14:paraId="4BA49F06" w14:textId="2AA9DD37" w:rsidR="00AF779A" w:rsidRPr="00D516D6" w:rsidRDefault="00C171C2">
      <w:pPr>
        <w:pStyle w:val="Textoindependiente"/>
        <w:spacing w:before="10"/>
        <w:rPr>
          <w:rFonts w:ascii="Calibri"/>
          <w:sz w:val="18"/>
          <w:lang w:val="en-GB"/>
        </w:rPr>
      </w:pPr>
      <w:bookmarkStart w:id="196" w:name="OLE_LINK182"/>
      <w:r w:rsidRPr="00F75B35">
        <w:rPr>
          <w:w w:val="95"/>
          <w:highlight w:val="yellow"/>
          <w:lang w:val="en-GB"/>
        </w:rPr>
        <w:t>***</w:t>
      </w:r>
      <w:bookmarkEnd w:id="196"/>
    </w:p>
    <w:p w14:paraId="05757490" w14:textId="77777777" w:rsidR="00AF779A" w:rsidRPr="00D516D6" w:rsidRDefault="00E9277B">
      <w:pPr>
        <w:pStyle w:val="Ttulo2"/>
        <w:numPr>
          <w:ilvl w:val="1"/>
          <w:numId w:val="15"/>
        </w:numPr>
        <w:tabs>
          <w:tab w:val="left" w:pos="556"/>
        </w:tabs>
        <w:spacing w:before="1"/>
        <w:ind w:hanging="440"/>
        <w:rPr>
          <w:lang w:val="en-GB"/>
        </w:rPr>
      </w:pPr>
      <w:r w:rsidRPr="00D516D6">
        <w:rPr>
          <w:spacing w:val="-2"/>
          <w:lang w:val="en-GB"/>
        </w:rPr>
        <w:t>Software</w:t>
      </w:r>
      <w:r w:rsidRPr="00D516D6">
        <w:rPr>
          <w:spacing w:val="-3"/>
          <w:lang w:val="en-GB"/>
        </w:rPr>
        <w:t xml:space="preserve"> </w:t>
      </w:r>
      <w:r w:rsidRPr="00D516D6">
        <w:rPr>
          <w:spacing w:val="-2"/>
          <w:lang w:val="en-GB"/>
        </w:rPr>
        <w:t>Generation</w:t>
      </w:r>
    </w:p>
    <w:p w14:paraId="06056174" w14:textId="77777777" w:rsidR="00AF779A" w:rsidRPr="00D516D6" w:rsidRDefault="00E9277B">
      <w:pPr>
        <w:pStyle w:val="Textoindependiente"/>
        <w:spacing w:before="3" w:line="244" w:lineRule="auto"/>
        <w:ind w:left="116" w:right="154" w:firstLine="298"/>
        <w:jc w:val="both"/>
        <w:rPr>
          <w:lang w:val="en-GB"/>
        </w:rPr>
      </w:pPr>
      <w:r w:rsidRPr="00D516D6">
        <w:rPr>
          <w:lang w:val="en-GB"/>
        </w:rPr>
        <w:t>At</w:t>
      </w:r>
      <w:r w:rsidRPr="00D516D6">
        <w:rPr>
          <w:spacing w:val="-11"/>
          <w:lang w:val="en-GB"/>
        </w:rPr>
        <w:t xml:space="preserve"> </w:t>
      </w:r>
      <w:r w:rsidRPr="00D516D6">
        <w:rPr>
          <w:lang w:val="en-GB"/>
        </w:rPr>
        <w:t>this</w:t>
      </w:r>
      <w:r w:rsidRPr="00D516D6">
        <w:rPr>
          <w:spacing w:val="-11"/>
          <w:lang w:val="en-GB"/>
        </w:rPr>
        <w:t xml:space="preserve"> </w:t>
      </w:r>
      <w:r w:rsidRPr="00D516D6">
        <w:rPr>
          <w:lang w:val="en-GB"/>
        </w:rPr>
        <w:t>stage,</w:t>
      </w:r>
      <w:r w:rsidRPr="00D516D6">
        <w:rPr>
          <w:spacing w:val="-11"/>
          <w:lang w:val="en-GB"/>
        </w:rPr>
        <w:t xml:space="preserve"> </w:t>
      </w:r>
      <w:r w:rsidRPr="00D516D6">
        <w:rPr>
          <w:lang w:val="en-GB"/>
        </w:rPr>
        <w:t>the</w:t>
      </w:r>
      <w:r w:rsidRPr="00D516D6">
        <w:rPr>
          <w:spacing w:val="-11"/>
          <w:lang w:val="en-GB"/>
        </w:rPr>
        <w:t xml:space="preserve"> </w:t>
      </w:r>
      <w:r w:rsidRPr="00D516D6">
        <w:rPr>
          <w:lang w:val="en-GB"/>
        </w:rPr>
        <w:t>software</w:t>
      </w:r>
      <w:r w:rsidRPr="00D516D6">
        <w:rPr>
          <w:spacing w:val="-11"/>
          <w:lang w:val="en-GB"/>
        </w:rPr>
        <w:t xml:space="preserve"> </w:t>
      </w:r>
      <w:r w:rsidRPr="00D516D6">
        <w:rPr>
          <w:lang w:val="en-GB"/>
        </w:rPr>
        <w:t>code</w:t>
      </w:r>
      <w:r w:rsidRPr="00D516D6">
        <w:rPr>
          <w:spacing w:val="-11"/>
          <w:lang w:val="en-GB"/>
        </w:rPr>
        <w:t xml:space="preserve"> </w:t>
      </w:r>
      <w:r w:rsidRPr="00D516D6">
        <w:rPr>
          <w:lang w:val="en-GB"/>
        </w:rPr>
        <w:t>was</w:t>
      </w:r>
      <w:r w:rsidRPr="00D516D6">
        <w:rPr>
          <w:spacing w:val="-11"/>
          <w:lang w:val="en-GB"/>
        </w:rPr>
        <w:t xml:space="preserve"> </w:t>
      </w:r>
      <w:r w:rsidRPr="00D516D6">
        <w:rPr>
          <w:lang w:val="en-GB"/>
        </w:rPr>
        <w:t>written</w:t>
      </w:r>
      <w:r w:rsidRPr="00D516D6">
        <w:rPr>
          <w:spacing w:val="-11"/>
          <w:lang w:val="en-GB"/>
        </w:rPr>
        <w:t xml:space="preserve"> </w:t>
      </w:r>
      <w:r w:rsidRPr="00D516D6">
        <w:rPr>
          <w:lang w:val="en-GB"/>
        </w:rPr>
        <w:t>based</w:t>
      </w:r>
      <w:r w:rsidRPr="00D516D6">
        <w:rPr>
          <w:spacing w:val="-11"/>
          <w:lang w:val="en-GB"/>
        </w:rPr>
        <w:t xml:space="preserve"> </w:t>
      </w:r>
      <w:r w:rsidRPr="00D516D6">
        <w:rPr>
          <w:lang w:val="en-GB"/>
        </w:rPr>
        <w:t>on</w:t>
      </w:r>
      <w:r w:rsidRPr="00D516D6">
        <w:rPr>
          <w:spacing w:val="-11"/>
          <w:lang w:val="en-GB"/>
        </w:rPr>
        <w:t xml:space="preserve"> </w:t>
      </w:r>
      <w:r w:rsidRPr="00D516D6">
        <w:rPr>
          <w:lang w:val="en-GB"/>
        </w:rPr>
        <w:t>the</w:t>
      </w:r>
      <w:r w:rsidRPr="00D516D6">
        <w:rPr>
          <w:spacing w:val="-11"/>
          <w:lang w:val="en-GB"/>
        </w:rPr>
        <w:t xml:space="preserve"> </w:t>
      </w:r>
      <w:r w:rsidRPr="00D516D6">
        <w:rPr>
          <w:lang w:val="en-GB"/>
        </w:rPr>
        <w:t>models</w:t>
      </w:r>
      <w:r w:rsidRPr="00D516D6">
        <w:rPr>
          <w:spacing w:val="-11"/>
          <w:lang w:val="en-GB"/>
        </w:rPr>
        <w:t xml:space="preserve"> </w:t>
      </w:r>
      <w:r w:rsidRPr="00D516D6">
        <w:rPr>
          <w:lang w:val="en-GB"/>
        </w:rPr>
        <w:t>and</w:t>
      </w:r>
      <w:r w:rsidRPr="00D516D6">
        <w:rPr>
          <w:spacing w:val="-11"/>
          <w:lang w:val="en-GB"/>
        </w:rPr>
        <w:t xml:space="preserve"> </w:t>
      </w:r>
      <w:r w:rsidRPr="00D516D6">
        <w:rPr>
          <w:lang w:val="en-GB"/>
        </w:rPr>
        <w:t>tests</w:t>
      </w:r>
      <w:r w:rsidRPr="00D516D6">
        <w:rPr>
          <w:spacing w:val="-11"/>
          <w:lang w:val="en-GB"/>
        </w:rPr>
        <w:t xml:space="preserve"> </w:t>
      </w:r>
      <w:r w:rsidRPr="00D516D6">
        <w:rPr>
          <w:lang w:val="en-GB"/>
        </w:rPr>
        <w:t>generated</w:t>
      </w:r>
      <w:r w:rsidRPr="00D516D6">
        <w:rPr>
          <w:spacing w:val="-11"/>
          <w:lang w:val="en-GB"/>
        </w:rPr>
        <w:t xml:space="preserve"> </w:t>
      </w:r>
      <w:r w:rsidRPr="00D516D6">
        <w:rPr>
          <w:lang w:val="en-GB"/>
        </w:rPr>
        <w:t>using</w:t>
      </w:r>
      <w:r w:rsidRPr="00D516D6">
        <w:rPr>
          <w:spacing w:val="-11"/>
          <w:lang w:val="en-GB"/>
        </w:rPr>
        <w:t xml:space="preserve"> </w:t>
      </w:r>
      <w:r w:rsidRPr="00D516D6">
        <w:rPr>
          <w:lang w:val="en-GB"/>
        </w:rPr>
        <w:t>the</w:t>
      </w:r>
      <w:r w:rsidRPr="00D516D6">
        <w:rPr>
          <w:spacing w:val="-11"/>
          <w:lang w:val="en-GB"/>
        </w:rPr>
        <w:t xml:space="preserve"> </w:t>
      </w:r>
      <w:r w:rsidRPr="00D516D6">
        <w:rPr>
          <w:lang w:val="en-GB"/>
        </w:rPr>
        <w:t>tool.</w:t>
      </w:r>
      <w:r w:rsidRPr="00D516D6">
        <w:rPr>
          <w:spacing w:val="-11"/>
          <w:lang w:val="en-GB"/>
        </w:rPr>
        <w:t xml:space="preserve"> </w:t>
      </w:r>
      <w:r w:rsidRPr="00D516D6">
        <w:rPr>
          <w:lang w:val="en-GB"/>
        </w:rPr>
        <w:t>Much</w:t>
      </w:r>
      <w:r w:rsidRPr="00D516D6">
        <w:rPr>
          <w:spacing w:val="-11"/>
          <w:lang w:val="en-GB"/>
        </w:rPr>
        <w:t xml:space="preserve"> </w:t>
      </w:r>
      <w:r w:rsidRPr="00D516D6">
        <w:rPr>
          <w:lang w:val="en-GB"/>
        </w:rPr>
        <w:t>of the</w:t>
      </w:r>
      <w:r w:rsidRPr="00D516D6">
        <w:rPr>
          <w:spacing w:val="-11"/>
          <w:lang w:val="en-GB"/>
        </w:rPr>
        <w:t xml:space="preserve"> </w:t>
      </w:r>
      <w:r w:rsidRPr="00D516D6">
        <w:rPr>
          <w:lang w:val="en-GB"/>
        </w:rPr>
        <w:t>software</w:t>
      </w:r>
      <w:r w:rsidRPr="00D516D6">
        <w:rPr>
          <w:spacing w:val="-11"/>
          <w:lang w:val="en-GB"/>
        </w:rPr>
        <w:t xml:space="preserve"> </w:t>
      </w:r>
      <w:r w:rsidRPr="00D516D6">
        <w:rPr>
          <w:lang w:val="en-GB"/>
        </w:rPr>
        <w:t>was</w:t>
      </w:r>
      <w:r w:rsidRPr="00D516D6">
        <w:rPr>
          <w:spacing w:val="-11"/>
          <w:lang w:val="en-GB"/>
        </w:rPr>
        <w:t xml:space="preserve"> </w:t>
      </w:r>
      <w:r w:rsidRPr="00D516D6">
        <w:rPr>
          <w:lang w:val="en-GB"/>
        </w:rPr>
        <w:t>automatically</w:t>
      </w:r>
      <w:r w:rsidRPr="00D516D6">
        <w:rPr>
          <w:spacing w:val="-11"/>
          <w:lang w:val="en-GB"/>
        </w:rPr>
        <w:t xml:space="preserve"> </w:t>
      </w:r>
      <w:r w:rsidRPr="00D516D6">
        <w:rPr>
          <w:lang w:val="en-GB"/>
        </w:rPr>
        <w:t>generated</w:t>
      </w:r>
      <w:r w:rsidRPr="00D516D6">
        <w:rPr>
          <w:spacing w:val="-11"/>
          <w:lang w:val="en-GB"/>
        </w:rPr>
        <w:t xml:space="preserve"> </w:t>
      </w:r>
      <w:r w:rsidRPr="00D516D6">
        <w:rPr>
          <w:lang w:val="en-GB"/>
        </w:rPr>
        <w:t>with</w:t>
      </w:r>
      <w:r w:rsidRPr="00D516D6">
        <w:rPr>
          <w:spacing w:val="-11"/>
          <w:lang w:val="en-GB"/>
        </w:rPr>
        <w:t xml:space="preserve"> </w:t>
      </w:r>
      <w:r w:rsidRPr="00D516D6">
        <w:rPr>
          <w:lang w:val="en-GB"/>
        </w:rPr>
        <w:t>TDDT4IoTS</w:t>
      </w:r>
      <w:r w:rsidRPr="00D516D6">
        <w:rPr>
          <w:spacing w:val="-11"/>
          <w:lang w:val="en-GB"/>
        </w:rPr>
        <w:t xml:space="preserve"> </w:t>
      </w:r>
      <w:r w:rsidRPr="00D516D6">
        <w:rPr>
          <w:lang w:val="en-GB"/>
        </w:rPr>
        <w:t>and</w:t>
      </w:r>
      <w:r w:rsidRPr="00D516D6">
        <w:rPr>
          <w:spacing w:val="-11"/>
          <w:lang w:val="en-GB"/>
        </w:rPr>
        <w:t xml:space="preserve"> </w:t>
      </w:r>
      <w:r w:rsidRPr="00D516D6">
        <w:rPr>
          <w:lang w:val="en-GB"/>
        </w:rPr>
        <w:t>completed</w:t>
      </w:r>
      <w:r w:rsidRPr="00D516D6">
        <w:rPr>
          <w:spacing w:val="-11"/>
          <w:lang w:val="en-GB"/>
        </w:rPr>
        <w:t xml:space="preserve"> </w:t>
      </w:r>
      <w:r w:rsidRPr="00D516D6">
        <w:rPr>
          <w:lang w:val="en-GB"/>
        </w:rPr>
        <w:t>by</w:t>
      </w:r>
      <w:r w:rsidRPr="00D516D6">
        <w:rPr>
          <w:spacing w:val="-11"/>
          <w:lang w:val="en-GB"/>
        </w:rPr>
        <w:t xml:space="preserve"> </w:t>
      </w:r>
      <w:r w:rsidRPr="00D516D6">
        <w:rPr>
          <w:lang w:val="en-GB"/>
        </w:rPr>
        <w:t>the</w:t>
      </w:r>
      <w:r w:rsidRPr="00D516D6">
        <w:rPr>
          <w:spacing w:val="-11"/>
          <w:lang w:val="en-GB"/>
        </w:rPr>
        <w:t xml:space="preserve"> </w:t>
      </w:r>
      <w:r w:rsidRPr="00D516D6">
        <w:rPr>
          <w:lang w:val="en-GB"/>
        </w:rPr>
        <w:t>developers.</w:t>
      </w:r>
      <w:r w:rsidRPr="00D516D6">
        <w:rPr>
          <w:spacing w:val="-10"/>
          <w:lang w:val="en-GB"/>
        </w:rPr>
        <w:t xml:space="preserve"> </w:t>
      </w:r>
      <w:r w:rsidRPr="00D516D6">
        <w:rPr>
          <w:lang w:val="en-GB"/>
        </w:rPr>
        <w:t>For</w:t>
      </w:r>
      <w:r w:rsidRPr="00D516D6">
        <w:rPr>
          <w:spacing w:val="-11"/>
          <w:lang w:val="en-GB"/>
        </w:rPr>
        <w:t xml:space="preserve"> </w:t>
      </w:r>
      <w:r w:rsidRPr="00D516D6">
        <w:rPr>
          <w:lang w:val="en-GB"/>
        </w:rPr>
        <w:t>web</w:t>
      </w:r>
      <w:r w:rsidRPr="00D516D6">
        <w:rPr>
          <w:spacing w:val="-11"/>
          <w:lang w:val="en-GB"/>
        </w:rPr>
        <w:t xml:space="preserve"> </w:t>
      </w:r>
      <w:r w:rsidRPr="00D516D6">
        <w:rPr>
          <w:lang w:val="en-GB"/>
        </w:rPr>
        <w:t xml:space="preserve">services </w:t>
      </w:r>
      <w:r w:rsidRPr="00D516D6">
        <w:rPr>
          <w:w w:val="95"/>
          <w:lang w:val="en-GB"/>
        </w:rPr>
        <w:t>development, the Python programming language was used with Visual Studio Code, Java with the Android Studio IDE</w:t>
      </w:r>
      <w:r w:rsidRPr="00D516D6">
        <w:rPr>
          <w:spacing w:val="-4"/>
          <w:w w:val="95"/>
          <w:lang w:val="en-GB"/>
        </w:rPr>
        <w:t xml:space="preserve"> </w:t>
      </w:r>
      <w:r w:rsidRPr="00D516D6">
        <w:rPr>
          <w:w w:val="95"/>
          <w:lang w:val="en-GB"/>
        </w:rPr>
        <w:t>for</w:t>
      </w:r>
      <w:r w:rsidRPr="00D516D6">
        <w:rPr>
          <w:spacing w:val="-4"/>
          <w:w w:val="95"/>
          <w:lang w:val="en-GB"/>
        </w:rPr>
        <w:t xml:space="preserve"> </w:t>
      </w:r>
      <w:r w:rsidRPr="00D516D6">
        <w:rPr>
          <w:w w:val="95"/>
          <w:lang w:val="en-GB"/>
        </w:rPr>
        <w:t>the</w:t>
      </w:r>
      <w:r w:rsidRPr="00D516D6">
        <w:rPr>
          <w:spacing w:val="-4"/>
          <w:w w:val="95"/>
          <w:lang w:val="en-GB"/>
        </w:rPr>
        <w:t xml:space="preserve"> </w:t>
      </w:r>
      <w:r w:rsidRPr="00D516D6">
        <w:rPr>
          <w:w w:val="95"/>
          <w:lang w:val="en-GB"/>
        </w:rPr>
        <w:t>mobile</w:t>
      </w:r>
      <w:r w:rsidRPr="00D516D6">
        <w:rPr>
          <w:spacing w:val="-4"/>
          <w:w w:val="95"/>
          <w:lang w:val="en-GB"/>
        </w:rPr>
        <w:t xml:space="preserve"> </w:t>
      </w:r>
      <w:r w:rsidRPr="00D516D6">
        <w:rPr>
          <w:w w:val="95"/>
          <w:lang w:val="en-GB"/>
        </w:rPr>
        <w:t>application,</w:t>
      </w:r>
      <w:r w:rsidRPr="00D516D6">
        <w:rPr>
          <w:spacing w:val="-3"/>
          <w:w w:val="95"/>
          <w:lang w:val="en-GB"/>
        </w:rPr>
        <w:t xml:space="preserve"> </w:t>
      </w:r>
      <w:r w:rsidRPr="00D516D6">
        <w:rPr>
          <w:w w:val="95"/>
          <w:lang w:val="en-GB"/>
        </w:rPr>
        <w:t>and</w:t>
      </w:r>
      <w:r w:rsidRPr="00D516D6">
        <w:rPr>
          <w:spacing w:val="-4"/>
          <w:w w:val="95"/>
          <w:lang w:val="en-GB"/>
        </w:rPr>
        <w:t xml:space="preserve"> </w:t>
      </w:r>
      <w:r w:rsidRPr="00D516D6">
        <w:rPr>
          <w:w w:val="95"/>
          <w:lang w:val="en-GB"/>
        </w:rPr>
        <w:t>C++</w:t>
      </w:r>
      <w:r w:rsidRPr="00D516D6">
        <w:rPr>
          <w:spacing w:val="-4"/>
          <w:w w:val="95"/>
          <w:lang w:val="en-GB"/>
        </w:rPr>
        <w:t xml:space="preserve"> </w:t>
      </w:r>
      <w:r w:rsidRPr="00D516D6">
        <w:rPr>
          <w:w w:val="95"/>
          <w:lang w:val="en-GB"/>
        </w:rPr>
        <w:t>in</w:t>
      </w:r>
      <w:r w:rsidRPr="00D516D6">
        <w:rPr>
          <w:spacing w:val="-4"/>
          <w:w w:val="95"/>
          <w:lang w:val="en-GB"/>
        </w:rPr>
        <w:t xml:space="preserve"> </w:t>
      </w:r>
      <w:r w:rsidRPr="00D516D6">
        <w:rPr>
          <w:w w:val="95"/>
          <w:lang w:val="en-GB"/>
        </w:rPr>
        <w:t>the</w:t>
      </w:r>
      <w:r w:rsidRPr="00D516D6">
        <w:rPr>
          <w:spacing w:val="-4"/>
          <w:w w:val="95"/>
          <w:lang w:val="en-GB"/>
        </w:rPr>
        <w:t xml:space="preserve"> </w:t>
      </w:r>
      <w:r w:rsidRPr="00D516D6">
        <w:rPr>
          <w:w w:val="95"/>
          <w:lang w:val="en-GB"/>
        </w:rPr>
        <w:t>Arduino</w:t>
      </w:r>
      <w:r w:rsidRPr="00D516D6">
        <w:rPr>
          <w:spacing w:val="-3"/>
          <w:w w:val="95"/>
          <w:lang w:val="en-GB"/>
        </w:rPr>
        <w:t xml:space="preserve"> </w:t>
      </w:r>
      <w:r w:rsidRPr="00D516D6">
        <w:rPr>
          <w:w w:val="95"/>
          <w:lang w:val="en-GB"/>
        </w:rPr>
        <w:t>IDE</w:t>
      </w:r>
      <w:r w:rsidRPr="00D516D6">
        <w:rPr>
          <w:spacing w:val="-4"/>
          <w:w w:val="95"/>
          <w:lang w:val="en-GB"/>
        </w:rPr>
        <w:t xml:space="preserve"> </w:t>
      </w:r>
      <w:r w:rsidRPr="00D516D6">
        <w:rPr>
          <w:w w:val="95"/>
          <w:lang w:val="en-GB"/>
        </w:rPr>
        <w:t>to</w:t>
      </w:r>
      <w:r w:rsidRPr="00D516D6">
        <w:rPr>
          <w:spacing w:val="-4"/>
          <w:w w:val="95"/>
          <w:lang w:val="en-GB"/>
        </w:rPr>
        <w:t xml:space="preserve"> </w:t>
      </w:r>
      <w:r w:rsidRPr="00D516D6">
        <w:rPr>
          <w:w w:val="95"/>
          <w:lang w:val="en-GB"/>
        </w:rPr>
        <w:t>configure</w:t>
      </w:r>
      <w:r w:rsidRPr="00D516D6">
        <w:rPr>
          <w:spacing w:val="-4"/>
          <w:w w:val="95"/>
          <w:lang w:val="en-GB"/>
        </w:rPr>
        <w:t xml:space="preserve"> </w:t>
      </w:r>
      <w:r w:rsidRPr="00D516D6">
        <w:rPr>
          <w:w w:val="95"/>
          <w:lang w:val="en-GB"/>
        </w:rPr>
        <w:t>the</w:t>
      </w:r>
      <w:r w:rsidRPr="00D516D6">
        <w:rPr>
          <w:spacing w:val="-4"/>
          <w:w w:val="95"/>
          <w:lang w:val="en-GB"/>
        </w:rPr>
        <w:t xml:space="preserve"> </w:t>
      </w:r>
      <w:r w:rsidRPr="00D516D6">
        <w:rPr>
          <w:w w:val="95"/>
          <w:lang w:val="en-GB"/>
        </w:rPr>
        <w:t>components</w:t>
      </w:r>
      <w:r w:rsidRPr="00D516D6">
        <w:rPr>
          <w:spacing w:val="-3"/>
          <w:w w:val="95"/>
          <w:lang w:val="en-GB"/>
        </w:rPr>
        <w:t xml:space="preserve"> </w:t>
      </w:r>
      <w:r w:rsidRPr="00D516D6">
        <w:rPr>
          <w:w w:val="95"/>
          <w:lang w:val="en-GB"/>
        </w:rPr>
        <w:t>of</w:t>
      </w:r>
      <w:r w:rsidRPr="00D516D6">
        <w:rPr>
          <w:spacing w:val="-4"/>
          <w:w w:val="95"/>
          <w:lang w:val="en-GB"/>
        </w:rPr>
        <w:t xml:space="preserve"> </w:t>
      </w:r>
      <w:r w:rsidRPr="00D516D6">
        <w:rPr>
          <w:w w:val="95"/>
          <w:lang w:val="en-GB"/>
        </w:rPr>
        <w:t>the</w:t>
      </w:r>
      <w:r w:rsidRPr="00D516D6">
        <w:rPr>
          <w:spacing w:val="-4"/>
          <w:w w:val="95"/>
          <w:lang w:val="en-GB"/>
        </w:rPr>
        <w:t xml:space="preserve"> </w:t>
      </w:r>
      <w:proofErr w:type="spellStart"/>
      <w:r w:rsidRPr="00D516D6">
        <w:rPr>
          <w:w w:val="95"/>
          <w:lang w:val="en-GB"/>
        </w:rPr>
        <w:t>Torddis</w:t>
      </w:r>
      <w:proofErr w:type="spellEnd"/>
      <w:r w:rsidRPr="00D516D6">
        <w:rPr>
          <w:spacing w:val="-4"/>
          <w:w w:val="95"/>
          <w:lang w:val="en-GB"/>
        </w:rPr>
        <w:t xml:space="preserve"> </w:t>
      </w:r>
      <w:r w:rsidRPr="00D516D6">
        <w:rPr>
          <w:w w:val="95"/>
          <w:lang w:val="en-GB"/>
        </w:rPr>
        <w:t>device.</w:t>
      </w:r>
      <w:r w:rsidRPr="00D516D6">
        <w:rPr>
          <w:spacing w:val="-4"/>
          <w:w w:val="95"/>
          <w:lang w:val="en-GB"/>
        </w:rPr>
        <w:t xml:space="preserve"> Once</w:t>
      </w:r>
    </w:p>
    <w:p w14:paraId="177847E8" w14:textId="77777777" w:rsidR="00AF779A" w:rsidRPr="00D516D6" w:rsidRDefault="00AF779A">
      <w:pPr>
        <w:spacing w:line="244" w:lineRule="auto"/>
        <w:jc w:val="both"/>
        <w:rPr>
          <w:lang w:val="en-GB"/>
        </w:rPr>
        <w:sectPr w:rsidR="00AF779A" w:rsidRPr="00D516D6">
          <w:pgSz w:w="10890" w:h="14860"/>
          <w:pgMar w:top="880" w:right="620" w:bottom="840" w:left="660" w:header="673" w:footer="642" w:gutter="0"/>
          <w:cols w:space="720"/>
        </w:sectPr>
      </w:pPr>
    </w:p>
    <w:p w14:paraId="7C6B3B8F" w14:textId="77777777" w:rsidR="00AF779A" w:rsidRPr="00D516D6" w:rsidRDefault="00AF779A">
      <w:pPr>
        <w:pStyle w:val="Textoindependiente"/>
        <w:spacing w:before="7"/>
        <w:rPr>
          <w:sz w:val="15"/>
          <w:lang w:val="en-GB"/>
        </w:rPr>
      </w:pPr>
    </w:p>
    <w:p w14:paraId="38D8EA91" w14:textId="77777777" w:rsidR="00AF779A" w:rsidRPr="00D516D6" w:rsidRDefault="00E9277B">
      <w:pPr>
        <w:pStyle w:val="Textoindependiente"/>
        <w:ind w:left="96"/>
        <w:rPr>
          <w:lang w:val="en-GB"/>
        </w:rPr>
      </w:pPr>
      <w:r>
        <w:rPr>
          <w:lang w:val="en-GB"/>
        </w:rPr>
      </w:r>
      <w:r>
        <w:rPr>
          <w:lang w:val="en-GB"/>
        </w:rPr>
        <w:pict w14:anchorId="26CB537B">
          <v:group id="docshapegroup59" o:spid="_x0000_s1245" alt="" style="width:466.8pt;height:208.55pt;mso-position-horizontal-relative:char;mso-position-vertical-relative:line" coordsize="9336,4171">
            <v:shape id="docshape60" o:spid="_x0000_s1246" type="#_x0000_t75" alt="" style="position:absolute;left:39;top:39;width:9216;height:4052">
              <v:imagedata r:id="rId37" o:title=""/>
            </v:shape>
            <v:line id="_x0000_s1247" alt="" style="position:absolute" from="0,20" to="9335,20" strokeweight=".689mm"/>
            <v:line id="_x0000_s1248" alt="" style="position:absolute" from="20,4151" to="20,20" strokeweight=".689mm"/>
            <v:line id="_x0000_s1249" alt="" style="position:absolute" from="9316,4151" to="9316,20" strokeweight=".689mm"/>
            <v:line id="_x0000_s1250" alt="" style="position:absolute" from="0,4151" to="9335,4151" strokeweight=".689mm"/>
            <w10:anchorlock/>
          </v:group>
        </w:pict>
      </w:r>
    </w:p>
    <w:p w14:paraId="74AB7BD6" w14:textId="4C054C04" w:rsidR="00AF779A" w:rsidRPr="00D516D6" w:rsidRDefault="00E9277B">
      <w:pPr>
        <w:spacing w:before="117"/>
        <w:ind w:right="37"/>
        <w:jc w:val="center"/>
        <w:rPr>
          <w:rFonts w:ascii="Calibri"/>
          <w:sz w:val="18"/>
          <w:lang w:val="en-GB"/>
        </w:rPr>
      </w:pPr>
      <w:bookmarkStart w:id="197" w:name="_bookmark18"/>
      <w:bookmarkEnd w:id="197"/>
      <w:r w:rsidRPr="00D516D6">
        <w:rPr>
          <w:rFonts w:ascii="Calibri"/>
          <w:b/>
          <w:w w:val="105"/>
          <w:sz w:val="18"/>
          <w:lang w:val="en-GB"/>
        </w:rPr>
        <w:t>Figure</w:t>
      </w:r>
      <w:r w:rsidRPr="00D516D6">
        <w:rPr>
          <w:rFonts w:ascii="Calibri"/>
          <w:b/>
          <w:spacing w:val="14"/>
          <w:w w:val="105"/>
          <w:sz w:val="18"/>
          <w:lang w:val="en-GB"/>
        </w:rPr>
        <w:t xml:space="preserve"> </w:t>
      </w:r>
      <w:r w:rsidRPr="00D516D6">
        <w:rPr>
          <w:rFonts w:ascii="Calibri"/>
          <w:b/>
          <w:w w:val="105"/>
          <w:sz w:val="18"/>
          <w:lang w:val="en-GB"/>
        </w:rPr>
        <w:t>7:</w:t>
      </w:r>
      <w:r w:rsidRPr="00D516D6">
        <w:rPr>
          <w:rFonts w:ascii="Calibri"/>
          <w:b/>
          <w:spacing w:val="14"/>
          <w:w w:val="105"/>
          <w:sz w:val="18"/>
          <w:lang w:val="en-GB"/>
        </w:rPr>
        <w:t xml:space="preserve"> </w:t>
      </w:r>
      <w:bookmarkStart w:id="198" w:name="OLE_LINK241"/>
      <w:r w:rsidRPr="00D516D6">
        <w:rPr>
          <w:rFonts w:ascii="Calibri"/>
          <w:w w:val="105"/>
          <w:sz w:val="18"/>
          <w:lang w:val="en-GB"/>
        </w:rPr>
        <w:t>Class</w:t>
      </w:r>
      <w:r w:rsidRPr="00D516D6">
        <w:rPr>
          <w:rFonts w:ascii="Calibri"/>
          <w:spacing w:val="14"/>
          <w:w w:val="105"/>
          <w:sz w:val="18"/>
          <w:lang w:val="en-GB"/>
        </w:rPr>
        <w:t xml:space="preserve"> </w:t>
      </w:r>
      <w:r w:rsidR="006C384F">
        <w:rPr>
          <w:rFonts w:ascii="Calibri"/>
          <w:w w:val="105"/>
          <w:sz w:val="18"/>
          <w:lang w:val="en-GB"/>
        </w:rPr>
        <w:t>d</w:t>
      </w:r>
      <w:r w:rsidRPr="00D516D6">
        <w:rPr>
          <w:rFonts w:ascii="Calibri"/>
          <w:w w:val="105"/>
          <w:sz w:val="18"/>
          <w:lang w:val="en-GB"/>
        </w:rPr>
        <w:t>iagram</w:t>
      </w:r>
      <w:r w:rsidRPr="00D516D6">
        <w:rPr>
          <w:rFonts w:ascii="Calibri"/>
          <w:spacing w:val="14"/>
          <w:w w:val="105"/>
          <w:sz w:val="18"/>
          <w:lang w:val="en-GB"/>
        </w:rPr>
        <w:t xml:space="preserve"> </w:t>
      </w:r>
      <w:r w:rsidRPr="00D516D6">
        <w:rPr>
          <w:rFonts w:ascii="Calibri"/>
          <w:w w:val="105"/>
          <w:sz w:val="18"/>
          <w:lang w:val="en-GB"/>
        </w:rPr>
        <w:t>of</w:t>
      </w:r>
      <w:r w:rsidRPr="00D516D6">
        <w:rPr>
          <w:rFonts w:ascii="Calibri"/>
          <w:spacing w:val="13"/>
          <w:w w:val="105"/>
          <w:sz w:val="18"/>
          <w:lang w:val="en-GB"/>
        </w:rPr>
        <w:t xml:space="preserve"> </w:t>
      </w:r>
      <w:r w:rsidRPr="00D516D6">
        <w:rPr>
          <w:rFonts w:ascii="Calibri"/>
          <w:w w:val="105"/>
          <w:sz w:val="18"/>
          <w:lang w:val="en-GB"/>
        </w:rPr>
        <w:t>the</w:t>
      </w:r>
      <w:r w:rsidRPr="00D516D6">
        <w:rPr>
          <w:rFonts w:ascii="Calibri"/>
          <w:spacing w:val="14"/>
          <w:w w:val="105"/>
          <w:sz w:val="18"/>
          <w:lang w:val="en-GB"/>
        </w:rPr>
        <w:t xml:space="preserve"> </w:t>
      </w:r>
      <w:proofErr w:type="spellStart"/>
      <w:r w:rsidRPr="00D516D6">
        <w:rPr>
          <w:rFonts w:ascii="Calibri"/>
          <w:w w:val="105"/>
          <w:sz w:val="18"/>
          <w:lang w:val="en-GB"/>
        </w:rPr>
        <w:t>Torddis</w:t>
      </w:r>
      <w:proofErr w:type="spellEnd"/>
      <w:r w:rsidRPr="00D516D6">
        <w:rPr>
          <w:rFonts w:ascii="Calibri"/>
          <w:spacing w:val="13"/>
          <w:w w:val="105"/>
          <w:sz w:val="18"/>
          <w:lang w:val="en-GB"/>
        </w:rPr>
        <w:t xml:space="preserve"> </w:t>
      </w:r>
      <w:r w:rsidR="006C384F">
        <w:rPr>
          <w:rFonts w:ascii="Calibri"/>
          <w:spacing w:val="13"/>
          <w:w w:val="105"/>
          <w:sz w:val="18"/>
          <w:lang w:val="en-GB"/>
        </w:rPr>
        <w:t>s</w:t>
      </w:r>
      <w:r w:rsidRPr="00D516D6">
        <w:rPr>
          <w:rFonts w:ascii="Calibri"/>
          <w:spacing w:val="-2"/>
          <w:w w:val="105"/>
          <w:sz w:val="18"/>
          <w:lang w:val="en-GB"/>
        </w:rPr>
        <w:t>ystem</w:t>
      </w:r>
      <w:bookmarkEnd w:id="198"/>
      <w:r w:rsidR="006C384F">
        <w:rPr>
          <w:rFonts w:ascii="Calibri"/>
          <w:spacing w:val="-2"/>
          <w:w w:val="105"/>
          <w:sz w:val="18"/>
          <w:lang w:val="en-GB"/>
        </w:rPr>
        <w:t>.</w:t>
      </w:r>
    </w:p>
    <w:p w14:paraId="71BAC5AA" w14:textId="77777777" w:rsidR="00AF779A" w:rsidRPr="00D516D6" w:rsidRDefault="00AF779A">
      <w:pPr>
        <w:pStyle w:val="Textoindependiente"/>
        <w:rPr>
          <w:rFonts w:ascii="Calibri"/>
          <w:sz w:val="22"/>
          <w:lang w:val="en-GB"/>
        </w:rPr>
      </w:pPr>
    </w:p>
    <w:p w14:paraId="253DED97" w14:textId="77777777" w:rsidR="00AF779A" w:rsidRPr="00D516D6" w:rsidRDefault="00E9277B">
      <w:pPr>
        <w:spacing w:before="148" w:line="219" w:lineRule="exact"/>
        <w:ind w:left="116"/>
        <w:rPr>
          <w:rFonts w:ascii="Calibri"/>
          <w:b/>
          <w:sz w:val="18"/>
          <w:lang w:val="en-GB"/>
        </w:rPr>
      </w:pPr>
      <w:bookmarkStart w:id="199" w:name="_bookmark19"/>
      <w:bookmarkEnd w:id="199"/>
      <w:r w:rsidRPr="00D516D6">
        <w:rPr>
          <w:rFonts w:ascii="Calibri"/>
          <w:b/>
          <w:w w:val="105"/>
          <w:sz w:val="18"/>
          <w:lang w:val="en-GB"/>
        </w:rPr>
        <w:t>Table</w:t>
      </w:r>
      <w:r w:rsidRPr="00D516D6">
        <w:rPr>
          <w:rFonts w:ascii="Calibri"/>
          <w:b/>
          <w:spacing w:val="15"/>
          <w:w w:val="105"/>
          <w:sz w:val="18"/>
          <w:lang w:val="en-GB"/>
        </w:rPr>
        <w:t xml:space="preserve"> </w:t>
      </w:r>
      <w:r w:rsidRPr="00D516D6">
        <w:rPr>
          <w:rFonts w:ascii="Calibri"/>
          <w:b/>
          <w:spacing w:val="-5"/>
          <w:w w:val="105"/>
          <w:sz w:val="18"/>
          <w:lang w:val="en-GB"/>
        </w:rPr>
        <w:t>11</w:t>
      </w:r>
    </w:p>
    <w:p w14:paraId="53D083CF" w14:textId="6DCB61FF" w:rsidR="00AF779A" w:rsidRPr="00D516D6" w:rsidRDefault="00E9277B">
      <w:pPr>
        <w:spacing w:line="219" w:lineRule="exact"/>
        <w:ind w:left="116"/>
        <w:rPr>
          <w:rFonts w:ascii="Calibri"/>
          <w:sz w:val="18"/>
          <w:lang w:val="en-GB"/>
        </w:rPr>
      </w:pPr>
      <w:bookmarkStart w:id="200" w:name="OLE_LINK242"/>
      <w:r w:rsidRPr="00D516D6">
        <w:rPr>
          <w:rFonts w:ascii="Calibri"/>
          <w:w w:val="105"/>
          <w:sz w:val="18"/>
          <w:lang w:val="en-GB"/>
        </w:rPr>
        <w:t>Test</w:t>
      </w:r>
      <w:r w:rsidRPr="00D516D6">
        <w:rPr>
          <w:rFonts w:ascii="Calibri"/>
          <w:spacing w:val="12"/>
          <w:w w:val="105"/>
          <w:sz w:val="18"/>
          <w:lang w:val="en-GB"/>
        </w:rPr>
        <w:t xml:space="preserve"> </w:t>
      </w:r>
      <w:r w:rsidR="00872B69">
        <w:rPr>
          <w:rFonts w:ascii="Calibri"/>
          <w:w w:val="105"/>
          <w:sz w:val="18"/>
          <w:lang w:val="en-GB"/>
        </w:rPr>
        <w:t>c</w:t>
      </w:r>
      <w:r w:rsidRPr="00D516D6">
        <w:rPr>
          <w:rFonts w:ascii="Calibri"/>
          <w:w w:val="105"/>
          <w:sz w:val="18"/>
          <w:lang w:val="en-GB"/>
        </w:rPr>
        <w:t>ase</w:t>
      </w:r>
      <w:r w:rsidRPr="00D516D6">
        <w:rPr>
          <w:rFonts w:ascii="Calibri"/>
          <w:spacing w:val="13"/>
          <w:w w:val="105"/>
          <w:sz w:val="18"/>
          <w:lang w:val="en-GB"/>
        </w:rPr>
        <w:t xml:space="preserve"> </w:t>
      </w:r>
      <w:r w:rsidR="00872B69">
        <w:rPr>
          <w:rFonts w:ascii="Calibri"/>
          <w:spacing w:val="13"/>
          <w:w w:val="105"/>
          <w:sz w:val="18"/>
          <w:lang w:val="en-GB"/>
        </w:rPr>
        <w:t>r</w:t>
      </w:r>
      <w:r w:rsidRPr="00D516D6">
        <w:rPr>
          <w:rFonts w:ascii="Calibri"/>
          <w:w w:val="105"/>
          <w:sz w:val="18"/>
          <w:lang w:val="en-GB"/>
        </w:rPr>
        <w:t>esult</w:t>
      </w:r>
      <w:r w:rsidRPr="00D516D6">
        <w:rPr>
          <w:rFonts w:ascii="Calibri"/>
          <w:spacing w:val="13"/>
          <w:w w:val="105"/>
          <w:sz w:val="18"/>
          <w:lang w:val="en-GB"/>
        </w:rPr>
        <w:t xml:space="preserve"> </w:t>
      </w:r>
      <w:r w:rsidRPr="00D516D6">
        <w:rPr>
          <w:rFonts w:ascii="Calibri"/>
          <w:w w:val="105"/>
          <w:sz w:val="18"/>
          <w:lang w:val="en-GB"/>
        </w:rPr>
        <w:t>for</w:t>
      </w:r>
      <w:r w:rsidRPr="00D516D6">
        <w:rPr>
          <w:rFonts w:ascii="Calibri"/>
          <w:spacing w:val="13"/>
          <w:w w:val="105"/>
          <w:sz w:val="18"/>
          <w:lang w:val="en-GB"/>
        </w:rPr>
        <w:t xml:space="preserve"> </w:t>
      </w:r>
      <w:r w:rsidR="00872B69">
        <w:rPr>
          <w:rFonts w:ascii="Calibri"/>
          <w:w w:val="105"/>
          <w:sz w:val="18"/>
          <w:lang w:val="en-GB"/>
        </w:rPr>
        <w:t>c</w:t>
      </w:r>
      <w:r w:rsidRPr="00D516D6">
        <w:rPr>
          <w:rFonts w:ascii="Calibri"/>
          <w:w w:val="105"/>
          <w:sz w:val="18"/>
          <w:lang w:val="en-GB"/>
        </w:rPr>
        <w:t>reating</w:t>
      </w:r>
      <w:r w:rsidRPr="00D516D6">
        <w:rPr>
          <w:rFonts w:ascii="Calibri"/>
          <w:spacing w:val="12"/>
          <w:w w:val="105"/>
          <w:sz w:val="18"/>
          <w:lang w:val="en-GB"/>
        </w:rPr>
        <w:t xml:space="preserve"> </w:t>
      </w:r>
      <w:r w:rsidR="00872B69">
        <w:rPr>
          <w:rFonts w:ascii="Calibri"/>
          <w:w w:val="105"/>
          <w:sz w:val="18"/>
          <w:lang w:val="en-GB"/>
        </w:rPr>
        <w:t>t</w:t>
      </w:r>
      <w:r w:rsidRPr="00D516D6">
        <w:rPr>
          <w:rFonts w:ascii="Calibri"/>
          <w:w w:val="105"/>
          <w:sz w:val="18"/>
          <w:lang w:val="en-GB"/>
        </w:rPr>
        <w:t>utor</w:t>
      </w:r>
      <w:r w:rsidRPr="00D516D6">
        <w:rPr>
          <w:rFonts w:ascii="Calibri"/>
          <w:spacing w:val="12"/>
          <w:w w:val="105"/>
          <w:sz w:val="18"/>
          <w:lang w:val="en-GB"/>
        </w:rPr>
        <w:t xml:space="preserve"> </w:t>
      </w:r>
      <w:r w:rsidR="00872B69">
        <w:rPr>
          <w:rFonts w:ascii="Calibri"/>
          <w:spacing w:val="-2"/>
          <w:w w:val="105"/>
          <w:sz w:val="18"/>
          <w:lang w:val="en-GB"/>
        </w:rPr>
        <w:t>a</w:t>
      </w:r>
      <w:r w:rsidRPr="00D516D6">
        <w:rPr>
          <w:rFonts w:ascii="Calibri"/>
          <w:spacing w:val="-2"/>
          <w:w w:val="105"/>
          <w:sz w:val="18"/>
          <w:lang w:val="en-GB"/>
        </w:rPr>
        <w:t>ccount</w:t>
      </w:r>
    </w:p>
    <w:bookmarkEnd w:id="200"/>
    <w:p w14:paraId="015D80C2" w14:textId="77777777" w:rsidR="00AF779A" w:rsidRPr="00D516D6" w:rsidRDefault="00E9277B">
      <w:pPr>
        <w:pStyle w:val="Textoindependiente"/>
        <w:spacing w:before="8"/>
        <w:rPr>
          <w:rFonts w:ascii="Calibri"/>
          <w:sz w:val="5"/>
          <w:lang w:val="en-GB"/>
        </w:rPr>
      </w:pPr>
      <w:r>
        <w:rPr>
          <w:lang w:val="en-GB"/>
        </w:rPr>
        <w:pict w14:anchorId="19E4E647">
          <v:shape id="docshape61" o:spid="_x0000_s1244" alt="" style="position:absolute;margin-left:38.85pt;margin-top:4.7pt;width:466.6pt;height:.1pt;z-index:-15711744;mso-wrap-edited:f;mso-width-percent:0;mso-height-percent:0;mso-wrap-distance-left:0;mso-wrap-distance-right:0;mso-position-horizontal-relative:page;mso-width-percent:0;mso-height-percent:0" coordsize="9332,1270" path="m,l9331,e" filled="f" strokeweight=".28117mm">
            <v:path arrowok="t" o:connecttype="custom" o:connectlocs="0,0;2147483646,0" o:connectangles="0,0"/>
            <w10:wrap type="topAndBottom" anchorx="page"/>
          </v:shape>
        </w:pict>
      </w:r>
    </w:p>
    <w:p w14:paraId="7B213CCF" w14:textId="77777777" w:rsidR="00AF779A" w:rsidRPr="00D516D6" w:rsidRDefault="00E9277B">
      <w:pPr>
        <w:tabs>
          <w:tab w:val="left" w:pos="2323"/>
        </w:tabs>
        <w:spacing w:before="38" w:line="219" w:lineRule="exact"/>
        <w:ind w:left="236"/>
        <w:rPr>
          <w:rFonts w:ascii="Calibri"/>
          <w:sz w:val="18"/>
          <w:lang w:val="en-GB"/>
        </w:rPr>
      </w:pPr>
      <w:r w:rsidRPr="00D516D6">
        <w:rPr>
          <w:rFonts w:ascii="Calibri"/>
          <w:b/>
          <w:w w:val="105"/>
          <w:sz w:val="18"/>
          <w:lang w:val="en-GB"/>
        </w:rPr>
        <w:t>Test</w:t>
      </w:r>
      <w:r w:rsidRPr="00D516D6">
        <w:rPr>
          <w:rFonts w:ascii="Calibri"/>
          <w:b/>
          <w:spacing w:val="22"/>
          <w:w w:val="105"/>
          <w:sz w:val="18"/>
          <w:lang w:val="en-GB"/>
        </w:rPr>
        <w:t xml:space="preserve"> </w:t>
      </w:r>
      <w:r w:rsidRPr="00D516D6">
        <w:rPr>
          <w:rFonts w:ascii="Calibri"/>
          <w:b/>
          <w:w w:val="105"/>
          <w:sz w:val="18"/>
          <w:lang w:val="en-GB"/>
        </w:rPr>
        <w:t>Case</w:t>
      </w:r>
      <w:r w:rsidRPr="00D516D6">
        <w:rPr>
          <w:rFonts w:ascii="Calibri"/>
          <w:b/>
          <w:spacing w:val="23"/>
          <w:w w:val="105"/>
          <w:sz w:val="18"/>
          <w:lang w:val="en-GB"/>
        </w:rPr>
        <w:t xml:space="preserve"> </w:t>
      </w:r>
      <w:r w:rsidRPr="00D516D6">
        <w:rPr>
          <w:rFonts w:ascii="Calibri"/>
          <w:b/>
          <w:w w:val="105"/>
          <w:sz w:val="18"/>
          <w:lang w:val="en-GB"/>
        </w:rPr>
        <w:t>Result</w:t>
      </w:r>
      <w:r w:rsidRPr="00D516D6">
        <w:rPr>
          <w:rFonts w:ascii="Calibri"/>
          <w:b/>
          <w:spacing w:val="23"/>
          <w:w w:val="105"/>
          <w:sz w:val="18"/>
          <w:lang w:val="en-GB"/>
        </w:rPr>
        <w:t xml:space="preserve"> </w:t>
      </w:r>
      <w:r w:rsidRPr="00D516D6">
        <w:rPr>
          <w:rFonts w:ascii="Calibri"/>
          <w:b/>
          <w:spacing w:val="-2"/>
          <w:w w:val="105"/>
          <w:sz w:val="18"/>
          <w:lang w:val="en-GB"/>
        </w:rPr>
        <w:t>Code:</w:t>
      </w:r>
      <w:r w:rsidRPr="00D516D6">
        <w:rPr>
          <w:rFonts w:ascii="Calibri"/>
          <w:b/>
          <w:sz w:val="18"/>
          <w:lang w:val="en-GB"/>
        </w:rPr>
        <w:tab/>
      </w:r>
      <w:r w:rsidRPr="00D516D6">
        <w:rPr>
          <w:rFonts w:ascii="Calibri"/>
          <w:w w:val="105"/>
          <w:sz w:val="18"/>
          <w:lang w:val="en-GB"/>
        </w:rPr>
        <w:t>RPU-1</w:t>
      </w:r>
      <w:r w:rsidRPr="00D516D6">
        <w:rPr>
          <w:rFonts w:ascii="Calibri"/>
          <w:spacing w:val="14"/>
          <w:w w:val="105"/>
          <w:sz w:val="18"/>
          <w:lang w:val="en-GB"/>
        </w:rPr>
        <w:t xml:space="preserve"> </w:t>
      </w:r>
      <w:r w:rsidRPr="00D516D6">
        <w:rPr>
          <w:rFonts w:ascii="Calibri"/>
          <w:w w:val="105"/>
          <w:sz w:val="18"/>
          <w:lang w:val="en-GB"/>
        </w:rPr>
        <w:t>(see</w:t>
      </w:r>
      <w:r w:rsidRPr="00D516D6">
        <w:rPr>
          <w:rFonts w:ascii="Calibri"/>
          <w:spacing w:val="14"/>
          <w:w w:val="105"/>
          <w:sz w:val="18"/>
          <w:lang w:val="en-GB"/>
        </w:rPr>
        <w:t xml:space="preserve"> </w:t>
      </w:r>
      <w:r w:rsidRPr="00D516D6">
        <w:rPr>
          <w:rFonts w:ascii="Calibri"/>
          <w:w w:val="105"/>
          <w:sz w:val="18"/>
          <w:lang w:val="en-GB"/>
        </w:rPr>
        <w:t>test</w:t>
      </w:r>
      <w:r w:rsidRPr="00D516D6">
        <w:rPr>
          <w:rFonts w:ascii="Calibri"/>
          <w:spacing w:val="14"/>
          <w:w w:val="105"/>
          <w:sz w:val="18"/>
          <w:lang w:val="en-GB"/>
        </w:rPr>
        <w:t xml:space="preserve"> </w:t>
      </w:r>
      <w:r w:rsidRPr="00D516D6">
        <w:rPr>
          <w:rFonts w:ascii="Calibri"/>
          <w:w w:val="105"/>
          <w:sz w:val="18"/>
          <w:lang w:val="en-GB"/>
        </w:rPr>
        <w:t>case</w:t>
      </w:r>
      <w:r w:rsidRPr="00D516D6">
        <w:rPr>
          <w:rFonts w:ascii="Calibri"/>
          <w:spacing w:val="14"/>
          <w:w w:val="105"/>
          <w:sz w:val="18"/>
          <w:lang w:val="en-GB"/>
        </w:rPr>
        <w:t xml:space="preserve"> </w:t>
      </w:r>
      <w:r w:rsidRPr="00D516D6">
        <w:rPr>
          <w:rFonts w:ascii="Calibri"/>
          <w:w w:val="105"/>
          <w:sz w:val="18"/>
          <w:lang w:val="en-GB"/>
        </w:rPr>
        <w:t>Table</w:t>
      </w:r>
      <w:r w:rsidRPr="00D516D6">
        <w:rPr>
          <w:rFonts w:ascii="Calibri"/>
          <w:spacing w:val="15"/>
          <w:w w:val="105"/>
          <w:sz w:val="18"/>
          <w:lang w:val="en-GB"/>
        </w:rPr>
        <w:t xml:space="preserve"> </w:t>
      </w:r>
      <w:hyperlink w:anchor="_bookmark26" w:history="1">
        <w:r w:rsidRPr="00D516D6">
          <w:rPr>
            <w:rFonts w:ascii="Calibri"/>
            <w:color w:val="2F4F4F"/>
            <w:spacing w:val="-5"/>
            <w:w w:val="105"/>
            <w:sz w:val="18"/>
            <w:lang w:val="en-GB"/>
          </w:rPr>
          <w:t>16</w:t>
        </w:r>
      </w:hyperlink>
      <w:r w:rsidRPr="00D516D6">
        <w:rPr>
          <w:rFonts w:ascii="Calibri"/>
          <w:spacing w:val="-5"/>
          <w:w w:val="105"/>
          <w:sz w:val="18"/>
          <w:lang w:val="en-GB"/>
        </w:rPr>
        <w:t>)</w:t>
      </w:r>
    </w:p>
    <w:p w14:paraId="4526C317" w14:textId="77777777" w:rsidR="00AF779A" w:rsidRPr="00D516D6" w:rsidRDefault="00E9277B">
      <w:pPr>
        <w:tabs>
          <w:tab w:val="left" w:pos="2323"/>
        </w:tabs>
        <w:spacing w:line="219" w:lineRule="exact"/>
        <w:ind w:left="236"/>
        <w:rPr>
          <w:rFonts w:ascii="Calibri"/>
          <w:sz w:val="18"/>
          <w:lang w:val="en-GB"/>
        </w:rPr>
      </w:pPr>
      <w:r>
        <w:rPr>
          <w:lang w:val="en-GB"/>
        </w:rPr>
        <w:pict w14:anchorId="2BBEEED7">
          <v:shape id="docshape62" o:spid="_x0000_s1243" alt="" style="position:absolute;left:0;text-align:left;margin-left:38.85pt;margin-top:13.8pt;width:466.6pt;height:.1pt;z-index:-15711232;mso-wrap-edited:f;mso-width-percent:0;mso-height-percent:0;mso-wrap-distance-left:0;mso-wrap-distance-right:0;mso-position-horizontal-relative:page;mso-width-percent:0;mso-height-percent:0" coordsize="9332,1270" path="m,l9331,e" filled="f" strokeweight=".17569mm">
            <v:path arrowok="t" o:connecttype="custom" o:connectlocs="0,0;2147483646,0" o:connectangles="0,0"/>
            <w10:wrap type="topAndBottom" anchorx="page"/>
          </v:shape>
        </w:pict>
      </w:r>
      <w:r w:rsidR="009308E3" w:rsidRPr="00D516D6">
        <w:rPr>
          <w:rFonts w:ascii="Calibri"/>
          <w:b/>
          <w:w w:val="105"/>
          <w:sz w:val="18"/>
          <w:lang w:val="en-GB"/>
        </w:rPr>
        <w:t>Execution</w:t>
      </w:r>
      <w:r w:rsidR="009308E3" w:rsidRPr="00D516D6">
        <w:rPr>
          <w:rFonts w:ascii="Calibri"/>
          <w:b/>
          <w:spacing w:val="11"/>
          <w:w w:val="105"/>
          <w:sz w:val="18"/>
          <w:lang w:val="en-GB"/>
        </w:rPr>
        <w:t xml:space="preserve"> </w:t>
      </w:r>
      <w:r w:rsidR="009308E3" w:rsidRPr="00D516D6">
        <w:rPr>
          <w:rFonts w:ascii="Calibri"/>
          <w:b/>
          <w:spacing w:val="-2"/>
          <w:w w:val="105"/>
          <w:sz w:val="18"/>
          <w:lang w:val="en-GB"/>
        </w:rPr>
        <w:t>Date:</w:t>
      </w:r>
      <w:r w:rsidR="009308E3" w:rsidRPr="00D516D6">
        <w:rPr>
          <w:rFonts w:ascii="Calibri"/>
          <w:b/>
          <w:sz w:val="18"/>
          <w:lang w:val="en-GB"/>
        </w:rPr>
        <w:tab/>
      </w:r>
      <w:r w:rsidR="009308E3" w:rsidRPr="00D516D6">
        <w:rPr>
          <w:rFonts w:ascii="Calibri"/>
          <w:spacing w:val="-2"/>
          <w:w w:val="105"/>
          <w:sz w:val="18"/>
          <w:lang w:val="en-GB"/>
        </w:rPr>
        <w:t>12/12/2022</w:t>
      </w:r>
    </w:p>
    <w:p w14:paraId="7B173254" w14:textId="77777777" w:rsidR="00AF779A" w:rsidRPr="00D516D6" w:rsidRDefault="00E9277B">
      <w:pPr>
        <w:spacing w:before="37" w:after="58"/>
        <w:ind w:right="37"/>
        <w:jc w:val="center"/>
        <w:rPr>
          <w:rFonts w:ascii="Calibri"/>
          <w:b/>
          <w:sz w:val="18"/>
          <w:lang w:val="en-GB"/>
        </w:rPr>
      </w:pPr>
      <w:r w:rsidRPr="00D516D6">
        <w:rPr>
          <w:rFonts w:ascii="Calibri"/>
          <w:b/>
          <w:w w:val="105"/>
          <w:sz w:val="18"/>
          <w:lang w:val="en-GB"/>
        </w:rPr>
        <w:t>Obtained</w:t>
      </w:r>
      <w:r w:rsidRPr="00D516D6">
        <w:rPr>
          <w:rFonts w:ascii="Calibri"/>
          <w:b/>
          <w:spacing w:val="-2"/>
          <w:w w:val="105"/>
          <w:sz w:val="18"/>
          <w:lang w:val="en-GB"/>
        </w:rPr>
        <w:t xml:space="preserve"> Result</w:t>
      </w:r>
    </w:p>
    <w:p w14:paraId="43F2ACB6" w14:textId="77777777" w:rsidR="00AF779A" w:rsidRPr="00D516D6" w:rsidRDefault="00E9277B">
      <w:pPr>
        <w:pStyle w:val="Textoindependiente"/>
        <w:spacing w:line="20" w:lineRule="exact"/>
        <w:ind w:left="116"/>
        <w:rPr>
          <w:rFonts w:ascii="Calibri"/>
          <w:sz w:val="2"/>
          <w:lang w:val="en-GB"/>
        </w:rPr>
      </w:pPr>
      <w:r>
        <w:rPr>
          <w:rFonts w:ascii="Calibri"/>
          <w:sz w:val="2"/>
          <w:lang w:val="en-GB"/>
        </w:rPr>
      </w:r>
      <w:r>
        <w:rPr>
          <w:rFonts w:ascii="Calibri"/>
          <w:sz w:val="2"/>
          <w:lang w:val="en-GB"/>
        </w:rPr>
        <w:pict w14:anchorId="5AC4CA99">
          <v:group id="docshapegroup63" o:spid="_x0000_s1241" alt="" style="width:466.6pt;height:.5pt;mso-position-horizontal-relative:char;mso-position-vertical-relative:line" coordsize="9332,10">
            <v:line id="_x0000_s1242" alt="" style="position:absolute" from="0,5" to="9332,5" strokeweight=".17569mm"/>
            <w10:anchorlock/>
          </v:group>
        </w:pict>
      </w:r>
    </w:p>
    <w:p w14:paraId="4FD8A70C" w14:textId="77777777" w:rsidR="00AF779A" w:rsidRPr="00D516D6" w:rsidRDefault="00E9277B">
      <w:pPr>
        <w:spacing w:before="22"/>
        <w:ind w:right="38"/>
        <w:jc w:val="center"/>
        <w:rPr>
          <w:rFonts w:ascii="Calibri"/>
          <w:sz w:val="18"/>
          <w:lang w:val="en-GB"/>
        </w:rPr>
      </w:pPr>
      <w:r>
        <w:rPr>
          <w:lang w:val="en-GB"/>
        </w:rPr>
        <w:pict w14:anchorId="7E9648F2">
          <v:shape id="docshape64" o:spid="_x0000_s1240" alt="" style="position:absolute;left:0;text-align:left;margin-left:38.85pt;margin-top:14.9pt;width:466.6pt;height:.1pt;z-index:-15710208;mso-wrap-edited:f;mso-width-percent:0;mso-height-percent:0;mso-wrap-distance-left:0;mso-wrap-distance-right:0;mso-position-horizontal-relative:page;mso-width-percent:0;mso-height-percent:0" coordsize="9332,1270" path="m,l9331,e" filled="f" strokeweight=".17569mm">
            <v:path arrowok="t" o:connecttype="custom" o:connectlocs="0,0;2147483646,0" o:connectangles="0,0"/>
            <w10:wrap type="topAndBottom" anchorx="page"/>
          </v:shape>
        </w:pict>
      </w:r>
      <w:r w:rsidR="009308E3" w:rsidRPr="00D516D6">
        <w:rPr>
          <w:rFonts w:ascii="Calibri"/>
          <w:sz w:val="18"/>
          <w:lang w:val="en-GB"/>
        </w:rPr>
        <w:t>The</w:t>
      </w:r>
      <w:r w:rsidR="009308E3" w:rsidRPr="00D516D6">
        <w:rPr>
          <w:rFonts w:ascii="Calibri"/>
          <w:spacing w:val="22"/>
          <w:sz w:val="18"/>
          <w:lang w:val="en-GB"/>
        </w:rPr>
        <w:t xml:space="preserve"> </w:t>
      </w:r>
      <w:r w:rsidR="009308E3" w:rsidRPr="00D516D6">
        <w:rPr>
          <w:rFonts w:ascii="Calibri"/>
          <w:sz w:val="18"/>
          <w:lang w:val="en-GB"/>
        </w:rPr>
        <w:t>mobile</w:t>
      </w:r>
      <w:r w:rsidR="009308E3" w:rsidRPr="00D516D6">
        <w:rPr>
          <w:rFonts w:ascii="Calibri"/>
          <w:spacing w:val="23"/>
          <w:sz w:val="18"/>
          <w:lang w:val="en-GB"/>
        </w:rPr>
        <w:t xml:space="preserve"> </w:t>
      </w:r>
      <w:r w:rsidR="009308E3" w:rsidRPr="00D516D6">
        <w:rPr>
          <w:rFonts w:ascii="Calibri"/>
          <w:sz w:val="18"/>
          <w:lang w:val="en-GB"/>
        </w:rPr>
        <w:t>application</w:t>
      </w:r>
      <w:r w:rsidR="009308E3" w:rsidRPr="00D516D6">
        <w:rPr>
          <w:rFonts w:ascii="Calibri"/>
          <w:spacing w:val="23"/>
          <w:sz w:val="18"/>
          <w:lang w:val="en-GB"/>
        </w:rPr>
        <w:t xml:space="preserve"> </w:t>
      </w:r>
      <w:r w:rsidR="009308E3" w:rsidRPr="00D516D6">
        <w:rPr>
          <w:rFonts w:ascii="Calibri"/>
          <w:sz w:val="18"/>
          <w:lang w:val="en-GB"/>
        </w:rPr>
        <w:t>successfully</w:t>
      </w:r>
      <w:r w:rsidR="009308E3" w:rsidRPr="00D516D6">
        <w:rPr>
          <w:rFonts w:ascii="Calibri"/>
          <w:spacing w:val="23"/>
          <w:sz w:val="18"/>
          <w:lang w:val="en-GB"/>
        </w:rPr>
        <w:t xml:space="preserve"> </w:t>
      </w:r>
      <w:r w:rsidR="009308E3" w:rsidRPr="00D516D6">
        <w:rPr>
          <w:rFonts w:ascii="Calibri"/>
          <w:sz w:val="18"/>
          <w:lang w:val="en-GB"/>
        </w:rPr>
        <w:t>created</w:t>
      </w:r>
      <w:r w:rsidR="009308E3" w:rsidRPr="00D516D6">
        <w:rPr>
          <w:rFonts w:ascii="Calibri"/>
          <w:spacing w:val="22"/>
          <w:sz w:val="18"/>
          <w:lang w:val="en-GB"/>
        </w:rPr>
        <w:t xml:space="preserve"> </w:t>
      </w:r>
      <w:r w:rsidR="009308E3" w:rsidRPr="00D516D6">
        <w:rPr>
          <w:rFonts w:ascii="Calibri"/>
          <w:sz w:val="18"/>
          <w:lang w:val="en-GB"/>
        </w:rPr>
        <w:t>the</w:t>
      </w:r>
      <w:r w:rsidR="009308E3" w:rsidRPr="00D516D6">
        <w:rPr>
          <w:rFonts w:ascii="Calibri"/>
          <w:spacing w:val="24"/>
          <w:sz w:val="18"/>
          <w:lang w:val="en-GB"/>
        </w:rPr>
        <w:t xml:space="preserve"> </w:t>
      </w:r>
      <w:r w:rsidR="009308E3" w:rsidRPr="00D516D6">
        <w:rPr>
          <w:rFonts w:ascii="Calibri"/>
          <w:sz w:val="18"/>
          <w:lang w:val="en-GB"/>
        </w:rPr>
        <w:t>tutor</w:t>
      </w:r>
      <w:r w:rsidR="009308E3" w:rsidRPr="00D516D6">
        <w:rPr>
          <w:rFonts w:ascii="Calibri"/>
          <w:spacing w:val="23"/>
          <w:sz w:val="18"/>
          <w:lang w:val="en-GB"/>
        </w:rPr>
        <w:t xml:space="preserve"> </w:t>
      </w:r>
      <w:r w:rsidR="009308E3" w:rsidRPr="00D516D6">
        <w:rPr>
          <w:rFonts w:ascii="Calibri"/>
          <w:spacing w:val="-2"/>
          <w:sz w:val="18"/>
          <w:lang w:val="en-GB"/>
        </w:rPr>
        <w:t>account.</w:t>
      </w:r>
    </w:p>
    <w:p w14:paraId="458D4489" w14:textId="77777777" w:rsidR="00AF779A" w:rsidRPr="00D516D6" w:rsidRDefault="00E9277B">
      <w:pPr>
        <w:spacing w:before="37" w:after="58"/>
        <w:ind w:right="37"/>
        <w:jc w:val="center"/>
        <w:rPr>
          <w:rFonts w:ascii="Calibri"/>
          <w:b/>
          <w:sz w:val="18"/>
          <w:lang w:val="en-GB"/>
        </w:rPr>
      </w:pPr>
      <w:r w:rsidRPr="00D516D6">
        <w:rPr>
          <w:rFonts w:ascii="Calibri"/>
          <w:b/>
          <w:spacing w:val="-2"/>
          <w:sz w:val="18"/>
          <w:lang w:val="en-GB"/>
        </w:rPr>
        <w:t>Observations</w:t>
      </w:r>
    </w:p>
    <w:p w14:paraId="578B190E" w14:textId="77777777" w:rsidR="00AF779A" w:rsidRPr="00D516D6" w:rsidRDefault="00E9277B">
      <w:pPr>
        <w:pStyle w:val="Textoindependiente"/>
        <w:spacing w:line="20" w:lineRule="exact"/>
        <w:ind w:left="116"/>
        <w:rPr>
          <w:rFonts w:ascii="Calibri"/>
          <w:sz w:val="2"/>
          <w:lang w:val="en-GB"/>
        </w:rPr>
      </w:pPr>
      <w:r>
        <w:rPr>
          <w:rFonts w:ascii="Calibri"/>
          <w:sz w:val="2"/>
          <w:lang w:val="en-GB"/>
        </w:rPr>
      </w:r>
      <w:r>
        <w:rPr>
          <w:rFonts w:ascii="Calibri"/>
          <w:sz w:val="2"/>
          <w:lang w:val="en-GB"/>
        </w:rPr>
        <w:pict w14:anchorId="11A25CB3">
          <v:group id="docshapegroup65" o:spid="_x0000_s1238" alt="" style="width:466.6pt;height:.5pt;mso-position-horizontal-relative:char;mso-position-vertical-relative:line" coordsize="9332,10">
            <v:line id="_x0000_s1239" alt="" style="position:absolute" from="0,5" to="9332,5" strokeweight=".17569mm"/>
            <w10:anchorlock/>
          </v:group>
        </w:pict>
      </w:r>
    </w:p>
    <w:p w14:paraId="0E4D0D66" w14:textId="77777777" w:rsidR="00AF779A" w:rsidRPr="00D516D6" w:rsidRDefault="00E9277B">
      <w:pPr>
        <w:spacing w:before="22"/>
        <w:ind w:right="37"/>
        <w:jc w:val="center"/>
        <w:rPr>
          <w:rFonts w:ascii="Calibri"/>
          <w:sz w:val="18"/>
          <w:lang w:val="en-GB"/>
        </w:rPr>
      </w:pPr>
      <w:r>
        <w:rPr>
          <w:lang w:val="en-GB"/>
        </w:rPr>
        <w:pict w14:anchorId="22FF5292">
          <v:shape id="docshape66" o:spid="_x0000_s1237" alt="" style="position:absolute;left:0;text-align:left;margin-left:38.85pt;margin-top:15.05pt;width:466.6pt;height:.1pt;z-index:-15709184;mso-wrap-edited:f;mso-width-percent:0;mso-height-percent:0;mso-wrap-distance-left:0;mso-wrap-distance-right:0;mso-position-horizontal-relative:page;mso-width-percent:0;mso-height-percent:0" coordsize="9332,1270" path="m,l9331,e" filled="f" strokeweight=".28117mm">
            <v:path arrowok="t" o:connecttype="custom" o:connectlocs="0,0;2147483646,0" o:connectangles="0,0"/>
            <w10:wrap type="topAndBottom" anchorx="page"/>
          </v:shape>
        </w:pict>
      </w:r>
      <w:r w:rsidR="009308E3" w:rsidRPr="00D516D6">
        <w:rPr>
          <w:rFonts w:ascii="Calibri"/>
          <w:sz w:val="18"/>
          <w:lang w:val="en-GB"/>
        </w:rPr>
        <w:t>Improve</w:t>
      </w:r>
      <w:r w:rsidR="009308E3" w:rsidRPr="00D516D6">
        <w:rPr>
          <w:rFonts w:ascii="Calibri"/>
          <w:spacing w:val="17"/>
          <w:sz w:val="18"/>
          <w:lang w:val="en-GB"/>
        </w:rPr>
        <w:t xml:space="preserve"> </w:t>
      </w:r>
      <w:r w:rsidR="009308E3" w:rsidRPr="00D516D6">
        <w:rPr>
          <w:rFonts w:ascii="Calibri"/>
          <w:sz w:val="18"/>
          <w:lang w:val="en-GB"/>
        </w:rPr>
        <w:t>confirmation</w:t>
      </w:r>
      <w:r w:rsidR="009308E3" w:rsidRPr="00D516D6">
        <w:rPr>
          <w:rFonts w:ascii="Calibri"/>
          <w:spacing w:val="16"/>
          <w:sz w:val="18"/>
          <w:lang w:val="en-GB"/>
        </w:rPr>
        <w:t xml:space="preserve"> </w:t>
      </w:r>
      <w:r w:rsidR="009308E3" w:rsidRPr="00D516D6">
        <w:rPr>
          <w:rFonts w:ascii="Calibri"/>
          <w:spacing w:val="-2"/>
          <w:sz w:val="18"/>
          <w:lang w:val="en-GB"/>
        </w:rPr>
        <w:t>messages.</w:t>
      </w:r>
    </w:p>
    <w:p w14:paraId="3D07B754" w14:textId="77777777" w:rsidR="00AF779A" w:rsidRPr="00D516D6" w:rsidRDefault="00AF779A">
      <w:pPr>
        <w:pStyle w:val="Textoindependiente"/>
        <w:spacing w:before="9"/>
        <w:rPr>
          <w:rFonts w:ascii="Calibri"/>
          <w:sz w:val="17"/>
          <w:lang w:val="en-GB"/>
        </w:rPr>
      </w:pPr>
    </w:p>
    <w:p w14:paraId="6C10F0F9" w14:textId="77777777" w:rsidR="00AF779A" w:rsidRPr="00D516D6" w:rsidRDefault="00E9277B">
      <w:pPr>
        <w:spacing w:before="93" w:line="219" w:lineRule="exact"/>
        <w:ind w:left="116"/>
        <w:rPr>
          <w:rFonts w:ascii="Calibri"/>
          <w:b/>
          <w:sz w:val="18"/>
          <w:lang w:val="en-GB"/>
        </w:rPr>
      </w:pPr>
      <w:bookmarkStart w:id="201" w:name="_bookmark20"/>
      <w:bookmarkEnd w:id="201"/>
      <w:r w:rsidRPr="00D516D6">
        <w:rPr>
          <w:rFonts w:ascii="Calibri"/>
          <w:b/>
          <w:w w:val="105"/>
          <w:sz w:val="18"/>
          <w:lang w:val="en-GB"/>
        </w:rPr>
        <w:t>Table</w:t>
      </w:r>
      <w:r w:rsidRPr="00D516D6">
        <w:rPr>
          <w:rFonts w:ascii="Calibri"/>
          <w:b/>
          <w:spacing w:val="15"/>
          <w:w w:val="105"/>
          <w:sz w:val="18"/>
          <w:lang w:val="en-GB"/>
        </w:rPr>
        <w:t xml:space="preserve"> </w:t>
      </w:r>
      <w:r w:rsidRPr="00D516D6">
        <w:rPr>
          <w:rFonts w:ascii="Calibri"/>
          <w:b/>
          <w:spacing w:val="-5"/>
          <w:w w:val="105"/>
          <w:sz w:val="18"/>
          <w:lang w:val="en-GB"/>
        </w:rPr>
        <w:t>12</w:t>
      </w:r>
    </w:p>
    <w:p w14:paraId="60F96A08" w14:textId="72C68A7D" w:rsidR="00AF779A" w:rsidRPr="00D516D6" w:rsidRDefault="00E9277B">
      <w:pPr>
        <w:spacing w:line="219" w:lineRule="exact"/>
        <w:ind w:left="116"/>
        <w:rPr>
          <w:rFonts w:ascii="Calibri"/>
          <w:sz w:val="18"/>
          <w:lang w:val="en-GB"/>
        </w:rPr>
      </w:pPr>
      <w:r w:rsidRPr="00D516D6">
        <w:rPr>
          <w:rFonts w:ascii="Calibri"/>
          <w:w w:val="105"/>
          <w:sz w:val="18"/>
          <w:lang w:val="en-GB"/>
        </w:rPr>
        <w:t>Test</w:t>
      </w:r>
      <w:r w:rsidRPr="00D516D6">
        <w:rPr>
          <w:rFonts w:ascii="Calibri"/>
          <w:spacing w:val="16"/>
          <w:w w:val="105"/>
          <w:sz w:val="18"/>
          <w:lang w:val="en-GB"/>
        </w:rPr>
        <w:t xml:space="preserve"> </w:t>
      </w:r>
      <w:r w:rsidR="00872B69">
        <w:rPr>
          <w:rFonts w:ascii="Calibri"/>
          <w:w w:val="105"/>
          <w:sz w:val="18"/>
          <w:lang w:val="en-GB"/>
        </w:rPr>
        <w:t>c</w:t>
      </w:r>
      <w:r w:rsidRPr="00D516D6">
        <w:rPr>
          <w:rFonts w:ascii="Calibri"/>
          <w:w w:val="105"/>
          <w:sz w:val="18"/>
          <w:lang w:val="en-GB"/>
        </w:rPr>
        <w:t>ase</w:t>
      </w:r>
      <w:r w:rsidRPr="00D516D6">
        <w:rPr>
          <w:rFonts w:ascii="Calibri"/>
          <w:spacing w:val="16"/>
          <w:w w:val="105"/>
          <w:sz w:val="18"/>
          <w:lang w:val="en-GB"/>
        </w:rPr>
        <w:t xml:space="preserve"> </w:t>
      </w:r>
      <w:r w:rsidR="00872B69">
        <w:rPr>
          <w:rFonts w:ascii="Calibri"/>
          <w:w w:val="105"/>
          <w:sz w:val="18"/>
          <w:lang w:val="en-GB"/>
        </w:rPr>
        <w:t>r</w:t>
      </w:r>
      <w:r w:rsidRPr="00D516D6">
        <w:rPr>
          <w:rFonts w:ascii="Calibri"/>
          <w:w w:val="105"/>
          <w:sz w:val="18"/>
          <w:lang w:val="en-GB"/>
        </w:rPr>
        <w:t>esult</w:t>
      </w:r>
      <w:r w:rsidRPr="00D516D6">
        <w:rPr>
          <w:rFonts w:ascii="Calibri"/>
          <w:spacing w:val="17"/>
          <w:w w:val="105"/>
          <w:sz w:val="18"/>
          <w:lang w:val="en-GB"/>
        </w:rPr>
        <w:t xml:space="preserve"> </w:t>
      </w:r>
      <w:r w:rsidRPr="00D516D6">
        <w:rPr>
          <w:rFonts w:ascii="Calibri"/>
          <w:w w:val="105"/>
          <w:sz w:val="18"/>
          <w:lang w:val="en-GB"/>
        </w:rPr>
        <w:t>for</w:t>
      </w:r>
      <w:r w:rsidRPr="00D516D6">
        <w:rPr>
          <w:rFonts w:ascii="Calibri"/>
          <w:spacing w:val="16"/>
          <w:w w:val="105"/>
          <w:sz w:val="18"/>
          <w:lang w:val="en-GB"/>
        </w:rPr>
        <w:t xml:space="preserve"> </w:t>
      </w:r>
      <w:r w:rsidR="00872B69">
        <w:rPr>
          <w:rFonts w:ascii="Calibri"/>
          <w:spacing w:val="16"/>
          <w:w w:val="105"/>
          <w:sz w:val="18"/>
          <w:lang w:val="en-GB"/>
        </w:rPr>
        <w:t>l</w:t>
      </w:r>
      <w:r w:rsidRPr="00D516D6">
        <w:rPr>
          <w:rFonts w:ascii="Calibri"/>
          <w:w w:val="105"/>
          <w:sz w:val="18"/>
          <w:lang w:val="en-GB"/>
        </w:rPr>
        <w:t>ogging</w:t>
      </w:r>
      <w:r w:rsidRPr="00D516D6">
        <w:rPr>
          <w:rFonts w:ascii="Calibri"/>
          <w:spacing w:val="16"/>
          <w:w w:val="105"/>
          <w:sz w:val="18"/>
          <w:lang w:val="en-GB"/>
        </w:rPr>
        <w:t xml:space="preserve"> </w:t>
      </w:r>
      <w:r w:rsidR="00872B69">
        <w:rPr>
          <w:rFonts w:ascii="Calibri"/>
          <w:spacing w:val="-5"/>
          <w:w w:val="105"/>
          <w:sz w:val="18"/>
          <w:lang w:val="en-GB"/>
        </w:rPr>
        <w:t>i</w:t>
      </w:r>
      <w:r w:rsidRPr="00D516D6">
        <w:rPr>
          <w:rFonts w:ascii="Calibri"/>
          <w:spacing w:val="-5"/>
          <w:w w:val="105"/>
          <w:sz w:val="18"/>
          <w:lang w:val="en-GB"/>
        </w:rPr>
        <w:t>n</w:t>
      </w:r>
    </w:p>
    <w:p w14:paraId="5B658C32" w14:textId="77777777" w:rsidR="00AF779A" w:rsidRPr="00D516D6" w:rsidRDefault="00E9277B">
      <w:pPr>
        <w:pStyle w:val="Textoindependiente"/>
        <w:spacing w:before="9"/>
        <w:rPr>
          <w:rFonts w:ascii="Calibri"/>
          <w:sz w:val="5"/>
          <w:lang w:val="en-GB"/>
        </w:rPr>
      </w:pPr>
      <w:r>
        <w:rPr>
          <w:lang w:val="en-GB"/>
        </w:rPr>
        <w:pict w14:anchorId="261E6687">
          <v:shape id="docshape67" o:spid="_x0000_s1236" alt="" style="position:absolute;margin-left:38.85pt;margin-top:4.75pt;width:466.6pt;height:.1pt;z-index:-15708672;mso-wrap-edited:f;mso-width-percent:0;mso-height-percent:0;mso-wrap-distance-left:0;mso-wrap-distance-right:0;mso-position-horizontal-relative:page;mso-width-percent:0;mso-height-percent:0" coordsize="9332,1270" path="m,l9331,e" filled="f" strokeweight=".28117mm">
            <v:path arrowok="t" o:connecttype="custom" o:connectlocs="0,0;2147483646,0" o:connectangles="0,0"/>
            <w10:wrap type="topAndBottom" anchorx="page"/>
          </v:shape>
        </w:pict>
      </w:r>
    </w:p>
    <w:p w14:paraId="61C04B74" w14:textId="77777777" w:rsidR="00AF779A" w:rsidRPr="00D516D6" w:rsidRDefault="00E9277B">
      <w:pPr>
        <w:tabs>
          <w:tab w:val="left" w:pos="2323"/>
        </w:tabs>
        <w:spacing w:before="38" w:line="219" w:lineRule="exact"/>
        <w:ind w:left="236"/>
        <w:rPr>
          <w:rFonts w:ascii="Calibri"/>
          <w:sz w:val="18"/>
          <w:lang w:val="en-GB"/>
        </w:rPr>
      </w:pPr>
      <w:r w:rsidRPr="00D516D6">
        <w:rPr>
          <w:rFonts w:ascii="Calibri"/>
          <w:b/>
          <w:w w:val="105"/>
          <w:sz w:val="18"/>
          <w:lang w:val="en-GB"/>
        </w:rPr>
        <w:t>Test</w:t>
      </w:r>
      <w:r w:rsidRPr="00D516D6">
        <w:rPr>
          <w:rFonts w:ascii="Calibri"/>
          <w:b/>
          <w:spacing w:val="22"/>
          <w:w w:val="105"/>
          <w:sz w:val="18"/>
          <w:lang w:val="en-GB"/>
        </w:rPr>
        <w:t xml:space="preserve"> </w:t>
      </w:r>
      <w:r w:rsidRPr="00D516D6">
        <w:rPr>
          <w:rFonts w:ascii="Calibri"/>
          <w:b/>
          <w:w w:val="105"/>
          <w:sz w:val="18"/>
          <w:lang w:val="en-GB"/>
        </w:rPr>
        <w:t>Case</w:t>
      </w:r>
      <w:r w:rsidRPr="00D516D6">
        <w:rPr>
          <w:rFonts w:ascii="Calibri"/>
          <w:b/>
          <w:spacing w:val="23"/>
          <w:w w:val="105"/>
          <w:sz w:val="18"/>
          <w:lang w:val="en-GB"/>
        </w:rPr>
        <w:t xml:space="preserve"> </w:t>
      </w:r>
      <w:r w:rsidRPr="00D516D6">
        <w:rPr>
          <w:rFonts w:ascii="Calibri"/>
          <w:b/>
          <w:w w:val="105"/>
          <w:sz w:val="18"/>
          <w:lang w:val="en-GB"/>
        </w:rPr>
        <w:t>Result</w:t>
      </w:r>
      <w:r w:rsidRPr="00D516D6">
        <w:rPr>
          <w:rFonts w:ascii="Calibri"/>
          <w:b/>
          <w:spacing w:val="23"/>
          <w:w w:val="105"/>
          <w:sz w:val="18"/>
          <w:lang w:val="en-GB"/>
        </w:rPr>
        <w:t xml:space="preserve"> </w:t>
      </w:r>
      <w:r w:rsidRPr="00D516D6">
        <w:rPr>
          <w:rFonts w:ascii="Calibri"/>
          <w:b/>
          <w:spacing w:val="-2"/>
          <w:w w:val="105"/>
          <w:sz w:val="18"/>
          <w:lang w:val="en-GB"/>
        </w:rPr>
        <w:t>Code:</w:t>
      </w:r>
      <w:r w:rsidRPr="00D516D6">
        <w:rPr>
          <w:rFonts w:ascii="Calibri"/>
          <w:b/>
          <w:sz w:val="18"/>
          <w:lang w:val="en-GB"/>
        </w:rPr>
        <w:tab/>
      </w:r>
      <w:r w:rsidRPr="00D516D6">
        <w:rPr>
          <w:rFonts w:ascii="Calibri"/>
          <w:w w:val="105"/>
          <w:sz w:val="18"/>
          <w:lang w:val="en-GB"/>
        </w:rPr>
        <w:t>RPU-2</w:t>
      </w:r>
      <w:r w:rsidRPr="00D516D6">
        <w:rPr>
          <w:rFonts w:ascii="Calibri"/>
          <w:spacing w:val="14"/>
          <w:w w:val="105"/>
          <w:sz w:val="18"/>
          <w:lang w:val="en-GB"/>
        </w:rPr>
        <w:t xml:space="preserve"> </w:t>
      </w:r>
      <w:r w:rsidRPr="00D516D6">
        <w:rPr>
          <w:rFonts w:ascii="Calibri"/>
          <w:w w:val="105"/>
          <w:sz w:val="18"/>
          <w:lang w:val="en-GB"/>
        </w:rPr>
        <w:t>(see</w:t>
      </w:r>
      <w:r w:rsidRPr="00D516D6">
        <w:rPr>
          <w:rFonts w:ascii="Calibri"/>
          <w:spacing w:val="14"/>
          <w:w w:val="105"/>
          <w:sz w:val="18"/>
          <w:lang w:val="en-GB"/>
        </w:rPr>
        <w:t xml:space="preserve"> </w:t>
      </w:r>
      <w:r w:rsidRPr="00D516D6">
        <w:rPr>
          <w:rFonts w:ascii="Calibri"/>
          <w:w w:val="105"/>
          <w:sz w:val="18"/>
          <w:lang w:val="en-GB"/>
        </w:rPr>
        <w:t>test</w:t>
      </w:r>
      <w:r w:rsidRPr="00D516D6">
        <w:rPr>
          <w:rFonts w:ascii="Calibri"/>
          <w:spacing w:val="14"/>
          <w:w w:val="105"/>
          <w:sz w:val="18"/>
          <w:lang w:val="en-GB"/>
        </w:rPr>
        <w:t xml:space="preserve"> </w:t>
      </w:r>
      <w:r w:rsidRPr="00D516D6">
        <w:rPr>
          <w:rFonts w:ascii="Calibri"/>
          <w:w w:val="105"/>
          <w:sz w:val="18"/>
          <w:lang w:val="en-GB"/>
        </w:rPr>
        <w:t>case</w:t>
      </w:r>
      <w:r w:rsidRPr="00D516D6">
        <w:rPr>
          <w:rFonts w:ascii="Calibri"/>
          <w:spacing w:val="14"/>
          <w:w w:val="105"/>
          <w:sz w:val="18"/>
          <w:lang w:val="en-GB"/>
        </w:rPr>
        <w:t xml:space="preserve"> </w:t>
      </w:r>
      <w:r w:rsidRPr="00D516D6">
        <w:rPr>
          <w:rFonts w:ascii="Calibri"/>
          <w:w w:val="105"/>
          <w:sz w:val="18"/>
          <w:lang w:val="en-GB"/>
        </w:rPr>
        <w:t>Table</w:t>
      </w:r>
      <w:r w:rsidRPr="00D516D6">
        <w:rPr>
          <w:rFonts w:ascii="Calibri"/>
          <w:spacing w:val="15"/>
          <w:w w:val="105"/>
          <w:sz w:val="18"/>
          <w:lang w:val="en-GB"/>
        </w:rPr>
        <w:t xml:space="preserve"> </w:t>
      </w:r>
      <w:hyperlink w:anchor="_bookmark27" w:history="1">
        <w:r w:rsidRPr="00D516D6">
          <w:rPr>
            <w:rFonts w:ascii="Calibri"/>
            <w:color w:val="2F4F4F"/>
            <w:spacing w:val="-5"/>
            <w:w w:val="105"/>
            <w:sz w:val="18"/>
            <w:lang w:val="en-GB"/>
          </w:rPr>
          <w:t>17</w:t>
        </w:r>
      </w:hyperlink>
      <w:r w:rsidRPr="00D516D6">
        <w:rPr>
          <w:rFonts w:ascii="Calibri"/>
          <w:spacing w:val="-5"/>
          <w:w w:val="105"/>
          <w:sz w:val="18"/>
          <w:lang w:val="en-GB"/>
        </w:rPr>
        <w:t>)</w:t>
      </w:r>
    </w:p>
    <w:p w14:paraId="291B938F" w14:textId="77777777" w:rsidR="00AF779A" w:rsidRPr="00D516D6" w:rsidRDefault="00E9277B">
      <w:pPr>
        <w:tabs>
          <w:tab w:val="left" w:pos="2323"/>
        </w:tabs>
        <w:spacing w:line="219" w:lineRule="exact"/>
        <w:ind w:left="236"/>
        <w:rPr>
          <w:rFonts w:ascii="Calibri"/>
          <w:sz w:val="18"/>
          <w:lang w:val="en-GB"/>
        </w:rPr>
      </w:pPr>
      <w:r>
        <w:rPr>
          <w:lang w:val="en-GB"/>
        </w:rPr>
        <w:pict w14:anchorId="53D817AD">
          <v:shape id="docshape68" o:spid="_x0000_s1235" alt="" style="position:absolute;left:0;text-align:left;margin-left:38.85pt;margin-top:13.8pt;width:466.6pt;height:.1pt;z-index:-15708160;mso-wrap-edited:f;mso-width-percent:0;mso-height-percent:0;mso-wrap-distance-left:0;mso-wrap-distance-right:0;mso-position-horizontal-relative:page;mso-width-percent:0;mso-height-percent:0" coordsize="9332,1270" path="m,l9331,e" filled="f" strokeweight=".17569mm">
            <v:path arrowok="t" o:connecttype="custom" o:connectlocs="0,0;2147483646,0" o:connectangles="0,0"/>
            <w10:wrap type="topAndBottom" anchorx="page"/>
          </v:shape>
        </w:pict>
      </w:r>
      <w:r w:rsidR="009308E3" w:rsidRPr="00D516D6">
        <w:rPr>
          <w:rFonts w:ascii="Calibri"/>
          <w:b/>
          <w:w w:val="105"/>
          <w:sz w:val="18"/>
          <w:lang w:val="en-GB"/>
        </w:rPr>
        <w:t>Execution</w:t>
      </w:r>
      <w:r w:rsidR="009308E3" w:rsidRPr="00D516D6">
        <w:rPr>
          <w:rFonts w:ascii="Calibri"/>
          <w:b/>
          <w:spacing w:val="11"/>
          <w:w w:val="105"/>
          <w:sz w:val="18"/>
          <w:lang w:val="en-GB"/>
        </w:rPr>
        <w:t xml:space="preserve"> </w:t>
      </w:r>
      <w:r w:rsidR="009308E3" w:rsidRPr="00D516D6">
        <w:rPr>
          <w:rFonts w:ascii="Calibri"/>
          <w:b/>
          <w:spacing w:val="-2"/>
          <w:w w:val="105"/>
          <w:sz w:val="18"/>
          <w:lang w:val="en-GB"/>
        </w:rPr>
        <w:t>Date:</w:t>
      </w:r>
      <w:r w:rsidR="009308E3" w:rsidRPr="00D516D6">
        <w:rPr>
          <w:rFonts w:ascii="Calibri"/>
          <w:b/>
          <w:sz w:val="18"/>
          <w:lang w:val="en-GB"/>
        </w:rPr>
        <w:tab/>
      </w:r>
      <w:r w:rsidR="009308E3" w:rsidRPr="00D516D6">
        <w:rPr>
          <w:rFonts w:ascii="Calibri"/>
          <w:spacing w:val="-2"/>
          <w:w w:val="105"/>
          <w:sz w:val="18"/>
          <w:lang w:val="en-GB"/>
        </w:rPr>
        <w:t>12/12/2022</w:t>
      </w:r>
    </w:p>
    <w:p w14:paraId="21F89670" w14:textId="77777777" w:rsidR="00AF779A" w:rsidRPr="00D516D6" w:rsidRDefault="00E9277B">
      <w:pPr>
        <w:spacing w:before="38" w:after="57"/>
        <w:ind w:right="37"/>
        <w:jc w:val="center"/>
        <w:rPr>
          <w:rFonts w:ascii="Calibri"/>
          <w:b/>
          <w:sz w:val="18"/>
          <w:lang w:val="en-GB"/>
        </w:rPr>
      </w:pPr>
      <w:r w:rsidRPr="00D516D6">
        <w:rPr>
          <w:rFonts w:ascii="Calibri"/>
          <w:b/>
          <w:w w:val="105"/>
          <w:sz w:val="18"/>
          <w:lang w:val="en-GB"/>
        </w:rPr>
        <w:t>Obtained</w:t>
      </w:r>
      <w:r w:rsidRPr="00D516D6">
        <w:rPr>
          <w:rFonts w:ascii="Calibri"/>
          <w:b/>
          <w:spacing w:val="-2"/>
          <w:w w:val="105"/>
          <w:sz w:val="18"/>
          <w:lang w:val="en-GB"/>
        </w:rPr>
        <w:t xml:space="preserve"> Result</w:t>
      </w:r>
    </w:p>
    <w:p w14:paraId="58B01716" w14:textId="77777777" w:rsidR="00AF779A" w:rsidRPr="00D516D6" w:rsidRDefault="00E9277B">
      <w:pPr>
        <w:pStyle w:val="Textoindependiente"/>
        <w:spacing w:line="20" w:lineRule="exact"/>
        <w:ind w:left="116"/>
        <w:rPr>
          <w:rFonts w:ascii="Calibri"/>
          <w:sz w:val="2"/>
          <w:lang w:val="en-GB"/>
        </w:rPr>
      </w:pPr>
      <w:r>
        <w:rPr>
          <w:rFonts w:ascii="Calibri"/>
          <w:sz w:val="2"/>
          <w:lang w:val="en-GB"/>
        </w:rPr>
      </w:r>
      <w:r>
        <w:rPr>
          <w:rFonts w:ascii="Calibri"/>
          <w:sz w:val="2"/>
          <w:lang w:val="en-GB"/>
        </w:rPr>
        <w:pict w14:anchorId="4BCEBFA1">
          <v:group id="docshapegroup69" o:spid="_x0000_s1233" alt="" style="width:466.6pt;height:.5pt;mso-position-horizontal-relative:char;mso-position-vertical-relative:line" coordsize="9332,10">
            <v:line id="_x0000_s1234" alt="" style="position:absolute" from="0,5" to="9332,5" strokeweight=".17569mm"/>
            <w10:anchorlock/>
          </v:group>
        </w:pict>
      </w:r>
    </w:p>
    <w:p w14:paraId="76727D02" w14:textId="77777777" w:rsidR="00AF779A" w:rsidRPr="00D516D6" w:rsidRDefault="00E9277B">
      <w:pPr>
        <w:spacing w:before="22"/>
        <w:ind w:right="36"/>
        <w:jc w:val="center"/>
        <w:rPr>
          <w:rFonts w:ascii="Calibri"/>
          <w:sz w:val="18"/>
          <w:lang w:val="en-GB"/>
        </w:rPr>
      </w:pPr>
      <w:r>
        <w:rPr>
          <w:lang w:val="en-GB"/>
        </w:rPr>
        <w:pict w14:anchorId="4EEFFE96">
          <v:shape id="docshape70" o:spid="_x0000_s1232" alt="" style="position:absolute;left:0;text-align:left;margin-left:38.85pt;margin-top:14.9pt;width:466.6pt;height:.1pt;z-index:-15707136;mso-wrap-edited:f;mso-width-percent:0;mso-height-percent:0;mso-wrap-distance-left:0;mso-wrap-distance-right:0;mso-position-horizontal-relative:page;mso-width-percent:0;mso-height-percent:0" coordsize="9332,1270" path="m,l9331,e" filled="f" strokeweight=".17569mm">
            <v:path arrowok="t" o:connecttype="custom" o:connectlocs="0,0;2147483646,0" o:connectangles="0,0"/>
            <w10:wrap type="topAndBottom" anchorx="page"/>
          </v:shape>
        </w:pict>
      </w:r>
      <w:r w:rsidR="009308E3" w:rsidRPr="00D516D6">
        <w:rPr>
          <w:rFonts w:ascii="Calibri"/>
          <w:sz w:val="18"/>
          <w:lang w:val="en-GB"/>
        </w:rPr>
        <w:t>The</w:t>
      </w:r>
      <w:r w:rsidR="009308E3" w:rsidRPr="00D516D6">
        <w:rPr>
          <w:rFonts w:ascii="Calibri"/>
          <w:spacing w:val="21"/>
          <w:sz w:val="18"/>
          <w:lang w:val="en-GB"/>
        </w:rPr>
        <w:t xml:space="preserve"> </w:t>
      </w:r>
      <w:r w:rsidR="009308E3" w:rsidRPr="00D516D6">
        <w:rPr>
          <w:rFonts w:ascii="Calibri"/>
          <w:sz w:val="18"/>
          <w:lang w:val="en-GB"/>
        </w:rPr>
        <w:t>mobile</w:t>
      </w:r>
      <w:r w:rsidR="009308E3" w:rsidRPr="00D516D6">
        <w:rPr>
          <w:rFonts w:ascii="Calibri"/>
          <w:spacing w:val="23"/>
          <w:sz w:val="18"/>
          <w:lang w:val="en-GB"/>
        </w:rPr>
        <w:t xml:space="preserve"> </w:t>
      </w:r>
      <w:r w:rsidR="009308E3" w:rsidRPr="00D516D6">
        <w:rPr>
          <w:rFonts w:ascii="Calibri"/>
          <w:sz w:val="18"/>
          <w:lang w:val="en-GB"/>
        </w:rPr>
        <w:t>application</w:t>
      </w:r>
      <w:r w:rsidR="009308E3" w:rsidRPr="00D516D6">
        <w:rPr>
          <w:rFonts w:ascii="Calibri"/>
          <w:spacing w:val="21"/>
          <w:sz w:val="18"/>
          <w:lang w:val="en-GB"/>
        </w:rPr>
        <w:t xml:space="preserve"> </w:t>
      </w:r>
      <w:r w:rsidR="009308E3" w:rsidRPr="00D516D6">
        <w:rPr>
          <w:rFonts w:ascii="Calibri"/>
          <w:sz w:val="18"/>
          <w:lang w:val="en-GB"/>
        </w:rPr>
        <w:t>successfully</w:t>
      </w:r>
      <w:r w:rsidR="009308E3" w:rsidRPr="00D516D6">
        <w:rPr>
          <w:rFonts w:ascii="Calibri"/>
          <w:spacing w:val="23"/>
          <w:sz w:val="18"/>
          <w:lang w:val="en-GB"/>
        </w:rPr>
        <w:t xml:space="preserve"> </w:t>
      </w:r>
      <w:r w:rsidR="009308E3" w:rsidRPr="00D516D6">
        <w:rPr>
          <w:rFonts w:ascii="Calibri"/>
          <w:sz w:val="18"/>
          <w:lang w:val="en-GB"/>
        </w:rPr>
        <w:t>logged</w:t>
      </w:r>
      <w:r w:rsidR="009308E3" w:rsidRPr="00D516D6">
        <w:rPr>
          <w:rFonts w:ascii="Calibri"/>
          <w:spacing w:val="23"/>
          <w:sz w:val="18"/>
          <w:lang w:val="en-GB"/>
        </w:rPr>
        <w:t xml:space="preserve"> </w:t>
      </w:r>
      <w:r w:rsidR="009308E3" w:rsidRPr="00D516D6">
        <w:rPr>
          <w:rFonts w:ascii="Calibri"/>
          <w:sz w:val="18"/>
          <w:lang w:val="en-GB"/>
        </w:rPr>
        <w:t>in</w:t>
      </w:r>
      <w:r w:rsidR="009308E3" w:rsidRPr="00D516D6">
        <w:rPr>
          <w:rFonts w:ascii="Calibri"/>
          <w:spacing w:val="22"/>
          <w:sz w:val="18"/>
          <w:lang w:val="en-GB"/>
        </w:rPr>
        <w:t xml:space="preserve"> </w:t>
      </w:r>
      <w:r w:rsidR="009308E3" w:rsidRPr="00D516D6">
        <w:rPr>
          <w:rFonts w:ascii="Calibri"/>
          <w:sz w:val="18"/>
          <w:lang w:val="en-GB"/>
        </w:rPr>
        <w:t>and</w:t>
      </w:r>
      <w:r w:rsidR="009308E3" w:rsidRPr="00D516D6">
        <w:rPr>
          <w:rFonts w:ascii="Calibri"/>
          <w:spacing w:val="22"/>
          <w:sz w:val="18"/>
          <w:lang w:val="en-GB"/>
        </w:rPr>
        <w:t xml:space="preserve"> </w:t>
      </w:r>
      <w:r w:rsidR="009308E3" w:rsidRPr="00D516D6">
        <w:rPr>
          <w:rFonts w:ascii="Calibri"/>
          <w:sz w:val="18"/>
          <w:lang w:val="en-GB"/>
        </w:rPr>
        <w:t>displayed</w:t>
      </w:r>
      <w:r w:rsidR="009308E3" w:rsidRPr="00D516D6">
        <w:rPr>
          <w:rFonts w:ascii="Calibri"/>
          <w:spacing w:val="23"/>
          <w:sz w:val="18"/>
          <w:lang w:val="en-GB"/>
        </w:rPr>
        <w:t xml:space="preserve"> </w:t>
      </w:r>
      <w:r w:rsidR="009308E3" w:rsidRPr="00D516D6">
        <w:rPr>
          <w:rFonts w:ascii="Calibri"/>
          <w:sz w:val="18"/>
          <w:lang w:val="en-GB"/>
        </w:rPr>
        <w:t>the</w:t>
      </w:r>
      <w:r w:rsidR="009308E3" w:rsidRPr="00D516D6">
        <w:rPr>
          <w:rFonts w:ascii="Calibri"/>
          <w:spacing w:val="22"/>
          <w:sz w:val="18"/>
          <w:lang w:val="en-GB"/>
        </w:rPr>
        <w:t xml:space="preserve"> </w:t>
      </w:r>
      <w:r w:rsidR="009308E3" w:rsidRPr="00D516D6">
        <w:rPr>
          <w:rFonts w:ascii="Calibri"/>
          <w:sz w:val="18"/>
          <w:lang w:val="en-GB"/>
        </w:rPr>
        <w:t>main</w:t>
      </w:r>
      <w:r w:rsidR="009308E3" w:rsidRPr="00D516D6">
        <w:rPr>
          <w:rFonts w:ascii="Calibri"/>
          <w:spacing w:val="23"/>
          <w:sz w:val="18"/>
          <w:lang w:val="en-GB"/>
        </w:rPr>
        <w:t xml:space="preserve"> </w:t>
      </w:r>
      <w:r w:rsidR="009308E3" w:rsidRPr="00D516D6">
        <w:rPr>
          <w:rFonts w:ascii="Calibri"/>
          <w:spacing w:val="-2"/>
          <w:sz w:val="18"/>
          <w:lang w:val="en-GB"/>
        </w:rPr>
        <w:t>menu.</w:t>
      </w:r>
    </w:p>
    <w:p w14:paraId="2132A3A6" w14:textId="77777777" w:rsidR="00AF779A" w:rsidRPr="00D516D6" w:rsidRDefault="00E9277B">
      <w:pPr>
        <w:spacing w:before="38" w:after="57"/>
        <w:ind w:right="37"/>
        <w:jc w:val="center"/>
        <w:rPr>
          <w:rFonts w:ascii="Calibri"/>
          <w:b/>
          <w:sz w:val="18"/>
          <w:lang w:val="en-GB"/>
        </w:rPr>
      </w:pPr>
      <w:r w:rsidRPr="00D516D6">
        <w:rPr>
          <w:rFonts w:ascii="Calibri"/>
          <w:b/>
          <w:spacing w:val="-2"/>
          <w:sz w:val="18"/>
          <w:lang w:val="en-GB"/>
        </w:rPr>
        <w:t>Observations</w:t>
      </w:r>
    </w:p>
    <w:p w14:paraId="2EBCDCC4" w14:textId="77777777" w:rsidR="00AF779A" w:rsidRPr="00D516D6" w:rsidRDefault="00E9277B">
      <w:pPr>
        <w:pStyle w:val="Textoindependiente"/>
        <w:spacing w:line="20" w:lineRule="exact"/>
        <w:ind w:left="116"/>
        <w:rPr>
          <w:rFonts w:ascii="Calibri"/>
          <w:sz w:val="2"/>
          <w:lang w:val="en-GB"/>
        </w:rPr>
      </w:pPr>
      <w:r>
        <w:rPr>
          <w:rFonts w:ascii="Calibri"/>
          <w:sz w:val="2"/>
          <w:lang w:val="en-GB"/>
        </w:rPr>
      </w:r>
      <w:r>
        <w:rPr>
          <w:rFonts w:ascii="Calibri"/>
          <w:sz w:val="2"/>
          <w:lang w:val="en-GB"/>
        </w:rPr>
        <w:pict w14:anchorId="6C0A2DAC">
          <v:group id="docshapegroup71" o:spid="_x0000_s1230" alt="" style="width:466.6pt;height:.5pt;mso-position-horizontal-relative:char;mso-position-vertical-relative:line" coordsize="9332,10">
            <v:line id="_x0000_s1231" alt="" style="position:absolute" from="0,5" to="9332,5" strokeweight=".17569mm"/>
            <w10:anchorlock/>
          </v:group>
        </w:pict>
      </w:r>
    </w:p>
    <w:p w14:paraId="1E6E0D4B" w14:textId="77777777" w:rsidR="00AF779A" w:rsidRPr="00D516D6" w:rsidRDefault="00E9277B">
      <w:pPr>
        <w:spacing w:before="22"/>
        <w:ind w:right="38"/>
        <w:jc w:val="center"/>
        <w:rPr>
          <w:rFonts w:ascii="Calibri"/>
          <w:sz w:val="18"/>
          <w:lang w:val="en-GB"/>
        </w:rPr>
      </w:pPr>
      <w:r>
        <w:rPr>
          <w:lang w:val="en-GB"/>
        </w:rPr>
        <w:pict w14:anchorId="4D2505E0">
          <v:shape id="docshape72" o:spid="_x0000_s1229" alt="" style="position:absolute;left:0;text-align:left;margin-left:38.85pt;margin-top:15.05pt;width:466.6pt;height:.1pt;z-index:-15706112;mso-wrap-edited:f;mso-width-percent:0;mso-height-percent:0;mso-wrap-distance-left:0;mso-wrap-distance-right:0;mso-position-horizontal-relative:page;mso-width-percent:0;mso-height-percent:0" coordsize="9332,1270" path="m,l9331,e" filled="f" strokeweight=".28117mm">
            <v:path arrowok="t" o:connecttype="custom" o:connectlocs="0,0;2147483646,0" o:connectangles="0,0"/>
            <w10:wrap type="topAndBottom" anchorx="page"/>
          </v:shape>
        </w:pict>
      </w:r>
      <w:r w:rsidR="009308E3" w:rsidRPr="00D516D6">
        <w:rPr>
          <w:rFonts w:ascii="Calibri"/>
          <w:sz w:val="18"/>
          <w:lang w:val="en-GB"/>
        </w:rPr>
        <w:t>Use</w:t>
      </w:r>
      <w:r w:rsidR="009308E3" w:rsidRPr="00D516D6">
        <w:rPr>
          <w:rFonts w:ascii="Calibri"/>
          <w:spacing w:val="19"/>
          <w:sz w:val="18"/>
          <w:lang w:val="en-GB"/>
        </w:rPr>
        <w:t xml:space="preserve"> </w:t>
      </w:r>
      <w:r w:rsidR="009308E3" w:rsidRPr="00D516D6">
        <w:rPr>
          <w:rFonts w:ascii="Calibri"/>
          <w:sz w:val="18"/>
          <w:lang w:val="en-GB"/>
        </w:rPr>
        <w:t>a</w:t>
      </w:r>
      <w:r w:rsidR="009308E3" w:rsidRPr="00D516D6">
        <w:rPr>
          <w:rFonts w:ascii="Calibri"/>
          <w:spacing w:val="21"/>
          <w:sz w:val="18"/>
          <w:lang w:val="en-GB"/>
        </w:rPr>
        <w:t xml:space="preserve"> </w:t>
      </w:r>
      <w:r w:rsidR="009308E3" w:rsidRPr="00D516D6">
        <w:rPr>
          <w:rFonts w:ascii="Calibri"/>
          <w:sz w:val="18"/>
          <w:lang w:val="en-GB"/>
        </w:rPr>
        <w:t>progress</w:t>
      </w:r>
      <w:r w:rsidR="009308E3" w:rsidRPr="00D516D6">
        <w:rPr>
          <w:rFonts w:ascii="Calibri"/>
          <w:spacing w:val="20"/>
          <w:sz w:val="18"/>
          <w:lang w:val="en-GB"/>
        </w:rPr>
        <w:t xml:space="preserve"> </w:t>
      </w:r>
      <w:r w:rsidR="009308E3" w:rsidRPr="00D516D6">
        <w:rPr>
          <w:rFonts w:ascii="Calibri"/>
          <w:sz w:val="18"/>
          <w:lang w:val="en-GB"/>
        </w:rPr>
        <w:t>bar</w:t>
      </w:r>
      <w:r w:rsidR="009308E3" w:rsidRPr="00D516D6">
        <w:rPr>
          <w:rFonts w:ascii="Calibri"/>
          <w:spacing w:val="21"/>
          <w:sz w:val="18"/>
          <w:lang w:val="en-GB"/>
        </w:rPr>
        <w:t xml:space="preserve"> </w:t>
      </w:r>
      <w:r w:rsidR="009308E3" w:rsidRPr="00D516D6">
        <w:rPr>
          <w:rFonts w:ascii="Calibri"/>
          <w:sz w:val="18"/>
          <w:lang w:val="en-GB"/>
        </w:rPr>
        <w:t>while</w:t>
      </w:r>
      <w:r w:rsidR="009308E3" w:rsidRPr="00D516D6">
        <w:rPr>
          <w:rFonts w:ascii="Calibri"/>
          <w:spacing w:val="20"/>
          <w:sz w:val="18"/>
          <w:lang w:val="en-GB"/>
        </w:rPr>
        <w:t xml:space="preserve"> </w:t>
      </w:r>
      <w:r w:rsidR="009308E3" w:rsidRPr="00D516D6">
        <w:rPr>
          <w:rFonts w:ascii="Calibri"/>
          <w:sz w:val="18"/>
          <w:lang w:val="en-GB"/>
        </w:rPr>
        <w:t>validating</w:t>
      </w:r>
      <w:r w:rsidR="009308E3" w:rsidRPr="00D516D6">
        <w:rPr>
          <w:rFonts w:ascii="Calibri"/>
          <w:spacing w:val="20"/>
          <w:sz w:val="18"/>
          <w:lang w:val="en-GB"/>
        </w:rPr>
        <w:t xml:space="preserve"> </w:t>
      </w:r>
      <w:r w:rsidR="009308E3" w:rsidRPr="00D516D6">
        <w:rPr>
          <w:rFonts w:ascii="Calibri"/>
          <w:sz w:val="18"/>
          <w:lang w:val="en-GB"/>
        </w:rPr>
        <w:t>login</w:t>
      </w:r>
      <w:r w:rsidR="009308E3" w:rsidRPr="00D516D6">
        <w:rPr>
          <w:rFonts w:ascii="Calibri"/>
          <w:spacing w:val="21"/>
          <w:sz w:val="18"/>
          <w:lang w:val="en-GB"/>
        </w:rPr>
        <w:t xml:space="preserve"> </w:t>
      </w:r>
      <w:r w:rsidR="009308E3" w:rsidRPr="00D516D6">
        <w:rPr>
          <w:rFonts w:ascii="Calibri"/>
          <w:spacing w:val="-2"/>
          <w:sz w:val="18"/>
          <w:lang w:val="en-GB"/>
        </w:rPr>
        <w:t>credentials.</w:t>
      </w:r>
    </w:p>
    <w:p w14:paraId="7F00B1A9" w14:textId="77777777" w:rsidR="00AF779A" w:rsidRPr="00D516D6" w:rsidRDefault="00AF779A">
      <w:pPr>
        <w:pStyle w:val="Textoindependiente"/>
        <w:rPr>
          <w:rFonts w:ascii="Calibri"/>
          <w:sz w:val="24"/>
          <w:lang w:val="en-GB"/>
        </w:rPr>
      </w:pPr>
    </w:p>
    <w:p w14:paraId="58ACA22B" w14:textId="77777777" w:rsidR="00AF779A" w:rsidRPr="00D516D6" w:rsidRDefault="00E9277B">
      <w:pPr>
        <w:pStyle w:val="Textoindependiente"/>
        <w:spacing w:before="101" w:line="244" w:lineRule="auto"/>
        <w:ind w:left="116"/>
        <w:rPr>
          <w:lang w:val="en-GB"/>
        </w:rPr>
      </w:pPr>
      <w:r w:rsidRPr="00D516D6">
        <w:rPr>
          <w:w w:val="95"/>
          <w:lang w:val="en-GB"/>
        </w:rPr>
        <w:t>the software was generated, both automatically and manually, it was verified to pass all the corresponding tests. In summary,</w:t>
      </w:r>
      <w:r w:rsidRPr="00D516D6">
        <w:rPr>
          <w:spacing w:val="-1"/>
          <w:w w:val="95"/>
          <w:lang w:val="en-GB"/>
        </w:rPr>
        <w:t xml:space="preserve"> </w:t>
      </w:r>
      <w:r w:rsidRPr="00D516D6">
        <w:rPr>
          <w:w w:val="95"/>
          <w:lang w:val="en-GB"/>
        </w:rPr>
        <w:t>at</w:t>
      </w:r>
      <w:r w:rsidRPr="00D516D6">
        <w:rPr>
          <w:spacing w:val="-1"/>
          <w:w w:val="95"/>
          <w:lang w:val="en-GB"/>
        </w:rPr>
        <w:t xml:space="preserve"> </w:t>
      </w:r>
      <w:r w:rsidRPr="00D516D6">
        <w:rPr>
          <w:w w:val="95"/>
          <w:lang w:val="en-GB"/>
        </w:rPr>
        <w:t>this</w:t>
      </w:r>
      <w:r w:rsidRPr="00D516D6">
        <w:rPr>
          <w:spacing w:val="-1"/>
          <w:w w:val="95"/>
          <w:lang w:val="en-GB"/>
        </w:rPr>
        <w:t xml:space="preserve"> </w:t>
      </w:r>
      <w:r w:rsidRPr="00D516D6">
        <w:rPr>
          <w:w w:val="95"/>
          <w:lang w:val="en-GB"/>
        </w:rPr>
        <w:t>stage,</w:t>
      </w:r>
      <w:r w:rsidRPr="00D516D6">
        <w:rPr>
          <w:spacing w:val="-1"/>
          <w:w w:val="95"/>
          <w:lang w:val="en-GB"/>
        </w:rPr>
        <w:t xml:space="preserve"> </w:t>
      </w:r>
      <w:r w:rsidRPr="00D516D6">
        <w:rPr>
          <w:w w:val="95"/>
          <w:lang w:val="en-GB"/>
        </w:rPr>
        <w:t>a</w:t>
      </w:r>
      <w:r w:rsidRPr="00D516D6">
        <w:rPr>
          <w:spacing w:val="-1"/>
          <w:w w:val="95"/>
          <w:lang w:val="en-GB"/>
        </w:rPr>
        <w:t xml:space="preserve"> </w:t>
      </w:r>
      <w:r w:rsidRPr="00D516D6">
        <w:rPr>
          <w:w w:val="95"/>
          <w:lang w:val="en-GB"/>
        </w:rPr>
        <w:t>version</w:t>
      </w:r>
      <w:r w:rsidRPr="00D516D6">
        <w:rPr>
          <w:spacing w:val="-1"/>
          <w:w w:val="95"/>
          <w:lang w:val="en-GB"/>
        </w:rPr>
        <w:t xml:space="preserve"> </w:t>
      </w:r>
      <w:r w:rsidRPr="00D516D6">
        <w:rPr>
          <w:w w:val="95"/>
          <w:lang w:val="en-GB"/>
        </w:rPr>
        <w:t>of</w:t>
      </w:r>
      <w:r w:rsidRPr="00D516D6">
        <w:rPr>
          <w:spacing w:val="-1"/>
          <w:w w:val="95"/>
          <w:lang w:val="en-GB"/>
        </w:rPr>
        <w:t xml:space="preserve"> </w:t>
      </w:r>
      <w:r w:rsidRPr="00D516D6">
        <w:rPr>
          <w:w w:val="95"/>
          <w:lang w:val="en-GB"/>
        </w:rPr>
        <w:t>the</w:t>
      </w:r>
      <w:r w:rsidRPr="00D516D6">
        <w:rPr>
          <w:spacing w:val="-1"/>
          <w:w w:val="95"/>
          <w:lang w:val="en-GB"/>
        </w:rPr>
        <w:t xml:space="preserve"> </w:t>
      </w:r>
      <w:r w:rsidRPr="00D516D6">
        <w:rPr>
          <w:w w:val="95"/>
          <w:lang w:val="en-GB"/>
        </w:rPr>
        <w:t>software</w:t>
      </w:r>
      <w:r w:rsidRPr="00D516D6">
        <w:rPr>
          <w:spacing w:val="-1"/>
          <w:w w:val="95"/>
          <w:lang w:val="en-GB"/>
        </w:rPr>
        <w:t xml:space="preserve"> </w:t>
      </w:r>
      <w:r w:rsidRPr="00D516D6">
        <w:rPr>
          <w:w w:val="95"/>
          <w:lang w:val="en-GB"/>
        </w:rPr>
        <w:t>was</w:t>
      </w:r>
      <w:r w:rsidRPr="00D516D6">
        <w:rPr>
          <w:spacing w:val="-1"/>
          <w:w w:val="95"/>
          <w:lang w:val="en-GB"/>
        </w:rPr>
        <w:t xml:space="preserve"> </w:t>
      </w:r>
      <w:r w:rsidRPr="00D516D6">
        <w:rPr>
          <w:w w:val="95"/>
          <w:lang w:val="en-GB"/>
        </w:rPr>
        <w:t>obtained</w:t>
      </w:r>
      <w:r w:rsidRPr="00D516D6">
        <w:rPr>
          <w:spacing w:val="-1"/>
          <w:w w:val="95"/>
          <w:lang w:val="en-GB"/>
        </w:rPr>
        <w:t xml:space="preserve"> </w:t>
      </w:r>
      <w:r w:rsidRPr="00D516D6">
        <w:rPr>
          <w:w w:val="95"/>
          <w:lang w:val="en-GB"/>
        </w:rPr>
        <w:t>for</w:t>
      </w:r>
      <w:r w:rsidRPr="00D516D6">
        <w:rPr>
          <w:spacing w:val="-1"/>
          <w:w w:val="95"/>
          <w:lang w:val="en-GB"/>
        </w:rPr>
        <w:t xml:space="preserve"> </w:t>
      </w:r>
      <w:r w:rsidRPr="00D516D6">
        <w:rPr>
          <w:w w:val="95"/>
          <w:lang w:val="en-GB"/>
        </w:rPr>
        <w:t>each</w:t>
      </w:r>
      <w:r w:rsidRPr="00D516D6">
        <w:rPr>
          <w:spacing w:val="-1"/>
          <w:w w:val="95"/>
          <w:lang w:val="en-GB"/>
        </w:rPr>
        <w:t xml:space="preserve"> </w:t>
      </w:r>
      <w:r w:rsidRPr="00D516D6">
        <w:rPr>
          <w:w w:val="95"/>
          <w:lang w:val="en-GB"/>
        </w:rPr>
        <w:t>deliverable,</w:t>
      </w:r>
      <w:r w:rsidRPr="00D516D6">
        <w:rPr>
          <w:spacing w:val="-1"/>
          <w:w w:val="95"/>
          <w:lang w:val="en-GB"/>
        </w:rPr>
        <w:t xml:space="preserve"> </w:t>
      </w:r>
      <w:r w:rsidRPr="00D516D6">
        <w:rPr>
          <w:w w:val="95"/>
          <w:lang w:val="en-GB"/>
        </w:rPr>
        <w:t>tested</w:t>
      </w:r>
      <w:r w:rsidRPr="00D516D6">
        <w:rPr>
          <w:spacing w:val="-1"/>
          <w:w w:val="95"/>
          <w:lang w:val="en-GB"/>
        </w:rPr>
        <w:t xml:space="preserve"> </w:t>
      </w:r>
      <w:r w:rsidRPr="00D516D6">
        <w:rPr>
          <w:w w:val="95"/>
          <w:lang w:val="en-GB"/>
        </w:rPr>
        <w:t>and</w:t>
      </w:r>
      <w:r w:rsidRPr="00D516D6">
        <w:rPr>
          <w:spacing w:val="-1"/>
          <w:w w:val="95"/>
          <w:lang w:val="en-GB"/>
        </w:rPr>
        <w:t xml:space="preserve"> </w:t>
      </w:r>
      <w:r w:rsidRPr="00D516D6">
        <w:rPr>
          <w:w w:val="95"/>
          <w:lang w:val="en-GB"/>
        </w:rPr>
        <w:t>functioning.</w:t>
      </w:r>
    </w:p>
    <w:p w14:paraId="71D63C89" w14:textId="77777777" w:rsidR="00AF779A" w:rsidRPr="00D516D6" w:rsidRDefault="00E9277B">
      <w:pPr>
        <w:pStyle w:val="Textoindependiente"/>
        <w:spacing w:line="244" w:lineRule="auto"/>
        <w:ind w:left="116" w:right="154" w:firstLine="298"/>
        <w:jc w:val="both"/>
        <w:rPr>
          <w:lang w:val="en-GB"/>
        </w:rPr>
      </w:pPr>
      <w:r w:rsidRPr="00D516D6">
        <w:rPr>
          <w:w w:val="95"/>
          <w:lang w:val="en-GB"/>
        </w:rPr>
        <w:t>Figure</w:t>
      </w:r>
      <w:r w:rsidRPr="00D516D6">
        <w:rPr>
          <w:spacing w:val="-5"/>
          <w:w w:val="95"/>
          <w:lang w:val="en-GB"/>
        </w:rPr>
        <w:t xml:space="preserve"> </w:t>
      </w:r>
      <w:hyperlink w:anchor="_bookmark24" w:history="1">
        <w:r w:rsidRPr="00D516D6">
          <w:rPr>
            <w:color w:val="2F4F4F"/>
            <w:w w:val="95"/>
            <w:lang w:val="en-GB"/>
          </w:rPr>
          <w:t>8</w:t>
        </w:r>
      </w:hyperlink>
      <w:r w:rsidRPr="00D516D6">
        <w:rPr>
          <w:color w:val="2F4F4F"/>
          <w:spacing w:val="-5"/>
          <w:w w:val="95"/>
          <w:lang w:val="en-GB"/>
        </w:rPr>
        <w:t xml:space="preserve"> </w:t>
      </w:r>
      <w:r w:rsidRPr="00D516D6">
        <w:rPr>
          <w:w w:val="95"/>
          <w:lang w:val="en-GB"/>
        </w:rPr>
        <w:t>shows</w:t>
      </w:r>
      <w:r w:rsidRPr="00D516D6">
        <w:rPr>
          <w:spacing w:val="-5"/>
          <w:w w:val="95"/>
          <w:lang w:val="en-GB"/>
        </w:rPr>
        <w:t xml:space="preserve"> </w:t>
      </w:r>
      <w:r w:rsidRPr="00D516D6">
        <w:rPr>
          <w:w w:val="95"/>
          <w:lang w:val="en-GB"/>
        </w:rPr>
        <w:t>the</w:t>
      </w:r>
      <w:r w:rsidRPr="00D516D6">
        <w:rPr>
          <w:spacing w:val="-5"/>
          <w:w w:val="95"/>
          <w:lang w:val="en-GB"/>
        </w:rPr>
        <w:t xml:space="preserve"> </w:t>
      </w:r>
      <w:r w:rsidRPr="00D516D6">
        <w:rPr>
          <w:w w:val="95"/>
          <w:lang w:val="en-GB"/>
        </w:rPr>
        <w:t>project</w:t>
      </w:r>
      <w:r w:rsidRPr="00D516D6">
        <w:rPr>
          <w:spacing w:val="-5"/>
          <w:w w:val="95"/>
          <w:lang w:val="en-GB"/>
        </w:rPr>
        <w:t xml:space="preserve"> </w:t>
      </w:r>
      <w:r w:rsidRPr="00D516D6">
        <w:rPr>
          <w:w w:val="95"/>
          <w:lang w:val="en-GB"/>
        </w:rPr>
        <w:t>structure</w:t>
      </w:r>
      <w:r w:rsidRPr="00D516D6">
        <w:rPr>
          <w:spacing w:val="-5"/>
          <w:w w:val="95"/>
          <w:lang w:val="en-GB"/>
        </w:rPr>
        <w:t xml:space="preserve"> </w:t>
      </w:r>
      <w:r w:rsidRPr="00D516D6">
        <w:rPr>
          <w:w w:val="95"/>
          <w:lang w:val="en-GB"/>
        </w:rPr>
        <w:t>of</w:t>
      </w:r>
      <w:r w:rsidRPr="00D516D6">
        <w:rPr>
          <w:spacing w:val="-5"/>
          <w:w w:val="95"/>
          <w:lang w:val="en-GB"/>
        </w:rPr>
        <w:t xml:space="preserve"> </w:t>
      </w:r>
      <w:r w:rsidRPr="00D516D6">
        <w:rPr>
          <w:w w:val="95"/>
          <w:lang w:val="en-GB"/>
        </w:rPr>
        <w:t>the</w:t>
      </w:r>
      <w:r w:rsidRPr="00D516D6">
        <w:rPr>
          <w:spacing w:val="-5"/>
          <w:w w:val="95"/>
          <w:lang w:val="en-GB"/>
        </w:rPr>
        <w:t xml:space="preserve"> </w:t>
      </w:r>
      <w:r w:rsidRPr="00D516D6">
        <w:rPr>
          <w:w w:val="95"/>
          <w:lang w:val="en-GB"/>
        </w:rPr>
        <w:t>mobile</w:t>
      </w:r>
      <w:r w:rsidRPr="00D516D6">
        <w:rPr>
          <w:spacing w:val="-5"/>
          <w:w w:val="95"/>
          <w:lang w:val="en-GB"/>
        </w:rPr>
        <w:t xml:space="preserve"> </w:t>
      </w:r>
      <w:r w:rsidRPr="00D516D6">
        <w:rPr>
          <w:w w:val="95"/>
          <w:lang w:val="en-GB"/>
        </w:rPr>
        <w:t>application</w:t>
      </w:r>
      <w:r w:rsidRPr="00D516D6">
        <w:rPr>
          <w:spacing w:val="-5"/>
          <w:w w:val="95"/>
          <w:lang w:val="en-GB"/>
        </w:rPr>
        <w:t xml:space="preserve"> </w:t>
      </w:r>
      <w:r w:rsidRPr="00D516D6">
        <w:rPr>
          <w:w w:val="95"/>
          <w:lang w:val="en-GB"/>
        </w:rPr>
        <w:t>using</w:t>
      </w:r>
      <w:r w:rsidRPr="00D516D6">
        <w:rPr>
          <w:spacing w:val="-5"/>
          <w:w w:val="95"/>
          <w:lang w:val="en-GB"/>
        </w:rPr>
        <w:t xml:space="preserve"> </w:t>
      </w:r>
      <w:r w:rsidRPr="00D516D6">
        <w:rPr>
          <w:w w:val="95"/>
          <w:lang w:val="en-GB"/>
        </w:rPr>
        <w:t>the</w:t>
      </w:r>
      <w:r w:rsidRPr="00D516D6">
        <w:rPr>
          <w:spacing w:val="-5"/>
          <w:w w:val="95"/>
          <w:lang w:val="en-GB"/>
        </w:rPr>
        <w:t xml:space="preserve"> </w:t>
      </w:r>
      <w:r w:rsidRPr="00D516D6">
        <w:rPr>
          <w:w w:val="95"/>
          <w:lang w:val="en-GB"/>
        </w:rPr>
        <w:t>Android</w:t>
      </w:r>
      <w:r w:rsidRPr="00D516D6">
        <w:rPr>
          <w:spacing w:val="-5"/>
          <w:w w:val="95"/>
          <w:lang w:val="en-GB"/>
        </w:rPr>
        <w:t xml:space="preserve"> </w:t>
      </w:r>
      <w:r w:rsidRPr="00D516D6">
        <w:rPr>
          <w:w w:val="95"/>
          <w:lang w:val="en-GB"/>
        </w:rPr>
        <w:t>Studio</w:t>
      </w:r>
      <w:r w:rsidRPr="00D516D6">
        <w:rPr>
          <w:spacing w:val="-5"/>
          <w:w w:val="95"/>
          <w:lang w:val="en-GB"/>
        </w:rPr>
        <w:t xml:space="preserve"> </w:t>
      </w:r>
      <w:r w:rsidRPr="00D516D6">
        <w:rPr>
          <w:w w:val="95"/>
          <w:lang w:val="en-GB"/>
        </w:rPr>
        <w:t>IDE,</w:t>
      </w:r>
      <w:r w:rsidRPr="00D516D6">
        <w:rPr>
          <w:spacing w:val="-5"/>
          <w:w w:val="95"/>
          <w:lang w:val="en-GB"/>
        </w:rPr>
        <w:t xml:space="preserve"> </w:t>
      </w:r>
      <w:r w:rsidRPr="00D516D6">
        <w:rPr>
          <w:w w:val="95"/>
          <w:lang w:val="en-GB"/>
        </w:rPr>
        <w:t>version</w:t>
      </w:r>
      <w:r w:rsidRPr="00D516D6">
        <w:rPr>
          <w:spacing w:val="-5"/>
          <w:w w:val="95"/>
          <w:lang w:val="en-GB"/>
        </w:rPr>
        <w:t xml:space="preserve"> </w:t>
      </w:r>
      <w:r w:rsidRPr="00D516D6">
        <w:rPr>
          <w:w w:val="95"/>
          <w:lang w:val="en-GB"/>
        </w:rPr>
        <w:t>2021.2.1</w:t>
      </w:r>
      <w:r w:rsidRPr="00D516D6">
        <w:rPr>
          <w:spacing w:val="-5"/>
          <w:w w:val="95"/>
          <w:lang w:val="en-GB"/>
        </w:rPr>
        <w:t xml:space="preserve"> </w:t>
      </w:r>
      <w:r w:rsidRPr="00D516D6">
        <w:rPr>
          <w:w w:val="95"/>
          <w:lang w:val="en-GB"/>
        </w:rPr>
        <w:t xml:space="preserve">by </w:t>
      </w:r>
      <w:r w:rsidRPr="00D516D6">
        <w:rPr>
          <w:lang w:val="en-GB"/>
        </w:rPr>
        <w:t xml:space="preserve">Google LLC </w:t>
      </w:r>
      <w:hyperlink w:anchor="_bookmark95" w:history="1">
        <w:r w:rsidRPr="00D516D6">
          <w:rPr>
            <w:color w:val="2F4F4F"/>
            <w:lang w:val="en-GB"/>
          </w:rPr>
          <w:t>Studio</w:t>
        </w:r>
      </w:hyperlink>
      <w:r w:rsidRPr="00D516D6">
        <w:rPr>
          <w:color w:val="2F4F4F"/>
          <w:lang w:val="en-GB"/>
        </w:rPr>
        <w:t xml:space="preserve"> </w:t>
      </w:r>
      <w:r w:rsidRPr="00D516D6">
        <w:rPr>
          <w:lang w:val="en-GB"/>
        </w:rPr>
        <w:t>(</w:t>
      </w:r>
      <w:hyperlink w:anchor="_bookmark95" w:history="1">
        <w:r w:rsidRPr="00D516D6">
          <w:rPr>
            <w:color w:val="2F4F4F"/>
            <w:lang w:val="en-GB"/>
          </w:rPr>
          <w:t>2021</w:t>
        </w:r>
      </w:hyperlink>
      <w:r w:rsidRPr="00D516D6">
        <w:rPr>
          <w:lang w:val="en-GB"/>
        </w:rPr>
        <w:t>).</w:t>
      </w:r>
    </w:p>
    <w:p w14:paraId="42DD49B5" w14:textId="77777777" w:rsidR="00AF779A" w:rsidRPr="00D516D6" w:rsidRDefault="00E9277B">
      <w:pPr>
        <w:pStyle w:val="Ttulo2"/>
        <w:numPr>
          <w:ilvl w:val="1"/>
          <w:numId w:val="15"/>
        </w:numPr>
        <w:tabs>
          <w:tab w:val="left" w:pos="556"/>
        </w:tabs>
        <w:spacing w:before="197"/>
        <w:ind w:hanging="440"/>
        <w:rPr>
          <w:lang w:val="en-GB"/>
        </w:rPr>
      </w:pPr>
      <w:r w:rsidRPr="00D516D6">
        <w:rPr>
          <w:lang w:val="en-GB"/>
        </w:rPr>
        <w:t>Model</w:t>
      </w:r>
      <w:r w:rsidRPr="00D516D6">
        <w:rPr>
          <w:spacing w:val="-7"/>
          <w:lang w:val="en-GB"/>
        </w:rPr>
        <w:t xml:space="preserve"> </w:t>
      </w:r>
      <w:r w:rsidRPr="00D516D6">
        <w:rPr>
          <w:spacing w:val="-2"/>
          <w:lang w:val="en-GB"/>
        </w:rPr>
        <w:t>Refinement</w:t>
      </w:r>
    </w:p>
    <w:p w14:paraId="3E617AFF" w14:textId="77777777" w:rsidR="00AF779A" w:rsidRPr="00D516D6" w:rsidRDefault="00E9277B">
      <w:pPr>
        <w:pStyle w:val="Textoindependiente"/>
        <w:spacing w:before="4" w:line="244" w:lineRule="auto"/>
        <w:ind w:left="116" w:right="154" w:firstLine="298"/>
        <w:jc w:val="both"/>
        <w:rPr>
          <w:lang w:val="en-GB"/>
        </w:rPr>
      </w:pPr>
      <w:r w:rsidRPr="00D516D6">
        <w:rPr>
          <w:w w:val="90"/>
          <w:lang w:val="en-GB"/>
        </w:rPr>
        <w:t>This stage is important when the requirements are unclear at the beginning of the development and become more</w:t>
      </w:r>
      <w:r w:rsidRPr="00D516D6">
        <w:rPr>
          <w:w w:val="95"/>
          <w:lang w:val="en-GB"/>
        </w:rPr>
        <w:t xml:space="preserve"> specific as the project lifecycle progresses. In this </w:t>
      </w:r>
      <w:r w:rsidRPr="00D516D6">
        <w:rPr>
          <w:w w:val="95"/>
          <w:lang w:val="en-GB"/>
        </w:rPr>
        <w:t xml:space="preserve">refinement stage, improved versions of the system models were </w:t>
      </w:r>
      <w:r w:rsidRPr="00D516D6">
        <w:rPr>
          <w:w w:val="90"/>
          <w:lang w:val="en-GB"/>
        </w:rPr>
        <w:t>obtained for each deliverable, providing a more comprehensive solution. In the present project, the initial UML models</w:t>
      </w:r>
      <w:r w:rsidRPr="00D516D6">
        <w:rPr>
          <w:w w:val="95"/>
          <w:lang w:val="en-GB"/>
        </w:rPr>
        <w:t xml:space="preserve"> were</w:t>
      </w:r>
      <w:r w:rsidRPr="00D516D6">
        <w:rPr>
          <w:spacing w:val="11"/>
          <w:lang w:val="en-GB"/>
        </w:rPr>
        <w:t xml:space="preserve"> </w:t>
      </w:r>
      <w:r w:rsidRPr="00D516D6">
        <w:rPr>
          <w:w w:val="95"/>
          <w:lang w:val="en-GB"/>
        </w:rPr>
        <w:t>updated</w:t>
      </w:r>
      <w:r w:rsidRPr="00D516D6">
        <w:rPr>
          <w:spacing w:val="11"/>
          <w:lang w:val="en-GB"/>
        </w:rPr>
        <w:t xml:space="preserve"> </w:t>
      </w:r>
      <w:r w:rsidRPr="00D516D6">
        <w:rPr>
          <w:w w:val="95"/>
          <w:lang w:val="en-GB"/>
        </w:rPr>
        <w:t>through</w:t>
      </w:r>
      <w:r w:rsidRPr="00D516D6">
        <w:rPr>
          <w:spacing w:val="12"/>
          <w:lang w:val="en-GB"/>
        </w:rPr>
        <w:t xml:space="preserve"> </w:t>
      </w:r>
      <w:r w:rsidRPr="00D516D6">
        <w:rPr>
          <w:w w:val="95"/>
          <w:lang w:val="en-GB"/>
        </w:rPr>
        <w:t>the</w:t>
      </w:r>
      <w:r w:rsidRPr="00D516D6">
        <w:rPr>
          <w:spacing w:val="11"/>
          <w:lang w:val="en-GB"/>
        </w:rPr>
        <w:t xml:space="preserve"> </w:t>
      </w:r>
      <w:r w:rsidRPr="00D516D6">
        <w:rPr>
          <w:w w:val="95"/>
          <w:lang w:val="en-GB"/>
        </w:rPr>
        <w:t>specification</w:t>
      </w:r>
      <w:r w:rsidRPr="00D516D6">
        <w:rPr>
          <w:spacing w:val="12"/>
          <w:lang w:val="en-GB"/>
        </w:rPr>
        <w:t xml:space="preserve"> </w:t>
      </w:r>
      <w:r w:rsidRPr="00D516D6">
        <w:rPr>
          <w:w w:val="95"/>
          <w:lang w:val="en-GB"/>
        </w:rPr>
        <w:t>of</w:t>
      </w:r>
      <w:r w:rsidRPr="00D516D6">
        <w:rPr>
          <w:spacing w:val="11"/>
          <w:lang w:val="en-GB"/>
        </w:rPr>
        <w:t xml:space="preserve"> </w:t>
      </w:r>
      <w:r w:rsidRPr="00D516D6">
        <w:rPr>
          <w:w w:val="95"/>
          <w:lang w:val="en-GB"/>
        </w:rPr>
        <w:t>the</w:t>
      </w:r>
      <w:r w:rsidRPr="00D516D6">
        <w:rPr>
          <w:spacing w:val="12"/>
          <w:lang w:val="en-GB"/>
        </w:rPr>
        <w:t xml:space="preserve"> </w:t>
      </w:r>
      <w:r w:rsidRPr="00D516D6">
        <w:rPr>
          <w:w w:val="95"/>
          <w:lang w:val="en-GB"/>
        </w:rPr>
        <w:t>corresponding</w:t>
      </w:r>
      <w:r w:rsidRPr="00D516D6">
        <w:rPr>
          <w:spacing w:val="11"/>
          <w:lang w:val="en-GB"/>
        </w:rPr>
        <w:t xml:space="preserve"> </w:t>
      </w:r>
      <w:r w:rsidRPr="00D516D6">
        <w:rPr>
          <w:w w:val="95"/>
          <w:lang w:val="en-GB"/>
        </w:rPr>
        <w:t>use</w:t>
      </w:r>
      <w:r w:rsidRPr="00D516D6">
        <w:rPr>
          <w:spacing w:val="11"/>
          <w:lang w:val="en-GB"/>
        </w:rPr>
        <w:t xml:space="preserve"> </w:t>
      </w:r>
      <w:r w:rsidRPr="00D516D6">
        <w:rPr>
          <w:w w:val="95"/>
          <w:lang w:val="en-GB"/>
        </w:rPr>
        <w:t>cases,</w:t>
      </w:r>
      <w:r w:rsidRPr="00D516D6">
        <w:rPr>
          <w:spacing w:val="12"/>
          <w:lang w:val="en-GB"/>
        </w:rPr>
        <w:t xml:space="preserve"> </w:t>
      </w:r>
      <w:r w:rsidRPr="00D516D6">
        <w:rPr>
          <w:w w:val="95"/>
          <w:lang w:val="en-GB"/>
        </w:rPr>
        <w:t>allowing</w:t>
      </w:r>
      <w:r w:rsidRPr="00D516D6">
        <w:rPr>
          <w:spacing w:val="11"/>
          <w:lang w:val="en-GB"/>
        </w:rPr>
        <w:t xml:space="preserve"> </w:t>
      </w:r>
      <w:r w:rsidRPr="00D516D6">
        <w:rPr>
          <w:w w:val="95"/>
          <w:lang w:val="en-GB"/>
        </w:rPr>
        <w:t>the</w:t>
      </w:r>
      <w:r w:rsidRPr="00D516D6">
        <w:rPr>
          <w:spacing w:val="12"/>
          <w:lang w:val="en-GB"/>
        </w:rPr>
        <w:t xml:space="preserve"> </w:t>
      </w:r>
      <w:r w:rsidRPr="00D516D6">
        <w:rPr>
          <w:w w:val="95"/>
          <w:lang w:val="en-GB"/>
        </w:rPr>
        <w:t>TDDT4IoTS</w:t>
      </w:r>
      <w:r w:rsidRPr="00D516D6">
        <w:rPr>
          <w:spacing w:val="11"/>
          <w:lang w:val="en-GB"/>
        </w:rPr>
        <w:t xml:space="preserve"> </w:t>
      </w:r>
      <w:r w:rsidRPr="00D516D6">
        <w:rPr>
          <w:w w:val="95"/>
          <w:lang w:val="en-GB"/>
        </w:rPr>
        <w:t>tool</w:t>
      </w:r>
      <w:r w:rsidRPr="00D516D6">
        <w:rPr>
          <w:spacing w:val="11"/>
          <w:lang w:val="en-GB"/>
        </w:rPr>
        <w:t xml:space="preserve"> </w:t>
      </w:r>
      <w:r w:rsidRPr="00D516D6">
        <w:rPr>
          <w:w w:val="95"/>
          <w:lang w:val="en-GB"/>
        </w:rPr>
        <w:t>to</w:t>
      </w:r>
      <w:r w:rsidRPr="00D516D6">
        <w:rPr>
          <w:spacing w:val="12"/>
          <w:lang w:val="en-GB"/>
        </w:rPr>
        <w:t xml:space="preserve"> </w:t>
      </w:r>
      <w:r w:rsidRPr="00D516D6">
        <w:rPr>
          <w:spacing w:val="-2"/>
          <w:w w:val="95"/>
          <w:lang w:val="en-GB"/>
        </w:rPr>
        <w:t>generate</w:t>
      </w:r>
    </w:p>
    <w:p w14:paraId="3CB86519" w14:textId="77777777" w:rsidR="00AF779A" w:rsidRPr="00D516D6" w:rsidRDefault="00AF779A">
      <w:pPr>
        <w:spacing w:line="244" w:lineRule="auto"/>
        <w:jc w:val="both"/>
        <w:rPr>
          <w:lang w:val="en-GB"/>
        </w:rPr>
        <w:sectPr w:rsidR="00AF779A" w:rsidRPr="00D516D6">
          <w:pgSz w:w="10890" w:h="14860"/>
          <w:pgMar w:top="880" w:right="620" w:bottom="840" w:left="660" w:header="673" w:footer="642" w:gutter="0"/>
          <w:cols w:space="720"/>
        </w:sectPr>
      </w:pPr>
    </w:p>
    <w:p w14:paraId="090B4F78" w14:textId="77777777" w:rsidR="00AF779A" w:rsidRPr="00D516D6" w:rsidRDefault="00AF779A">
      <w:pPr>
        <w:pStyle w:val="Textoindependiente"/>
        <w:spacing w:before="4"/>
        <w:rPr>
          <w:sz w:val="14"/>
          <w:lang w:val="en-GB"/>
        </w:rPr>
      </w:pPr>
    </w:p>
    <w:p w14:paraId="11F46AD7" w14:textId="77777777" w:rsidR="00AF779A" w:rsidRPr="00D516D6" w:rsidRDefault="00E9277B">
      <w:pPr>
        <w:spacing w:before="93" w:line="219" w:lineRule="exact"/>
        <w:ind w:left="116"/>
        <w:rPr>
          <w:rFonts w:ascii="Calibri"/>
          <w:b/>
          <w:sz w:val="18"/>
          <w:lang w:val="en-GB"/>
        </w:rPr>
      </w:pPr>
      <w:bookmarkStart w:id="202" w:name="_bookmark21"/>
      <w:bookmarkEnd w:id="202"/>
      <w:r w:rsidRPr="00D516D6">
        <w:rPr>
          <w:rFonts w:ascii="Calibri"/>
          <w:b/>
          <w:w w:val="105"/>
          <w:sz w:val="18"/>
          <w:lang w:val="en-GB"/>
        </w:rPr>
        <w:t>Table</w:t>
      </w:r>
      <w:r w:rsidRPr="00D516D6">
        <w:rPr>
          <w:rFonts w:ascii="Calibri"/>
          <w:b/>
          <w:spacing w:val="15"/>
          <w:w w:val="105"/>
          <w:sz w:val="18"/>
          <w:lang w:val="en-GB"/>
        </w:rPr>
        <w:t xml:space="preserve"> </w:t>
      </w:r>
      <w:r w:rsidRPr="00D516D6">
        <w:rPr>
          <w:rFonts w:ascii="Calibri"/>
          <w:b/>
          <w:spacing w:val="-5"/>
          <w:w w:val="105"/>
          <w:sz w:val="18"/>
          <w:lang w:val="en-GB"/>
        </w:rPr>
        <w:t>13</w:t>
      </w:r>
    </w:p>
    <w:p w14:paraId="68B36F14" w14:textId="6C144A09" w:rsidR="00AF779A" w:rsidRPr="00D516D6" w:rsidRDefault="00E9277B">
      <w:pPr>
        <w:spacing w:line="219" w:lineRule="exact"/>
        <w:ind w:left="116"/>
        <w:rPr>
          <w:rFonts w:ascii="Calibri"/>
          <w:sz w:val="18"/>
          <w:lang w:val="en-GB"/>
        </w:rPr>
      </w:pPr>
      <w:r w:rsidRPr="00D516D6">
        <w:rPr>
          <w:rFonts w:ascii="Calibri"/>
          <w:w w:val="105"/>
          <w:sz w:val="18"/>
          <w:lang w:val="en-GB"/>
        </w:rPr>
        <w:t>Test</w:t>
      </w:r>
      <w:r w:rsidRPr="00D516D6">
        <w:rPr>
          <w:rFonts w:ascii="Calibri"/>
          <w:spacing w:val="10"/>
          <w:w w:val="105"/>
          <w:sz w:val="18"/>
          <w:lang w:val="en-GB"/>
        </w:rPr>
        <w:t xml:space="preserve"> </w:t>
      </w:r>
      <w:r w:rsidR="00872B69">
        <w:rPr>
          <w:rFonts w:ascii="Calibri"/>
          <w:w w:val="105"/>
          <w:sz w:val="18"/>
          <w:lang w:val="en-GB"/>
        </w:rPr>
        <w:t>c</w:t>
      </w:r>
      <w:r w:rsidRPr="00D516D6">
        <w:rPr>
          <w:rFonts w:ascii="Calibri"/>
          <w:w w:val="105"/>
          <w:sz w:val="18"/>
          <w:lang w:val="en-GB"/>
        </w:rPr>
        <w:t>ase</w:t>
      </w:r>
      <w:r w:rsidRPr="00D516D6">
        <w:rPr>
          <w:rFonts w:ascii="Calibri"/>
          <w:spacing w:val="13"/>
          <w:w w:val="105"/>
          <w:sz w:val="18"/>
          <w:lang w:val="en-GB"/>
        </w:rPr>
        <w:t xml:space="preserve"> </w:t>
      </w:r>
      <w:r w:rsidR="00872B69">
        <w:rPr>
          <w:rFonts w:ascii="Calibri"/>
          <w:w w:val="105"/>
          <w:sz w:val="18"/>
          <w:lang w:val="en-GB"/>
        </w:rPr>
        <w:t>r</w:t>
      </w:r>
      <w:r w:rsidRPr="00D516D6">
        <w:rPr>
          <w:rFonts w:ascii="Calibri"/>
          <w:w w:val="105"/>
          <w:sz w:val="18"/>
          <w:lang w:val="en-GB"/>
        </w:rPr>
        <w:t>esult</w:t>
      </w:r>
      <w:r w:rsidRPr="00D516D6">
        <w:rPr>
          <w:rFonts w:ascii="Calibri"/>
          <w:spacing w:val="12"/>
          <w:w w:val="105"/>
          <w:sz w:val="18"/>
          <w:lang w:val="en-GB"/>
        </w:rPr>
        <w:t xml:space="preserve"> </w:t>
      </w:r>
      <w:r w:rsidRPr="00D516D6">
        <w:rPr>
          <w:rFonts w:ascii="Calibri"/>
          <w:w w:val="105"/>
          <w:sz w:val="18"/>
          <w:lang w:val="en-GB"/>
        </w:rPr>
        <w:t>for</w:t>
      </w:r>
      <w:r w:rsidRPr="00D516D6">
        <w:rPr>
          <w:rFonts w:ascii="Calibri"/>
          <w:spacing w:val="13"/>
          <w:w w:val="105"/>
          <w:sz w:val="18"/>
          <w:lang w:val="en-GB"/>
        </w:rPr>
        <w:t xml:space="preserve"> </w:t>
      </w:r>
      <w:r w:rsidR="00872B69">
        <w:rPr>
          <w:rFonts w:ascii="Calibri"/>
          <w:w w:val="105"/>
          <w:sz w:val="18"/>
          <w:lang w:val="en-GB"/>
        </w:rPr>
        <w:t>f</w:t>
      </w:r>
      <w:r w:rsidRPr="00D516D6">
        <w:rPr>
          <w:rFonts w:ascii="Calibri"/>
          <w:w w:val="105"/>
          <w:sz w:val="18"/>
          <w:lang w:val="en-GB"/>
        </w:rPr>
        <w:t>ace</w:t>
      </w:r>
      <w:r w:rsidRPr="00D516D6">
        <w:rPr>
          <w:rFonts w:ascii="Calibri"/>
          <w:spacing w:val="12"/>
          <w:w w:val="105"/>
          <w:sz w:val="18"/>
          <w:lang w:val="en-GB"/>
        </w:rPr>
        <w:t xml:space="preserve"> </w:t>
      </w:r>
      <w:r w:rsidR="00872B69">
        <w:rPr>
          <w:rFonts w:ascii="Calibri"/>
          <w:spacing w:val="-2"/>
          <w:w w:val="105"/>
          <w:sz w:val="18"/>
          <w:lang w:val="en-GB"/>
        </w:rPr>
        <w:t>t</w:t>
      </w:r>
      <w:r w:rsidRPr="00D516D6">
        <w:rPr>
          <w:rFonts w:ascii="Calibri"/>
          <w:spacing w:val="-2"/>
          <w:w w:val="105"/>
          <w:sz w:val="18"/>
          <w:lang w:val="en-GB"/>
        </w:rPr>
        <w:t>raining</w:t>
      </w:r>
    </w:p>
    <w:p w14:paraId="46B93C37" w14:textId="77777777" w:rsidR="00AF779A" w:rsidRPr="00D516D6" w:rsidRDefault="00E9277B">
      <w:pPr>
        <w:pStyle w:val="Textoindependiente"/>
        <w:spacing w:before="9"/>
        <w:rPr>
          <w:rFonts w:ascii="Calibri"/>
          <w:sz w:val="5"/>
          <w:lang w:val="en-GB"/>
        </w:rPr>
      </w:pPr>
      <w:r>
        <w:rPr>
          <w:lang w:val="en-GB"/>
        </w:rPr>
        <w:pict w14:anchorId="75156C9F">
          <v:shape id="docshape73" o:spid="_x0000_s1228" alt="" style="position:absolute;margin-left:38.85pt;margin-top:4.7pt;width:466.6pt;height:.1pt;z-index:-15705600;mso-wrap-edited:f;mso-width-percent:0;mso-height-percent:0;mso-wrap-distance-left:0;mso-wrap-distance-right:0;mso-position-horizontal-relative:page;mso-width-percent:0;mso-height-percent:0" coordsize="9332,1270" path="m,l9331,e" filled="f" strokeweight=".28117mm">
            <v:path arrowok="t" o:connecttype="custom" o:connectlocs="0,0;2147483646,0" o:connectangles="0,0"/>
            <w10:wrap type="topAndBottom" anchorx="page"/>
          </v:shape>
        </w:pict>
      </w:r>
    </w:p>
    <w:p w14:paraId="4B47DDAD" w14:textId="77777777" w:rsidR="00AF779A" w:rsidRPr="00D516D6" w:rsidRDefault="00E9277B">
      <w:pPr>
        <w:tabs>
          <w:tab w:val="left" w:pos="2323"/>
        </w:tabs>
        <w:spacing w:before="37" w:line="219" w:lineRule="exact"/>
        <w:ind w:left="236"/>
        <w:rPr>
          <w:rFonts w:ascii="Calibri"/>
          <w:sz w:val="18"/>
          <w:lang w:val="en-GB"/>
        </w:rPr>
      </w:pPr>
      <w:r w:rsidRPr="00D516D6">
        <w:rPr>
          <w:rFonts w:ascii="Calibri"/>
          <w:b/>
          <w:w w:val="105"/>
          <w:sz w:val="18"/>
          <w:lang w:val="en-GB"/>
        </w:rPr>
        <w:t>Test</w:t>
      </w:r>
      <w:r w:rsidRPr="00D516D6">
        <w:rPr>
          <w:rFonts w:ascii="Calibri"/>
          <w:b/>
          <w:spacing w:val="22"/>
          <w:w w:val="105"/>
          <w:sz w:val="18"/>
          <w:lang w:val="en-GB"/>
        </w:rPr>
        <w:t xml:space="preserve"> </w:t>
      </w:r>
      <w:r w:rsidRPr="00D516D6">
        <w:rPr>
          <w:rFonts w:ascii="Calibri"/>
          <w:b/>
          <w:w w:val="105"/>
          <w:sz w:val="18"/>
          <w:lang w:val="en-GB"/>
        </w:rPr>
        <w:t>Case</w:t>
      </w:r>
      <w:r w:rsidRPr="00D516D6">
        <w:rPr>
          <w:rFonts w:ascii="Calibri"/>
          <w:b/>
          <w:spacing w:val="23"/>
          <w:w w:val="105"/>
          <w:sz w:val="18"/>
          <w:lang w:val="en-GB"/>
        </w:rPr>
        <w:t xml:space="preserve"> </w:t>
      </w:r>
      <w:r w:rsidRPr="00D516D6">
        <w:rPr>
          <w:rFonts w:ascii="Calibri"/>
          <w:b/>
          <w:w w:val="105"/>
          <w:sz w:val="18"/>
          <w:lang w:val="en-GB"/>
        </w:rPr>
        <w:t>Result</w:t>
      </w:r>
      <w:r w:rsidRPr="00D516D6">
        <w:rPr>
          <w:rFonts w:ascii="Calibri"/>
          <w:b/>
          <w:spacing w:val="23"/>
          <w:w w:val="105"/>
          <w:sz w:val="18"/>
          <w:lang w:val="en-GB"/>
        </w:rPr>
        <w:t xml:space="preserve"> </w:t>
      </w:r>
      <w:r w:rsidRPr="00D516D6">
        <w:rPr>
          <w:rFonts w:ascii="Calibri"/>
          <w:b/>
          <w:spacing w:val="-2"/>
          <w:w w:val="105"/>
          <w:sz w:val="18"/>
          <w:lang w:val="en-GB"/>
        </w:rPr>
        <w:t>Code:</w:t>
      </w:r>
      <w:r w:rsidRPr="00D516D6">
        <w:rPr>
          <w:rFonts w:ascii="Calibri"/>
          <w:b/>
          <w:sz w:val="18"/>
          <w:lang w:val="en-GB"/>
        </w:rPr>
        <w:tab/>
      </w:r>
      <w:r w:rsidRPr="00D516D6">
        <w:rPr>
          <w:rFonts w:ascii="Calibri"/>
          <w:w w:val="105"/>
          <w:sz w:val="18"/>
          <w:lang w:val="en-GB"/>
        </w:rPr>
        <w:t>RPU-3</w:t>
      </w:r>
      <w:r w:rsidRPr="00D516D6">
        <w:rPr>
          <w:rFonts w:ascii="Calibri"/>
          <w:spacing w:val="14"/>
          <w:w w:val="105"/>
          <w:sz w:val="18"/>
          <w:lang w:val="en-GB"/>
        </w:rPr>
        <w:t xml:space="preserve"> </w:t>
      </w:r>
      <w:r w:rsidRPr="00D516D6">
        <w:rPr>
          <w:rFonts w:ascii="Calibri"/>
          <w:w w:val="105"/>
          <w:sz w:val="18"/>
          <w:lang w:val="en-GB"/>
        </w:rPr>
        <w:t>(see</w:t>
      </w:r>
      <w:r w:rsidRPr="00D516D6">
        <w:rPr>
          <w:rFonts w:ascii="Calibri"/>
          <w:spacing w:val="14"/>
          <w:w w:val="105"/>
          <w:sz w:val="18"/>
          <w:lang w:val="en-GB"/>
        </w:rPr>
        <w:t xml:space="preserve"> </w:t>
      </w:r>
      <w:r w:rsidRPr="00D516D6">
        <w:rPr>
          <w:rFonts w:ascii="Calibri"/>
          <w:w w:val="105"/>
          <w:sz w:val="18"/>
          <w:lang w:val="en-GB"/>
        </w:rPr>
        <w:t>test</w:t>
      </w:r>
      <w:r w:rsidRPr="00D516D6">
        <w:rPr>
          <w:rFonts w:ascii="Calibri"/>
          <w:spacing w:val="14"/>
          <w:w w:val="105"/>
          <w:sz w:val="18"/>
          <w:lang w:val="en-GB"/>
        </w:rPr>
        <w:t xml:space="preserve"> </w:t>
      </w:r>
      <w:r w:rsidRPr="00D516D6">
        <w:rPr>
          <w:rFonts w:ascii="Calibri"/>
          <w:w w:val="105"/>
          <w:sz w:val="18"/>
          <w:lang w:val="en-GB"/>
        </w:rPr>
        <w:t>case</w:t>
      </w:r>
      <w:r w:rsidRPr="00D516D6">
        <w:rPr>
          <w:rFonts w:ascii="Calibri"/>
          <w:spacing w:val="14"/>
          <w:w w:val="105"/>
          <w:sz w:val="18"/>
          <w:lang w:val="en-GB"/>
        </w:rPr>
        <w:t xml:space="preserve"> </w:t>
      </w:r>
      <w:r w:rsidRPr="00D516D6">
        <w:rPr>
          <w:rFonts w:ascii="Calibri"/>
          <w:w w:val="105"/>
          <w:sz w:val="18"/>
          <w:lang w:val="en-GB"/>
        </w:rPr>
        <w:t>Table</w:t>
      </w:r>
      <w:r w:rsidRPr="00D516D6">
        <w:rPr>
          <w:rFonts w:ascii="Calibri"/>
          <w:spacing w:val="15"/>
          <w:w w:val="105"/>
          <w:sz w:val="18"/>
          <w:lang w:val="en-GB"/>
        </w:rPr>
        <w:t xml:space="preserve"> </w:t>
      </w:r>
      <w:hyperlink w:anchor="_bookmark28" w:history="1">
        <w:r w:rsidRPr="00D516D6">
          <w:rPr>
            <w:rFonts w:ascii="Calibri"/>
            <w:color w:val="2F4F4F"/>
            <w:spacing w:val="-5"/>
            <w:w w:val="105"/>
            <w:sz w:val="18"/>
            <w:lang w:val="en-GB"/>
          </w:rPr>
          <w:t>18</w:t>
        </w:r>
      </w:hyperlink>
      <w:r w:rsidRPr="00D516D6">
        <w:rPr>
          <w:rFonts w:ascii="Calibri"/>
          <w:spacing w:val="-5"/>
          <w:w w:val="105"/>
          <w:sz w:val="18"/>
          <w:lang w:val="en-GB"/>
        </w:rPr>
        <w:t>)</w:t>
      </w:r>
    </w:p>
    <w:p w14:paraId="1F100B91" w14:textId="77777777" w:rsidR="00AF779A" w:rsidRPr="00D516D6" w:rsidRDefault="00E9277B">
      <w:pPr>
        <w:tabs>
          <w:tab w:val="left" w:pos="2323"/>
        </w:tabs>
        <w:spacing w:line="219" w:lineRule="exact"/>
        <w:ind w:left="236"/>
        <w:rPr>
          <w:rFonts w:ascii="Calibri"/>
          <w:sz w:val="18"/>
          <w:lang w:val="en-GB"/>
        </w:rPr>
      </w:pPr>
      <w:r>
        <w:rPr>
          <w:lang w:val="en-GB"/>
        </w:rPr>
        <w:pict w14:anchorId="0141F578">
          <v:shape id="docshape74" o:spid="_x0000_s1227" alt="" style="position:absolute;left:0;text-align:left;margin-left:38.85pt;margin-top:13.8pt;width:466.6pt;height:.1pt;z-index:-15705088;mso-wrap-edited:f;mso-width-percent:0;mso-height-percent:0;mso-wrap-distance-left:0;mso-wrap-distance-right:0;mso-position-horizontal-relative:page;mso-width-percent:0;mso-height-percent:0" coordsize="9332,1270" path="m,l9331,e" filled="f" strokeweight=".17569mm">
            <v:path arrowok="t" o:connecttype="custom" o:connectlocs="0,0;2147483646,0" o:connectangles="0,0"/>
            <w10:wrap type="topAndBottom" anchorx="page"/>
          </v:shape>
        </w:pict>
      </w:r>
      <w:r w:rsidR="009308E3" w:rsidRPr="00D516D6">
        <w:rPr>
          <w:rFonts w:ascii="Calibri"/>
          <w:b/>
          <w:w w:val="105"/>
          <w:sz w:val="18"/>
          <w:lang w:val="en-GB"/>
        </w:rPr>
        <w:t>Execution</w:t>
      </w:r>
      <w:r w:rsidR="009308E3" w:rsidRPr="00D516D6">
        <w:rPr>
          <w:rFonts w:ascii="Calibri"/>
          <w:b/>
          <w:spacing w:val="11"/>
          <w:w w:val="105"/>
          <w:sz w:val="18"/>
          <w:lang w:val="en-GB"/>
        </w:rPr>
        <w:t xml:space="preserve"> </w:t>
      </w:r>
      <w:r w:rsidR="009308E3" w:rsidRPr="00D516D6">
        <w:rPr>
          <w:rFonts w:ascii="Calibri"/>
          <w:b/>
          <w:spacing w:val="-2"/>
          <w:w w:val="105"/>
          <w:sz w:val="18"/>
          <w:lang w:val="en-GB"/>
        </w:rPr>
        <w:t>Date:</w:t>
      </w:r>
      <w:r w:rsidR="009308E3" w:rsidRPr="00D516D6">
        <w:rPr>
          <w:rFonts w:ascii="Calibri"/>
          <w:b/>
          <w:sz w:val="18"/>
          <w:lang w:val="en-GB"/>
        </w:rPr>
        <w:tab/>
      </w:r>
      <w:r w:rsidR="009308E3" w:rsidRPr="00D516D6">
        <w:rPr>
          <w:rFonts w:ascii="Calibri"/>
          <w:spacing w:val="-2"/>
          <w:w w:val="105"/>
          <w:sz w:val="18"/>
          <w:lang w:val="en-GB"/>
        </w:rPr>
        <w:t>12/12/2022</w:t>
      </w:r>
    </w:p>
    <w:p w14:paraId="45988BB9" w14:textId="77777777" w:rsidR="00AF779A" w:rsidRPr="00D516D6" w:rsidRDefault="00E9277B">
      <w:pPr>
        <w:spacing w:before="37" w:after="58"/>
        <w:ind w:right="37"/>
        <w:jc w:val="center"/>
        <w:rPr>
          <w:rFonts w:ascii="Calibri"/>
          <w:b/>
          <w:sz w:val="18"/>
          <w:lang w:val="en-GB"/>
        </w:rPr>
      </w:pPr>
      <w:r w:rsidRPr="00D516D6">
        <w:rPr>
          <w:rFonts w:ascii="Calibri"/>
          <w:b/>
          <w:w w:val="105"/>
          <w:sz w:val="18"/>
          <w:lang w:val="en-GB"/>
        </w:rPr>
        <w:t>Obtained</w:t>
      </w:r>
      <w:r w:rsidRPr="00D516D6">
        <w:rPr>
          <w:rFonts w:ascii="Calibri"/>
          <w:b/>
          <w:spacing w:val="-2"/>
          <w:w w:val="105"/>
          <w:sz w:val="18"/>
          <w:lang w:val="en-GB"/>
        </w:rPr>
        <w:t xml:space="preserve"> Result</w:t>
      </w:r>
    </w:p>
    <w:p w14:paraId="08350E14" w14:textId="77777777" w:rsidR="00AF779A" w:rsidRPr="00D516D6" w:rsidRDefault="00E9277B">
      <w:pPr>
        <w:pStyle w:val="Textoindependiente"/>
        <w:spacing w:line="20" w:lineRule="exact"/>
        <w:ind w:left="116"/>
        <w:rPr>
          <w:rFonts w:ascii="Calibri"/>
          <w:sz w:val="2"/>
          <w:lang w:val="en-GB"/>
        </w:rPr>
      </w:pPr>
      <w:r>
        <w:rPr>
          <w:rFonts w:ascii="Calibri"/>
          <w:sz w:val="2"/>
          <w:lang w:val="en-GB"/>
        </w:rPr>
      </w:r>
      <w:r>
        <w:rPr>
          <w:rFonts w:ascii="Calibri"/>
          <w:sz w:val="2"/>
          <w:lang w:val="en-GB"/>
        </w:rPr>
        <w:pict w14:anchorId="1510756E">
          <v:group id="docshapegroup75" o:spid="_x0000_s1225" alt="" style="width:466.6pt;height:.5pt;mso-position-horizontal-relative:char;mso-position-vertical-relative:line" coordsize="9332,10">
            <v:line id="_x0000_s1226" alt="" style="position:absolute" from="0,5" to="9332,5" strokeweight=".17569mm"/>
            <w10:anchorlock/>
          </v:group>
        </w:pict>
      </w:r>
    </w:p>
    <w:p w14:paraId="7669CEE2" w14:textId="77777777" w:rsidR="00AF779A" w:rsidRPr="00D516D6" w:rsidRDefault="00E9277B">
      <w:pPr>
        <w:spacing w:before="22"/>
        <w:ind w:right="38"/>
        <w:jc w:val="center"/>
        <w:rPr>
          <w:rFonts w:ascii="Calibri" w:hAnsi="Calibri"/>
          <w:sz w:val="18"/>
          <w:lang w:val="en-GB"/>
        </w:rPr>
      </w:pPr>
      <w:r>
        <w:rPr>
          <w:lang w:val="en-GB"/>
        </w:rPr>
        <w:pict w14:anchorId="33794578">
          <v:shape id="docshape76" o:spid="_x0000_s1224" alt="" style="position:absolute;left:0;text-align:left;margin-left:38.85pt;margin-top:14.9pt;width:466.6pt;height:.1pt;z-index:-15704064;mso-wrap-edited:f;mso-width-percent:0;mso-height-percent:0;mso-wrap-distance-left:0;mso-wrap-distance-right:0;mso-position-horizontal-relative:page;mso-width-percent:0;mso-height-percent:0" coordsize="9332,1270" path="m,l9331,e" filled="f" strokeweight=".17569mm">
            <v:path arrowok="t" o:connecttype="custom" o:connectlocs="0,0;2147483646,0" o:connectangles="0,0"/>
            <w10:wrap type="topAndBottom" anchorx="page"/>
          </v:shape>
        </w:pict>
      </w:r>
      <w:r w:rsidR="009308E3" w:rsidRPr="00D516D6">
        <w:rPr>
          <w:rFonts w:ascii="Calibri" w:hAnsi="Calibri"/>
          <w:sz w:val="18"/>
          <w:lang w:val="en-GB"/>
        </w:rPr>
        <w:t>The</w:t>
      </w:r>
      <w:r w:rsidR="009308E3" w:rsidRPr="00D516D6">
        <w:rPr>
          <w:rFonts w:ascii="Calibri" w:hAnsi="Calibri"/>
          <w:spacing w:val="25"/>
          <w:sz w:val="18"/>
          <w:lang w:val="en-GB"/>
        </w:rPr>
        <w:t xml:space="preserve"> </w:t>
      </w:r>
      <w:r w:rsidR="009308E3" w:rsidRPr="00D516D6">
        <w:rPr>
          <w:rFonts w:ascii="Calibri" w:hAnsi="Calibri"/>
          <w:sz w:val="18"/>
          <w:lang w:val="en-GB"/>
        </w:rPr>
        <w:t>mobile</w:t>
      </w:r>
      <w:r w:rsidR="009308E3" w:rsidRPr="00D516D6">
        <w:rPr>
          <w:rFonts w:ascii="Calibri" w:hAnsi="Calibri"/>
          <w:spacing w:val="24"/>
          <w:sz w:val="18"/>
          <w:lang w:val="en-GB"/>
        </w:rPr>
        <w:t xml:space="preserve"> </w:t>
      </w:r>
      <w:r w:rsidR="009308E3" w:rsidRPr="00D516D6">
        <w:rPr>
          <w:rFonts w:ascii="Calibri" w:hAnsi="Calibri"/>
          <w:sz w:val="18"/>
          <w:lang w:val="en-GB"/>
        </w:rPr>
        <w:t>application</w:t>
      </w:r>
      <w:r w:rsidR="009308E3" w:rsidRPr="00D516D6">
        <w:rPr>
          <w:rFonts w:ascii="Calibri" w:hAnsi="Calibri"/>
          <w:spacing w:val="25"/>
          <w:sz w:val="18"/>
          <w:lang w:val="en-GB"/>
        </w:rPr>
        <w:t xml:space="preserve"> </w:t>
      </w:r>
      <w:r w:rsidR="009308E3" w:rsidRPr="00D516D6">
        <w:rPr>
          <w:rFonts w:ascii="Calibri" w:hAnsi="Calibri"/>
          <w:sz w:val="18"/>
          <w:lang w:val="en-GB"/>
        </w:rPr>
        <w:t>successfully</w:t>
      </w:r>
      <w:r w:rsidR="009308E3" w:rsidRPr="00D516D6">
        <w:rPr>
          <w:rFonts w:ascii="Calibri" w:hAnsi="Calibri"/>
          <w:spacing w:val="25"/>
          <w:sz w:val="18"/>
          <w:lang w:val="en-GB"/>
        </w:rPr>
        <w:t xml:space="preserve"> </w:t>
      </w:r>
      <w:r w:rsidR="009308E3" w:rsidRPr="00D516D6">
        <w:rPr>
          <w:rFonts w:ascii="Calibri" w:hAnsi="Calibri"/>
          <w:sz w:val="18"/>
          <w:lang w:val="en-GB"/>
        </w:rPr>
        <w:t>trained</w:t>
      </w:r>
      <w:r w:rsidR="009308E3" w:rsidRPr="00D516D6">
        <w:rPr>
          <w:rFonts w:ascii="Calibri" w:hAnsi="Calibri"/>
          <w:spacing w:val="25"/>
          <w:sz w:val="18"/>
          <w:lang w:val="en-GB"/>
        </w:rPr>
        <w:t xml:space="preserve"> </w:t>
      </w:r>
      <w:r w:rsidR="009308E3" w:rsidRPr="00D516D6">
        <w:rPr>
          <w:rFonts w:ascii="Calibri" w:hAnsi="Calibri"/>
          <w:sz w:val="18"/>
          <w:lang w:val="en-GB"/>
        </w:rPr>
        <w:t>the</w:t>
      </w:r>
      <w:r w:rsidR="009308E3" w:rsidRPr="00D516D6">
        <w:rPr>
          <w:rFonts w:ascii="Calibri" w:hAnsi="Calibri"/>
          <w:spacing w:val="25"/>
          <w:sz w:val="18"/>
          <w:lang w:val="en-GB"/>
        </w:rPr>
        <w:t xml:space="preserve"> </w:t>
      </w:r>
      <w:r w:rsidR="009308E3" w:rsidRPr="00D516D6">
        <w:rPr>
          <w:rFonts w:ascii="Calibri" w:hAnsi="Calibri"/>
          <w:sz w:val="18"/>
          <w:lang w:val="en-GB"/>
        </w:rPr>
        <w:t>child’s</w:t>
      </w:r>
      <w:r w:rsidR="009308E3" w:rsidRPr="00D516D6">
        <w:rPr>
          <w:rFonts w:ascii="Calibri" w:hAnsi="Calibri"/>
          <w:spacing w:val="25"/>
          <w:sz w:val="18"/>
          <w:lang w:val="en-GB"/>
        </w:rPr>
        <w:t xml:space="preserve"> </w:t>
      </w:r>
      <w:r w:rsidR="009308E3" w:rsidRPr="00D516D6">
        <w:rPr>
          <w:rFonts w:ascii="Calibri" w:hAnsi="Calibri"/>
          <w:spacing w:val="-2"/>
          <w:sz w:val="18"/>
          <w:lang w:val="en-GB"/>
        </w:rPr>
        <w:t>face.</w:t>
      </w:r>
    </w:p>
    <w:p w14:paraId="5432A817" w14:textId="77777777" w:rsidR="00AF779A" w:rsidRPr="00D516D6" w:rsidRDefault="00E9277B">
      <w:pPr>
        <w:spacing w:before="37" w:after="58"/>
        <w:ind w:right="37"/>
        <w:jc w:val="center"/>
        <w:rPr>
          <w:rFonts w:ascii="Calibri"/>
          <w:b/>
          <w:sz w:val="18"/>
          <w:lang w:val="en-GB"/>
        </w:rPr>
      </w:pPr>
      <w:r w:rsidRPr="00D516D6">
        <w:rPr>
          <w:rFonts w:ascii="Calibri"/>
          <w:b/>
          <w:spacing w:val="-2"/>
          <w:sz w:val="18"/>
          <w:lang w:val="en-GB"/>
        </w:rPr>
        <w:t>Observations</w:t>
      </w:r>
    </w:p>
    <w:p w14:paraId="36675B17" w14:textId="77777777" w:rsidR="00AF779A" w:rsidRPr="00D516D6" w:rsidRDefault="00E9277B">
      <w:pPr>
        <w:pStyle w:val="Textoindependiente"/>
        <w:spacing w:line="20" w:lineRule="exact"/>
        <w:ind w:left="116"/>
        <w:rPr>
          <w:rFonts w:ascii="Calibri"/>
          <w:sz w:val="2"/>
          <w:lang w:val="en-GB"/>
        </w:rPr>
      </w:pPr>
      <w:r>
        <w:rPr>
          <w:rFonts w:ascii="Calibri"/>
          <w:sz w:val="2"/>
          <w:lang w:val="en-GB"/>
        </w:rPr>
      </w:r>
      <w:r>
        <w:rPr>
          <w:rFonts w:ascii="Calibri"/>
          <w:sz w:val="2"/>
          <w:lang w:val="en-GB"/>
        </w:rPr>
        <w:pict w14:anchorId="0F814D86">
          <v:group id="docshapegroup77" o:spid="_x0000_s1222" alt="" style="width:466.6pt;height:.5pt;mso-position-horizontal-relative:char;mso-position-vertical-relative:line" coordsize="9332,10">
            <v:line id="_x0000_s1223" alt="" style="position:absolute" from="0,5" to="9332,5" strokeweight=".17569mm"/>
            <w10:anchorlock/>
          </v:group>
        </w:pict>
      </w:r>
    </w:p>
    <w:p w14:paraId="361E47F0" w14:textId="77777777" w:rsidR="00AF779A" w:rsidRPr="00D516D6" w:rsidRDefault="00E9277B">
      <w:pPr>
        <w:spacing w:before="22"/>
        <w:ind w:left="3062" w:right="3100"/>
        <w:jc w:val="center"/>
        <w:rPr>
          <w:rFonts w:ascii="Calibri"/>
          <w:sz w:val="18"/>
          <w:lang w:val="en-GB"/>
        </w:rPr>
      </w:pPr>
      <w:r>
        <w:rPr>
          <w:lang w:val="en-GB"/>
        </w:rPr>
        <w:pict w14:anchorId="3E57F84C">
          <v:shape id="docshape78" o:spid="_x0000_s1221" alt="" style="position:absolute;left:0;text-align:left;margin-left:38.85pt;margin-top:26.05pt;width:466.6pt;height:.1pt;z-index:-15703040;mso-wrap-edited:f;mso-width-percent:0;mso-height-percent:0;mso-wrap-distance-left:0;mso-wrap-distance-right:0;mso-position-horizontal-relative:page;mso-width-percent:0;mso-height-percent:0" coordsize="9332,1270" path="m,l9331,e" filled="f" strokeweight=".28117mm">
            <v:path arrowok="t" o:connecttype="custom" o:connectlocs="0,0;2147483646,0" o:connectangles="0,0"/>
            <w10:wrap type="topAndBottom" anchorx="page"/>
          </v:shape>
        </w:pict>
      </w:r>
      <w:r w:rsidR="009308E3" w:rsidRPr="00D516D6">
        <w:rPr>
          <w:rFonts w:ascii="Calibri"/>
          <w:sz w:val="18"/>
          <w:lang w:val="en-GB"/>
        </w:rPr>
        <w:t>Display a message when training is completed. Optimise the waiting time during training.</w:t>
      </w:r>
    </w:p>
    <w:p w14:paraId="42BAA013" w14:textId="77777777" w:rsidR="00AF779A" w:rsidRPr="00D516D6" w:rsidRDefault="00AF779A">
      <w:pPr>
        <w:pStyle w:val="Textoindependiente"/>
        <w:spacing w:before="3"/>
        <w:rPr>
          <w:rFonts w:ascii="Calibri"/>
          <w:sz w:val="18"/>
          <w:lang w:val="en-GB"/>
        </w:rPr>
      </w:pPr>
    </w:p>
    <w:p w14:paraId="0C9BC33C" w14:textId="77777777" w:rsidR="00AF779A" w:rsidRPr="00D516D6" w:rsidRDefault="00E9277B">
      <w:pPr>
        <w:spacing w:before="94" w:line="219" w:lineRule="exact"/>
        <w:ind w:left="116"/>
        <w:rPr>
          <w:rFonts w:ascii="Calibri"/>
          <w:b/>
          <w:sz w:val="18"/>
          <w:lang w:val="en-GB"/>
        </w:rPr>
      </w:pPr>
      <w:bookmarkStart w:id="203" w:name="_bookmark22"/>
      <w:bookmarkEnd w:id="203"/>
      <w:r w:rsidRPr="00D516D6">
        <w:rPr>
          <w:rFonts w:ascii="Calibri"/>
          <w:b/>
          <w:w w:val="105"/>
          <w:sz w:val="18"/>
          <w:lang w:val="en-GB"/>
        </w:rPr>
        <w:t>Table</w:t>
      </w:r>
      <w:r w:rsidRPr="00D516D6">
        <w:rPr>
          <w:rFonts w:ascii="Calibri"/>
          <w:b/>
          <w:spacing w:val="15"/>
          <w:w w:val="105"/>
          <w:sz w:val="18"/>
          <w:lang w:val="en-GB"/>
        </w:rPr>
        <w:t xml:space="preserve"> </w:t>
      </w:r>
      <w:r w:rsidRPr="00D516D6">
        <w:rPr>
          <w:rFonts w:ascii="Calibri"/>
          <w:b/>
          <w:spacing w:val="-5"/>
          <w:w w:val="105"/>
          <w:sz w:val="18"/>
          <w:lang w:val="en-GB"/>
        </w:rPr>
        <w:t>14</w:t>
      </w:r>
    </w:p>
    <w:p w14:paraId="4E9D8F77" w14:textId="7737335B" w:rsidR="00AF779A" w:rsidRPr="00D516D6" w:rsidRDefault="00E9277B">
      <w:pPr>
        <w:spacing w:line="219" w:lineRule="exact"/>
        <w:ind w:left="116"/>
        <w:rPr>
          <w:rFonts w:ascii="Calibri"/>
          <w:sz w:val="18"/>
          <w:lang w:val="en-GB"/>
        </w:rPr>
      </w:pPr>
      <w:bookmarkStart w:id="204" w:name="OLE_LINK243"/>
      <w:r w:rsidRPr="00D516D6">
        <w:rPr>
          <w:rFonts w:ascii="Calibri"/>
          <w:w w:val="105"/>
          <w:sz w:val="18"/>
          <w:lang w:val="en-GB"/>
        </w:rPr>
        <w:t>Test</w:t>
      </w:r>
      <w:r w:rsidRPr="00D516D6">
        <w:rPr>
          <w:rFonts w:ascii="Calibri"/>
          <w:spacing w:val="10"/>
          <w:w w:val="105"/>
          <w:sz w:val="18"/>
          <w:lang w:val="en-GB"/>
        </w:rPr>
        <w:t xml:space="preserve"> </w:t>
      </w:r>
      <w:r w:rsidR="00872B69">
        <w:rPr>
          <w:rFonts w:ascii="Calibri"/>
          <w:w w:val="105"/>
          <w:sz w:val="18"/>
          <w:lang w:val="en-GB"/>
        </w:rPr>
        <w:t>c</w:t>
      </w:r>
      <w:r w:rsidRPr="00D516D6">
        <w:rPr>
          <w:rFonts w:ascii="Calibri"/>
          <w:w w:val="105"/>
          <w:sz w:val="18"/>
          <w:lang w:val="en-GB"/>
        </w:rPr>
        <w:t>ase</w:t>
      </w:r>
      <w:r w:rsidRPr="00D516D6">
        <w:rPr>
          <w:rFonts w:ascii="Calibri"/>
          <w:spacing w:val="10"/>
          <w:w w:val="105"/>
          <w:sz w:val="18"/>
          <w:lang w:val="en-GB"/>
        </w:rPr>
        <w:t xml:space="preserve"> </w:t>
      </w:r>
      <w:r w:rsidR="00872B69">
        <w:rPr>
          <w:rFonts w:ascii="Calibri"/>
          <w:w w:val="105"/>
          <w:sz w:val="18"/>
          <w:lang w:val="en-GB"/>
        </w:rPr>
        <w:t>r</w:t>
      </w:r>
      <w:r w:rsidRPr="00D516D6">
        <w:rPr>
          <w:rFonts w:ascii="Calibri"/>
          <w:w w:val="105"/>
          <w:sz w:val="18"/>
          <w:lang w:val="en-GB"/>
        </w:rPr>
        <w:t>esult</w:t>
      </w:r>
      <w:r w:rsidRPr="00D516D6">
        <w:rPr>
          <w:rFonts w:ascii="Calibri"/>
          <w:spacing w:val="10"/>
          <w:w w:val="105"/>
          <w:sz w:val="18"/>
          <w:lang w:val="en-GB"/>
        </w:rPr>
        <w:t xml:space="preserve"> </w:t>
      </w:r>
      <w:r w:rsidRPr="00D516D6">
        <w:rPr>
          <w:rFonts w:ascii="Calibri"/>
          <w:w w:val="105"/>
          <w:sz w:val="18"/>
          <w:lang w:val="en-GB"/>
        </w:rPr>
        <w:t>for</w:t>
      </w:r>
      <w:r w:rsidRPr="00D516D6">
        <w:rPr>
          <w:rFonts w:ascii="Calibri"/>
          <w:spacing w:val="10"/>
          <w:w w:val="105"/>
          <w:sz w:val="18"/>
          <w:lang w:val="en-GB"/>
        </w:rPr>
        <w:t xml:space="preserve"> </w:t>
      </w:r>
      <w:r w:rsidR="00872B69">
        <w:rPr>
          <w:rFonts w:ascii="Calibri"/>
          <w:w w:val="105"/>
          <w:sz w:val="18"/>
          <w:lang w:val="en-GB"/>
        </w:rPr>
        <w:t>d</w:t>
      </w:r>
      <w:r w:rsidRPr="00D516D6">
        <w:rPr>
          <w:rFonts w:ascii="Calibri"/>
          <w:w w:val="105"/>
          <w:sz w:val="18"/>
          <w:lang w:val="en-GB"/>
        </w:rPr>
        <w:t>evice</w:t>
      </w:r>
      <w:r w:rsidRPr="00D516D6">
        <w:rPr>
          <w:rFonts w:ascii="Calibri"/>
          <w:spacing w:val="9"/>
          <w:w w:val="105"/>
          <w:sz w:val="18"/>
          <w:lang w:val="en-GB"/>
        </w:rPr>
        <w:t xml:space="preserve"> </w:t>
      </w:r>
      <w:r w:rsidR="00872B69">
        <w:rPr>
          <w:rFonts w:ascii="Calibri"/>
          <w:spacing w:val="-2"/>
          <w:w w:val="105"/>
          <w:sz w:val="18"/>
          <w:lang w:val="en-GB"/>
        </w:rPr>
        <w:t>r</w:t>
      </w:r>
      <w:r w:rsidRPr="00D516D6">
        <w:rPr>
          <w:rFonts w:ascii="Calibri"/>
          <w:spacing w:val="-2"/>
          <w:w w:val="105"/>
          <w:sz w:val="18"/>
          <w:lang w:val="en-GB"/>
        </w:rPr>
        <w:t>egistration</w:t>
      </w:r>
    </w:p>
    <w:bookmarkEnd w:id="204"/>
    <w:p w14:paraId="0D95AAB1" w14:textId="77777777" w:rsidR="00AF779A" w:rsidRPr="00D516D6" w:rsidRDefault="00E9277B">
      <w:pPr>
        <w:pStyle w:val="Textoindependiente"/>
        <w:spacing w:before="9"/>
        <w:rPr>
          <w:rFonts w:ascii="Calibri"/>
          <w:sz w:val="5"/>
          <w:lang w:val="en-GB"/>
        </w:rPr>
      </w:pPr>
      <w:r>
        <w:rPr>
          <w:lang w:val="en-GB"/>
        </w:rPr>
        <w:pict w14:anchorId="6A2A0989">
          <v:shape id="docshape79" o:spid="_x0000_s1220" alt="" style="position:absolute;margin-left:38.85pt;margin-top:4.7pt;width:466.6pt;height:.1pt;z-index:-15702528;mso-wrap-edited:f;mso-width-percent:0;mso-height-percent:0;mso-wrap-distance-left:0;mso-wrap-distance-right:0;mso-position-horizontal-relative:page;mso-width-percent:0;mso-height-percent:0" coordsize="9332,1270" path="m,l9331,e" filled="f" strokeweight=".28117mm">
            <v:path arrowok="t" o:connecttype="custom" o:connectlocs="0,0;2147483646,0" o:connectangles="0,0"/>
            <w10:wrap type="topAndBottom" anchorx="page"/>
          </v:shape>
        </w:pict>
      </w:r>
    </w:p>
    <w:p w14:paraId="41C1EF57" w14:textId="77777777" w:rsidR="00AF779A" w:rsidRPr="00D516D6" w:rsidRDefault="00E9277B">
      <w:pPr>
        <w:tabs>
          <w:tab w:val="left" w:pos="2323"/>
        </w:tabs>
        <w:spacing w:before="38" w:line="219" w:lineRule="exact"/>
        <w:ind w:left="236"/>
        <w:rPr>
          <w:rFonts w:ascii="Calibri"/>
          <w:sz w:val="18"/>
          <w:lang w:val="en-GB"/>
        </w:rPr>
      </w:pPr>
      <w:r w:rsidRPr="00D516D6">
        <w:rPr>
          <w:rFonts w:ascii="Calibri"/>
          <w:b/>
          <w:w w:val="105"/>
          <w:sz w:val="18"/>
          <w:lang w:val="en-GB"/>
        </w:rPr>
        <w:t>Test</w:t>
      </w:r>
      <w:r w:rsidRPr="00D516D6">
        <w:rPr>
          <w:rFonts w:ascii="Calibri"/>
          <w:b/>
          <w:spacing w:val="22"/>
          <w:w w:val="105"/>
          <w:sz w:val="18"/>
          <w:lang w:val="en-GB"/>
        </w:rPr>
        <w:t xml:space="preserve"> </w:t>
      </w:r>
      <w:r w:rsidRPr="00D516D6">
        <w:rPr>
          <w:rFonts w:ascii="Calibri"/>
          <w:b/>
          <w:w w:val="105"/>
          <w:sz w:val="18"/>
          <w:lang w:val="en-GB"/>
        </w:rPr>
        <w:t>Case</w:t>
      </w:r>
      <w:r w:rsidRPr="00D516D6">
        <w:rPr>
          <w:rFonts w:ascii="Calibri"/>
          <w:b/>
          <w:spacing w:val="23"/>
          <w:w w:val="105"/>
          <w:sz w:val="18"/>
          <w:lang w:val="en-GB"/>
        </w:rPr>
        <w:t xml:space="preserve"> </w:t>
      </w:r>
      <w:r w:rsidRPr="00D516D6">
        <w:rPr>
          <w:rFonts w:ascii="Calibri"/>
          <w:b/>
          <w:w w:val="105"/>
          <w:sz w:val="18"/>
          <w:lang w:val="en-GB"/>
        </w:rPr>
        <w:t>Result</w:t>
      </w:r>
      <w:r w:rsidRPr="00D516D6">
        <w:rPr>
          <w:rFonts w:ascii="Calibri"/>
          <w:b/>
          <w:spacing w:val="23"/>
          <w:w w:val="105"/>
          <w:sz w:val="18"/>
          <w:lang w:val="en-GB"/>
        </w:rPr>
        <w:t xml:space="preserve"> </w:t>
      </w:r>
      <w:r w:rsidRPr="00D516D6">
        <w:rPr>
          <w:rFonts w:ascii="Calibri"/>
          <w:b/>
          <w:spacing w:val="-2"/>
          <w:w w:val="105"/>
          <w:sz w:val="18"/>
          <w:lang w:val="en-GB"/>
        </w:rPr>
        <w:t>Code:</w:t>
      </w:r>
      <w:r w:rsidRPr="00D516D6">
        <w:rPr>
          <w:rFonts w:ascii="Calibri"/>
          <w:b/>
          <w:sz w:val="18"/>
          <w:lang w:val="en-GB"/>
        </w:rPr>
        <w:tab/>
      </w:r>
      <w:r w:rsidRPr="00D516D6">
        <w:rPr>
          <w:rFonts w:ascii="Calibri"/>
          <w:w w:val="105"/>
          <w:sz w:val="18"/>
          <w:lang w:val="en-GB"/>
        </w:rPr>
        <w:t>RPU-6</w:t>
      </w:r>
      <w:r w:rsidRPr="00D516D6">
        <w:rPr>
          <w:rFonts w:ascii="Calibri"/>
          <w:spacing w:val="14"/>
          <w:w w:val="105"/>
          <w:sz w:val="18"/>
          <w:lang w:val="en-GB"/>
        </w:rPr>
        <w:t xml:space="preserve"> </w:t>
      </w:r>
      <w:r w:rsidRPr="00D516D6">
        <w:rPr>
          <w:rFonts w:ascii="Calibri"/>
          <w:w w:val="105"/>
          <w:sz w:val="18"/>
          <w:lang w:val="en-GB"/>
        </w:rPr>
        <w:t>(see</w:t>
      </w:r>
      <w:r w:rsidRPr="00D516D6">
        <w:rPr>
          <w:rFonts w:ascii="Calibri"/>
          <w:spacing w:val="14"/>
          <w:w w:val="105"/>
          <w:sz w:val="18"/>
          <w:lang w:val="en-GB"/>
        </w:rPr>
        <w:t xml:space="preserve"> </w:t>
      </w:r>
      <w:r w:rsidRPr="00D516D6">
        <w:rPr>
          <w:rFonts w:ascii="Calibri"/>
          <w:w w:val="105"/>
          <w:sz w:val="18"/>
          <w:lang w:val="en-GB"/>
        </w:rPr>
        <w:t>test</w:t>
      </w:r>
      <w:r w:rsidRPr="00D516D6">
        <w:rPr>
          <w:rFonts w:ascii="Calibri"/>
          <w:spacing w:val="14"/>
          <w:w w:val="105"/>
          <w:sz w:val="18"/>
          <w:lang w:val="en-GB"/>
        </w:rPr>
        <w:t xml:space="preserve"> </w:t>
      </w:r>
      <w:r w:rsidRPr="00D516D6">
        <w:rPr>
          <w:rFonts w:ascii="Calibri"/>
          <w:w w:val="105"/>
          <w:sz w:val="18"/>
          <w:lang w:val="en-GB"/>
        </w:rPr>
        <w:t>case</w:t>
      </w:r>
      <w:r w:rsidRPr="00D516D6">
        <w:rPr>
          <w:rFonts w:ascii="Calibri"/>
          <w:spacing w:val="14"/>
          <w:w w:val="105"/>
          <w:sz w:val="18"/>
          <w:lang w:val="en-GB"/>
        </w:rPr>
        <w:t xml:space="preserve"> </w:t>
      </w:r>
      <w:r w:rsidRPr="00D516D6">
        <w:rPr>
          <w:rFonts w:ascii="Calibri"/>
          <w:w w:val="105"/>
          <w:sz w:val="18"/>
          <w:lang w:val="en-GB"/>
        </w:rPr>
        <w:t>Table</w:t>
      </w:r>
      <w:r w:rsidRPr="00D516D6">
        <w:rPr>
          <w:rFonts w:ascii="Calibri"/>
          <w:spacing w:val="15"/>
          <w:w w:val="105"/>
          <w:sz w:val="18"/>
          <w:lang w:val="en-GB"/>
        </w:rPr>
        <w:t xml:space="preserve"> </w:t>
      </w:r>
      <w:hyperlink w:anchor="_bookmark29" w:history="1">
        <w:r w:rsidRPr="00D516D6">
          <w:rPr>
            <w:rFonts w:ascii="Calibri"/>
            <w:color w:val="2F4F4F"/>
            <w:spacing w:val="-5"/>
            <w:w w:val="105"/>
            <w:sz w:val="18"/>
            <w:lang w:val="en-GB"/>
          </w:rPr>
          <w:t>19</w:t>
        </w:r>
      </w:hyperlink>
      <w:r w:rsidRPr="00D516D6">
        <w:rPr>
          <w:rFonts w:ascii="Calibri"/>
          <w:spacing w:val="-5"/>
          <w:w w:val="105"/>
          <w:sz w:val="18"/>
          <w:lang w:val="en-GB"/>
        </w:rPr>
        <w:t>)</w:t>
      </w:r>
    </w:p>
    <w:p w14:paraId="4807A86F" w14:textId="77777777" w:rsidR="00AF779A" w:rsidRPr="00D516D6" w:rsidRDefault="00E9277B">
      <w:pPr>
        <w:tabs>
          <w:tab w:val="left" w:pos="2323"/>
        </w:tabs>
        <w:spacing w:line="219" w:lineRule="exact"/>
        <w:ind w:left="236"/>
        <w:rPr>
          <w:rFonts w:ascii="Calibri"/>
          <w:sz w:val="18"/>
          <w:lang w:val="en-GB"/>
        </w:rPr>
      </w:pPr>
      <w:r>
        <w:rPr>
          <w:lang w:val="en-GB"/>
        </w:rPr>
        <w:pict w14:anchorId="2BE78C03">
          <v:shape id="docshape80" o:spid="_x0000_s1219" alt="" style="position:absolute;left:0;text-align:left;margin-left:38.85pt;margin-top:13.8pt;width:466.6pt;height:.1pt;z-index:-15702016;mso-wrap-edited:f;mso-width-percent:0;mso-height-percent:0;mso-wrap-distance-left:0;mso-wrap-distance-right:0;mso-position-horizontal-relative:page;mso-width-percent:0;mso-height-percent:0" coordsize="9332,1270" path="m,l9331,e" filled="f" strokeweight=".17569mm">
            <v:path arrowok="t" o:connecttype="custom" o:connectlocs="0,0;2147483646,0" o:connectangles="0,0"/>
            <w10:wrap type="topAndBottom" anchorx="page"/>
          </v:shape>
        </w:pict>
      </w:r>
      <w:r w:rsidR="009308E3" w:rsidRPr="00D516D6">
        <w:rPr>
          <w:rFonts w:ascii="Calibri"/>
          <w:b/>
          <w:w w:val="105"/>
          <w:sz w:val="18"/>
          <w:lang w:val="en-GB"/>
        </w:rPr>
        <w:t>Execution</w:t>
      </w:r>
      <w:r w:rsidR="009308E3" w:rsidRPr="00D516D6">
        <w:rPr>
          <w:rFonts w:ascii="Calibri"/>
          <w:b/>
          <w:spacing w:val="11"/>
          <w:w w:val="105"/>
          <w:sz w:val="18"/>
          <w:lang w:val="en-GB"/>
        </w:rPr>
        <w:t xml:space="preserve"> </w:t>
      </w:r>
      <w:r w:rsidR="009308E3" w:rsidRPr="00D516D6">
        <w:rPr>
          <w:rFonts w:ascii="Calibri"/>
          <w:b/>
          <w:spacing w:val="-2"/>
          <w:w w:val="105"/>
          <w:sz w:val="18"/>
          <w:lang w:val="en-GB"/>
        </w:rPr>
        <w:t>Date:</w:t>
      </w:r>
      <w:r w:rsidR="009308E3" w:rsidRPr="00D516D6">
        <w:rPr>
          <w:rFonts w:ascii="Calibri"/>
          <w:b/>
          <w:sz w:val="18"/>
          <w:lang w:val="en-GB"/>
        </w:rPr>
        <w:tab/>
      </w:r>
      <w:r w:rsidR="009308E3" w:rsidRPr="00D516D6">
        <w:rPr>
          <w:rFonts w:ascii="Calibri"/>
          <w:spacing w:val="-2"/>
          <w:w w:val="105"/>
          <w:sz w:val="18"/>
          <w:lang w:val="en-GB"/>
        </w:rPr>
        <w:t>12/12/2022</w:t>
      </w:r>
    </w:p>
    <w:p w14:paraId="68D57D45" w14:textId="77777777" w:rsidR="00AF779A" w:rsidRPr="00D516D6" w:rsidRDefault="00E9277B">
      <w:pPr>
        <w:spacing w:before="38" w:after="57"/>
        <w:ind w:right="37"/>
        <w:jc w:val="center"/>
        <w:rPr>
          <w:rFonts w:ascii="Calibri"/>
          <w:b/>
          <w:sz w:val="18"/>
          <w:lang w:val="en-GB"/>
        </w:rPr>
      </w:pPr>
      <w:r w:rsidRPr="00D516D6">
        <w:rPr>
          <w:rFonts w:ascii="Calibri"/>
          <w:b/>
          <w:w w:val="105"/>
          <w:sz w:val="18"/>
          <w:lang w:val="en-GB"/>
        </w:rPr>
        <w:t>Obtained</w:t>
      </w:r>
      <w:r w:rsidRPr="00D516D6">
        <w:rPr>
          <w:rFonts w:ascii="Calibri"/>
          <w:b/>
          <w:spacing w:val="-2"/>
          <w:w w:val="105"/>
          <w:sz w:val="18"/>
          <w:lang w:val="en-GB"/>
        </w:rPr>
        <w:t xml:space="preserve"> Result</w:t>
      </w:r>
    </w:p>
    <w:p w14:paraId="61339CD3" w14:textId="77777777" w:rsidR="00AF779A" w:rsidRPr="00D516D6" w:rsidRDefault="00E9277B">
      <w:pPr>
        <w:pStyle w:val="Textoindependiente"/>
        <w:spacing w:line="20" w:lineRule="exact"/>
        <w:ind w:left="116"/>
        <w:rPr>
          <w:rFonts w:ascii="Calibri"/>
          <w:sz w:val="2"/>
          <w:lang w:val="en-GB"/>
        </w:rPr>
      </w:pPr>
      <w:r>
        <w:rPr>
          <w:rFonts w:ascii="Calibri"/>
          <w:sz w:val="2"/>
          <w:lang w:val="en-GB"/>
        </w:rPr>
      </w:r>
      <w:r>
        <w:rPr>
          <w:rFonts w:ascii="Calibri"/>
          <w:sz w:val="2"/>
          <w:lang w:val="en-GB"/>
        </w:rPr>
        <w:pict w14:anchorId="3793A323">
          <v:group id="docshapegroup81" o:spid="_x0000_s1217" alt="" style="width:466.6pt;height:.5pt;mso-position-horizontal-relative:char;mso-position-vertical-relative:line" coordsize="9332,10">
            <v:line id="_x0000_s1218" alt="" style="position:absolute" from="0,5" to="9332,5" strokeweight=".17569mm"/>
            <w10:anchorlock/>
          </v:group>
        </w:pict>
      </w:r>
    </w:p>
    <w:p w14:paraId="141445EA" w14:textId="77777777" w:rsidR="00AF779A" w:rsidRPr="00D516D6" w:rsidRDefault="00E9277B">
      <w:pPr>
        <w:spacing w:before="22"/>
        <w:ind w:right="38"/>
        <w:jc w:val="center"/>
        <w:rPr>
          <w:rFonts w:ascii="Calibri"/>
          <w:sz w:val="18"/>
          <w:lang w:val="en-GB"/>
        </w:rPr>
      </w:pPr>
      <w:r>
        <w:rPr>
          <w:lang w:val="en-GB"/>
        </w:rPr>
        <w:pict w14:anchorId="32E3E220">
          <v:shape id="docshape82" o:spid="_x0000_s1216" alt="" style="position:absolute;left:0;text-align:left;margin-left:38.85pt;margin-top:14.9pt;width:466.6pt;height:.1pt;z-index:-15700992;mso-wrap-edited:f;mso-width-percent:0;mso-height-percent:0;mso-wrap-distance-left:0;mso-wrap-distance-right:0;mso-position-horizontal-relative:page;mso-width-percent:0;mso-height-percent:0" coordsize="9332,1270" path="m,l9331,e" filled="f" strokeweight=".17569mm">
            <v:path arrowok="t" o:connecttype="custom" o:connectlocs="0,0;2147483646,0" o:connectangles="0,0"/>
            <w10:wrap type="topAndBottom" anchorx="page"/>
          </v:shape>
        </w:pict>
      </w:r>
      <w:r w:rsidR="009308E3" w:rsidRPr="00D516D6">
        <w:rPr>
          <w:rFonts w:ascii="Calibri"/>
          <w:sz w:val="18"/>
          <w:lang w:val="en-GB"/>
        </w:rPr>
        <w:t>The</w:t>
      </w:r>
      <w:r w:rsidR="009308E3" w:rsidRPr="00D516D6">
        <w:rPr>
          <w:rFonts w:ascii="Calibri"/>
          <w:spacing w:val="24"/>
          <w:sz w:val="18"/>
          <w:lang w:val="en-GB"/>
        </w:rPr>
        <w:t xml:space="preserve"> </w:t>
      </w:r>
      <w:r w:rsidR="009308E3" w:rsidRPr="00D516D6">
        <w:rPr>
          <w:rFonts w:ascii="Calibri"/>
          <w:sz w:val="18"/>
          <w:lang w:val="en-GB"/>
        </w:rPr>
        <w:t>mobile</w:t>
      </w:r>
      <w:r w:rsidR="009308E3" w:rsidRPr="00D516D6">
        <w:rPr>
          <w:rFonts w:ascii="Calibri"/>
          <w:spacing w:val="25"/>
          <w:sz w:val="18"/>
          <w:lang w:val="en-GB"/>
        </w:rPr>
        <w:t xml:space="preserve"> </w:t>
      </w:r>
      <w:r w:rsidR="009308E3" w:rsidRPr="00D516D6">
        <w:rPr>
          <w:rFonts w:ascii="Calibri"/>
          <w:sz w:val="18"/>
          <w:lang w:val="en-GB"/>
        </w:rPr>
        <w:t>application</w:t>
      </w:r>
      <w:r w:rsidR="009308E3" w:rsidRPr="00D516D6">
        <w:rPr>
          <w:rFonts w:ascii="Calibri"/>
          <w:spacing w:val="24"/>
          <w:sz w:val="18"/>
          <w:lang w:val="en-GB"/>
        </w:rPr>
        <w:t xml:space="preserve"> </w:t>
      </w:r>
      <w:r w:rsidR="009308E3" w:rsidRPr="00D516D6">
        <w:rPr>
          <w:rFonts w:ascii="Calibri"/>
          <w:sz w:val="18"/>
          <w:lang w:val="en-GB"/>
        </w:rPr>
        <w:t>successfully</w:t>
      </w:r>
      <w:r w:rsidR="009308E3" w:rsidRPr="00D516D6">
        <w:rPr>
          <w:rFonts w:ascii="Calibri"/>
          <w:spacing w:val="25"/>
          <w:sz w:val="18"/>
          <w:lang w:val="en-GB"/>
        </w:rPr>
        <w:t xml:space="preserve"> </w:t>
      </w:r>
      <w:r w:rsidR="009308E3" w:rsidRPr="00D516D6">
        <w:rPr>
          <w:rFonts w:ascii="Calibri"/>
          <w:sz w:val="18"/>
          <w:lang w:val="en-GB"/>
        </w:rPr>
        <w:t>registered</w:t>
      </w:r>
      <w:r w:rsidR="009308E3" w:rsidRPr="00D516D6">
        <w:rPr>
          <w:rFonts w:ascii="Calibri"/>
          <w:spacing w:val="23"/>
          <w:sz w:val="18"/>
          <w:lang w:val="en-GB"/>
        </w:rPr>
        <w:t xml:space="preserve"> </w:t>
      </w:r>
      <w:r w:rsidR="009308E3" w:rsidRPr="00D516D6">
        <w:rPr>
          <w:rFonts w:ascii="Calibri"/>
          <w:sz w:val="18"/>
          <w:lang w:val="en-GB"/>
        </w:rPr>
        <w:t>the</w:t>
      </w:r>
      <w:r w:rsidR="009308E3" w:rsidRPr="00D516D6">
        <w:rPr>
          <w:rFonts w:ascii="Calibri"/>
          <w:spacing w:val="25"/>
          <w:sz w:val="18"/>
          <w:lang w:val="en-GB"/>
        </w:rPr>
        <w:t xml:space="preserve"> </w:t>
      </w:r>
      <w:proofErr w:type="spellStart"/>
      <w:r w:rsidR="009308E3" w:rsidRPr="00D516D6">
        <w:rPr>
          <w:rFonts w:ascii="Calibri"/>
          <w:sz w:val="18"/>
          <w:lang w:val="en-GB"/>
        </w:rPr>
        <w:t>Torddis</w:t>
      </w:r>
      <w:proofErr w:type="spellEnd"/>
      <w:r w:rsidR="009308E3" w:rsidRPr="00D516D6">
        <w:rPr>
          <w:rFonts w:ascii="Calibri"/>
          <w:spacing w:val="24"/>
          <w:sz w:val="18"/>
          <w:lang w:val="en-GB"/>
        </w:rPr>
        <w:t xml:space="preserve"> </w:t>
      </w:r>
      <w:r w:rsidR="009308E3" w:rsidRPr="00D516D6">
        <w:rPr>
          <w:rFonts w:ascii="Calibri"/>
          <w:spacing w:val="-2"/>
          <w:sz w:val="18"/>
          <w:lang w:val="en-GB"/>
        </w:rPr>
        <w:t>device.</w:t>
      </w:r>
    </w:p>
    <w:p w14:paraId="68CACDC4" w14:textId="77777777" w:rsidR="00AF779A" w:rsidRPr="00D516D6" w:rsidRDefault="00E9277B">
      <w:pPr>
        <w:spacing w:before="38" w:after="57"/>
        <w:ind w:right="37"/>
        <w:jc w:val="center"/>
        <w:rPr>
          <w:rFonts w:ascii="Calibri"/>
          <w:b/>
          <w:sz w:val="18"/>
          <w:lang w:val="en-GB"/>
        </w:rPr>
      </w:pPr>
      <w:r w:rsidRPr="00D516D6">
        <w:rPr>
          <w:rFonts w:ascii="Calibri"/>
          <w:b/>
          <w:spacing w:val="-2"/>
          <w:sz w:val="18"/>
          <w:lang w:val="en-GB"/>
        </w:rPr>
        <w:t>Observations</w:t>
      </w:r>
    </w:p>
    <w:p w14:paraId="4744B50A" w14:textId="77777777" w:rsidR="00AF779A" w:rsidRPr="00D516D6" w:rsidRDefault="00E9277B">
      <w:pPr>
        <w:pStyle w:val="Textoindependiente"/>
        <w:spacing w:line="20" w:lineRule="exact"/>
        <w:ind w:left="116"/>
        <w:rPr>
          <w:rFonts w:ascii="Calibri"/>
          <w:sz w:val="2"/>
          <w:lang w:val="en-GB"/>
        </w:rPr>
      </w:pPr>
      <w:r>
        <w:rPr>
          <w:rFonts w:ascii="Calibri"/>
          <w:sz w:val="2"/>
          <w:lang w:val="en-GB"/>
        </w:rPr>
      </w:r>
      <w:r>
        <w:rPr>
          <w:rFonts w:ascii="Calibri"/>
          <w:sz w:val="2"/>
          <w:lang w:val="en-GB"/>
        </w:rPr>
        <w:pict w14:anchorId="7F494682">
          <v:group id="docshapegroup83" o:spid="_x0000_s1214" alt="" style="width:466.6pt;height:.5pt;mso-position-horizontal-relative:char;mso-position-vertical-relative:line" coordsize="9332,10">
            <v:line id="_x0000_s1215" alt="" style="position:absolute" from="0,5" to="9332,5" strokeweight=".17569mm"/>
            <w10:anchorlock/>
          </v:group>
        </w:pict>
      </w:r>
    </w:p>
    <w:p w14:paraId="31E21C7F" w14:textId="77777777" w:rsidR="00AF779A" w:rsidRPr="00D516D6" w:rsidRDefault="00E9277B">
      <w:pPr>
        <w:spacing w:before="22"/>
        <w:ind w:right="37"/>
        <w:jc w:val="center"/>
        <w:rPr>
          <w:rFonts w:ascii="Calibri"/>
          <w:sz w:val="18"/>
          <w:lang w:val="en-GB"/>
        </w:rPr>
      </w:pPr>
      <w:r>
        <w:rPr>
          <w:lang w:val="en-GB"/>
        </w:rPr>
        <w:pict w14:anchorId="5011C66A">
          <v:shape id="docshape84" o:spid="_x0000_s1213" alt="" style="position:absolute;left:0;text-align:left;margin-left:38.85pt;margin-top:15.05pt;width:466.6pt;height:.1pt;z-index:-15699968;mso-wrap-edited:f;mso-width-percent:0;mso-height-percent:0;mso-wrap-distance-left:0;mso-wrap-distance-right:0;mso-position-horizontal-relative:page;mso-width-percent:0;mso-height-percent:0" coordsize="9332,1270" path="m,l9331,e" filled="f" strokeweight=".28117mm">
            <v:path arrowok="t" o:connecttype="custom" o:connectlocs="0,0;2147483646,0" o:connectangles="0,0"/>
            <w10:wrap type="topAndBottom" anchorx="page"/>
          </v:shape>
        </w:pict>
      </w:r>
      <w:r w:rsidR="009308E3" w:rsidRPr="00D516D6">
        <w:rPr>
          <w:rFonts w:ascii="Calibri"/>
          <w:sz w:val="18"/>
          <w:lang w:val="en-GB"/>
        </w:rPr>
        <w:t>Display</w:t>
      </w:r>
      <w:r w:rsidR="009308E3" w:rsidRPr="00D516D6">
        <w:rPr>
          <w:rFonts w:ascii="Calibri"/>
          <w:spacing w:val="19"/>
          <w:sz w:val="18"/>
          <w:lang w:val="en-GB"/>
        </w:rPr>
        <w:t xml:space="preserve"> </w:t>
      </w:r>
      <w:r w:rsidR="009308E3" w:rsidRPr="00D516D6">
        <w:rPr>
          <w:rFonts w:ascii="Calibri"/>
          <w:sz w:val="18"/>
          <w:lang w:val="en-GB"/>
        </w:rPr>
        <w:t>a</w:t>
      </w:r>
      <w:r w:rsidR="009308E3" w:rsidRPr="00D516D6">
        <w:rPr>
          <w:rFonts w:ascii="Calibri"/>
          <w:spacing w:val="19"/>
          <w:sz w:val="18"/>
          <w:lang w:val="en-GB"/>
        </w:rPr>
        <w:t xml:space="preserve"> </w:t>
      </w:r>
      <w:r w:rsidR="009308E3" w:rsidRPr="00D516D6">
        <w:rPr>
          <w:rFonts w:ascii="Calibri"/>
          <w:sz w:val="18"/>
          <w:lang w:val="en-GB"/>
        </w:rPr>
        <w:t>message</w:t>
      </w:r>
      <w:r w:rsidR="009308E3" w:rsidRPr="00D516D6">
        <w:rPr>
          <w:rFonts w:ascii="Calibri"/>
          <w:spacing w:val="20"/>
          <w:sz w:val="18"/>
          <w:lang w:val="en-GB"/>
        </w:rPr>
        <w:t xml:space="preserve"> </w:t>
      </w:r>
      <w:r w:rsidR="009308E3" w:rsidRPr="00D516D6">
        <w:rPr>
          <w:rFonts w:ascii="Calibri"/>
          <w:sz w:val="18"/>
          <w:lang w:val="en-GB"/>
        </w:rPr>
        <w:t>when</w:t>
      </w:r>
      <w:r w:rsidR="009308E3" w:rsidRPr="00D516D6">
        <w:rPr>
          <w:rFonts w:ascii="Calibri"/>
          <w:spacing w:val="19"/>
          <w:sz w:val="18"/>
          <w:lang w:val="en-GB"/>
        </w:rPr>
        <w:t xml:space="preserve"> </w:t>
      </w:r>
      <w:r w:rsidR="009308E3" w:rsidRPr="00D516D6">
        <w:rPr>
          <w:rFonts w:ascii="Calibri"/>
          <w:sz w:val="18"/>
          <w:lang w:val="en-GB"/>
        </w:rPr>
        <w:t>the</w:t>
      </w:r>
      <w:r w:rsidR="009308E3" w:rsidRPr="00D516D6">
        <w:rPr>
          <w:rFonts w:ascii="Calibri"/>
          <w:spacing w:val="20"/>
          <w:sz w:val="18"/>
          <w:lang w:val="en-GB"/>
        </w:rPr>
        <w:t xml:space="preserve"> </w:t>
      </w:r>
      <w:r w:rsidR="009308E3" w:rsidRPr="00D516D6">
        <w:rPr>
          <w:rFonts w:ascii="Calibri"/>
          <w:sz w:val="18"/>
          <w:lang w:val="en-GB"/>
        </w:rPr>
        <w:t>device</w:t>
      </w:r>
      <w:r w:rsidR="009308E3" w:rsidRPr="00D516D6">
        <w:rPr>
          <w:rFonts w:ascii="Calibri"/>
          <w:spacing w:val="19"/>
          <w:sz w:val="18"/>
          <w:lang w:val="en-GB"/>
        </w:rPr>
        <w:t xml:space="preserve"> </w:t>
      </w:r>
      <w:r w:rsidR="009308E3" w:rsidRPr="00D516D6">
        <w:rPr>
          <w:rFonts w:ascii="Calibri"/>
          <w:sz w:val="18"/>
          <w:lang w:val="en-GB"/>
        </w:rPr>
        <w:t>registration</w:t>
      </w:r>
      <w:r w:rsidR="009308E3" w:rsidRPr="00D516D6">
        <w:rPr>
          <w:rFonts w:ascii="Calibri"/>
          <w:spacing w:val="20"/>
          <w:sz w:val="18"/>
          <w:lang w:val="en-GB"/>
        </w:rPr>
        <w:t xml:space="preserve"> </w:t>
      </w:r>
      <w:r w:rsidR="009308E3" w:rsidRPr="00D516D6">
        <w:rPr>
          <w:rFonts w:ascii="Calibri"/>
          <w:sz w:val="18"/>
          <w:lang w:val="en-GB"/>
        </w:rPr>
        <w:t>process</w:t>
      </w:r>
      <w:r w:rsidR="009308E3" w:rsidRPr="00D516D6">
        <w:rPr>
          <w:rFonts w:ascii="Calibri"/>
          <w:spacing w:val="19"/>
          <w:sz w:val="18"/>
          <w:lang w:val="en-GB"/>
        </w:rPr>
        <w:t xml:space="preserve"> </w:t>
      </w:r>
      <w:r w:rsidR="009308E3" w:rsidRPr="00D516D6">
        <w:rPr>
          <w:rFonts w:ascii="Calibri"/>
          <w:sz w:val="18"/>
          <w:lang w:val="en-GB"/>
        </w:rPr>
        <w:t>is</w:t>
      </w:r>
      <w:r w:rsidR="009308E3" w:rsidRPr="00D516D6">
        <w:rPr>
          <w:rFonts w:ascii="Calibri"/>
          <w:spacing w:val="19"/>
          <w:sz w:val="18"/>
          <w:lang w:val="en-GB"/>
        </w:rPr>
        <w:t xml:space="preserve"> </w:t>
      </w:r>
      <w:r w:rsidR="009308E3" w:rsidRPr="00D516D6">
        <w:rPr>
          <w:rFonts w:ascii="Calibri"/>
          <w:spacing w:val="-2"/>
          <w:sz w:val="18"/>
          <w:lang w:val="en-GB"/>
        </w:rPr>
        <w:t>completed.</w:t>
      </w:r>
    </w:p>
    <w:p w14:paraId="4A6C0223" w14:textId="77777777" w:rsidR="00AF779A" w:rsidRPr="00D516D6" w:rsidRDefault="00AF779A">
      <w:pPr>
        <w:pStyle w:val="Textoindependiente"/>
        <w:spacing w:before="3"/>
        <w:rPr>
          <w:rFonts w:ascii="Calibri"/>
          <w:sz w:val="18"/>
          <w:lang w:val="en-GB"/>
        </w:rPr>
      </w:pPr>
    </w:p>
    <w:p w14:paraId="2C9AD5ED" w14:textId="77777777" w:rsidR="00AF779A" w:rsidRPr="00D516D6" w:rsidRDefault="00E9277B">
      <w:pPr>
        <w:spacing w:before="94" w:line="219" w:lineRule="exact"/>
        <w:ind w:left="116"/>
        <w:rPr>
          <w:rFonts w:ascii="Calibri"/>
          <w:b/>
          <w:sz w:val="18"/>
          <w:lang w:val="en-GB"/>
        </w:rPr>
      </w:pPr>
      <w:bookmarkStart w:id="205" w:name="_bookmark23"/>
      <w:bookmarkEnd w:id="205"/>
      <w:r w:rsidRPr="00D516D6">
        <w:rPr>
          <w:rFonts w:ascii="Calibri"/>
          <w:b/>
          <w:w w:val="105"/>
          <w:sz w:val="18"/>
          <w:lang w:val="en-GB"/>
        </w:rPr>
        <w:t>Table</w:t>
      </w:r>
      <w:r w:rsidRPr="00D516D6">
        <w:rPr>
          <w:rFonts w:ascii="Calibri"/>
          <w:b/>
          <w:spacing w:val="15"/>
          <w:w w:val="105"/>
          <w:sz w:val="18"/>
          <w:lang w:val="en-GB"/>
        </w:rPr>
        <w:t xml:space="preserve"> </w:t>
      </w:r>
      <w:r w:rsidRPr="00D516D6">
        <w:rPr>
          <w:rFonts w:ascii="Calibri"/>
          <w:b/>
          <w:spacing w:val="-5"/>
          <w:w w:val="105"/>
          <w:sz w:val="18"/>
          <w:lang w:val="en-GB"/>
        </w:rPr>
        <w:t>15</w:t>
      </w:r>
    </w:p>
    <w:p w14:paraId="4B0DBD70" w14:textId="2CDF4DBC" w:rsidR="00AF779A" w:rsidRPr="00D516D6" w:rsidRDefault="00E9277B">
      <w:pPr>
        <w:spacing w:line="219" w:lineRule="exact"/>
        <w:ind w:left="116"/>
        <w:rPr>
          <w:rFonts w:ascii="Calibri"/>
          <w:sz w:val="18"/>
          <w:lang w:val="en-GB"/>
        </w:rPr>
      </w:pPr>
      <w:bookmarkStart w:id="206" w:name="OLE_LINK244"/>
      <w:r w:rsidRPr="00D516D6">
        <w:rPr>
          <w:rFonts w:ascii="Calibri"/>
          <w:w w:val="105"/>
          <w:sz w:val="18"/>
          <w:lang w:val="en-GB"/>
        </w:rPr>
        <w:t>Test</w:t>
      </w:r>
      <w:r w:rsidRPr="00D516D6">
        <w:rPr>
          <w:rFonts w:ascii="Calibri"/>
          <w:spacing w:val="12"/>
          <w:w w:val="105"/>
          <w:sz w:val="18"/>
          <w:lang w:val="en-GB"/>
        </w:rPr>
        <w:t xml:space="preserve"> </w:t>
      </w:r>
      <w:r w:rsidR="00872B69">
        <w:rPr>
          <w:rFonts w:ascii="Calibri"/>
          <w:w w:val="105"/>
          <w:sz w:val="18"/>
          <w:lang w:val="en-GB"/>
        </w:rPr>
        <w:t>c</w:t>
      </w:r>
      <w:r w:rsidRPr="00D516D6">
        <w:rPr>
          <w:rFonts w:ascii="Calibri"/>
          <w:w w:val="105"/>
          <w:sz w:val="18"/>
          <w:lang w:val="en-GB"/>
        </w:rPr>
        <w:t>ase</w:t>
      </w:r>
      <w:r w:rsidRPr="00D516D6">
        <w:rPr>
          <w:rFonts w:ascii="Calibri"/>
          <w:spacing w:val="13"/>
          <w:w w:val="105"/>
          <w:sz w:val="18"/>
          <w:lang w:val="en-GB"/>
        </w:rPr>
        <w:t xml:space="preserve"> </w:t>
      </w:r>
      <w:r w:rsidR="00872B69">
        <w:rPr>
          <w:rFonts w:ascii="Calibri"/>
          <w:w w:val="105"/>
          <w:sz w:val="18"/>
          <w:lang w:val="en-GB"/>
        </w:rPr>
        <w:t>r</w:t>
      </w:r>
      <w:r w:rsidRPr="00D516D6">
        <w:rPr>
          <w:rFonts w:ascii="Calibri"/>
          <w:w w:val="105"/>
          <w:sz w:val="18"/>
          <w:lang w:val="en-GB"/>
        </w:rPr>
        <w:t>esult</w:t>
      </w:r>
      <w:r w:rsidRPr="00D516D6">
        <w:rPr>
          <w:rFonts w:ascii="Calibri"/>
          <w:spacing w:val="13"/>
          <w:w w:val="105"/>
          <w:sz w:val="18"/>
          <w:lang w:val="en-GB"/>
        </w:rPr>
        <w:t xml:space="preserve"> </w:t>
      </w:r>
      <w:r w:rsidRPr="00D516D6">
        <w:rPr>
          <w:rFonts w:ascii="Calibri"/>
          <w:w w:val="105"/>
          <w:sz w:val="18"/>
          <w:lang w:val="en-GB"/>
        </w:rPr>
        <w:t>for</w:t>
      </w:r>
      <w:r w:rsidRPr="00D516D6">
        <w:rPr>
          <w:rFonts w:ascii="Calibri"/>
          <w:spacing w:val="12"/>
          <w:w w:val="105"/>
          <w:sz w:val="18"/>
          <w:lang w:val="en-GB"/>
        </w:rPr>
        <w:t xml:space="preserve"> </w:t>
      </w:r>
      <w:r w:rsidR="00872B69">
        <w:rPr>
          <w:rFonts w:ascii="Calibri"/>
          <w:w w:val="105"/>
          <w:sz w:val="18"/>
          <w:lang w:val="en-GB"/>
        </w:rPr>
        <w:t>c</w:t>
      </w:r>
      <w:r w:rsidRPr="00D516D6">
        <w:rPr>
          <w:rFonts w:ascii="Calibri"/>
          <w:w w:val="105"/>
          <w:sz w:val="18"/>
          <w:lang w:val="en-GB"/>
        </w:rPr>
        <w:t>onfiguring</w:t>
      </w:r>
      <w:r w:rsidRPr="00D516D6">
        <w:rPr>
          <w:rFonts w:ascii="Calibri"/>
          <w:spacing w:val="12"/>
          <w:w w:val="105"/>
          <w:sz w:val="18"/>
          <w:lang w:val="en-GB"/>
        </w:rPr>
        <w:t xml:space="preserve"> </w:t>
      </w:r>
      <w:r w:rsidR="00872B69">
        <w:rPr>
          <w:rFonts w:ascii="Calibri"/>
          <w:w w:val="105"/>
          <w:sz w:val="18"/>
          <w:lang w:val="en-GB"/>
        </w:rPr>
        <w:t>o</w:t>
      </w:r>
      <w:r w:rsidRPr="00D516D6">
        <w:rPr>
          <w:rFonts w:ascii="Calibri"/>
          <w:w w:val="105"/>
          <w:sz w:val="18"/>
          <w:lang w:val="en-GB"/>
        </w:rPr>
        <w:t>bject</w:t>
      </w:r>
      <w:r w:rsidRPr="00D516D6">
        <w:rPr>
          <w:rFonts w:ascii="Calibri"/>
          <w:spacing w:val="12"/>
          <w:w w:val="105"/>
          <w:sz w:val="18"/>
          <w:lang w:val="en-GB"/>
        </w:rPr>
        <w:t xml:space="preserve"> </w:t>
      </w:r>
      <w:r w:rsidR="00872B69">
        <w:rPr>
          <w:rFonts w:ascii="Calibri"/>
          <w:spacing w:val="-2"/>
          <w:w w:val="105"/>
          <w:sz w:val="18"/>
          <w:lang w:val="en-GB"/>
        </w:rPr>
        <w:t>u</w:t>
      </w:r>
      <w:r w:rsidRPr="00D516D6">
        <w:rPr>
          <w:rFonts w:ascii="Calibri"/>
          <w:spacing w:val="-2"/>
          <w:w w:val="105"/>
          <w:sz w:val="18"/>
          <w:lang w:val="en-GB"/>
        </w:rPr>
        <w:t>sage</w:t>
      </w:r>
      <w:bookmarkEnd w:id="206"/>
    </w:p>
    <w:p w14:paraId="69295172" w14:textId="77777777" w:rsidR="00AF779A" w:rsidRPr="00D516D6" w:rsidRDefault="00E9277B">
      <w:pPr>
        <w:pStyle w:val="Textoindependiente"/>
        <w:spacing w:before="9"/>
        <w:rPr>
          <w:rFonts w:ascii="Calibri"/>
          <w:sz w:val="5"/>
          <w:lang w:val="en-GB"/>
        </w:rPr>
      </w:pPr>
      <w:r>
        <w:rPr>
          <w:lang w:val="en-GB"/>
        </w:rPr>
        <w:pict w14:anchorId="761E1DA0">
          <v:shape id="docshape85" o:spid="_x0000_s1212" alt="" style="position:absolute;margin-left:38.85pt;margin-top:4.7pt;width:466.6pt;height:.1pt;z-index:-15699456;mso-wrap-edited:f;mso-width-percent:0;mso-height-percent:0;mso-wrap-distance-left:0;mso-wrap-distance-right:0;mso-position-horizontal-relative:page;mso-width-percent:0;mso-height-percent:0" coordsize="9332,1270" path="m,l9331,e" filled="f" strokeweight=".28117mm">
            <v:path arrowok="t" o:connecttype="custom" o:connectlocs="0,0;2147483646,0" o:connectangles="0,0"/>
            <w10:wrap type="topAndBottom" anchorx="page"/>
          </v:shape>
        </w:pict>
      </w:r>
    </w:p>
    <w:p w14:paraId="7126617F" w14:textId="77777777" w:rsidR="00AF779A" w:rsidRPr="00D516D6" w:rsidRDefault="00E9277B">
      <w:pPr>
        <w:tabs>
          <w:tab w:val="left" w:pos="2323"/>
        </w:tabs>
        <w:spacing w:before="38" w:line="219" w:lineRule="exact"/>
        <w:ind w:left="236"/>
        <w:rPr>
          <w:rFonts w:ascii="Calibri"/>
          <w:sz w:val="18"/>
          <w:lang w:val="en-GB"/>
        </w:rPr>
      </w:pPr>
      <w:r w:rsidRPr="00D516D6">
        <w:rPr>
          <w:rFonts w:ascii="Calibri"/>
          <w:b/>
          <w:w w:val="105"/>
          <w:sz w:val="18"/>
          <w:lang w:val="en-GB"/>
        </w:rPr>
        <w:t>Test</w:t>
      </w:r>
      <w:r w:rsidRPr="00D516D6">
        <w:rPr>
          <w:rFonts w:ascii="Calibri"/>
          <w:b/>
          <w:spacing w:val="22"/>
          <w:w w:val="105"/>
          <w:sz w:val="18"/>
          <w:lang w:val="en-GB"/>
        </w:rPr>
        <w:t xml:space="preserve"> </w:t>
      </w:r>
      <w:r w:rsidRPr="00D516D6">
        <w:rPr>
          <w:rFonts w:ascii="Calibri"/>
          <w:b/>
          <w:w w:val="105"/>
          <w:sz w:val="18"/>
          <w:lang w:val="en-GB"/>
        </w:rPr>
        <w:t>Case</w:t>
      </w:r>
      <w:r w:rsidRPr="00D516D6">
        <w:rPr>
          <w:rFonts w:ascii="Calibri"/>
          <w:b/>
          <w:spacing w:val="23"/>
          <w:w w:val="105"/>
          <w:sz w:val="18"/>
          <w:lang w:val="en-GB"/>
        </w:rPr>
        <w:t xml:space="preserve"> </w:t>
      </w:r>
      <w:r w:rsidRPr="00D516D6">
        <w:rPr>
          <w:rFonts w:ascii="Calibri"/>
          <w:b/>
          <w:w w:val="105"/>
          <w:sz w:val="18"/>
          <w:lang w:val="en-GB"/>
        </w:rPr>
        <w:t>Result</w:t>
      </w:r>
      <w:r w:rsidRPr="00D516D6">
        <w:rPr>
          <w:rFonts w:ascii="Calibri"/>
          <w:b/>
          <w:spacing w:val="23"/>
          <w:w w:val="105"/>
          <w:sz w:val="18"/>
          <w:lang w:val="en-GB"/>
        </w:rPr>
        <w:t xml:space="preserve"> </w:t>
      </w:r>
      <w:r w:rsidRPr="00D516D6">
        <w:rPr>
          <w:rFonts w:ascii="Calibri"/>
          <w:b/>
          <w:spacing w:val="-2"/>
          <w:w w:val="105"/>
          <w:sz w:val="18"/>
          <w:lang w:val="en-GB"/>
        </w:rPr>
        <w:t>Code:</w:t>
      </w:r>
      <w:r w:rsidRPr="00D516D6">
        <w:rPr>
          <w:rFonts w:ascii="Calibri"/>
          <w:b/>
          <w:sz w:val="18"/>
          <w:lang w:val="en-GB"/>
        </w:rPr>
        <w:tab/>
      </w:r>
      <w:r w:rsidRPr="00D516D6">
        <w:rPr>
          <w:rFonts w:ascii="Calibri"/>
          <w:w w:val="105"/>
          <w:sz w:val="18"/>
          <w:lang w:val="en-GB"/>
        </w:rPr>
        <w:t>RPU-7</w:t>
      </w:r>
      <w:r w:rsidRPr="00D516D6">
        <w:rPr>
          <w:rFonts w:ascii="Calibri"/>
          <w:spacing w:val="14"/>
          <w:w w:val="105"/>
          <w:sz w:val="18"/>
          <w:lang w:val="en-GB"/>
        </w:rPr>
        <w:t xml:space="preserve"> </w:t>
      </w:r>
      <w:r w:rsidRPr="00D516D6">
        <w:rPr>
          <w:rFonts w:ascii="Calibri"/>
          <w:w w:val="105"/>
          <w:sz w:val="18"/>
          <w:lang w:val="en-GB"/>
        </w:rPr>
        <w:t>(see</w:t>
      </w:r>
      <w:r w:rsidRPr="00D516D6">
        <w:rPr>
          <w:rFonts w:ascii="Calibri"/>
          <w:spacing w:val="14"/>
          <w:w w:val="105"/>
          <w:sz w:val="18"/>
          <w:lang w:val="en-GB"/>
        </w:rPr>
        <w:t xml:space="preserve"> </w:t>
      </w:r>
      <w:r w:rsidRPr="00D516D6">
        <w:rPr>
          <w:rFonts w:ascii="Calibri"/>
          <w:w w:val="105"/>
          <w:sz w:val="18"/>
          <w:lang w:val="en-GB"/>
        </w:rPr>
        <w:t>test</w:t>
      </w:r>
      <w:r w:rsidRPr="00D516D6">
        <w:rPr>
          <w:rFonts w:ascii="Calibri"/>
          <w:spacing w:val="14"/>
          <w:w w:val="105"/>
          <w:sz w:val="18"/>
          <w:lang w:val="en-GB"/>
        </w:rPr>
        <w:t xml:space="preserve"> </w:t>
      </w:r>
      <w:r w:rsidRPr="00D516D6">
        <w:rPr>
          <w:rFonts w:ascii="Calibri"/>
          <w:w w:val="105"/>
          <w:sz w:val="18"/>
          <w:lang w:val="en-GB"/>
        </w:rPr>
        <w:t>case</w:t>
      </w:r>
      <w:r w:rsidRPr="00D516D6">
        <w:rPr>
          <w:rFonts w:ascii="Calibri"/>
          <w:spacing w:val="14"/>
          <w:w w:val="105"/>
          <w:sz w:val="18"/>
          <w:lang w:val="en-GB"/>
        </w:rPr>
        <w:t xml:space="preserve"> </w:t>
      </w:r>
      <w:r w:rsidRPr="00D516D6">
        <w:rPr>
          <w:rFonts w:ascii="Calibri"/>
          <w:w w:val="105"/>
          <w:sz w:val="18"/>
          <w:lang w:val="en-GB"/>
        </w:rPr>
        <w:t>Table</w:t>
      </w:r>
      <w:r w:rsidRPr="00D516D6">
        <w:rPr>
          <w:rFonts w:ascii="Calibri"/>
          <w:spacing w:val="15"/>
          <w:w w:val="105"/>
          <w:sz w:val="18"/>
          <w:lang w:val="en-GB"/>
        </w:rPr>
        <w:t xml:space="preserve"> </w:t>
      </w:r>
      <w:hyperlink w:anchor="_bookmark30" w:history="1">
        <w:r w:rsidRPr="00D516D6">
          <w:rPr>
            <w:rFonts w:ascii="Calibri"/>
            <w:color w:val="2F4F4F"/>
            <w:spacing w:val="-5"/>
            <w:w w:val="105"/>
            <w:sz w:val="18"/>
            <w:lang w:val="en-GB"/>
          </w:rPr>
          <w:t>20</w:t>
        </w:r>
      </w:hyperlink>
      <w:r w:rsidRPr="00D516D6">
        <w:rPr>
          <w:rFonts w:ascii="Calibri"/>
          <w:spacing w:val="-5"/>
          <w:w w:val="105"/>
          <w:sz w:val="18"/>
          <w:lang w:val="en-GB"/>
        </w:rPr>
        <w:t>)</w:t>
      </w:r>
    </w:p>
    <w:p w14:paraId="6877323B" w14:textId="77777777" w:rsidR="00AF779A" w:rsidRPr="00D516D6" w:rsidRDefault="00E9277B">
      <w:pPr>
        <w:tabs>
          <w:tab w:val="left" w:pos="2323"/>
        </w:tabs>
        <w:spacing w:line="219" w:lineRule="exact"/>
        <w:ind w:left="236"/>
        <w:rPr>
          <w:rFonts w:ascii="Calibri"/>
          <w:sz w:val="18"/>
          <w:lang w:val="en-GB"/>
        </w:rPr>
      </w:pPr>
      <w:r>
        <w:rPr>
          <w:lang w:val="en-GB"/>
        </w:rPr>
        <w:pict w14:anchorId="2B79FB6C">
          <v:shape id="docshape86" o:spid="_x0000_s1211" alt="" style="position:absolute;left:0;text-align:left;margin-left:38.85pt;margin-top:13.8pt;width:466.6pt;height:.1pt;z-index:-15698944;mso-wrap-edited:f;mso-width-percent:0;mso-height-percent:0;mso-wrap-distance-left:0;mso-wrap-distance-right:0;mso-position-horizontal-relative:page;mso-width-percent:0;mso-height-percent:0" coordsize="9332,1270" path="m,l9331,e" filled="f" strokeweight=".17569mm">
            <v:path arrowok="t" o:connecttype="custom" o:connectlocs="0,0;2147483646,0" o:connectangles="0,0"/>
            <w10:wrap type="topAndBottom" anchorx="page"/>
          </v:shape>
        </w:pict>
      </w:r>
      <w:r w:rsidR="009308E3" w:rsidRPr="00D516D6">
        <w:rPr>
          <w:rFonts w:ascii="Calibri"/>
          <w:b/>
          <w:w w:val="105"/>
          <w:sz w:val="18"/>
          <w:lang w:val="en-GB"/>
        </w:rPr>
        <w:t>Execution</w:t>
      </w:r>
      <w:r w:rsidR="009308E3" w:rsidRPr="00D516D6">
        <w:rPr>
          <w:rFonts w:ascii="Calibri"/>
          <w:b/>
          <w:spacing w:val="11"/>
          <w:w w:val="105"/>
          <w:sz w:val="18"/>
          <w:lang w:val="en-GB"/>
        </w:rPr>
        <w:t xml:space="preserve"> </w:t>
      </w:r>
      <w:r w:rsidR="009308E3" w:rsidRPr="00D516D6">
        <w:rPr>
          <w:rFonts w:ascii="Calibri"/>
          <w:b/>
          <w:spacing w:val="-2"/>
          <w:w w:val="105"/>
          <w:sz w:val="18"/>
          <w:lang w:val="en-GB"/>
        </w:rPr>
        <w:t>Date:</w:t>
      </w:r>
      <w:r w:rsidR="009308E3" w:rsidRPr="00D516D6">
        <w:rPr>
          <w:rFonts w:ascii="Calibri"/>
          <w:b/>
          <w:sz w:val="18"/>
          <w:lang w:val="en-GB"/>
        </w:rPr>
        <w:tab/>
      </w:r>
      <w:r w:rsidR="009308E3" w:rsidRPr="00D516D6">
        <w:rPr>
          <w:rFonts w:ascii="Calibri"/>
          <w:spacing w:val="-2"/>
          <w:w w:val="105"/>
          <w:sz w:val="18"/>
          <w:lang w:val="en-GB"/>
        </w:rPr>
        <w:t>12/12/2022</w:t>
      </w:r>
    </w:p>
    <w:p w14:paraId="3FCEED41" w14:textId="77777777" w:rsidR="00AF779A" w:rsidRPr="00D516D6" w:rsidRDefault="00E9277B">
      <w:pPr>
        <w:spacing w:before="37" w:after="58"/>
        <w:ind w:right="37"/>
        <w:jc w:val="center"/>
        <w:rPr>
          <w:rFonts w:ascii="Calibri"/>
          <w:b/>
          <w:sz w:val="18"/>
          <w:lang w:val="en-GB"/>
        </w:rPr>
      </w:pPr>
      <w:r w:rsidRPr="00D516D6">
        <w:rPr>
          <w:rFonts w:ascii="Calibri"/>
          <w:b/>
          <w:w w:val="105"/>
          <w:sz w:val="18"/>
          <w:lang w:val="en-GB"/>
        </w:rPr>
        <w:t>Obtained</w:t>
      </w:r>
      <w:r w:rsidRPr="00D516D6">
        <w:rPr>
          <w:rFonts w:ascii="Calibri"/>
          <w:b/>
          <w:spacing w:val="-2"/>
          <w:w w:val="105"/>
          <w:sz w:val="18"/>
          <w:lang w:val="en-GB"/>
        </w:rPr>
        <w:t xml:space="preserve"> Result</w:t>
      </w:r>
    </w:p>
    <w:p w14:paraId="0070BF11" w14:textId="77777777" w:rsidR="00AF779A" w:rsidRPr="00D516D6" w:rsidRDefault="00E9277B">
      <w:pPr>
        <w:pStyle w:val="Textoindependiente"/>
        <w:spacing w:line="20" w:lineRule="exact"/>
        <w:ind w:left="116"/>
        <w:rPr>
          <w:rFonts w:ascii="Calibri"/>
          <w:sz w:val="2"/>
          <w:lang w:val="en-GB"/>
        </w:rPr>
      </w:pPr>
      <w:r>
        <w:rPr>
          <w:rFonts w:ascii="Calibri"/>
          <w:sz w:val="2"/>
          <w:lang w:val="en-GB"/>
        </w:rPr>
      </w:r>
      <w:r>
        <w:rPr>
          <w:rFonts w:ascii="Calibri"/>
          <w:sz w:val="2"/>
          <w:lang w:val="en-GB"/>
        </w:rPr>
        <w:pict w14:anchorId="6FE86A04">
          <v:group id="docshapegroup87" o:spid="_x0000_s1209" alt="" style="width:466.6pt;height:.5pt;mso-position-horizontal-relative:char;mso-position-vertical-relative:line" coordsize="9332,10">
            <v:line id="_x0000_s1210" alt="" style="position:absolute" from="0,5" to="9332,5" strokeweight=".17569mm"/>
            <w10:anchorlock/>
          </v:group>
        </w:pict>
      </w:r>
    </w:p>
    <w:p w14:paraId="005EAA99" w14:textId="77777777" w:rsidR="00AF779A" w:rsidRPr="00D516D6" w:rsidRDefault="00E9277B">
      <w:pPr>
        <w:spacing w:before="22"/>
        <w:ind w:right="39"/>
        <w:jc w:val="center"/>
        <w:rPr>
          <w:rFonts w:ascii="Calibri"/>
          <w:sz w:val="18"/>
          <w:lang w:val="en-GB"/>
        </w:rPr>
      </w:pPr>
      <w:r>
        <w:rPr>
          <w:lang w:val="en-GB"/>
        </w:rPr>
        <w:pict w14:anchorId="699E365B">
          <v:shape id="docshape88" o:spid="_x0000_s1208" alt="" style="position:absolute;left:0;text-align:left;margin-left:38.85pt;margin-top:14.9pt;width:466.6pt;height:.1pt;z-index:-15697920;mso-wrap-edited:f;mso-width-percent:0;mso-height-percent:0;mso-wrap-distance-left:0;mso-wrap-distance-right:0;mso-position-horizontal-relative:page;mso-width-percent:0;mso-height-percent:0" coordsize="9332,1270" path="m,l9331,e" filled="f" strokeweight=".17569mm">
            <v:path arrowok="t" o:connecttype="custom" o:connectlocs="0,0;2147483646,0" o:connectangles="0,0"/>
            <w10:wrap type="topAndBottom" anchorx="page"/>
          </v:shape>
        </w:pict>
      </w:r>
      <w:r w:rsidR="009308E3" w:rsidRPr="00D516D6">
        <w:rPr>
          <w:rFonts w:ascii="Calibri"/>
          <w:sz w:val="18"/>
          <w:lang w:val="en-GB"/>
        </w:rPr>
        <w:t>The</w:t>
      </w:r>
      <w:r w:rsidR="009308E3" w:rsidRPr="00D516D6">
        <w:rPr>
          <w:rFonts w:ascii="Calibri"/>
          <w:spacing w:val="23"/>
          <w:sz w:val="18"/>
          <w:lang w:val="en-GB"/>
        </w:rPr>
        <w:t xml:space="preserve"> </w:t>
      </w:r>
      <w:r w:rsidR="009308E3" w:rsidRPr="00D516D6">
        <w:rPr>
          <w:rFonts w:ascii="Calibri"/>
          <w:sz w:val="18"/>
          <w:lang w:val="en-GB"/>
        </w:rPr>
        <w:t>mobile</w:t>
      </w:r>
      <w:r w:rsidR="009308E3" w:rsidRPr="00D516D6">
        <w:rPr>
          <w:rFonts w:ascii="Calibri"/>
          <w:spacing w:val="22"/>
          <w:sz w:val="18"/>
          <w:lang w:val="en-GB"/>
        </w:rPr>
        <w:t xml:space="preserve"> </w:t>
      </w:r>
      <w:r w:rsidR="009308E3" w:rsidRPr="00D516D6">
        <w:rPr>
          <w:rFonts w:ascii="Calibri"/>
          <w:sz w:val="18"/>
          <w:lang w:val="en-GB"/>
        </w:rPr>
        <w:t>application</w:t>
      </w:r>
      <w:r w:rsidR="009308E3" w:rsidRPr="00D516D6">
        <w:rPr>
          <w:rFonts w:ascii="Calibri"/>
          <w:spacing w:val="24"/>
          <w:sz w:val="18"/>
          <w:lang w:val="en-GB"/>
        </w:rPr>
        <w:t xml:space="preserve"> </w:t>
      </w:r>
      <w:r w:rsidR="009308E3" w:rsidRPr="00D516D6">
        <w:rPr>
          <w:rFonts w:ascii="Calibri"/>
          <w:sz w:val="18"/>
          <w:lang w:val="en-GB"/>
        </w:rPr>
        <w:t>successfully</w:t>
      </w:r>
      <w:r w:rsidR="009308E3" w:rsidRPr="00D516D6">
        <w:rPr>
          <w:rFonts w:ascii="Calibri"/>
          <w:spacing w:val="23"/>
          <w:sz w:val="18"/>
          <w:lang w:val="en-GB"/>
        </w:rPr>
        <w:t xml:space="preserve"> </w:t>
      </w:r>
      <w:r w:rsidR="009308E3" w:rsidRPr="00D516D6">
        <w:rPr>
          <w:rFonts w:ascii="Calibri"/>
          <w:sz w:val="18"/>
          <w:lang w:val="en-GB"/>
        </w:rPr>
        <w:t>activated</w:t>
      </w:r>
      <w:r w:rsidR="009308E3" w:rsidRPr="00D516D6">
        <w:rPr>
          <w:rFonts w:ascii="Calibri"/>
          <w:spacing w:val="22"/>
          <w:sz w:val="18"/>
          <w:lang w:val="en-GB"/>
        </w:rPr>
        <w:t xml:space="preserve"> </w:t>
      </w:r>
      <w:r w:rsidR="009308E3" w:rsidRPr="00D516D6">
        <w:rPr>
          <w:rFonts w:ascii="Calibri"/>
          <w:sz w:val="18"/>
          <w:lang w:val="en-GB"/>
        </w:rPr>
        <w:t>and</w:t>
      </w:r>
      <w:r w:rsidR="009308E3" w:rsidRPr="00D516D6">
        <w:rPr>
          <w:rFonts w:ascii="Calibri"/>
          <w:spacing w:val="23"/>
          <w:sz w:val="18"/>
          <w:lang w:val="en-GB"/>
        </w:rPr>
        <w:t xml:space="preserve"> </w:t>
      </w:r>
      <w:r w:rsidR="009308E3" w:rsidRPr="00D516D6">
        <w:rPr>
          <w:rFonts w:ascii="Calibri"/>
          <w:sz w:val="18"/>
          <w:lang w:val="en-GB"/>
        </w:rPr>
        <w:t>deactivated</w:t>
      </w:r>
      <w:r w:rsidR="009308E3" w:rsidRPr="00D516D6">
        <w:rPr>
          <w:rFonts w:ascii="Calibri"/>
          <w:spacing w:val="23"/>
          <w:sz w:val="18"/>
          <w:lang w:val="en-GB"/>
        </w:rPr>
        <w:t xml:space="preserve"> </w:t>
      </w:r>
      <w:r w:rsidR="009308E3" w:rsidRPr="00D516D6">
        <w:rPr>
          <w:rFonts w:ascii="Calibri"/>
          <w:sz w:val="18"/>
          <w:lang w:val="en-GB"/>
        </w:rPr>
        <w:t>the</w:t>
      </w:r>
      <w:r w:rsidR="009308E3" w:rsidRPr="00D516D6">
        <w:rPr>
          <w:rFonts w:ascii="Calibri"/>
          <w:spacing w:val="22"/>
          <w:sz w:val="18"/>
          <w:lang w:val="en-GB"/>
        </w:rPr>
        <w:t xml:space="preserve"> </w:t>
      </w:r>
      <w:r w:rsidR="009308E3" w:rsidRPr="00D516D6">
        <w:rPr>
          <w:rFonts w:ascii="Calibri"/>
          <w:sz w:val="18"/>
          <w:lang w:val="en-GB"/>
        </w:rPr>
        <w:t>state</w:t>
      </w:r>
      <w:r w:rsidR="009308E3" w:rsidRPr="00D516D6">
        <w:rPr>
          <w:rFonts w:ascii="Calibri"/>
          <w:spacing w:val="23"/>
          <w:sz w:val="18"/>
          <w:lang w:val="en-GB"/>
        </w:rPr>
        <w:t xml:space="preserve"> </w:t>
      </w:r>
      <w:r w:rsidR="009308E3" w:rsidRPr="00D516D6">
        <w:rPr>
          <w:rFonts w:ascii="Calibri"/>
          <w:sz w:val="18"/>
          <w:lang w:val="en-GB"/>
        </w:rPr>
        <w:t>of</w:t>
      </w:r>
      <w:r w:rsidR="009308E3" w:rsidRPr="00D516D6">
        <w:rPr>
          <w:rFonts w:ascii="Calibri"/>
          <w:spacing w:val="23"/>
          <w:sz w:val="18"/>
          <w:lang w:val="en-GB"/>
        </w:rPr>
        <w:t xml:space="preserve"> </w:t>
      </w:r>
      <w:r w:rsidR="009308E3" w:rsidRPr="00D516D6">
        <w:rPr>
          <w:rFonts w:ascii="Calibri"/>
          <w:sz w:val="18"/>
          <w:lang w:val="en-GB"/>
        </w:rPr>
        <w:t>an</w:t>
      </w:r>
      <w:r w:rsidR="009308E3" w:rsidRPr="00D516D6">
        <w:rPr>
          <w:rFonts w:ascii="Calibri"/>
          <w:spacing w:val="23"/>
          <w:sz w:val="18"/>
          <w:lang w:val="en-GB"/>
        </w:rPr>
        <w:t xml:space="preserve"> </w:t>
      </w:r>
      <w:r w:rsidR="009308E3" w:rsidRPr="00D516D6">
        <w:rPr>
          <w:rFonts w:ascii="Calibri"/>
          <w:spacing w:val="-2"/>
          <w:sz w:val="18"/>
          <w:lang w:val="en-GB"/>
        </w:rPr>
        <w:t>object.</w:t>
      </w:r>
    </w:p>
    <w:p w14:paraId="4AC364A2" w14:textId="77777777" w:rsidR="00AF779A" w:rsidRPr="00D516D6" w:rsidRDefault="00E9277B">
      <w:pPr>
        <w:spacing w:before="37" w:after="58"/>
        <w:ind w:right="37"/>
        <w:jc w:val="center"/>
        <w:rPr>
          <w:rFonts w:ascii="Calibri"/>
          <w:b/>
          <w:sz w:val="18"/>
          <w:lang w:val="en-GB"/>
        </w:rPr>
      </w:pPr>
      <w:r w:rsidRPr="00D516D6">
        <w:rPr>
          <w:rFonts w:ascii="Calibri"/>
          <w:b/>
          <w:spacing w:val="-2"/>
          <w:sz w:val="18"/>
          <w:lang w:val="en-GB"/>
        </w:rPr>
        <w:t>Observations</w:t>
      </w:r>
    </w:p>
    <w:p w14:paraId="44F870E8" w14:textId="77777777" w:rsidR="00AF779A" w:rsidRPr="00D516D6" w:rsidRDefault="00E9277B">
      <w:pPr>
        <w:pStyle w:val="Textoindependiente"/>
        <w:spacing w:line="20" w:lineRule="exact"/>
        <w:ind w:left="116"/>
        <w:rPr>
          <w:rFonts w:ascii="Calibri"/>
          <w:sz w:val="2"/>
          <w:lang w:val="en-GB"/>
        </w:rPr>
      </w:pPr>
      <w:r>
        <w:rPr>
          <w:rFonts w:ascii="Calibri"/>
          <w:sz w:val="2"/>
          <w:lang w:val="en-GB"/>
        </w:rPr>
      </w:r>
      <w:r>
        <w:rPr>
          <w:rFonts w:ascii="Calibri"/>
          <w:sz w:val="2"/>
          <w:lang w:val="en-GB"/>
        </w:rPr>
        <w:pict w14:anchorId="7F1A718C">
          <v:group id="docshapegroup89" o:spid="_x0000_s1206" alt="" style="width:466.6pt;height:.5pt;mso-position-horizontal-relative:char;mso-position-vertical-relative:line" coordsize="9332,10">
            <v:line id="_x0000_s1207" alt="" style="position:absolute" from="0,5" to="9332,5" strokeweight=".17569mm"/>
            <w10:anchorlock/>
          </v:group>
        </w:pict>
      </w:r>
    </w:p>
    <w:p w14:paraId="0A103E64" w14:textId="77777777" w:rsidR="00AF779A" w:rsidRPr="00D516D6" w:rsidRDefault="00E9277B">
      <w:pPr>
        <w:spacing w:before="22"/>
        <w:ind w:right="38"/>
        <w:jc w:val="center"/>
        <w:rPr>
          <w:rFonts w:ascii="Calibri"/>
          <w:sz w:val="18"/>
          <w:lang w:val="en-GB"/>
        </w:rPr>
      </w:pPr>
      <w:r>
        <w:rPr>
          <w:lang w:val="en-GB"/>
        </w:rPr>
        <w:pict w14:anchorId="2B752154">
          <v:shape id="docshape90" o:spid="_x0000_s1205" alt="" style="position:absolute;left:0;text-align:left;margin-left:38.85pt;margin-top:15.05pt;width:466.6pt;height:.1pt;z-index:-15696896;mso-wrap-edited:f;mso-width-percent:0;mso-height-percent:0;mso-wrap-distance-left:0;mso-wrap-distance-right:0;mso-position-horizontal-relative:page;mso-width-percent:0;mso-height-percent:0" coordsize="9332,1270" path="m,l9331,e" filled="f" strokeweight=".28117mm">
            <v:path arrowok="t" o:connecttype="custom" o:connectlocs="0,0;2147483646,0" o:connectangles="0,0"/>
            <w10:wrap type="topAndBottom" anchorx="page"/>
          </v:shape>
        </w:pict>
      </w:r>
      <w:r w:rsidR="009308E3" w:rsidRPr="00D516D6">
        <w:rPr>
          <w:rFonts w:ascii="Calibri"/>
          <w:w w:val="105"/>
          <w:sz w:val="18"/>
          <w:lang w:val="en-GB"/>
        </w:rPr>
        <w:t>The</w:t>
      </w:r>
      <w:r w:rsidR="009308E3" w:rsidRPr="00D516D6">
        <w:rPr>
          <w:rFonts w:ascii="Calibri"/>
          <w:spacing w:val="4"/>
          <w:w w:val="105"/>
          <w:sz w:val="18"/>
          <w:lang w:val="en-GB"/>
        </w:rPr>
        <w:t xml:space="preserve"> </w:t>
      </w:r>
      <w:r w:rsidR="009308E3" w:rsidRPr="00D516D6">
        <w:rPr>
          <w:rFonts w:ascii="Calibri"/>
          <w:w w:val="105"/>
          <w:sz w:val="18"/>
          <w:lang w:val="en-GB"/>
        </w:rPr>
        <w:t>object</w:t>
      </w:r>
      <w:r w:rsidR="009308E3" w:rsidRPr="00D516D6">
        <w:rPr>
          <w:rFonts w:ascii="Calibri"/>
          <w:spacing w:val="4"/>
          <w:w w:val="105"/>
          <w:sz w:val="18"/>
          <w:lang w:val="en-GB"/>
        </w:rPr>
        <w:t xml:space="preserve"> </w:t>
      </w:r>
      <w:r w:rsidR="009308E3" w:rsidRPr="00D516D6">
        <w:rPr>
          <w:rFonts w:ascii="Calibri"/>
          <w:w w:val="105"/>
          <w:sz w:val="18"/>
          <w:lang w:val="en-GB"/>
        </w:rPr>
        <w:t>list</w:t>
      </w:r>
      <w:r w:rsidR="009308E3" w:rsidRPr="00D516D6">
        <w:rPr>
          <w:rFonts w:ascii="Calibri"/>
          <w:spacing w:val="4"/>
          <w:w w:val="105"/>
          <w:sz w:val="18"/>
          <w:lang w:val="en-GB"/>
        </w:rPr>
        <w:t xml:space="preserve"> </w:t>
      </w:r>
      <w:r w:rsidR="009308E3" w:rsidRPr="00D516D6">
        <w:rPr>
          <w:rFonts w:ascii="Calibri"/>
          <w:w w:val="105"/>
          <w:sz w:val="18"/>
          <w:lang w:val="en-GB"/>
        </w:rPr>
        <w:t>should</w:t>
      </w:r>
      <w:r w:rsidR="009308E3" w:rsidRPr="00D516D6">
        <w:rPr>
          <w:rFonts w:ascii="Calibri"/>
          <w:spacing w:val="5"/>
          <w:w w:val="105"/>
          <w:sz w:val="18"/>
          <w:lang w:val="en-GB"/>
        </w:rPr>
        <w:t xml:space="preserve"> </w:t>
      </w:r>
      <w:r w:rsidR="009308E3" w:rsidRPr="00D516D6">
        <w:rPr>
          <w:rFonts w:ascii="Calibri"/>
          <w:w w:val="105"/>
          <w:sz w:val="18"/>
          <w:lang w:val="en-GB"/>
        </w:rPr>
        <w:t>be</w:t>
      </w:r>
      <w:r w:rsidR="009308E3" w:rsidRPr="00D516D6">
        <w:rPr>
          <w:rFonts w:ascii="Calibri"/>
          <w:spacing w:val="3"/>
          <w:w w:val="105"/>
          <w:sz w:val="18"/>
          <w:lang w:val="en-GB"/>
        </w:rPr>
        <w:t xml:space="preserve"> </w:t>
      </w:r>
      <w:r w:rsidR="009308E3" w:rsidRPr="00D516D6">
        <w:rPr>
          <w:rFonts w:ascii="Calibri"/>
          <w:w w:val="105"/>
          <w:sz w:val="18"/>
          <w:lang w:val="en-GB"/>
        </w:rPr>
        <w:t>updated</w:t>
      </w:r>
      <w:r w:rsidR="009308E3" w:rsidRPr="00D516D6">
        <w:rPr>
          <w:rFonts w:ascii="Calibri"/>
          <w:spacing w:val="4"/>
          <w:w w:val="105"/>
          <w:sz w:val="18"/>
          <w:lang w:val="en-GB"/>
        </w:rPr>
        <w:t xml:space="preserve"> </w:t>
      </w:r>
      <w:r w:rsidR="009308E3" w:rsidRPr="00D516D6">
        <w:rPr>
          <w:rFonts w:ascii="Calibri"/>
          <w:w w:val="105"/>
          <w:sz w:val="18"/>
          <w:lang w:val="en-GB"/>
        </w:rPr>
        <w:t>with</w:t>
      </w:r>
      <w:r w:rsidR="009308E3" w:rsidRPr="00D516D6">
        <w:rPr>
          <w:rFonts w:ascii="Calibri"/>
          <w:spacing w:val="4"/>
          <w:w w:val="105"/>
          <w:sz w:val="18"/>
          <w:lang w:val="en-GB"/>
        </w:rPr>
        <w:t xml:space="preserve"> </w:t>
      </w:r>
      <w:r w:rsidR="009308E3" w:rsidRPr="00D516D6">
        <w:rPr>
          <w:rFonts w:ascii="Calibri"/>
          <w:w w:val="105"/>
          <w:sz w:val="18"/>
          <w:lang w:val="en-GB"/>
        </w:rPr>
        <w:t>its</w:t>
      </w:r>
      <w:r w:rsidR="009308E3" w:rsidRPr="00D516D6">
        <w:rPr>
          <w:rFonts w:ascii="Calibri"/>
          <w:spacing w:val="5"/>
          <w:w w:val="105"/>
          <w:sz w:val="18"/>
          <w:lang w:val="en-GB"/>
        </w:rPr>
        <w:t xml:space="preserve"> </w:t>
      </w:r>
      <w:r w:rsidR="009308E3" w:rsidRPr="00D516D6">
        <w:rPr>
          <w:rFonts w:ascii="Calibri"/>
          <w:w w:val="105"/>
          <w:sz w:val="18"/>
          <w:lang w:val="en-GB"/>
        </w:rPr>
        <w:t>new</w:t>
      </w:r>
      <w:r w:rsidR="009308E3" w:rsidRPr="00D516D6">
        <w:rPr>
          <w:rFonts w:ascii="Calibri"/>
          <w:spacing w:val="4"/>
          <w:w w:val="105"/>
          <w:sz w:val="18"/>
          <w:lang w:val="en-GB"/>
        </w:rPr>
        <w:t xml:space="preserve"> </w:t>
      </w:r>
      <w:r w:rsidR="009308E3" w:rsidRPr="00D516D6">
        <w:rPr>
          <w:rFonts w:ascii="Calibri"/>
          <w:w w:val="105"/>
          <w:sz w:val="18"/>
          <w:lang w:val="en-GB"/>
        </w:rPr>
        <w:t>state</w:t>
      </w:r>
      <w:r w:rsidR="009308E3" w:rsidRPr="00D516D6">
        <w:rPr>
          <w:rFonts w:ascii="Calibri"/>
          <w:spacing w:val="4"/>
          <w:w w:val="105"/>
          <w:sz w:val="18"/>
          <w:lang w:val="en-GB"/>
        </w:rPr>
        <w:t xml:space="preserve"> </w:t>
      </w:r>
      <w:r w:rsidR="009308E3" w:rsidRPr="00D516D6">
        <w:rPr>
          <w:rFonts w:ascii="Calibri"/>
          <w:spacing w:val="-2"/>
          <w:w w:val="105"/>
          <w:sz w:val="18"/>
          <w:lang w:val="en-GB"/>
        </w:rPr>
        <w:t>(activated/deactivated).</w:t>
      </w:r>
    </w:p>
    <w:p w14:paraId="2C362818" w14:textId="77777777" w:rsidR="00AF779A" w:rsidRPr="00D516D6" w:rsidRDefault="00AF779A">
      <w:pPr>
        <w:pStyle w:val="Textoindependiente"/>
        <w:spacing w:before="1"/>
        <w:rPr>
          <w:rFonts w:ascii="Calibri"/>
          <w:sz w:val="25"/>
          <w:lang w:val="en-GB"/>
        </w:rPr>
      </w:pPr>
    </w:p>
    <w:p w14:paraId="34ACE92D" w14:textId="77777777" w:rsidR="00AF779A" w:rsidRPr="00D516D6" w:rsidRDefault="00E9277B">
      <w:pPr>
        <w:pStyle w:val="Textoindependiente"/>
        <w:spacing w:before="101" w:line="244" w:lineRule="auto"/>
        <w:ind w:left="116"/>
        <w:rPr>
          <w:lang w:val="en-GB"/>
        </w:rPr>
      </w:pPr>
      <w:r w:rsidRPr="00D516D6">
        <w:rPr>
          <w:w w:val="95"/>
          <w:lang w:val="en-GB"/>
        </w:rPr>
        <w:t>an</w:t>
      </w:r>
      <w:r w:rsidRPr="00D516D6">
        <w:rPr>
          <w:spacing w:val="9"/>
          <w:lang w:val="en-GB"/>
        </w:rPr>
        <w:t xml:space="preserve"> </w:t>
      </w:r>
      <w:r w:rsidRPr="00D516D6">
        <w:rPr>
          <w:w w:val="95"/>
          <w:lang w:val="en-GB"/>
        </w:rPr>
        <w:t>improved</w:t>
      </w:r>
      <w:r w:rsidRPr="00D516D6">
        <w:rPr>
          <w:spacing w:val="9"/>
          <w:lang w:val="en-GB"/>
        </w:rPr>
        <w:t xml:space="preserve"> </w:t>
      </w:r>
      <w:r w:rsidRPr="00D516D6">
        <w:rPr>
          <w:w w:val="95"/>
          <w:lang w:val="en-GB"/>
        </w:rPr>
        <w:t>model.</w:t>
      </w:r>
      <w:r w:rsidRPr="00D516D6">
        <w:rPr>
          <w:spacing w:val="9"/>
          <w:lang w:val="en-GB"/>
        </w:rPr>
        <w:t xml:space="preserve"> </w:t>
      </w:r>
      <w:r w:rsidRPr="00D516D6">
        <w:rPr>
          <w:w w:val="95"/>
          <w:lang w:val="en-GB"/>
        </w:rPr>
        <w:t>Additionally,</w:t>
      </w:r>
      <w:r w:rsidRPr="00D516D6">
        <w:rPr>
          <w:spacing w:val="9"/>
          <w:lang w:val="en-GB"/>
        </w:rPr>
        <w:t xml:space="preserve"> </w:t>
      </w:r>
      <w:r w:rsidRPr="00D516D6">
        <w:rPr>
          <w:w w:val="95"/>
          <w:lang w:val="en-GB"/>
        </w:rPr>
        <w:t>the</w:t>
      </w:r>
      <w:r w:rsidRPr="00D516D6">
        <w:rPr>
          <w:spacing w:val="9"/>
          <w:lang w:val="en-GB"/>
        </w:rPr>
        <w:t xml:space="preserve"> </w:t>
      </w:r>
      <w:r w:rsidRPr="00D516D6">
        <w:rPr>
          <w:w w:val="95"/>
          <w:lang w:val="en-GB"/>
        </w:rPr>
        <w:t>AI</w:t>
      </w:r>
      <w:r w:rsidRPr="00D516D6">
        <w:rPr>
          <w:spacing w:val="9"/>
          <w:lang w:val="en-GB"/>
        </w:rPr>
        <w:t xml:space="preserve"> </w:t>
      </w:r>
      <w:r w:rsidRPr="00D516D6">
        <w:rPr>
          <w:w w:val="95"/>
          <w:lang w:val="en-GB"/>
        </w:rPr>
        <w:t>computational</w:t>
      </w:r>
      <w:r w:rsidRPr="00D516D6">
        <w:rPr>
          <w:spacing w:val="9"/>
          <w:lang w:val="en-GB"/>
        </w:rPr>
        <w:t xml:space="preserve"> </w:t>
      </w:r>
      <w:r w:rsidRPr="00D516D6">
        <w:rPr>
          <w:w w:val="95"/>
          <w:lang w:val="en-GB"/>
        </w:rPr>
        <w:t>models</w:t>
      </w:r>
      <w:r w:rsidRPr="00D516D6">
        <w:rPr>
          <w:spacing w:val="9"/>
          <w:lang w:val="en-GB"/>
        </w:rPr>
        <w:t xml:space="preserve"> </w:t>
      </w:r>
      <w:r w:rsidRPr="00D516D6">
        <w:rPr>
          <w:w w:val="95"/>
          <w:lang w:val="en-GB"/>
        </w:rPr>
        <w:t>were</w:t>
      </w:r>
      <w:r w:rsidRPr="00D516D6">
        <w:rPr>
          <w:spacing w:val="9"/>
          <w:lang w:val="en-GB"/>
        </w:rPr>
        <w:t xml:space="preserve"> </w:t>
      </w:r>
      <w:r w:rsidRPr="00D516D6">
        <w:rPr>
          <w:w w:val="95"/>
          <w:lang w:val="en-GB"/>
        </w:rPr>
        <w:t>refined</w:t>
      </w:r>
      <w:r w:rsidRPr="00D516D6">
        <w:rPr>
          <w:spacing w:val="9"/>
          <w:lang w:val="en-GB"/>
        </w:rPr>
        <w:t xml:space="preserve"> </w:t>
      </w:r>
      <w:r w:rsidRPr="00D516D6">
        <w:rPr>
          <w:w w:val="95"/>
          <w:lang w:val="en-GB"/>
        </w:rPr>
        <w:t>to</w:t>
      </w:r>
      <w:r w:rsidRPr="00D516D6">
        <w:rPr>
          <w:spacing w:val="9"/>
          <w:lang w:val="en-GB"/>
        </w:rPr>
        <w:t xml:space="preserve"> </w:t>
      </w:r>
      <w:r w:rsidRPr="00D516D6">
        <w:rPr>
          <w:w w:val="95"/>
          <w:lang w:val="en-GB"/>
        </w:rPr>
        <w:t>monitor</w:t>
      </w:r>
      <w:r w:rsidRPr="00D516D6">
        <w:rPr>
          <w:spacing w:val="9"/>
          <w:lang w:val="en-GB"/>
        </w:rPr>
        <w:t xml:space="preserve"> </w:t>
      </w:r>
      <w:r w:rsidRPr="00D516D6">
        <w:rPr>
          <w:w w:val="95"/>
          <w:lang w:val="en-GB"/>
        </w:rPr>
        <w:t>the</w:t>
      </w:r>
      <w:r w:rsidRPr="00D516D6">
        <w:rPr>
          <w:spacing w:val="9"/>
          <w:lang w:val="en-GB"/>
        </w:rPr>
        <w:t xml:space="preserve"> </w:t>
      </w:r>
      <w:r w:rsidRPr="00D516D6">
        <w:rPr>
          <w:w w:val="95"/>
          <w:lang w:val="en-GB"/>
        </w:rPr>
        <w:t>children’s</w:t>
      </w:r>
      <w:r w:rsidRPr="00D516D6">
        <w:rPr>
          <w:spacing w:val="9"/>
          <w:lang w:val="en-GB"/>
        </w:rPr>
        <w:t xml:space="preserve"> </w:t>
      </w:r>
      <w:r w:rsidRPr="00D516D6">
        <w:rPr>
          <w:w w:val="95"/>
          <w:lang w:val="en-GB"/>
        </w:rPr>
        <w:t>distraction parameters,</w:t>
      </w:r>
      <w:r w:rsidRPr="00D516D6">
        <w:rPr>
          <w:spacing w:val="-3"/>
          <w:w w:val="95"/>
          <w:lang w:val="en-GB"/>
        </w:rPr>
        <w:t xml:space="preserve"> </w:t>
      </w:r>
      <w:r w:rsidRPr="00D516D6">
        <w:rPr>
          <w:w w:val="95"/>
          <w:lang w:val="en-GB"/>
        </w:rPr>
        <w:t>adjusting</w:t>
      </w:r>
      <w:r w:rsidRPr="00D516D6">
        <w:rPr>
          <w:spacing w:val="-3"/>
          <w:w w:val="95"/>
          <w:lang w:val="en-GB"/>
        </w:rPr>
        <w:t xml:space="preserve"> </w:t>
      </w:r>
      <w:r w:rsidRPr="00D516D6">
        <w:rPr>
          <w:w w:val="95"/>
          <w:lang w:val="en-GB"/>
        </w:rPr>
        <w:t>settings</w:t>
      </w:r>
      <w:r w:rsidRPr="00D516D6">
        <w:rPr>
          <w:spacing w:val="-3"/>
          <w:w w:val="95"/>
          <w:lang w:val="en-GB"/>
        </w:rPr>
        <w:t xml:space="preserve"> </w:t>
      </w:r>
      <w:r w:rsidRPr="00D516D6">
        <w:rPr>
          <w:w w:val="95"/>
          <w:lang w:val="en-GB"/>
        </w:rPr>
        <w:t>such</w:t>
      </w:r>
      <w:r w:rsidRPr="00D516D6">
        <w:rPr>
          <w:spacing w:val="-3"/>
          <w:w w:val="95"/>
          <w:lang w:val="en-GB"/>
        </w:rPr>
        <w:t xml:space="preserve"> </w:t>
      </w:r>
      <w:r w:rsidRPr="00D516D6">
        <w:rPr>
          <w:w w:val="95"/>
          <w:lang w:val="en-GB"/>
        </w:rPr>
        <w:t>as</w:t>
      </w:r>
      <w:r w:rsidRPr="00D516D6">
        <w:rPr>
          <w:spacing w:val="-3"/>
          <w:w w:val="95"/>
          <w:lang w:val="en-GB"/>
        </w:rPr>
        <w:t xml:space="preserve"> </w:t>
      </w:r>
      <w:r w:rsidRPr="00D516D6">
        <w:rPr>
          <w:w w:val="95"/>
          <w:lang w:val="en-GB"/>
        </w:rPr>
        <w:t>the</w:t>
      </w:r>
      <w:r w:rsidRPr="00D516D6">
        <w:rPr>
          <w:spacing w:val="-3"/>
          <w:w w:val="95"/>
          <w:lang w:val="en-GB"/>
        </w:rPr>
        <w:t xml:space="preserve"> </w:t>
      </w:r>
      <w:r w:rsidRPr="00D516D6">
        <w:rPr>
          <w:w w:val="95"/>
          <w:lang w:val="en-GB"/>
        </w:rPr>
        <w:t>number</w:t>
      </w:r>
      <w:r w:rsidRPr="00D516D6">
        <w:rPr>
          <w:spacing w:val="-3"/>
          <w:w w:val="95"/>
          <w:lang w:val="en-GB"/>
        </w:rPr>
        <w:t xml:space="preserve"> </w:t>
      </w:r>
      <w:r w:rsidRPr="00D516D6">
        <w:rPr>
          <w:w w:val="95"/>
          <w:lang w:val="en-GB"/>
        </w:rPr>
        <w:t>of</w:t>
      </w:r>
      <w:r w:rsidRPr="00D516D6">
        <w:rPr>
          <w:spacing w:val="-3"/>
          <w:w w:val="95"/>
          <w:lang w:val="en-GB"/>
        </w:rPr>
        <w:t xml:space="preserve"> </w:t>
      </w:r>
      <w:r w:rsidRPr="00D516D6">
        <w:rPr>
          <w:w w:val="95"/>
          <w:lang w:val="en-GB"/>
        </w:rPr>
        <w:t>hidden</w:t>
      </w:r>
      <w:r w:rsidRPr="00D516D6">
        <w:rPr>
          <w:spacing w:val="-3"/>
          <w:w w:val="95"/>
          <w:lang w:val="en-GB"/>
        </w:rPr>
        <w:t xml:space="preserve"> </w:t>
      </w:r>
      <w:r w:rsidRPr="00D516D6">
        <w:rPr>
          <w:w w:val="95"/>
          <w:lang w:val="en-GB"/>
        </w:rPr>
        <w:t>layers</w:t>
      </w:r>
      <w:r w:rsidRPr="00D516D6">
        <w:rPr>
          <w:spacing w:val="-3"/>
          <w:w w:val="95"/>
          <w:lang w:val="en-GB"/>
        </w:rPr>
        <w:t xml:space="preserve"> </w:t>
      </w:r>
      <w:r w:rsidRPr="00D516D6">
        <w:rPr>
          <w:w w:val="95"/>
          <w:lang w:val="en-GB"/>
        </w:rPr>
        <w:t>and</w:t>
      </w:r>
      <w:r w:rsidRPr="00D516D6">
        <w:rPr>
          <w:spacing w:val="-3"/>
          <w:w w:val="95"/>
          <w:lang w:val="en-GB"/>
        </w:rPr>
        <w:t xml:space="preserve"> </w:t>
      </w:r>
      <w:r w:rsidRPr="00D516D6">
        <w:rPr>
          <w:w w:val="95"/>
          <w:lang w:val="en-GB"/>
        </w:rPr>
        <w:t>the</w:t>
      </w:r>
      <w:r w:rsidRPr="00D516D6">
        <w:rPr>
          <w:spacing w:val="-3"/>
          <w:w w:val="95"/>
          <w:lang w:val="en-GB"/>
        </w:rPr>
        <w:t xml:space="preserve"> </w:t>
      </w:r>
      <w:r w:rsidRPr="00D516D6">
        <w:rPr>
          <w:w w:val="95"/>
          <w:lang w:val="en-GB"/>
        </w:rPr>
        <w:t>training</w:t>
      </w:r>
      <w:r w:rsidRPr="00D516D6">
        <w:rPr>
          <w:spacing w:val="-3"/>
          <w:w w:val="95"/>
          <w:lang w:val="en-GB"/>
        </w:rPr>
        <w:t xml:space="preserve"> </w:t>
      </w:r>
      <w:r w:rsidRPr="00D516D6">
        <w:rPr>
          <w:w w:val="95"/>
          <w:lang w:val="en-GB"/>
        </w:rPr>
        <w:t>epochs</w:t>
      </w:r>
      <w:r w:rsidRPr="00D516D6">
        <w:rPr>
          <w:spacing w:val="-3"/>
          <w:w w:val="95"/>
          <w:lang w:val="en-GB"/>
        </w:rPr>
        <w:t xml:space="preserve"> </w:t>
      </w:r>
      <w:r w:rsidRPr="00D516D6">
        <w:rPr>
          <w:w w:val="95"/>
          <w:lang w:val="en-GB"/>
        </w:rPr>
        <w:t>of</w:t>
      </w:r>
      <w:r w:rsidRPr="00D516D6">
        <w:rPr>
          <w:spacing w:val="-3"/>
          <w:w w:val="95"/>
          <w:lang w:val="en-GB"/>
        </w:rPr>
        <w:t xml:space="preserve"> </w:t>
      </w:r>
      <w:r w:rsidRPr="00D516D6">
        <w:rPr>
          <w:w w:val="95"/>
          <w:lang w:val="en-GB"/>
        </w:rPr>
        <w:t>the</w:t>
      </w:r>
      <w:r w:rsidRPr="00D516D6">
        <w:rPr>
          <w:spacing w:val="-3"/>
          <w:w w:val="95"/>
          <w:lang w:val="en-GB"/>
        </w:rPr>
        <w:t xml:space="preserve"> </w:t>
      </w:r>
      <w:r w:rsidRPr="00D516D6">
        <w:rPr>
          <w:w w:val="95"/>
          <w:lang w:val="en-GB"/>
        </w:rPr>
        <w:t>model.</w:t>
      </w:r>
    </w:p>
    <w:p w14:paraId="687A2F9F" w14:textId="77777777" w:rsidR="00AF779A" w:rsidRPr="00D516D6" w:rsidRDefault="00AF779A">
      <w:pPr>
        <w:pStyle w:val="Textoindependiente"/>
        <w:spacing w:before="4"/>
        <w:rPr>
          <w:sz w:val="17"/>
          <w:lang w:val="en-GB"/>
        </w:rPr>
      </w:pPr>
    </w:p>
    <w:p w14:paraId="3281E385" w14:textId="77777777" w:rsidR="00AF779A" w:rsidRPr="00D516D6" w:rsidRDefault="00E9277B">
      <w:pPr>
        <w:pStyle w:val="Ttulo2"/>
        <w:numPr>
          <w:ilvl w:val="1"/>
          <w:numId w:val="15"/>
        </w:numPr>
        <w:tabs>
          <w:tab w:val="left" w:pos="556"/>
        </w:tabs>
        <w:spacing w:before="1"/>
        <w:ind w:hanging="440"/>
        <w:rPr>
          <w:lang w:val="en-GB"/>
        </w:rPr>
      </w:pPr>
      <w:r w:rsidRPr="00D516D6">
        <w:rPr>
          <w:spacing w:val="-2"/>
          <w:lang w:val="en-GB"/>
        </w:rPr>
        <w:t>Software</w:t>
      </w:r>
      <w:r w:rsidRPr="00D516D6">
        <w:rPr>
          <w:spacing w:val="-3"/>
          <w:lang w:val="en-GB"/>
        </w:rPr>
        <w:t xml:space="preserve"> </w:t>
      </w:r>
      <w:r w:rsidRPr="00D516D6">
        <w:rPr>
          <w:spacing w:val="-2"/>
          <w:lang w:val="en-GB"/>
        </w:rPr>
        <w:t>Refinement</w:t>
      </w:r>
    </w:p>
    <w:p w14:paraId="3C02295A" w14:textId="77777777" w:rsidR="00AF779A" w:rsidRPr="00D516D6" w:rsidRDefault="00E9277B">
      <w:pPr>
        <w:pStyle w:val="Textoindependiente"/>
        <w:spacing w:before="3" w:line="244" w:lineRule="auto"/>
        <w:ind w:left="116" w:right="154" w:firstLine="298"/>
        <w:jc w:val="both"/>
        <w:rPr>
          <w:lang w:val="en-GB"/>
        </w:rPr>
      </w:pPr>
      <w:r w:rsidRPr="00D516D6">
        <w:rPr>
          <w:lang w:val="en-GB"/>
        </w:rPr>
        <w:t>This</w:t>
      </w:r>
      <w:r w:rsidRPr="00D516D6">
        <w:rPr>
          <w:spacing w:val="-9"/>
          <w:lang w:val="en-GB"/>
        </w:rPr>
        <w:t xml:space="preserve"> </w:t>
      </w:r>
      <w:r w:rsidRPr="00D516D6">
        <w:rPr>
          <w:lang w:val="en-GB"/>
        </w:rPr>
        <w:t>refinement</w:t>
      </w:r>
      <w:r w:rsidRPr="00D516D6">
        <w:rPr>
          <w:spacing w:val="-9"/>
          <w:lang w:val="en-GB"/>
        </w:rPr>
        <w:t xml:space="preserve"> </w:t>
      </w:r>
      <w:r w:rsidRPr="00D516D6">
        <w:rPr>
          <w:lang w:val="en-GB"/>
        </w:rPr>
        <w:t>stage</w:t>
      </w:r>
      <w:r w:rsidRPr="00D516D6">
        <w:rPr>
          <w:spacing w:val="-9"/>
          <w:lang w:val="en-GB"/>
        </w:rPr>
        <w:t xml:space="preserve"> </w:t>
      </w:r>
      <w:r w:rsidRPr="00D516D6">
        <w:rPr>
          <w:lang w:val="en-GB"/>
        </w:rPr>
        <w:t>resulted</w:t>
      </w:r>
      <w:r w:rsidRPr="00D516D6">
        <w:rPr>
          <w:spacing w:val="-9"/>
          <w:lang w:val="en-GB"/>
        </w:rPr>
        <w:t xml:space="preserve"> </w:t>
      </w:r>
      <w:r w:rsidRPr="00D516D6">
        <w:rPr>
          <w:lang w:val="en-GB"/>
        </w:rPr>
        <w:t>in</w:t>
      </w:r>
      <w:r w:rsidRPr="00D516D6">
        <w:rPr>
          <w:spacing w:val="-9"/>
          <w:lang w:val="en-GB"/>
        </w:rPr>
        <w:t xml:space="preserve"> </w:t>
      </w:r>
      <w:r w:rsidRPr="00D516D6">
        <w:rPr>
          <w:lang w:val="en-GB"/>
        </w:rPr>
        <w:t>improved</w:t>
      </w:r>
      <w:r w:rsidRPr="00D516D6">
        <w:rPr>
          <w:spacing w:val="-9"/>
          <w:lang w:val="en-GB"/>
        </w:rPr>
        <w:t xml:space="preserve"> </w:t>
      </w:r>
      <w:r w:rsidRPr="00D516D6">
        <w:rPr>
          <w:lang w:val="en-GB"/>
        </w:rPr>
        <w:t>software,</w:t>
      </w:r>
      <w:r w:rsidRPr="00D516D6">
        <w:rPr>
          <w:spacing w:val="-9"/>
          <w:lang w:val="en-GB"/>
        </w:rPr>
        <w:t xml:space="preserve"> </w:t>
      </w:r>
      <w:r w:rsidRPr="00D516D6">
        <w:rPr>
          <w:lang w:val="en-GB"/>
        </w:rPr>
        <w:t>with</w:t>
      </w:r>
      <w:r w:rsidRPr="00D516D6">
        <w:rPr>
          <w:spacing w:val="-9"/>
          <w:lang w:val="en-GB"/>
        </w:rPr>
        <w:t xml:space="preserve"> </w:t>
      </w:r>
      <w:r w:rsidRPr="00D516D6">
        <w:rPr>
          <w:lang w:val="en-GB"/>
        </w:rPr>
        <w:t>cleaner</w:t>
      </w:r>
      <w:r w:rsidRPr="00D516D6">
        <w:rPr>
          <w:spacing w:val="-9"/>
          <w:lang w:val="en-GB"/>
        </w:rPr>
        <w:t xml:space="preserve"> </w:t>
      </w:r>
      <w:r w:rsidRPr="00D516D6">
        <w:rPr>
          <w:lang w:val="en-GB"/>
        </w:rPr>
        <w:t>and</w:t>
      </w:r>
      <w:r w:rsidRPr="00D516D6">
        <w:rPr>
          <w:spacing w:val="-9"/>
          <w:lang w:val="en-GB"/>
        </w:rPr>
        <w:t xml:space="preserve"> </w:t>
      </w:r>
      <w:r w:rsidRPr="00D516D6">
        <w:rPr>
          <w:lang w:val="en-GB"/>
        </w:rPr>
        <w:t>higher</w:t>
      </w:r>
      <w:r w:rsidRPr="00D516D6">
        <w:rPr>
          <w:spacing w:val="-9"/>
          <w:lang w:val="en-GB"/>
        </w:rPr>
        <w:t xml:space="preserve"> </w:t>
      </w:r>
      <w:r w:rsidRPr="00D516D6">
        <w:rPr>
          <w:lang w:val="en-GB"/>
        </w:rPr>
        <w:t>quality</w:t>
      </w:r>
      <w:r w:rsidRPr="00D516D6">
        <w:rPr>
          <w:spacing w:val="-9"/>
          <w:lang w:val="en-GB"/>
        </w:rPr>
        <w:t xml:space="preserve"> </w:t>
      </w:r>
      <w:r w:rsidRPr="00D516D6">
        <w:rPr>
          <w:lang w:val="en-GB"/>
        </w:rPr>
        <w:t>code</w:t>
      </w:r>
      <w:r w:rsidRPr="00D516D6">
        <w:rPr>
          <w:spacing w:val="-9"/>
          <w:lang w:val="en-GB"/>
        </w:rPr>
        <w:t xml:space="preserve"> </w:t>
      </w:r>
      <w:r w:rsidRPr="00D516D6">
        <w:rPr>
          <w:lang w:val="en-GB"/>
        </w:rPr>
        <w:t>compared</w:t>
      </w:r>
      <w:r w:rsidRPr="00D516D6">
        <w:rPr>
          <w:spacing w:val="-9"/>
          <w:lang w:val="en-GB"/>
        </w:rPr>
        <w:t xml:space="preserve"> </w:t>
      </w:r>
      <w:r w:rsidRPr="00D516D6">
        <w:rPr>
          <w:lang w:val="en-GB"/>
        </w:rPr>
        <w:t>to</w:t>
      </w:r>
      <w:r w:rsidRPr="00D516D6">
        <w:rPr>
          <w:spacing w:val="-9"/>
          <w:lang w:val="en-GB"/>
        </w:rPr>
        <w:t xml:space="preserve"> </w:t>
      </w:r>
      <w:r w:rsidRPr="00D516D6">
        <w:rPr>
          <w:lang w:val="en-GB"/>
        </w:rPr>
        <w:t xml:space="preserve">the </w:t>
      </w:r>
      <w:r w:rsidRPr="00D516D6">
        <w:rPr>
          <w:w w:val="95"/>
          <w:lang w:val="en-GB"/>
        </w:rPr>
        <w:t>deliverable</w:t>
      </w:r>
      <w:r w:rsidRPr="00D516D6">
        <w:rPr>
          <w:spacing w:val="-5"/>
          <w:w w:val="95"/>
          <w:lang w:val="en-GB"/>
        </w:rPr>
        <w:t xml:space="preserve"> </w:t>
      </w:r>
      <w:r w:rsidRPr="00D516D6">
        <w:rPr>
          <w:w w:val="95"/>
          <w:lang w:val="en-GB"/>
        </w:rPr>
        <w:t>of</w:t>
      </w:r>
      <w:r w:rsidRPr="00D516D6">
        <w:rPr>
          <w:spacing w:val="-5"/>
          <w:w w:val="95"/>
          <w:lang w:val="en-GB"/>
        </w:rPr>
        <w:t xml:space="preserve"> </w:t>
      </w:r>
      <w:r w:rsidRPr="00D516D6">
        <w:rPr>
          <w:w w:val="95"/>
          <w:lang w:val="en-GB"/>
        </w:rPr>
        <w:t>the</w:t>
      </w:r>
      <w:r w:rsidRPr="00D516D6">
        <w:rPr>
          <w:spacing w:val="-5"/>
          <w:w w:val="95"/>
          <w:lang w:val="en-GB"/>
        </w:rPr>
        <w:t xml:space="preserve"> </w:t>
      </w:r>
      <w:r w:rsidRPr="00D516D6">
        <w:rPr>
          <w:w w:val="95"/>
          <w:lang w:val="en-GB"/>
        </w:rPr>
        <w:t>previous</w:t>
      </w:r>
      <w:r w:rsidRPr="00D516D6">
        <w:rPr>
          <w:spacing w:val="-5"/>
          <w:w w:val="95"/>
          <w:lang w:val="en-GB"/>
        </w:rPr>
        <w:t xml:space="preserve"> </w:t>
      </w:r>
      <w:r w:rsidRPr="00D516D6">
        <w:rPr>
          <w:w w:val="95"/>
          <w:lang w:val="en-GB"/>
        </w:rPr>
        <w:t>stage.</w:t>
      </w:r>
      <w:r w:rsidRPr="00D516D6">
        <w:rPr>
          <w:spacing w:val="-5"/>
          <w:w w:val="95"/>
          <w:lang w:val="en-GB"/>
        </w:rPr>
        <w:t xml:space="preserve"> </w:t>
      </w:r>
      <w:r w:rsidRPr="00D516D6">
        <w:rPr>
          <w:w w:val="95"/>
          <w:lang w:val="en-GB"/>
        </w:rPr>
        <w:t>The</w:t>
      </w:r>
      <w:r w:rsidRPr="00D516D6">
        <w:rPr>
          <w:spacing w:val="-5"/>
          <w:w w:val="95"/>
          <w:lang w:val="en-GB"/>
        </w:rPr>
        <w:t xml:space="preserve"> </w:t>
      </w:r>
      <w:r w:rsidRPr="00D516D6">
        <w:rPr>
          <w:w w:val="95"/>
          <w:lang w:val="en-GB"/>
        </w:rPr>
        <w:t>tools</w:t>
      </w:r>
      <w:r w:rsidRPr="00D516D6">
        <w:rPr>
          <w:spacing w:val="-5"/>
          <w:w w:val="95"/>
          <w:lang w:val="en-GB"/>
        </w:rPr>
        <w:t xml:space="preserve"> </w:t>
      </w:r>
      <w:r w:rsidRPr="00D516D6">
        <w:rPr>
          <w:w w:val="95"/>
          <w:lang w:val="en-GB"/>
        </w:rPr>
        <w:t>used</w:t>
      </w:r>
      <w:r w:rsidRPr="00D516D6">
        <w:rPr>
          <w:spacing w:val="-5"/>
          <w:w w:val="95"/>
          <w:lang w:val="en-GB"/>
        </w:rPr>
        <w:t xml:space="preserve"> </w:t>
      </w:r>
      <w:r w:rsidRPr="00D516D6">
        <w:rPr>
          <w:w w:val="95"/>
          <w:lang w:val="en-GB"/>
        </w:rPr>
        <w:t>for</w:t>
      </w:r>
      <w:r w:rsidRPr="00D516D6">
        <w:rPr>
          <w:spacing w:val="-5"/>
          <w:w w:val="95"/>
          <w:lang w:val="en-GB"/>
        </w:rPr>
        <w:t xml:space="preserve"> </w:t>
      </w:r>
      <w:r w:rsidRPr="00D516D6">
        <w:rPr>
          <w:w w:val="95"/>
          <w:lang w:val="en-GB"/>
        </w:rPr>
        <w:t>the</w:t>
      </w:r>
      <w:r w:rsidRPr="00D516D6">
        <w:rPr>
          <w:spacing w:val="-5"/>
          <w:w w:val="95"/>
          <w:lang w:val="en-GB"/>
        </w:rPr>
        <w:t xml:space="preserve"> </w:t>
      </w:r>
      <w:r w:rsidRPr="00D516D6">
        <w:rPr>
          <w:w w:val="95"/>
          <w:lang w:val="en-GB"/>
        </w:rPr>
        <w:t>software</w:t>
      </w:r>
      <w:r w:rsidRPr="00D516D6">
        <w:rPr>
          <w:spacing w:val="-5"/>
          <w:w w:val="95"/>
          <w:lang w:val="en-GB"/>
        </w:rPr>
        <w:t xml:space="preserve"> </w:t>
      </w:r>
      <w:r w:rsidRPr="00D516D6">
        <w:rPr>
          <w:w w:val="95"/>
          <w:lang w:val="en-GB"/>
        </w:rPr>
        <w:t>refinement</w:t>
      </w:r>
      <w:r w:rsidRPr="00D516D6">
        <w:rPr>
          <w:spacing w:val="-5"/>
          <w:w w:val="95"/>
          <w:lang w:val="en-GB"/>
        </w:rPr>
        <w:t xml:space="preserve"> </w:t>
      </w:r>
      <w:r w:rsidRPr="00D516D6">
        <w:rPr>
          <w:w w:val="95"/>
          <w:lang w:val="en-GB"/>
        </w:rPr>
        <w:t>task,</w:t>
      </w:r>
      <w:r w:rsidRPr="00D516D6">
        <w:rPr>
          <w:spacing w:val="-5"/>
          <w:w w:val="95"/>
          <w:lang w:val="en-GB"/>
        </w:rPr>
        <w:t xml:space="preserve"> </w:t>
      </w:r>
      <w:r w:rsidRPr="00D516D6">
        <w:rPr>
          <w:w w:val="95"/>
          <w:lang w:val="en-GB"/>
        </w:rPr>
        <w:t>with</w:t>
      </w:r>
      <w:r w:rsidRPr="00D516D6">
        <w:rPr>
          <w:spacing w:val="-5"/>
          <w:w w:val="95"/>
          <w:lang w:val="en-GB"/>
        </w:rPr>
        <w:t xml:space="preserve"> </w:t>
      </w:r>
      <w:r w:rsidRPr="00D516D6">
        <w:rPr>
          <w:w w:val="95"/>
          <w:lang w:val="en-GB"/>
        </w:rPr>
        <w:t>the</w:t>
      </w:r>
      <w:r w:rsidRPr="00D516D6">
        <w:rPr>
          <w:spacing w:val="-5"/>
          <w:w w:val="95"/>
          <w:lang w:val="en-GB"/>
        </w:rPr>
        <w:t xml:space="preserve"> </w:t>
      </w:r>
      <w:r w:rsidRPr="00D516D6">
        <w:rPr>
          <w:w w:val="95"/>
          <w:lang w:val="en-GB"/>
        </w:rPr>
        <w:t>exception</w:t>
      </w:r>
      <w:r w:rsidRPr="00D516D6">
        <w:rPr>
          <w:spacing w:val="-5"/>
          <w:w w:val="95"/>
          <w:lang w:val="en-GB"/>
        </w:rPr>
        <w:t xml:space="preserve"> </w:t>
      </w:r>
      <w:r w:rsidRPr="00D516D6">
        <w:rPr>
          <w:w w:val="95"/>
          <w:lang w:val="en-GB"/>
        </w:rPr>
        <w:t>of</w:t>
      </w:r>
      <w:r w:rsidRPr="00D516D6">
        <w:rPr>
          <w:spacing w:val="-5"/>
          <w:w w:val="95"/>
          <w:lang w:val="en-GB"/>
        </w:rPr>
        <w:t xml:space="preserve"> </w:t>
      </w:r>
      <w:r w:rsidRPr="00D516D6">
        <w:rPr>
          <w:w w:val="95"/>
          <w:lang w:val="en-GB"/>
        </w:rPr>
        <w:t xml:space="preserve">TDDT4IoTS, </w:t>
      </w:r>
      <w:r w:rsidRPr="00D516D6">
        <w:rPr>
          <w:w w:val="90"/>
          <w:lang w:val="en-GB"/>
        </w:rPr>
        <w:t>were the same as in the software generation stage. The changes made to the software consisted mainly of improvements</w:t>
      </w:r>
      <w:r w:rsidRPr="00D516D6">
        <w:rPr>
          <w:w w:val="95"/>
          <w:lang w:val="en-GB"/>
        </w:rPr>
        <w:t xml:space="preserve"> in the optimal use of memory (temporary or auxilia</w:t>
      </w:r>
      <w:r w:rsidRPr="00D516D6">
        <w:rPr>
          <w:w w:val="95"/>
          <w:lang w:val="en-GB"/>
        </w:rPr>
        <w:t>ry variables), in the naming of attributes, methods and classes (project files), and in the inclusion of comments in the most important parts of the code.</w:t>
      </w:r>
    </w:p>
    <w:p w14:paraId="39F938D6" w14:textId="77777777" w:rsidR="00AF779A" w:rsidRPr="00D516D6" w:rsidRDefault="00AF779A">
      <w:pPr>
        <w:pStyle w:val="Textoindependiente"/>
        <w:spacing w:before="4"/>
        <w:rPr>
          <w:sz w:val="17"/>
          <w:lang w:val="en-GB"/>
        </w:rPr>
      </w:pPr>
    </w:p>
    <w:p w14:paraId="29064D19" w14:textId="77777777" w:rsidR="00AF779A" w:rsidRPr="00D516D6" w:rsidRDefault="00E9277B">
      <w:pPr>
        <w:pStyle w:val="Ttulo2"/>
        <w:numPr>
          <w:ilvl w:val="1"/>
          <w:numId w:val="15"/>
        </w:numPr>
        <w:tabs>
          <w:tab w:val="left" w:pos="556"/>
        </w:tabs>
        <w:ind w:hanging="440"/>
        <w:rPr>
          <w:lang w:val="en-GB"/>
        </w:rPr>
      </w:pPr>
      <w:r w:rsidRPr="00D516D6">
        <w:rPr>
          <w:spacing w:val="-2"/>
          <w:lang w:val="en-GB"/>
        </w:rPr>
        <w:t>Hardware</w:t>
      </w:r>
      <w:r w:rsidRPr="00D516D6">
        <w:rPr>
          <w:spacing w:val="-3"/>
          <w:lang w:val="en-GB"/>
        </w:rPr>
        <w:t xml:space="preserve"> </w:t>
      </w:r>
      <w:r w:rsidRPr="00D516D6">
        <w:rPr>
          <w:spacing w:val="-2"/>
          <w:lang w:val="en-GB"/>
        </w:rPr>
        <w:t>and Software Deployment</w:t>
      </w:r>
    </w:p>
    <w:p w14:paraId="71C88C60" w14:textId="77777777" w:rsidR="00AF779A" w:rsidRPr="00D516D6" w:rsidRDefault="00E9277B">
      <w:pPr>
        <w:pStyle w:val="Textoindependiente"/>
        <w:spacing w:before="4" w:line="244" w:lineRule="auto"/>
        <w:ind w:left="116" w:right="154" w:firstLine="298"/>
        <w:jc w:val="both"/>
        <w:rPr>
          <w:lang w:val="en-GB"/>
        </w:rPr>
      </w:pPr>
      <w:r w:rsidRPr="00D516D6">
        <w:rPr>
          <w:w w:val="95"/>
          <w:lang w:val="en-GB"/>
        </w:rPr>
        <w:t>The mobile application, as one of the deliverables, was deployed on</w:t>
      </w:r>
      <w:r w:rsidRPr="00D516D6">
        <w:rPr>
          <w:w w:val="95"/>
          <w:lang w:val="en-GB"/>
        </w:rPr>
        <w:t xml:space="preserve"> an Android version 13 smartphone, Xiaomi Note 10 Pro, to conduct evaluation tests performed by the client (one of the parents of school-age children). This application consumes web services hosted on a web server.</w:t>
      </w:r>
    </w:p>
    <w:p w14:paraId="35BE25FA" w14:textId="77777777" w:rsidR="00AF779A" w:rsidRPr="00D516D6" w:rsidRDefault="00E9277B">
      <w:pPr>
        <w:pStyle w:val="Textoindependiente"/>
        <w:spacing w:line="244" w:lineRule="auto"/>
        <w:ind w:left="116" w:right="154" w:firstLine="298"/>
        <w:jc w:val="both"/>
        <w:rPr>
          <w:lang w:val="en-GB"/>
        </w:rPr>
      </w:pPr>
      <w:r w:rsidRPr="00D516D6">
        <w:rPr>
          <w:spacing w:val="-2"/>
          <w:w w:val="95"/>
          <w:lang w:val="en-GB"/>
        </w:rPr>
        <w:t xml:space="preserve">The other deliverable of the </w:t>
      </w:r>
      <w:proofErr w:type="spellStart"/>
      <w:r w:rsidRPr="00D516D6">
        <w:rPr>
          <w:spacing w:val="-2"/>
          <w:w w:val="95"/>
          <w:lang w:val="en-GB"/>
        </w:rPr>
        <w:t>Torddis</w:t>
      </w:r>
      <w:proofErr w:type="spellEnd"/>
      <w:r w:rsidRPr="00D516D6">
        <w:rPr>
          <w:spacing w:val="-2"/>
          <w:w w:val="95"/>
          <w:lang w:val="en-GB"/>
        </w:rPr>
        <w:t xml:space="preserve"> system was the device. This was deployed in a real-ideal environment, where</w:t>
      </w:r>
      <w:r w:rsidRPr="00D516D6">
        <w:rPr>
          <w:w w:val="95"/>
          <w:lang w:val="en-GB"/>
        </w:rPr>
        <w:t xml:space="preserve"> </w:t>
      </w:r>
      <w:r w:rsidRPr="00D516D6">
        <w:rPr>
          <w:lang w:val="en-GB"/>
        </w:rPr>
        <w:t>any</w:t>
      </w:r>
      <w:r w:rsidRPr="00D516D6">
        <w:rPr>
          <w:spacing w:val="-5"/>
          <w:lang w:val="en-GB"/>
        </w:rPr>
        <w:t xml:space="preserve"> </w:t>
      </w:r>
      <w:r w:rsidRPr="00D516D6">
        <w:rPr>
          <w:lang w:val="en-GB"/>
        </w:rPr>
        <w:t>child</w:t>
      </w:r>
      <w:r w:rsidRPr="00D516D6">
        <w:rPr>
          <w:spacing w:val="-5"/>
          <w:lang w:val="en-GB"/>
        </w:rPr>
        <w:t xml:space="preserve"> </w:t>
      </w:r>
      <w:r w:rsidRPr="00D516D6">
        <w:rPr>
          <w:lang w:val="en-GB"/>
        </w:rPr>
        <w:t>can</w:t>
      </w:r>
      <w:r w:rsidRPr="00D516D6">
        <w:rPr>
          <w:spacing w:val="-5"/>
          <w:lang w:val="en-GB"/>
        </w:rPr>
        <w:t xml:space="preserve"> </w:t>
      </w:r>
      <w:r w:rsidRPr="00D516D6">
        <w:rPr>
          <w:lang w:val="en-GB"/>
        </w:rPr>
        <w:t>perform</w:t>
      </w:r>
      <w:r w:rsidRPr="00D516D6">
        <w:rPr>
          <w:spacing w:val="-5"/>
          <w:lang w:val="en-GB"/>
        </w:rPr>
        <w:t xml:space="preserve"> </w:t>
      </w:r>
      <w:r w:rsidRPr="00D516D6">
        <w:rPr>
          <w:lang w:val="en-GB"/>
        </w:rPr>
        <w:t>school</w:t>
      </w:r>
      <w:r w:rsidRPr="00D516D6">
        <w:rPr>
          <w:spacing w:val="-5"/>
          <w:lang w:val="en-GB"/>
        </w:rPr>
        <w:t xml:space="preserve"> </w:t>
      </w:r>
      <w:r w:rsidRPr="00D516D6">
        <w:rPr>
          <w:lang w:val="en-GB"/>
        </w:rPr>
        <w:t>tasks.</w:t>
      </w:r>
    </w:p>
    <w:p w14:paraId="5AC3BF43" w14:textId="77777777" w:rsidR="00AF779A" w:rsidRPr="00D516D6" w:rsidRDefault="00AF779A">
      <w:pPr>
        <w:spacing w:line="244" w:lineRule="auto"/>
        <w:jc w:val="both"/>
        <w:rPr>
          <w:lang w:val="en-GB"/>
        </w:rPr>
        <w:sectPr w:rsidR="00AF779A" w:rsidRPr="00D516D6">
          <w:pgSz w:w="10890" w:h="14860"/>
          <w:pgMar w:top="880" w:right="620" w:bottom="840" w:left="660" w:header="673" w:footer="642" w:gutter="0"/>
          <w:cols w:space="720"/>
        </w:sectPr>
      </w:pPr>
    </w:p>
    <w:p w14:paraId="228D4635" w14:textId="77777777" w:rsidR="00AF779A" w:rsidRPr="00D516D6" w:rsidRDefault="00AF779A">
      <w:pPr>
        <w:pStyle w:val="Textoindependiente"/>
        <w:spacing w:before="7" w:after="1"/>
        <w:rPr>
          <w:sz w:val="15"/>
          <w:lang w:val="en-GB"/>
        </w:rPr>
      </w:pPr>
    </w:p>
    <w:p w14:paraId="20CB2311" w14:textId="77777777" w:rsidR="00AF779A" w:rsidRPr="00D516D6" w:rsidRDefault="00E9277B">
      <w:pPr>
        <w:pStyle w:val="Textoindependiente"/>
        <w:ind w:left="2916"/>
        <w:rPr>
          <w:lang w:val="en-GB"/>
        </w:rPr>
      </w:pPr>
      <w:r w:rsidRPr="00D516D6">
        <w:rPr>
          <w:noProof/>
          <w:lang w:val="en-GB"/>
        </w:rPr>
        <w:drawing>
          <wp:inline distT="0" distB="0" distL="0" distR="0" wp14:anchorId="69686773" wp14:editId="65558AE1">
            <wp:extent cx="2372582" cy="4245673"/>
            <wp:effectExtent l="0" t="0" r="0" b="0"/>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38" cstate="print"/>
                    <a:stretch>
                      <a:fillRect/>
                    </a:stretch>
                  </pic:blipFill>
                  <pic:spPr>
                    <a:xfrm>
                      <a:off x="0" y="0"/>
                      <a:ext cx="2372582" cy="4245673"/>
                    </a:xfrm>
                    <a:prstGeom prst="rect">
                      <a:avLst/>
                    </a:prstGeom>
                  </pic:spPr>
                </pic:pic>
              </a:graphicData>
            </a:graphic>
          </wp:inline>
        </w:drawing>
      </w:r>
    </w:p>
    <w:p w14:paraId="2C0D056A" w14:textId="77777777" w:rsidR="00AF779A" w:rsidRPr="00D516D6" w:rsidRDefault="00AF779A">
      <w:pPr>
        <w:pStyle w:val="Textoindependiente"/>
        <w:spacing w:before="2"/>
        <w:rPr>
          <w:sz w:val="7"/>
          <w:lang w:val="en-GB"/>
        </w:rPr>
      </w:pPr>
    </w:p>
    <w:p w14:paraId="0A957CDE" w14:textId="77777777" w:rsidR="00AF779A" w:rsidRPr="00D516D6" w:rsidRDefault="00E9277B">
      <w:pPr>
        <w:spacing w:before="94"/>
        <w:ind w:right="38"/>
        <w:jc w:val="center"/>
        <w:rPr>
          <w:rFonts w:ascii="Calibri"/>
          <w:sz w:val="18"/>
          <w:lang w:val="en-GB"/>
        </w:rPr>
      </w:pPr>
      <w:bookmarkStart w:id="207" w:name="_bookmark24"/>
      <w:bookmarkEnd w:id="207"/>
      <w:r w:rsidRPr="00D516D6">
        <w:rPr>
          <w:rFonts w:ascii="Calibri"/>
          <w:b/>
          <w:w w:val="105"/>
          <w:sz w:val="18"/>
          <w:lang w:val="en-GB"/>
        </w:rPr>
        <w:t>Figure</w:t>
      </w:r>
      <w:r w:rsidRPr="00D516D6">
        <w:rPr>
          <w:rFonts w:ascii="Calibri"/>
          <w:b/>
          <w:spacing w:val="15"/>
          <w:w w:val="105"/>
          <w:sz w:val="18"/>
          <w:lang w:val="en-GB"/>
        </w:rPr>
        <w:t xml:space="preserve"> </w:t>
      </w:r>
      <w:r w:rsidRPr="00D516D6">
        <w:rPr>
          <w:rFonts w:ascii="Calibri"/>
          <w:b/>
          <w:w w:val="105"/>
          <w:sz w:val="18"/>
          <w:lang w:val="en-GB"/>
        </w:rPr>
        <w:t>8:</w:t>
      </w:r>
      <w:r w:rsidRPr="00D516D6">
        <w:rPr>
          <w:rFonts w:ascii="Calibri"/>
          <w:b/>
          <w:spacing w:val="15"/>
          <w:w w:val="105"/>
          <w:sz w:val="18"/>
          <w:lang w:val="en-GB"/>
        </w:rPr>
        <w:t xml:space="preserve"> </w:t>
      </w:r>
      <w:r w:rsidRPr="00D516D6">
        <w:rPr>
          <w:rFonts w:ascii="Calibri"/>
          <w:w w:val="105"/>
          <w:sz w:val="18"/>
          <w:lang w:val="en-GB"/>
        </w:rPr>
        <w:t>Java</w:t>
      </w:r>
      <w:r w:rsidRPr="00D516D6">
        <w:rPr>
          <w:rFonts w:ascii="Calibri"/>
          <w:spacing w:val="15"/>
          <w:w w:val="105"/>
          <w:sz w:val="18"/>
          <w:lang w:val="en-GB"/>
        </w:rPr>
        <w:t xml:space="preserve"> </w:t>
      </w:r>
      <w:r w:rsidRPr="00D516D6">
        <w:rPr>
          <w:rFonts w:ascii="Calibri"/>
          <w:w w:val="105"/>
          <w:sz w:val="18"/>
          <w:lang w:val="en-GB"/>
        </w:rPr>
        <w:t>classes</w:t>
      </w:r>
      <w:r w:rsidRPr="00D516D6">
        <w:rPr>
          <w:rFonts w:ascii="Calibri"/>
          <w:spacing w:val="15"/>
          <w:w w:val="105"/>
          <w:sz w:val="18"/>
          <w:lang w:val="en-GB"/>
        </w:rPr>
        <w:t xml:space="preserve"> </w:t>
      </w:r>
      <w:r w:rsidRPr="00D516D6">
        <w:rPr>
          <w:rFonts w:ascii="Calibri"/>
          <w:w w:val="105"/>
          <w:sz w:val="18"/>
          <w:lang w:val="en-GB"/>
        </w:rPr>
        <w:t>from</w:t>
      </w:r>
      <w:r w:rsidRPr="00D516D6">
        <w:rPr>
          <w:rFonts w:ascii="Calibri"/>
          <w:spacing w:val="14"/>
          <w:w w:val="105"/>
          <w:sz w:val="18"/>
          <w:lang w:val="en-GB"/>
        </w:rPr>
        <w:t xml:space="preserve"> </w:t>
      </w:r>
      <w:r w:rsidRPr="00D516D6">
        <w:rPr>
          <w:rFonts w:ascii="Calibri"/>
          <w:w w:val="105"/>
          <w:sz w:val="18"/>
          <w:lang w:val="en-GB"/>
        </w:rPr>
        <w:t>the</w:t>
      </w:r>
      <w:r w:rsidRPr="00D516D6">
        <w:rPr>
          <w:rFonts w:ascii="Calibri"/>
          <w:spacing w:val="14"/>
          <w:w w:val="105"/>
          <w:sz w:val="18"/>
          <w:lang w:val="en-GB"/>
        </w:rPr>
        <w:t xml:space="preserve"> </w:t>
      </w:r>
      <w:r w:rsidRPr="00D516D6">
        <w:rPr>
          <w:rFonts w:ascii="Calibri"/>
          <w:w w:val="105"/>
          <w:sz w:val="18"/>
          <w:lang w:val="en-GB"/>
        </w:rPr>
        <w:t>Models</w:t>
      </w:r>
      <w:r w:rsidRPr="00D516D6">
        <w:rPr>
          <w:rFonts w:ascii="Calibri"/>
          <w:spacing w:val="15"/>
          <w:w w:val="105"/>
          <w:sz w:val="18"/>
          <w:lang w:val="en-GB"/>
        </w:rPr>
        <w:t xml:space="preserve"> </w:t>
      </w:r>
      <w:r w:rsidRPr="00D516D6">
        <w:rPr>
          <w:rFonts w:ascii="Calibri"/>
          <w:w w:val="105"/>
          <w:sz w:val="18"/>
          <w:lang w:val="en-GB"/>
        </w:rPr>
        <w:t>package</w:t>
      </w:r>
      <w:r w:rsidRPr="00D516D6">
        <w:rPr>
          <w:rFonts w:ascii="Calibri"/>
          <w:spacing w:val="15"/>
          <w:w w:val="105"/>
          <w:sz w:val="18"/>
          <w:lang w:val="en-GB"/>
        </w:rPr>
        <w:t xml:space="preserve"> </w:t>
      </w:r>
      <w:r w:rsidRPr="00D516D6">
        <w:rPr>
          <w:rFonts w:ascii="Calibri"/>
          <w:w w:val="105"/>
          <w:sz w:val="18"/>
          <w:lang w:val="en-GB"/>
        </w:rPr>
        <w:t>generated</w:t>
      </w:r>
      <w:r w:rsidRPr="00D516D6">
        <w:rPr>
          <w:rFonts w:ascii="Calibri"/>
          <w:spacing w:val="14"/>
          <w:w w:val="105"/>
          <w:sz w:val="18"/>
          <w:lang w:val="en-GB"/>
        </w:rPr>
        <w:t xml:space="preserve"> </w:t>
      </w:r>
      <w:r w:rsidRPr="00D516D6">
        <w:rPr>
          <w:rFonts w:ascii="Calibri"/>
          <w:w w:val="105"/>
          <w:sz w:val="18"/>
          <w:lang w:val="en-GB"/>
        </w:rPr>
        <w:t>with</w:t>
      </w:r>
      <w:r w:rsidRPr="00D516D6">
        <w:rPr>
          <w:rFonts w:ascii="Calibri"/>
          <w:spacing w:val="15"/>
          <w:w w:val="105"/>
          <w:sz w:val="18"/>
          <w:lang w:val="en-GB"/>
        </w:rPr>
        <w:t xml:space="preserve"> </w:t>
      </w:r>
      <w:r w:rsidRPr="00D516D6">
        <w:rPr>
          <w:rFonts w:ascii="Calibri"/>
          <w:w w:val="105"/>
          <w:sz w:val="18"/>
          <w:lang w:val="en-GB"/>
        </w:rPr>
        <w:t>the</w:t>
      </w:r>
      <w:r w:rsidRPr="00D516D6">
        <w:rPr>
          <w:rFonts w:ascii="Calibri"/>
          <w:spacing w:val="14"/>
          <w:w w:val="105"/>
          <w:sz w:val="18"/>
          <w:lang w:val="en-GB"/>
        </w:rPr>
        <w:t xml:space="preserve"> </w:t>
      </w:r>
      <w:r w:rsidRPr="00D516D6">
        <w:rPr>
          <w:rFonts w:ascii="Calibri"/>
          <w:w w:val="105"/>
          <w:sz w:val="18"/>
          <w:lang w:val="en-GB"/>
        </w:rPr>
        <w:t>TDDT4IoTS</w:t>
      </w:r>
      <w:r w:rsidRPr="00D516D6">
        <w:rPr>
          <w:rFonts w:ascii="Calibri"/>
          <w:spacing w:val="14"/>
          <w:w w:val="105"/>
          <w:sz w:val="18"/>
          <w:lang w:val="en-GB"/>
        </w:rPr>
        <w:t xml:space="preserve"> </w:t>
      </w:r>
      <w:r w:rsidRPr="00D516D6">
        <w:rPr>
          <w:rFonts w:ascii="Calibri"/>
          <w:spacing w:val="-2"/>
          <w:w w:val="105"/>
          <w:sz w:val="18"/>
          <w:lang w:val="en-GB"/>
        </w:rPr>
        <w:t>tool.</w:t>
      </w:r>
    </w:p>
    <w:p w14:paraId="23E3FD75" w14:textId="77777777" w:rsidR="00AF779A" w:rsidRPr="00D516D6" w:rsidRDefault="00AF779A">
      <w:pPr>
        <w:pStyle w:val="Textoindependiente"/>
        <w:rPr>
          <w:rFonts w:ascii="Calibri"/>
          <w:sz w:val="22"/>
          <w:lang w:val="en-GB"/>
        </w:rPr>
      </w:pPr>
    </w:p>
    <w:p w14:paraId="7C7F3CCE" w14:textId="77777777" w:rsidR="00AF779A" w:rsidRPr="00D516D6" w:rsidRDefault="00AF779A">
      <w:pPr>
        <w:pStyle w:val="Textoindependiente"/>
        <w:spacing w:before="10"/>
        <w:rPr>
          <w:rFonts w:ascii="Calibri"/>
          <w:sz w:val="18"/>
          <w:lang w:val="en-GB"/>
        </w:rPr>
      </w:pPr>
    </w:p>
    <w:p w14:paraId="384C99BB" w14:textId="77777777" w:rsidR="00AF779A" w:rsidRPr="00D516D6" w:rsidRDefault="00E9277B">
      <w:pPr>
        <w:pStyle w:val="Ttulo2"/>
        <w:numPr>
          <w:ilvl w:val="1"/>
          <w:numId w:val="15"/>
        </w:numPr>
        <w:tabs>
          <w:tab w:val="left" w:pos="665"/>
        </w:tabs>
        <w:ind w:left="664" w:hanging="549"/>
        <w:rPr>
          <w:lang w:val="en-GB"/>
        </w:rPr>
      </w:pPr>
      <w:r w:rsidRPr="00D516D6">
        <w:rPr>
          <w:spacing w:val="-2"/>
          <w:lang w:val="en-GB"/>
        </w:rPr>
        <w:t>Deliverable</w:t>
      </w:r>
      <w:r w:rsidRPr="00D516D6">
        <w:rPr>
          <w:spacing w:val="3"/>
          <w:lang w:val="en-GB"/>
        </w:rPr>
        <w:t xml:space="preserve"> </w:t>
      </w:r>
      <w:r w:rsidRPr="00D516D6">
        <w:rPr>
          <w:spacing w:val="-2"/>
          <w:lang w:val="en-GB"/>
        </w:rPr>
        <w:t>Assessment</w:t>
      </w:r>
    </w:p>
    <w:p w14:paraId="6DB26E2D" w14:textId="77777777" w:rsidR="00AF779A" w:rsidRPr="00D516D6" w:rsidRDefault="00E9277B">
      <w:pPr>
        <w:pStyle w:val="Textoindependiente"/>
        <w:spacing w:before="3" w:line="244" w:lineRule="auto"/>
        <w:ind w:left="116" w:right="154" w:firstLine="298"/>
        <w:jc w:val="both"/>
        <w:rPr>
          <w:lang w:val="en-GB"/>
        </w:rPr>
      </w:pPr>
      <w:r w:rsidRPr="00D516D6">
        <w:rPr>
          <w:w w:val="95"/>
          <w:lang w:val="en-GB"/>
        </w:rPr>
        <w:t xml:space="preserve">The tables </w:t>
      </w:r>
      <w:hyperlink w:anchor="_bookmark26" w:history="1">
        <w:r w:rsidRPr="00D516D6">
          <w:rPr>
            <w:color w:val="2F4F4F"/>
            <w:w w:val="95"/>
            <w:lang w:val="en-GB"/>
          </w:rPr>
          <w:t>16</w:t>
        </w:r>
      </w:hyperlink>
      <w:r w:rsidRPr="00D516D6">
        <w:rPr>
          <w:w w:val="95"/>
          <w:lang w:val="en-GB"/>
        </w:rPr>
        <w:t xml:space="preserve">, </w:t>
      </w:r>
      <w:hyperlink w:anchor="_bookmark27" w:history="1">
        <w:r w:rsidRPr="00D516D6">
          <w:rPr>
            <w:color w:val="2F4F4F"/>
            <w:w w:val="95"/>
            <w:lang w:val="en-GB"/>
          </w:rPr>
          <w:t>17</w:t>
        </w:r>
      </w:hyperlink>
      <w:r w:rsidRPr="00D516D6">
        <w:rPr>
          <w:w w:val="95"/>
          <w:lang w:val="en-GB"/>
        </w:rPr>
        <w:t xml:space="preserve">, </w:t>
      </w:r>
      <w:hyperlink w:anchor="_bookmark28" w:history="1">
        <w:r w:rsidRPr="00D516D6">
          <w:rPr>
            <w:color w:val="2F4F4F"/>
            <w:w w:val="95"/>
            <w:lang w:val="en-GB"/>
          </w:rPr>
          <w:t>18</w:t>
        </w:r>
      </w:hyperlink>
      <w:r w:rsidRPr="00D516D6">
        <w:rPr>
          <w:w w:val="95"/>
          <w:lang w:val="en-GB"/>
        </w:rPr>
        <w:t xml:space="preserve">, </w:t>
      </w:r>
      <w:hyperlink w:anchor="_bookmark29" w:history="1">
        <w:r w:rsidRPr="00D516D6">
          <w:rPr>
            <w:color w:val="2F4F4F"/>
            <w:w w:val="95"/>
            <w:lang w:val="en-GB"/>
          </w:rPr>
          <w:t>19</w:t>
        </w:r>
      </w:hyperlink>
      <w:r w:rsidRPr="00D516D6">
        <w:rPr>
          <w:w w:val="95"/>
          <w:lang w:val="en-GB"/>
        </w:rPr>
        <w:t xml:space="preserve">, and </w:t>
      </w:r>
      <w:hyperlink w:anchor="_bookmark30" w:history="1">
        <w:r w:rsidRPr="00D516D6">
          <w:rPr>
            <w:color w:val="2F4F4F"/>
            <w:w w:val="95"/>
            <w:lang w:val="en-GB"/>
          </w:rPr>
          <w:t>20</w:t>
        </w:r>
      </w:hyperlink>
      <w:r w:rsidRPr="00D516D6">
        <w:rPr>
          <w:color w:val="2F4F4F"/>
          <w:w w:val="95"/>
          <w:lang w:val="en-GB"/>
        </w:rPr>
        <w:t xml:space="preserve"> </w:t>
      </w:r>
      <w:r w:rsidRPr="00D516D6">
        <w:rPr>
          <w:w w:val="95"/>
          <w:lang w:val="en-GB"/>
        </w:rPr>
        <w:t>show some of the functional test cases executed by the u</w:t>
      </w:r>
      <w:r w:rsidRPr="00D516D6">
        <w:rPr>
          <w:w w:val="95"/>
          <w:lang w:val="en-GB"/>
        </w:rPr>
        <w:t>ser. These are the test cases</w:t>
      </w:r>
      <w:r w:rsidRPr="00D516D6">
        <w:rPr>
          <w:spacing w:val="-4"/>
          <w:w w:val="95"/>
          <w:lang w:val="en-GB"/>
        </w:rPr>
        <w:t xml:space="preserve"> </w:t>
      </w:r>
      <w:r w:rsidRPr="00D516D6">
        <w:rPr>
          <w:w w:val="95"/>
          <w:lang w:val="en-GB"/>
        </w:rPr>
        <w:t>with</w:t>
      </w:r>
      <w:r w:rsidRPr="00D516D6">
        <w:rPr>
          <w:spacing w:val="-4"/>
          <w:w w:val="95"/>
          <w:lang w:val="en-GB"/>
        </w:rPr>
        <w:t xml:space="preserve"> </w:t>
      </w:r>
      <w:r w:rsidRPr="00D516D6">
        <w:rPr>
          <w:w w:val="95"/>
          <w:lang w:val="en-GB"/>
        </w:rPr>
        <w:t>which</w:t>
      </w:r>
      <w:r w:rsidRPr="00D516D6">
        <w:rPr>
          <w:spacing w:val="-4"/>
          <w:w w:val="95"/>
          <w:lang w:val="en-GB"/>
        </w:rPr>
        <w:t xml:space="preserve"> </w:t>
      </w:r>
      <w:r w:rsidRPr="00D516D6">
        <w:rPr>
          <w:w w:val="95"/>
          <w:lang w:val="en-GB"/>
        </w:rPr>
        <w:t>the</w:t>
      </w:r>
      <w:r w:rsidRPr="00D516D6">
        <w:rPr>
          <w:spacing w:val="-4"/>
          <w:w w:val="95"/>
          <w:lang w:val="en-GB"/>
        </w:rPr>
        <w:t xml:space="preserve"> </w:t>
      </w:r>
      <w:r w:rsidRPr="00D516D6">
        <w:rPr>
          <w:w w:val="95"/>
          <w:lang w:val="en-GB"/>
        </w:rPr>
        <w:t>user</w:t>
      </w:r>
      <w:r w:rsidRPr="00D516D6">
        <w:rPr>
          <w:spacing w:val="-4"/>
          <w:w w:val="95"/>
          <w:lang w:val="en-GB"/>
        </w:rPr>
        <w:t xml:space="preserve"> </w:t>
      </w:r>
      <w:r w:rsidRPr="00D516D6">
        <w:rPr>
          <w:w w:val="95"/>
          <w:lang w:val="en-GB"/>
        </w:rPr>
        <w:t>verifies</w:t>
      </w:r>
      <w:r w:rsidRPr="00D516D6">
        <w:rPr>
          <w:spacing w:val="-4"/>
          <w:w w:val="95"/>
          <w:lang w:val="en-GB"/>
        </w:rPr>
        <w:t xml:space="preserve"> </w:t>
      </w:r>
      <w:r w:rsidRPr="00D516D6">
        <w:rPr>
          <w:w w:val="95"/>
          <w:lang w:val="en-GB"/>
        </w:rPr>
        <w:t>that</w:t>
      </w:r>
      <w:r w:rsidRPr="00D516D6">
        <w:rPr>
          <w:spacing w:val="-4"/>
          <w:w w:val="95"/>
          <w:lang w:val="en-GB"/>
        </w:rPr>
        <w:t xml:space="preserve"> </w:t>
      </w:r>
      <w:proofErr w:type="spellStart"/>
      <w:r w:rsidRPr="00D516D6">
        <w:rPr>
          <w:w w:val="95"/>
          <w:lang w:val="en-GB"/>
        </w:rPr>
        <w:t>Torddis</w:t>
      </w:r>
      <w:proofErr w:type="spellEnd"/>
      <w:r w:rsidRPr="00D516D6">
        <w:rPr>
          <w:spacing w:val="-4"/>
          <w:w w:val="95"/>
          <w:lang w:val="en-GB"/>
        </w:rPr>
        <w:t xml:space="preserve"> </w:t>
      </w:r>
      <w:r w:rsidRPr="00D516D6">
        <w:rPr>
          <w:w w:val="95"/>
          <w:lang w:val="en-GB"/>
        </w:rPr>
        <w:t>meets</w:t>
      </w:r>
      <w:r w:rsidRPr="00D516D6">
        <w:rPr>
          <w:spacing w:val="-4"/>
          <w:w w:val="95"/>
          <w:lang w:val="en-GB"/>
        </w:rPr>
        <w:t xml:space="preserve"> </w:t>
      </w:r>
      <w:r w:rsidRPr="00D516D6">
        <w:rPr>
          <w:w w:val="95"/>
          <w:lang w:val="en-GB"/>
        </w:rPr>
        <w:t>the</w:t>
      </w:r>
      <w:r w:rsidRPr="00D516D6">
        <w:rPr>
          <w:spacing w:val="-4"/>
          <w:w w:val="95"/>
          <w:lang w:val="en-GB"/>
        </w:rPr>
        <w:t xml:space="preserve"> </w:t>
      </w:r>
      <w:r w:rsidRPr="00D516D6">
        <w:rPr>
          <w:w w:val="95"/>
          <w:lang w:val="en-GB"/>
        </w:rPr>
        <w:t>requirements</w:t>
      </w:r>
      <w:r w:rsidRPr="00D516D6">
        <w:rPr>
          <w:spacing w:val="-4"/>
          <w:w w:val="95"/>
          <w:lang w:val="en-GB"/>
        </w:rPr>
        <w:t xml:space="preserve"> </w:t>
      </w:r>
      <w:r w:rsidRPr="00D516D6">
        <w:rPr>
          <w:w w:val="95"/>
          <w:lang w:val="en-GB"/>
        </w:rPr>
        <w:t>specified</w:t>
      </w:r>
      <w:r w:rsidRPr="00D516D6">
        <w:rPr>
          <w:spacing w:val="-4"/>
          <w:w w:val="95"/>
          <w:lang w:val="en-GB"/>
        </w:rPr>
        <w:t xml:space="preserve"> </w:t>
      </w:r>
      <w:r w:rsidRPr="00D516D6">
        <w:rPr>
          <w:w w:val="95"/>
          <w:lang w:val="en-GB"/>
        </w:rPr>
        <w:t>by</w:t>
      </w:r>
      <w:r w:rsidRPr="00D516D6">
        <w:rPr>
          <w:spacing w:val="-4"/>
          <w:w w:val="95"/>
          <w:lang w:val="en-GB"/>
        </w:rPr>
        <w:t xml:space="preserve"> </w:t>
      </w:r>
      <w:r w:rsidRPr="00D516D6">
        <w:rPr>
          <w:w w:val="95"/>
          <w:lang w:val="en-GB"/>
        </w:rPr>
        <w:t>them.</w:t>
      </w:r>
    </w:p>
    <w:p w14:paraId="7139ACFB" w14:textId="77777777" w:rsidR="00AF779A" w:rsidRPr="00D516D6" w:rsidRDefault="00AF779A">
      <w:pPr>
        <w:pStyle w:val="Textoindependiente"/>
        <w:spacing w:before="4"/>
        <w:rPr>
          <w:sz w:val="17"/>
          <w:lang w:val="en-GB"/>
        </w:rPr>
      </w:pPr>
    </w:p>
    <w:p w14:paraId="4CAE041B" w14:textId="77777777" w:rsidR="00AF779A" w:rsidRPr="00D516D6" w:rsidRDefault="00E9277B">
      <w:pPr>
        <w:pStyle w:val="Ttulo2"/>
        <w:numPr>
          <w:ilvl w:val="1"/>
          <w:numId w:val="15"/>
        </w:numPr>
        <w:tabs>
          <w:tab w:val="left" w:pos="665"/>
        </w:tabs>
        <w:spacing w:before="1"/>
        <w:ind w:left="664" w:hanging="549"/>
        <w:rPr>
          <w:lang w:val="en-GB"/>
        </w:rPr>
      </w:pPr>
      <w:r w:rsidRPr="00D516D6">
        <w:rPr>
          <w:spacing w:val="-2"/>
          <w:lang w:val="en-GB"/>
        </w:rPr>
        <w:t>Maintenance</w:t>
      </w:r>
    </w:p>
    <w:p w14:paraId="4AE06171" w14:textId="77777777" w:rsidR="00AF779A" w:rsidRPr="00D516D6" w:rsidRDefault="00E9277B">
      <w:pPr>
        <w:pStyle w:val="Textoindependiente"/>
        <w:spacing w:before="3" w:line="244" w:lineRule="auto"/>
        <w:ind w:left="116" w:right="154" w:firstLine="298"/>
        <w:jc w:val="both"/>
        <w:rPr>
          <w:lang w:val="en-GB"/>
        </w:rPr>
      </w:pPr>
      <w:r w:rsidRPr="00D516D6">
        <w:rPr>
          <w:spacing w:val="-2"/>
          <w:lang w:val="en-GB"/>
        </w:rPr>
        <w:t>In</w:t>
      </w:r>
      <w:r w:rsidRPr="00D516D6">
        <w:rPr>
          <w:spacing w:val="-5"/>
          <w:lang w:val="en-GB"/>
        </w:rPr>
        <w:t xml:space="preserve"> </w:t>
      </w:r>
      <w:r w:rsidRPr="00D516D6">
        <w:rPr>
          <w:spacing w:val="-2"/>
          <w:lang w:val="en-GB"/>
        </w:rPr>
        <w:t>the</w:t>
      </w:r>
      <w:r w:rsidRPr="00D516D6">
        <w:rPr>
          <w:spacing w:val="-5"/>
          <w:lang w:val="en-GB"/>
        </w:rPr>
        <w:t xml:space="preserve"> </w:t>
      </w:r>
      <w:r w:rsidRPr="00D516D6">
        <w:rPr>
          <w:spacing w:val="-2"/>
          <w:lang w:val="en-GB"/>
        </w:rPr>
        <w:t>project</w:t>
      </w:r>
      <w:r w:rsidRPr="00D516D6">
        <w:rPr>
          <w:spacing w:val="-5"/>
          <w:lang w:val="en-GB"/>
        </w:rPr>
        <w:t xml:space="preserve"> </w:t>
      </w:r>
      <w:r w:rsidRPr="00D516D6">
        <w:rPr>
          <w:spacing w:val="-2"/>
          <w:lang w:val="en-GB"/>
        </w:rPr>
        <w:t>development</w:t>
      </w:r>
      <w:r w:rsidRPr="00D516D6">
        <w:rPr>
          <w:spacing w:val="-5"/>
          <w:lang w:val="en-GB"/>
        </w:rPr>
        <w:t xml:space="preserve"> </w:t>
      </w:r>
      <w:r w:rsidRPr="00D516D6">
        <w:rPr>
          <w:spacing w:val="-2"/>
          <w:lang w:val="en-GB"/>
        </w:rPr>
        <w:t>lifecycle,</w:t>
      </w:r>
      <w:r w:rsidRPr="00D516D6">
        <w:rPr>
          <w:spacing w:val="-5"/>
          <w:lang w:val="en-GB"/>
        </w:rPr>
        <w:t xml:space="preserve"> </w:t>
      </w:r>
      <w:r w:rsidRPr="00D516D6">
        <w:rPr>
          <w:spacing w:val="-2"/>
          <w:lang w:val="en-GB"/>
        </w:rPr>
        <w:t>this</w:t>
      </w:r>
      <w:r w:rsidRPr="00D516D6">
        <w:rPr>
          <w:spacing w:val="-5"/>
          <w:lang w:val="en-GB"/>
        </w:rPr>
        <w:t xml:space="preserve"> </w:t>
      </w:r>
      <w:r w:rsidRPr="00D516D6">
        <w:rPr>
          <w:spacing w:val="-2"/>
          <w:lang w:val="en-GB"/>
        </w:rPr>
        <w:t>phase</w:t>
      </w:r>
      <w:r w:rsidRPr="00D516D6">
        <w:rPr>
          <w:spacing w:val="-5"/>
          <w:lang w:val="en-GB"/>
        </w:rPr>
        <w:t xml:space="preserve"> </w:t>
      </w:r>
      <w:r w:rsidRPr="00D516D6">
        <w:rPr>
          <w:spacing w:val="-2"/>
          <w:lang w:val="en-GB"/>
        </w:rPr>
        <w:t>was</w:t>
      </w:r>
      <w:r w:rsidRPr="00D516D6">
        <w:rPr>
          <w:spacing w:val="-5"/>
          <w:lang w:val="en-GB"/>
        </w:rPr>
        <w:t xml:space="preserve"> </w:t>
      </w:r>
      <w:r w:rsidRPr="00D516D6">
        <w:rPr>
          <w:spacing w:val="-2"/>
          <w:lang w:val="en-GB"/>
        </w:rPr>
        <w:t>not</w:t>
      </w:r>
      <w:r w:rsidRPr="00D516D6">
        <w:rPr>
          <w:spacing w:val="-5"/>
          <w:lang w:val="en-GB"/>
        </w:rPr>
        <w:t xml:space="preserve"> </w:t>
      </w:r>
      <w:r w:rsidRPr="00D516D6">
        <w:rPr>
          <w:spacing w:val="-2"/>
          <w:lang w:val="en-GB"/>
        </w:rPr>
        <w:t>executed</w:t>
      </w:r>
      <w:r w:rsidRPr="00D516D6">
        <w:rPr>
          <w:spacing w:val="-5"/>
          <w:lang w:val="en-GB"/>
        </w:rPr>
        <w:t xml:space="preserve"> </w:t>
      </w:r>
      <w:r w:rsidRPr="00D516D6">
        <w:rPr>
          <w:spacing w:val="-2"/>
          <w:lang w:val="en-GB"/>
        </w:rPr>
        <w:t>due</w:t>
      </w:r>
      <w:r w:rsidRPr="00D516D6">
        <w:rPr>
          <w:spacing w:val="-5"/>
          <w:lang w:val="en-GB"/>
        </w:rPr>
        <w:t xml:space="preserve"> </w:t>
      </w:r>
      <w:r w:rsidRPr="00D516D6">
        <w:rPr>
          <w:spacing w:val="-2"/>
          <w:lang w:val="en-GB"/>
        </w:rPr>
        <w:t>to</w:t>
      </w:r>
      <w:r w:rsidRPr="00D516D6">
        <w:rPr>
          <w:spacing w:val="-5"/>
          <w:lang w:val="en-GB"/>
        </w:rPr>
        <w:t xml:space="preserve"> </w:t>
      </w:r>
      <w:r w:rsidRPr="00D516D6">
        <w:rPr>
          <w:spacing w:val="-2"/>
          <w:lang w:val="en-GB"/>
        </w:rPr>
        <w:t>the</w:t>
      </w:r>
      <w:r w:rsidRPr="00D516D6">
        <w:rPr>
          <w:spacing w:val="-5"/>
          <w:lang w:val="en-GB"/>
        </w:rPr>
        <w:t xml:space="preserve"> </w:t>
      </w:r>
      <w:r w:rsidRPr="00D516D6">
        <w:rPr>
          <w:spacing w:val="-2"/>
          <w:lang w:val="en-GB"/>
        </w:rPr>
        <w:t>short</w:t>
      </w:r>
      <w:r w:rsidRPr="00D516D6">
        <w:rPr>
          <w:spacing w:val="-5"/>
          <w:lang w:val="en-GB"/>
        </w:rPr>
        <w:t xml:space="preserve"> </w:t>
      </w:r>
      <w:r w:rsidRPr="00D516D6">
        <w:rPr>
          <w:spacing w:val="-2"/>
          <w:lang w:val="en-GB"/>
        </w:rPr>
        <w:t>development</w:t>
      </w:r>
      <w:r w:rsidRPr="00D516D6">
        <w:rPr>
          <w:spacing w:val="-5"/>
          <w:lang w:val="en-GB"/>
        </w:rPr>
        <w:t xml:space="preserve"> </w:t>
      </w:r>
      <w:r w:rsidRPr="00D516D6">
        <w:rPr>
          <w:spacing w:val="-2"/>
          <w:lang w:val="en-GB"/>
        </w:rPr>
        <w:t>time</w:t>
      </w:r>
      <w:r w:rsidRPr="00D516D6">
        <w:rPr>
          <w:spacing w:val="-5"/>
          <w:lang w:val="en-GB"/>
        </w:rPr>
        <w:t xml:space="preserve"> </w:t>
      </w:r>
      <w:r w:rsidRPr="00D516D6">
        <w:rPr>
          <w:spacing w:val="-2"/>
          <w:lang w:val="en-GB"/>
        </w:rPr>
        <w:t>for</w:t>
      </w:r>
      <w:r w:rsidRPr="00D516D6">
        <w:rPr>
          <w:spacing w:val="-5"/>
          <w:lang w:val="en-GB"/>
        </w:rPr>
        <w:t xml:space="preserve"> </w:t>
      </w:r>
      <w:r w:rsidRPr="00D516D6">
        <w:rPr>
          <w:spacing w:val="-2"/>
          <w:lang w:val="en-GB"/>
        </w:rPr>
        <w:t xml:space="preserve">each </w:t>
      </w:r>
      <w:r w:rsidRPr="00D516D6">
        <w:rPr>
          <w:w w:val="90"/>
          <w:lang w:val="en-GB"/>
        </w:rPr>
        <w:t xml:space="preserve">deliverable, and thus for the project. However, the system must be maintained to function correctly. Table </w:t>
      </w:r>
      <w:hyperlink w:anchor="_bookmark31" w:history="1">
        <w:r w:rsidRPr="00D516D6">
          <w:rPr>
            <w:color w:val="2F4F4F"/>
            <w:w w:val="90"/>
            <w:lang w:val="en-GB"/>
          </w:rPr>
          <w:t>21</w:t>
        </w:r>
      </w:hyperlink>
      <w:r w:rsidRPr="00D516D6">
        <w:rPr>
          <w:color w:val="2F4F4F"/>
          <w:w w:val="90"/>
          <w:lang w:val="en-GB"/>
        </w:rPr>
        <w:t xml:space="preserve"> </w:t>
      </w:r>
      <w:r w:rsidRPr="00D516D6">
        <w:rPr>
          <w:w w:val="90"/>
          <w:lang w:val="en-GB"/>
        </w:rPr>
        <w:t>describes</w:t>
      </w:r>
      <w:r w:rsidRPr="00D516D6">
        <w:rPr>
          <w:w w:val="95"/>
          <w:lang w:val="en-GB"/>
        </w:rPr>
        <w:t xml:space="preserve"> some tentative maintenance tasks that should be considered on a quarterly and semi-annual basis, although</w:t>
      </w:r>
      <w:r w:rsidRPr="00D516D6">
        <w:rPr>
          <w:w w:val="95"/>
          <w:lang w:val="en-GB"/>
        </w:rPr>
        <w:t xml:space="preserve"> their </w:t>
      </w:r>
      <w:r w:rsidRPr="00D516D6">
        <w:rPr>
          <w:spacing w:val="-2"/>
          <w:lang w:val="en-GB"/>
        </w:rPr>
        <w:t>frequency</w:t>
      </w:r>
      <w:r w:rsidRPr="00D516D6">
        <w:rPr>
          <w:spacing w:val="-5"/>
          <w:lang w:val="en-GB"/>
        </w:rPr>
        <w:t xml:space="preserve"> </w:t>
      </w:r>
      <w:r w:rsidRPr="00D516D6">
        <w:rPr>
          <w:spacing w:val="-2"/>
          <w:lang w:val="en-GB"/>
        </w:rPr>
        <w:t>may</w:t>
      </w:r>
      <w:r w:rsidRPr="00D516D6">
        <w:rPr>
          <w:spacing w:val="-5"/>
          <w:lang w:val="en-GB"/>
        </w:rPr>
        <w:t xml:space="preserve"> </w:t>
      </w:r>
      <w:r w:rsidRPr="00D516D6">
        <w:rPr>
          <w:spacing w:val="-2"/>
          <w:lang w:val="en-GB"/>
        </w:rPr>
        <w:t>vary</w:t>
      </w:r>
      <w:r w:rsidRPr="00D516D6">
        <w:rPr>
          <w:spacing w:val="-5"/>
          <w:lang w:val="en-GB"/>
        </w:rPr>
        <w:t xml:space="preserve"> </w:t>
      </w:r>
      <w:r w:rsidRPr="00D516D6">
        <w:rPr>
          <w:spacing w:val="-2"/>
          <w:lang w:val="en-GB"/>
        </w:rPr>
        <w:t>depending</w:t>
      </w:r>
      <w:r w:rsidRPr="00D516D6">
        <w:rPr>
          <w:spacing w:val="-5"/>
          <w:lang w:val="en-GB"/>
        </w:rPr>
        <w:t xml:space="preserve"> </w:t>
      </w:r>
      <w:r w:rsidRPr="00D516D6">
        <w:rPr>
          <w:spacing w:val="-2"/>
          <w:lang w:val="en-GB"/>
        </w:rPr>
        <w:t>on</w:t>
      </w:r>
      <w:r w:rsidRPr="00D516D6">
        <w:rPr>
          <w:spacing w:val="-5"/>
          <w:lang w:val="en-GB"/>
        </w:rPr>
        <w:t xml:space="preserve"> </w:t>
      </w:r>
      <w:r w:rsidRPr="00D516D6">
        <w:rPr>
          <w:spacing w:val="-2"/>
          <w:lang w:val="en-GB"/>
        </w:rPr>
        <w:t>the</w:t>
      </w:r>
      <w:r w:rsidRPr="00D516D6">
        <w:rPr>
          <w:spacing w:val="-5"/>
          <w:lang w:val="en-GB"/>
        </w:rPr>
        <w:t xml:space="preserve"> </w:t>
      </w:r>
      <w:r w:rsidRPr="00D516D6">
        <w:rPr>
          <w:spacing w:val="-2"/>
          <w:lang w:val="en-GB"/>
        </w:rPr>
        <w:t>context.</w:t>
      </w:r>
    </w:p>
    <w:p w14:paraId="1D06F987" w14:textId="77777777" w:rsidR="00AF779A" w:rsidRPr="00D516D6" w:rsidRDefault="00AF779A">
      <w:pPr>
        <w:pStyle w:val="Textoindependiente"/>
        <w:spacing w:before="8"/>
        <w:rPr>
          <w:sz w:val="29"/>
          <w:lang w:val="en-GB"/>
        </w:rPr>
      </w:pPr>
    </w:p>
    <w:p w14:paraId="2F9F82D7" w14:textId="77777777" w:rsidR="00AF779A" w:rsidRPr="00D516D6" w:rsidRDefault="00E9277B">
      <w:pPr>
        <w:pStyle w:val="Ttulo1"/>
        <w:numPr>
          <w:ilvl w:val="0"/>
          <w:numId w:val="15"/>
        </w:numPr>
        <w:tabs>
          <w:tab w:val="left" w:pos="416"/>
        </w:tabs>
        <w:ind w:hanging="300"/>
        <w:rPr>
          <w:lang w:val="en-GB"/>
        </w:rPr>
      </w:pPr>
      <w:bookmarkStart w:id="208" w:name="_bookmark25"/>
      <w:bookmarkEnd w:id="208"/>
      <w:r w:rsidRPr="00D516D6">
        <w:rPr>
          <w:lang w:val="en-GB"/>
        </w:rPr>
        <w:t>Results</w:t>
      </w:r>
      <w:r w:rsidRPr="00D516D6">
        <w:rPr>
          <w:spacing w:val="-9"/>
          <w:lang w:val="en-GB"/>
        </w:rPr>
        <w:t xml:space="preserve"> </w:t>
      </w:r>
      <w:r w:rsidRPr="00D516D6">
        <w:rPr>
          <w:lang w:val="en-GB"/>
        </w:rPr>
        <w:t>and</w:t>
      </w:r>
      <w:r w:rsidRPr="00D516D6">
        <w:rPr>
          <w:spacing w:val="-9"/>
          <w:lang w:val="en-GB"/>
        </w:rPr>
        <w:t xml:space="preserve"> </w:t>
      </w:r>
      <w:r w:rsidRPr="00D516D6">
        <w:rPr>
          <w:spacing w:val="-2"/>
          <w:lang w:val="en-GB"/>
        </w:rPr>
        <w:t>Discussion</w:t>
      </w:r>
    </w:p>
    <w:p w14:paraId="156B40EF" w14:textId="77777777" w:rsidR="00AF779A" w:rsidRPr="00D516D6" w:rsidRDefault="00E9277B">
      <w:pPr>
        <w:pStyle w:val="Textoindependiente"/>
        <w:spacing w:before="77" w:line="244" w:lineRule="auto"/>
        <w:ind w:left="116" w:right="154" w:firstLine="298"/>
        <w:jc w:val="both"/>
        <w:rPr>
          <w:lang w:val="en-GB"/>
        </w:rPr>
      </w:pPr>
      <w:r w:rsidRPr="00D516D6">
        <w:rPr>
          <w:w w:val="95"/>
          <w:lang w:val="en-GB"/>
        </w:rPr>
        <w:t xml:space="preserve">In this section, the findings obtained through various evaluations conducted on the </w:t>
      </w:r>
      <w:proofErr w:type="spellStart"/>
      <w:r w:rsidRPr="00D516D6">
        <w:rPr>
          <w:w w:val="95"/>
          <w:lang w:val="en-GB"/>
        </w:rPr>
        <w:t>Torddis</w:t>
      </w:r>
      <w:proofErr w:type="spellEnd"/>
      <w:r w:rsidRPr="00D516D6">
        <w:rPr>
          <w:w w:val="95"/>
          <w:lang w:val="en-GB"/>
        </w:rPr>
        <w:t xml:space="preserve"> prototype system are</w:t>
      </w:r>
      <w:r w:rsidRPr="00D516D6">
        <w:rPr>
          <w:spacing w:val="-6"/>
          <w:w w:val="95"/>
          <w:lang w:val="en-GB"/>
        </w:rPr>
        <w:t xml:space="preserve"> </w:t>
      </w:r>
      <w:r w:rsidRPr="00D516D6">
        <w:rPr>
          <w:w w:val="95"/>
          <w:lang w:val="en-GB"/>
        </w:rPr>
        <w:t>presented.</w:t>
      </w:r>
      <w:r w:rsidRPr="00D516D6">
        <w:rPr>
          <w:spacing w:val="-6"/>
          <w:w w:val="95"/>
          <w:lang w:val="en-GB"/>
        </w:rPr>
        <w:t xml:space="preserve"> </w:t>
      </w:r>
      <w:r w:rsidRPr="00D516D6">
        <w:rPr>
          <w:w w:val="95"/>
          <w:lang w:val="en-GB"/>
        </w:rPr>
        <w:t>These</w:t>
      </w:r>
      <w:r w:rsidRPr="00D516D6">
        <w:rPr>
          <w:spacing w:val="-6"/>
          <w:w w:val="95"/>
          <w:lang w:val="en-GB"/>
        </w:rPr>
        <w:t xml:space="preserve"> </w:t>
      </w:r>
      <w:r w:rsidRPr="00D516D6">
        <w:rPr>
          <w:w w:val="95"/>
          <w:lang w:val="en-GB"/>
        </w:rPr>
        <w:t>evaluations</w:t>
      </w:r>
      <w:r w:rsidRPr="00D516D6">
        <w:rPr>
          <w:spacing w:val="-6"/>
          <w:w w:val="95"/>
          <w:lang w:val="en-GB"/>
        </w:rPr>
        <w:t xml:space="preserve"> </w:t>
      </w:r>
      <w:r w:rsidRPr="00D516D6">
        <w:rPr>
          <w:w w:val="95"/>
          <w:lang w:val="en-GB"/>
        </w:rPr>
        <w:t>include</w:t>
      </w:r>
      <w:r w:rsidRPr="00D516D6">
        <w:rPr>
          <w:spacing w:val="-6"/>
          <w:w w:val="95"/>
          <w:lang w:val="en-GB"/>
        </w:rPr>
        <w:t xml:space="preserve"> </w:t>
      </w:r>
      <w:r w:rsidRPr="00D516D6">
        <w:rPr>
          <w:w w:val="95"/>
          <w:lang w:val="en-GB"/>
        </w:rPr>
        <w:t>functional</w:t>
      </w:r>
      <w:r w:rsidRPr="00D516D6">
        <w:rPr>
          <w:spacing w:val="-6"/>
          <w:w w:val="95"/>
          <w:lang w:val="en-GB"/>
        </w:rPr>
        <w:t xml:space="preserve"> </w:t>
      </w:r>
      <w:r w:rsidRPr="00D516D6">
        <w:rPr>
          <w:w w:val="95"/>
          <w:lang w:val="en-GB"/>
        </w:rPr>
        <w:t>tests,</w:t>
      </w:r>
      <w:r w:rsidRPr="00D516D6">
        <w:rPr>
          <w:spacing w:val="-6"/>
          <w:w w:val="95"/>
          <w:lang w:val="en-GB"/>
        </w:rPr>
        <w:t xml:space="preserve"> </w:t>
      </w:r>
      <w:r w:rsidRPr="00D516D6">
        <w:rPr>
          <w:w w:val="95"/>
          <w:lang w:val="en-GB"/>
        </w:rPr>
        <w:t>usability</w:t>
      </w:r>
      <w:r w:rsidRPr="00D516D6">
        <w:rPr>
          <w:spacing w:val="-6"/>
          <w:w w:val="95"/>
          <w:lang w:val="en-GB"/>
        </w:rPr>
        <w:t xml:space="preserve"> </w:t>
      </w:r>
      <w:r w:rsidRPr="00D516D6">
        <w:rPr>
          <w:w w:val="95"/>
          <w:lang w:val="en-GB"/>
        </w:rPr>
        <w:t>questionnaires,</w:t>
      </w:r>
      <w:r w:rsidRPr="00D516D6">
        <w:rPr>
          <w:spacing w:val="-6"/>
          <w:w w:val="95"/>
          <w:lang w:val="en-GB"/>
        </w:rPr>
        <w:t xml:space="preserve"> </w:t>
      </w:r>
      <w:r w:rsidRPr="00D516D6">
        <w:rPr>
          <w:w w:val="95"/>
          <w:lang w:val="en-GB"/>
        </w:rPr>
        <w:t>and</w:t>
      </w:r>
      <w:r w:rsidRPr="00D516D6">
        <w:rPr>
          <w:spacing w:val="-6"/>
          <w:w w:val="95"/>
          <w:lang w:val="en-GB"/>
        </w:rPr>
        <w:t xml:space="preserve"> </w:t>
      </w:r>
      <w:r w:rsidRPr="00D516D6">
        <w:rPr>
          <w:w w:val="95"/>
          <w:lang w:val="en-GB"/>
        </w:rPr>
        <w:t>analysis</w:t>
      </w:r>
      <w:r w:rsidRPr="00D516D6">
        <w:rPr>
          <w:spacing w:val="-6"/>
          <w:w w:val="95"/>
          <w:lang w:val="en-GB"/>
        </w:rPr>
        <w:t xml:space="preserve"> </w:t>
      </w:r>
      <w:r w:rsidRPr="00D516D6">
        <w:rPr>
          <w:w w:val="95"/>
          <w:lang w:val="en-GB"/>
        </w:rPr>
        <w:t>of</w:t>
      </w:r>
      <w:r w:rsidRPr="00D516D6">
        <w:rPr>
          <w:spacing w:val="-6"/>
          <w:w w:val="95"/>
          <w:lang w:val="en-GB"/>
        </w:rPr>
        <w:t xml:space="preserve"> </w:t>
      </w:r>
      <w:r w:rsidRPr="00D516D6">
        <w:rPr>
          <w:w w:val="95"/>
          <w:lang w:val="en-GB"/>
        </w:rPr>
        <w:t>demographic</w:t>
      </w:r>
      <w:r w:rsidRPr="00D516D6">
        <w:rPr>
          <w:spacing w:val="-6"/>
          <w:w w:val="95"/>
          <w:lang w:val="en-GB"/>
        </w:rPr>
        <w:t xml:space="preserve"> </w:t>
      </w:r>
      <w:r w:rsidRPr="00D516D6">
        <w:rPr>
          <w:w w:val="95"/>
          <w:lang w:val="en-GB"/>
        </w:rPr>
        <w:t xml:space="preserve">and monitoring data, aiming to determine the system’s effectiveness and acceptance from both a technical perspective </w:t>
      </w:r>
      <w:r w:rsidRPr="00D516D6">
        <w:rPr>
          <w:spacing w:val="-2"/>
          <w:lang w:val="en-GB"/>
        </w:rPr>
        <w:t>and</w:t>
      </w:r>
      <w:r w:rsidRPr="00D516D6">
        <w:rPr>
          <w:spacing w:val="-3"/>
          <w:lang w:val="en-GB"/>
        </w:rPr>
        <w:t xml:space="preserve"> </w:t>
      </w:r>
      <w:r w:rsidRPr="00D516D6">
        <w:rPr>
          <w:spacing w:val="-2"/>
          <w:lang w:val="en-GB"/>
        </w:rPr>
        <w:t>user</w:t>
      </w:r>
      <w:r w:rsidRPr="00D516D6">
        <w:rPr>
          <w:spacing w:val="-3"/>
          <w:lang w:val="en-GB"/>
        </w:rPr>
        <w:t xml:space="preserve"> </w:t>
      </w:r>
      <w:r w:rsidRPr="00D516D6">
        <w:rPr>
          <w:spacing w:val="-2"/>
          <w:lang w:val="en-GB"/>
        </w:rPr>
        <w:t>experience.</w:t>
      </w:r>
      <w:r w:rsidRPr="00D516D6">
        <w:rPr>
          <w:spacing w:val="-3"/>
          <w:lang w:val="en-GB"/>
        </w:rPr>
        <w:t xml:space="preserve"> </w:t>
      </w:r>
      <w:r w:rsidRPr="00D516D6">
        <w:rPr>
          <w:spacing w:val="-2"/>
          <w:lang w:val="en-GB"/>
        </w:rPr>
        <w:t>The</w:t>
      </w:r>
      <w:r w:rsidRPr="00D516D6">
        <w:rPr>
          <w:spacing w:val="-3"/>
          <w:lang w:val="en-GB"/>
        </w:rPr>
        <w:t xml:space="preserve"> </w:t>
      </w:r>
      <w:r w:rsidRPr="00D516D6">
        <w:rPr>
          <w:spacing w:val="-2"/>
          <w:lang w:val="en-GB"/>
        </w:rPr>
        <w:t>results</w:t>
      </w:r>
      <w:r w:rsidRPr="00D516D6">
        <w:rPr>
          <w:spacing w:val="-3"/>
          <w:lang w:val="en-GB"/>
        </w:rPr>
        <w:t xml:space="preserve"> </w:t>
      </w:r>
      <w:r w:rsidRPr="00D516D6">
        <w:rPr>
          <w:spacing w:val="-2"/>
          <w:lang w:val="en-GB"/>
        </w:rPr>
        <w:t>of</w:t>
      </w:r>
      <w:r w:rsidRPr="00D516D6">
        <w:rPr>
          <w:spacing w:val="-3"/>
          <w:lang w:val="en-GB"/>
        </w:rPr>
        <w:t xml:space="preserve"> </w:t>
      </w:r>
      <w:r w:rsidRPr="00D516D6">
        <w:rPr>
          <w:spacing w:val="-2"/>
          <w:lang w:val="en-GB"/>
        </w:rPr>
        <w:t>these</w:t>
      </w:r>
      <w:r w:rsidRPr="00D516D6">
        <w:rPr>
          <w:spacing w:val="-3"/>
          <w:lang w:val="en-GB"/>
        </w:rPr>
        <w:t xml:space="preserve"> </w:t>
      </w:r>
      <w:r w:rsidRPr="00D516D6">
        <w:rPr>
          <w:spacing w:val="-2"/>
          <w:lang w:val="en-GB"/>
        </w:rPr>
        <w:t>evaluations</w:t>
      </w:r>
      <w:r w:rsidRPr="00D516D6">
        <w:rPr>
          <w:spacing w:val="-3"/>
          <w:lang w:val="en-GB"/>
        </w:rPr>
        <w:t xml:space="preserve"> </w:t>
      </w:r>
      <w:r w:rsidRPr="00D516D6">
        <w:rPr>
          <w:spacing w:val="-2"/>
          <w:lang w:val="en-GB"/>
        </w:rPr>
        <w:t>are</w:t>
      </w:r>
      <w:r w:rsidRPr="00D516D6">
        <w:rPr>
          <w:spacing w:val="-3"/>
          <w:lang w:val="en-GB"/>
        </w:rPr>
        <w:t xml:space="preserve"> </w:t>
      </w:r>
      <w:r w:rsidRPr="00D516D6">
        <w:rPr>
          <w:spacing w:val="-2"/>
          <w:lang w:val="en-GB"/>
        </w:rPr>
        <w:t>detailed</w:t>
      </w:r>
      <w:r w:rsidRPr="00D516D6">
        <w:rPr>
          <w:spacing w:val="-3"/>
          <w:lang w:val="en-GB"/>
        </w:rPr>
        <w:t xml:space="preserve"> </w:t>
      </w:r>
      <w:r w:rsidRPr="00D516D6">
        <w:rPr>
          <w:spacing w:val="-2"/>
          <w:lang w:val="en-GB"/>
        </w:rPr>
        <w:t>below,</w:t>
      </w:r>
      <w:r w:rsidRPr="00D516D6">
        <w:rPr>
          <w:spacing w:val="-3"/>
          <w:lang w:val="en-GB"/>
        </w:rPr>
        <w:t xml:space="preserve"> </w:t>
      </w:r>
      <w:r w:rsidRPr="00D516D6">
        <w:rPr>
          <w:spacing w:val="-2"/>
          <w:lang w:val="en-GB"/>
        </w:rPr>
        <w:t>providing</w:t>
      </w:r>
      <w:r w:rsidRPr="00D516D6">
        <w:rPr>
          <w:spacing w:val="-3"/>
          <w:lang w:val="en-GB"/>
        </w:rPr>
        <w:t xml:space="preserve"> </w:t>
      </w:r>
      <w:r w:rsidRPr="00D516D6">
        <w:rPr>
          <w:spacing w:val="-2"/>
          <w:lang w:val="en-GB"/>
        </w:rPr>
        <w:t>a</w:t>
      </w:r>
      <w:r w:rsidRPr="00D516D6">
        <w:rPr>
          <w:spacing w:val="-3"/>
          <w:lang w:val="en-GB"/>
        </w:rPr>
        <w:t xml:space="preserve"> </w:t>
      </w:r>
      <w:r w:rsidRPr="00D516D6">
        <w:rPr>
          <w:spacing w:val="-2"/>
          <w:lang w:val="en-GB"/>
        </w:rPr>
        <w:t>comprehensive</w:t>
      </w:r>
      <w:r w:rsidRPr="00D516D6">
        <w:rPr>
          <w:spacing w:val="-3"/>
          <w:lang w:val="en-GB"/>
        </w:rPr>
        <w:t xml:space="preserve"> </w:t>
      </w:r>
      <w:r w:rsidRPr="00D516D6">
        <w:rPr>
          <w:spacing w:val="-2"/>
          <w:lang w:val="en-GB"/>
        </w:rPr>
        <w:t>view</w:t>
      </w:r>
      <w:r w:rsidRPr="00D516D6">
        <w:rPr>
          <w:spacing w:val="-3"/>
          <w:lang w:val="en-GB"/>
        </w:rPr>
        <w:t xml:space="preserve"> </w:t>
      </w:r>
      <w:r w:rsidRPr="00D516D6">
        <w:rPr>
          <w:spacing w:val="-2"/>
          <w:lang w:val="en-GB"/>
        </w:rPr>
        <w:t>of</w:t>
      </w:r>
      <w:r w:rsidRPr="00D516D6">
        <w:rPr>
          <w:spacing w:val="-3"/>
          <w:lang w:val="en-GB"/>
        </w:rPr>
        <w:t xml:space="preserve"> </w:t>
      </w:r>
      <w:r w:rsidRPr="00D516D6">
        <w:rPr>
          <w:spacing w:val="-2"/>
          <w:lang w:val="en-GB"/>
        </w:rPr>
        <w:t xml:space="preserve">the </w:t>
      </w:r>
      <w:r w:rsidRPr="00D516D6">
        <w:rPr>
          <w:w w:val="95"/>
          <w:lang w:val="en-GB"/>
        </w:rPr>
        <w:t xml:space="preserve">performance and utility of the </w:t>
      </w:r>
      <w:proofErr w:type="spellStart"/>
      <w:r w:rsidRPr="00D516D6">
        <w:rPr>
          <w:w w:val="95"/>
          <w:lang w:val="en-GB"/>
        </w:rPr>
        <w:t>Torddis</w:t>
      </w:r>
      <w:proofErr w:type="spellEnd"/>
      <w:r w:rsidRPr="00D516D6">
        <w:rPr>
          <w:w w:val="95"/>
          <w:lang w:val="en-GB"/>
        </w:rPr>
        <w:t xml:space="preserve"> system in its application context.</w:t>
      </w:r>
    </w:p>
    <w:p w14:paraId="4EA6C799" w14:textId="77777777" w:rsidR="00AF779A" w:rsidRPr="00D516D6" w:rsidRDefault="00AF779A">
      <w:pPr>
        <w:pStyle w:val="Textoindependiente"/>
        <w:spacing w:before="4"/>
        <w:rPr>
          <w:sz w:val="17"/>
          <w:lang w:val="en-GB"/>
        </w:rPr>
      </w:pPr>
    </w:p>
    <w:p w14:paraId="6F4409F4" w14:textId="77777777" w:rsidR="00AF779A" w:rsidRPr="00D516D6" w:rsidRDefault="00E9277B">
      <w:pPr>
        <w:pStyle w:val="Ttulo2"/>
        <w:numPr>
          <w:ilvl w:val="1"/>
          <w:numId w:val="15"/>
        </w:numPr>
        <w:tabs>
          <w:tab w:val="left" w:pos="556"/>
        </w:tabs>
        <w:ind w:hanging="440"/>
        <w:rPr>
          <w:lang w:val="en-GB"/>
        </w:rPr>
      </w:pPr>
      <w:r w:rsidRPr="00D516D6">
        <w:rPr>
          <w:spacing w:val="-2"/>
          <w:lang w:val="en-GB"/>
        </w:rPr>
        <w:t>Recognition</w:t>
      </w:r>
      <w:r w:rsidRPr="00D516D6">
        <w:rPr>
          <w:spacing w:val="5"/>
          <w:lang w:val="en-GB"/>
        </w:rPr>
        <w:t xml:space="preserve"> </w:t>
      </w:r>
      <w:r w:rsidRPr="00D516D6">
        <w:rPr>
          <w:spacing w:val="-2"/>
          <w:lang w:val="en-GB"/>
        </w:rPr>
        <w:t>Analysis</w:t>
      </w:r>
    </w:p>
    <w:p w14:paraId="203EB986" w14:textId="77777777" w:rsidR="00AF779A" w:rsidRPr="00D516D6" w:rsidRDefault="00E9277B">
      <w:pPr>
        <w:pStyle w:val="Textoindependiente"/>
        <w:spacing w:before="4" w:line="244" w:lineRule="auto"/>
        <w:ind w:left="116" w:right="154" w:firstLine="298"/>
        <w:jc w:val="both"/>
        <w:rPr>
          <w:lang w:val="en-GB"/>
        </w:rPr>
      </w:pPr>
      <w:r w:rsidRPr="00D516D6">
        <w:rPr>
          <w:w w:val="90"/>
          <w:lang w:val="en-GB"/>
        </w:rPr>
        <w:t xml:space="preserve">This subsection presents the results of 10 tests conducted using the </w:t>
      </w:r>
      <w:proofErr w:type="spellStart"/>
      <w:r w:rsidRPr="00D516D6">
        <w:rPr>
          <w:w w:val="90"/>
          <w:lang w:val="en-GB"/>
        </w:rPr>
        <w:t>Torddis</w:t>
      </w:r>
      <w:proofErr w:type="spellEnd"/>
      <w:r w:rsidRPr="00D516D6">
        <w:rPr>
          <w:w w:val="90"/>
          <w:lang w:val="en-GB"/>
        </w:rPr>
        <w:t xml:space="preserve"> system, which evaluated four different</w:t>
      </w:r>
      <w:r w:rsidRPr="00D516D6">
        <w:rPr>
          <w:w w:val="95"/>
          <w:lang w:val="en-GB"/>
        </w:rPr>
        <w:t xml:space="preserve"> recognition</w:t>
      </w:r>
      <w:r w:rsidRPr="00D516D6">
        <w:rPr>
          <w:spacing w:val="-3"/>
          <w:w w:val="95"/>
          <w:lang w:val="en-GB"/>
        </w:rPr>
        <w:t xml:space="preserve"> </w:t>
      </w:r>
      <w:r w:rsidRPr="00D516D6">
        <w:rPr>
          <w:w w:val="95"/>
          <w:lang w:val="en-GB"/>
        </w:rPr>
        <w:t>tasks:</w:t>
      </w:r>
      <w:r w:rsidRPr="00D516D6">
        <w:rPr>
          <w:spacing w:val="-1"/>
          <w:w w:val="95"/>
          <w:lang w:val="en-GB"/>
        </w:rPr>
        <w:t xml:space="preserve"> </w:t>
      </w:r>
      <w:r w:rsidRPr="00D516D6">
        <w:rPr>
          <w:w w:val="95"/>
          <w:lang w:val="en-GB"/>
        </w:rPr>
        <w:t>Person,</w:t>
      </w:r>
      <w:r w:rsidRPr="00D516D6">
        <w:rPr>
          <w:spacing w:val="-2"/>
          <w:w w:val="95"/>
          <w:lang w:val="en-GB"/>
        </w:rPr>
        <w:t xml:space="preserve"> </w:t>
      </w:r>
      <w:r w:rsidRPr="00D516D6">
        <w:rPr>
          <w:w w:val="95"/>
          <w:lang w:val="en-GB"/>
        </w:rPr>
        <w:t>Facial</w:t>
      </w:r>
      <w:r w:rsidRPr="00D516D6">
        <w:rPr>
          <w:spacing w:val="-3"/>
          <w:w w:val="95"/>
          <w:lang w:val="en-GB"/>
        </w:rPr>
        <w:t xml:space="preserve"> </w:t>
      </w:r>
      <w:r w:rsidRPr="00D516D6">
        <w:rPr>
          <w:w w:val="95"/>
          <w:lang w:val="en-GB"/>
        </w:rPr>
        <w:t>Expression,</w:t>
      </w:r>
      <w:r w:rsidRPr="00D516D6">
        <w:rPr>
          <w:spacing w:val="-1"/>
          <w:w w:val="95"/>
          <w:lang w:val="en-GB"/>
        </w:rPr>
        <w:t xml:space="preserve"> </w:t>
      </w:r>
      <w:r w:rsidRPr="00D516D6">
        <w:rPr>
          <w:w w:val="95"/>
          <w:lang w:val="en-GB"/>
        </w:rPr>
        <w:t>Sleep</w:t>
      </w:r>
      <w:r w:rsidRPr="00D516D6">
        <w:rPr>
          <w:spacing w:val="-2"/>
          <w:w w:val="95"/>
          <w:lang w:val="en-GB"/>
        </w:rPr>
        <w:t xml:space="preserve"> </w:t>
      </w:r>
      <w:r w:rsidRPr="00D516D6">
        <w:rPr>
          <w:w w:val="95"/>
          <w:lang w:val="en-GB"/>
        </w:rPr>
        <w:t>Presence,</w:t>
      </w:r>
      <w:r w:rsidRPr="00D516D6">
        <w:rPr>
          <w:spacing w:val="-3"/>
          <w:w w:val="95"/>
          <w:lang w:val="en-GB"/>
        </w:rPr>
        <w:t xml:space="preserve"> </w:t>
      </w:r>
      <w:r w:rsidRPr="00D516D6">
        <w:rPr>
          <w:w w:val="95"/>
          <w:lang w:val="en-GB"/>
        </w:rPr>
        <w:t>and</w:t>
      </w:r>
      <w:r w:rsidRPr="00D516D6">
        <w:rPr>
          <w:spacing w:val="-1"/>
          <w:w w:val="95"/>
          <w:lang w:val="en-GB"/>
        </w:rPr>
        <w:t xml:space="preserve"> </w:t>
      </w:r>
      <w:r w:rsidRPr="00D516D6">
        <w:rPr>
          <w:w w:val="95"/>
          <w:lang w:val="en-GB"/>
        </w:rPr>
        <w:t>Distractor</w:t>
      </w:r>
      <w:r w:rsidRPr="00D516D6">
        <w:rPr>
          <w:spacing w:val="-2"/>
          <w:w w:val="95"/>
          <w:lang w:val="en-GB"/>
        </w:rPr>
        <w:t xml:space="preserve"> </w:t>
      </w:r>
      <w:r w:rsidRPr="00D516D6">
        <w:rPr>
          <w:w w:val="95"/>
          <w:lang w:val="en-GB"/>
        </w:rPr>
        <w:t>Object</w:t>
      </w:r>
      <w:r w:rsidRPr="00D516D6">
        <w:rPr>
          <w:spacing w:val="-3"/>
          <w:w w:val="95"/>
          <w:lang w:val="en-GB"/>
        </w:rPr>
        <w:t xml:space="preserve"> </w:t>
      </w:r>
      <w:r w:rsidRPr="00D516D6">
        <w:rPr>
          <w:w w:val="95"/>
          <w:lang w:val="en-GB"/>
        </w:rPr>
        <w:t>Recognition.</w:t>
      </w:r>
      <w:r w:rsidRPr="00D516D6">
        <w:rPr>
          <w:spacing w:val="-1"/>
          <w:w w:val="95"/>
          <w:lang w:val="en-GB"/>
        </w:rPr>
        <w:t xml:space="preserve"> </w:t>
      </w:r>
      <w:r w:rsidRPr="00D516D6">
        <w:rPr>
          <w:w w:val="95"/>
          <w:lang w:val="en-GB"/>
        </w:rPr>
        <w:t>Each</w:t>
      </w:r>
      <w:r w:rsidRPr="00D516D6">
        <w:rPr>
          <w:spacing w:val="-2"/>
          <w:w w:val="95"/>
          <w:lang w:val="en-GB"/>
        </w:rPr>
        <w:t xml:space="preserve"> </w:t>
      </w:r>
      <w:r w:rsidRPr="00D516D6">
        <w:rPr>
          <w:w w:val="95"/>
          <w:lang w:val="en-GB"/>
        </w:rPr>
        <w:t>test</w:t>
      </w:r>
      <w:r w:rsidRPr="00D516D6">
        <w:rPr>
          <w:spacing w:val="-3"/>
          <w:w w:val="95"/>
          <w:lang w:val="en-GB"/>
        </w:rPr>
        <w:t xml:space="preserve"> </w:t>
      </w:r>
      <w:r w:rsidRPr="00D516D6">
        <w:rPr>
          <w:spacing w:val="-2"/>
          <w:w w:val="95"/>
          <w:lang w:val="en-GB"/>
        </w:rPr>
        <w:t>measured</w:t>
      </w:r>
    </w:p>
    <w:p w14:paraId="2160021A" w14:textId="77777777" w:rsidR="00AF779A" w:rsidRPr="00D516D6" w:rsidRDefault="00AF779A">
      <w:pPr>
        <w:spacing w:line="244" w:lineRule="auto"/>
        <w:jc w:val="both"/>
        <w:rPr>
          <w:lang w:val="en-GB"/>
        </w:rPr>
        <w:sectPr w:rsidR="00AF779A" w:rsidRPr="00D516D6">
          <w:pgSz w:w="10890" w:h="14860"/>
          <w:pgMar w:top="880" w:right="620" w:bottom="840" w:left="660" w:header="673" w:footer="642" w:gutter="0"/>
          <w:cols w:space="720"/>
        </w:sectPr>
      </w:pPr>
    </w:p>
    <w:p w14:paraId="7B3D70AA" w14:textId="182B87C8" w:rsidR="00AF779A" w:rsidRPr="00D516D6" w:rsidRDefault="00E9277B">
      <w:pPr>
        <w:spacing w:line="211" w:lineRule="exact"/>
        <w:ind w:left="116"/>
        <w:rPr>
          <w:rFonts w:ascii="Calibri"/>
          <w:sz w:val="18"/>
          <w:lang w:val="en-GB"/>
        </w:rPr>
      </w:pPr>
      <w:bookmarkStart w:id="209" w:name="_bookmark26"/>
      <w:bookmarkEnd w:id="209"/>
      <w:r w:rsidRPr="00D516D6">
        <w:rPr>
          <w:rFonts w:ascii="Calibri"/>
          <w:w w:val="105"/>
          <w:sz w:val="18"/>
          <w:lang w:val="en-GB"/>
        </w:rPr>
        <w:lastRenderedPageBreak/>
        <w:t>Test</w:t>
      </w:r>
      <w:r w:rsidRPr="00D516D6">
        <w:rPr>
          <w:rFonts w:ascii="Calibri"/>
          <w:spacing w:val="13"/>
          <w:w w:val="105"/>
          <w:sz w:val="18"/>
          <w:lang w:val="en-GB"/>
        </w:rPr>
        <w:t xml:space="preserve"> </w:t>
      </w:r>
      <w:r w:rsidR="00872B69">
        <w:rPr>
          <w:rFonts w:ascii="Calibri"/>
          <w:w w:val="105"/>
          <w:sz w:val="18"/>
          <w:lang w:val="en-GB"/>
        </w:rPr>
        <w:t>c</w:t>
      </w:r>
      <w:r w:rsidRPr="00D516D6">
        <w:rPr>
          <w:rFonts w:ascii="Calibri"/>
          <w:w w:val="105"/>
          <w:sz w:val="18"/>
          <w:lang w:val="en-GB"/>
        </w:rPr>
        <w:t>ase</w:t>
      </w:r>
      <w:r w:rsidRPr="00D516D6">
        <w:rPr>
          <w:rFonts w:ascii="Calibri"/>
          <w:spacing w:val="13"/>
          <w:w w:val="105"/>
          <w:sz w:val="18"/>
          <w:lang w:val="en-GB"/>
        </w:rPr>
        <w:t xml:space="preserve"> </w:t>
      </w:r>
      <w:r w:rsidRPr="00D516D6">
        <w:rPr>
          <w:rFonts w:ascii="Calibri"/>
          <w:w w:val="105"/>
          <w:sz w:val="18"/>
          <w:lang w:val="en-GB"/>
        </w:rPr>
        <w:t>for</w:t>
      </w:r>
      <w:r w:rsidRPr="00D516D6">
        <w:rPr>
          <w:rFonts w:ascii="Calibri"/>
          <w:spacing w:val="12"/>
          <w:w w:val="105"/>
          <w:sz w:val="18"/>
          <w:lang w:val="en-GB"/>
        </w:rPr>
        <w:t xml:space="preserve"> </w:t>
      </w:r>
      <w:r w:rsidR="00872B69">
        <w:rPr>
          <w:rFonts w:ascii="Calibri"/>
          <w:w w:val="105"/>
          <w:sz w:val="18"/>
          <w:lang w:val="en-GB"/>
        </w:rPr>
        <w:t>c</w:t>
      </w:r>
      <w:r w:rsidRPr="00D516D6">
        <w:rPr>
          <w:rFonts w:ascii="Calibri"/>
          <w:w w:val="105"/>
          <w:sz w:val="18"/>
          <w:lang w:val="en-GB"/>
        </w:rPr>
        <w:t>reating</w:t>
      </w:r>
      <w:r w:rsidRPr="00D516D6">
        <w:rPr>
          <w:rFonts w:ascii="Calibri"/>
          <w:spacing w:val="14"/>
          <w:w w:val="105"/>
          <w:sz w:val="18"/>
          <w:lang w:val="en-GB"/>
        </w:rPr>
        <w:t xml:space="preserve"> </w:t>
      </w:r>
      <w:r w:rsidR="00872B69">
        <w:rPr>
          <w:rFonts w:ascii="Calibri"/>
          <w:w w:val="105"/>
          <w:sz w:val="18"/>
          <w:lang w:val="en-GB"/>
        </w:rPr>
        <w:t>t</w:t>
      </w:r>
      <w:r w:rsidRPr="00D516D6">
        <w:rPr>
          <w:rFonts w:ascii="Calibri"/>
          <w:w w:val="105"/>
          <w:sz w:val="18"/>
          <w:lang w:val="en-GB"/>
        </w:rPr>
        <w:t>utor</w:t>
      </w:r>
      <w:r w:rsidRPr="00D516D6">
        <w:rPr>
          <w:rFonts w:ascii="Calibri"/>
          <w:spacing w:val="13"/>
          <w:w w:val="105"/>
          <w:sz w:val="18"/>
          <w:lang w:val="en-GB"/>
        </w:rPr>
        <w:t xml:space="preserve"> </w:t>
      </w:r>
      <w:r w:rsidR="00872B69">
        <w:rPr>
          <w:rFonts w:ascii="Calibri"/>
          <w:spacing w:val="-2"/>
          <w:w w:val="105"/>
          <w:sz w:val="18"/>
          <w:lang w:val="en-GB"/>
        </w:rPr>
        <w:t>a</w:t>
      </w:r>
      <w:r w:rsidRPr="00D516D6">
        <w:rPr>
          <w:rFonts w:ascii="Calibri"/>
          <w:spacing w:val="-2"/>
          <w:w w:val="105"/>
          <w:sz w:val="18"/>
          <w:lang w:val="en-GB"/>
        </w:rPr>
        <w:t>ccount</w:t>
      </w:r>
    </w:p>
    <w:p w14:paraId="7F18260F" w14:textId="77777777" w:rsidR="00AF779A" w:rsidRPr="00D516D6" w:rsidRDefault="00E9277B">
      <w:pPr>
        <w:pStyle w:val="Textoindependiente"/>
        <w:spacing w:before="9"/>
        <w:rPr>
          <w:rFonts w:ascii="Calibri"/>
          <w:sz w:val="5"/>
          <w:lang w:val="en-GB"/>
        </w:rPr>
      </w:pPr>
      <w:r>
        <w:rPr>
          <w:lang w:val="en-GB"/>
        </w:rPr>
        <w:pict w14:anchorId="6251C6CA">
          <v:shape id="docshape95" o:spid="_x0000_s1204" alt="" style="position:absolute;margin-left:38.85pt;margin-top:4.7pt;width:466.6pt;height:.1pt;z-index:-15696384;mso-wrap-edited:f;mso-width-percent:0;mso-height-percent:0;mso-wrap-distance-left:0;mso-wrap-distance-right:0;mso-position-horizontal-relative:page;mso-width-percent:0;mso-height-percent:0" coordsize="9332,1270" path="m,l9331,e" filled="f" strokeweight=".28117mm">
            <v:path arrowok="t" o:connecttype="custom" o:connectlocs="0,0;2147483646,0" o:connectangles="0,0"/>
            <w10:wrap type="topAndBottom" anchorx="page"/>
          </v:shape>
        </w:pict>
      </w:r>
    </w:p>
    <w:p w14:paraId="5C791AD6" w14:textId="77777777" w:rsidR="00AF779A" w:rsidRPr="00D516D6" w:rsidRDefault="00E9277B">
      <w:pPr>
        <w:tabs>
          <w:tab w:val="left" w:pos="1828"/>
        </w:tabs>
        <w:spacing w:before="37" w:line="219" w:lineRule="exact"/>
        <w:ind w:left="236"/>
        <w:rPr>
          <w:rFonts w:ascii="Calibri"/>
          <w:sz w:val="18"/>
          <w:lang w:val="en-GB"/>
        </w:rPr>
      </w:pPr>
      <w:r w:rsidRPr="00D516D6">
        <w:rPr>
          <w:rFonts w:ascii="Calibri"/>
          <w:b/>
          <w:w w:val="110"/>
          <w:sz w:val="18"/>
          <w:lang w:val="en-GB"/>
        </w:rPr>
        <w:t>Test</w:t>
      </w:r>
      <w:r w:rsidRPr="00D516D6">
        <w:rPr>
          <w:rFonts w:ascii="Calibri"/>
          <w:b/>
          <w:spacing w:val="8"/>
          <w:w w:val="110"/>
          <w:sz w:val="18"/>
          <w:lang w:val="en-GB"/>
        </w:rPr>
        <w:t xml:space="preserve"> </w:t>
      </w:r>
      <w:r w:rsidRPr="00D516D6">
        <w:rPr>
          <w:rFonts w:ascii="Calibri"/>
          <w:b/>
          <w:w w:val="110"/>
          <w:sz w:val="18"/>
          <w:lang w:val="en-GB"/>
        </w:rPr>
        <w:t>Case</w:t>
      </w:r>
      <w:r w:rsidRPr="00D516D6">
        <w:rPr>
          <w:rFonts w:ascii="Calibri"/>
          <w:b/>
          <w:spacing w:val="9"/>
          <w:w w:val="110"/>
          <w:sz w:val="18"/>
          <w:lang w:val="en-GB"/>
        </w:rPr>
        <w:t xml:space="preserve"> </w:t>
      </w:r>
      <w:r w:rsidRPr="00D516D6">
        <w:rPr>
          <w:rFonts w:ascii="Calibri"/>
          <w:b/>
          <w:spacing w:val="-4"/>
          <w:w w:val="110"/>
          <w:sz w:val="18"/>
          <w:lang w:val="en-GB"/>
        </w:rPr>
        <w:t>Code:</w:t>
      </w:r>
      <w:r w:rsidRPr="00D516D6">
        <w:rPr>
          <w:rFonts w:ascii="Calibri"/>
          <w:b/>
          <w:sz w:val="18"/>
          <w:lang w:val="en-GB"/>
        </w:rPr>
        <w:tab/>
      </w:r>
      <w:r w:rsidRPr="00D516D6">
        <w:rPr>
          <w:rFonts w:ascii="Calibri"/>
          <w:w w:val="110"/>
          <w:sz w:val="18"/>
          <w:lang w:val="en-GB"/>
        </w:rPr>
        <w:t>PU-</w:t>
      </w:r>
      <w:r w:rsidRPr="00D516D6">
        <w:rPr>
          <w:rFonts w:ascii="Calibri"/>
          <w:spacing w:val="-10"/>
          <w:w w:val="110"/>
          <w:sz w:val="18"/>
          <w:lang w:val="en-GB"/>
        </w:rPr>
        <w:t>1</w:t>
      </w:r>
    </w:p>
    <w:p w14:paraId="2D077AA8" w14:textId="77777777" w:rsidR="00AF779A" w:rsidRPr="00D516D6" w:rsidRDefault="00E9277B">
      <w:pPr>
        <w:tabs>
          <w:tab w:val="left" w:pos="1828"/>
        </w:tabs>
        <w:spacing w:line="219" w:lineRule="exact"/>
        <w:ind w:left="236"/>
        <w:rPr>
          <w:rFonts w:ascii="Calibri"/>
          <w:sz w:val="18"/>
          <w:lang w:val="en-GB"/>
        </w:rPr>
      </w:pPr>
      <w:r w:rsidRPr="00D516D6">
        <w:rPr>
          <w:rFonts w:ascii="Calibri"/>
          <w:b/>
          <w:w w:val="105"/>
          <w:sz w:val="18"/>
          <w:lang w:val="en-GB"/>
        </w:rPr>
        <w:t>Test</w:t>
      </w:r>
      <w:r w:rsidRPr="00D516D6">
        <w:rPr>
          <w:rFonts w:ascii="Calibri"/>
          <w:b/>
          <w:spacing w:val="27"/>
          <w:w w:val="105"/>
          <w:sz w:val="18"/>
          <w:lang w:val="en-GB"/>
        </w:rPr>
        <w:t xml:space="preserve"> </w:t>
      </w:r>
      <w:r w:rsidRPr="00D516D6">
        <w:rPr>
          <w:rFonts w:ascii="Calibri"/>
          <w:b/>
          <w:w w:val="105"/>
          <w:sz w:val="18"/>
          <w:lang w:val="en-GB"/>
        </w:rPr>
        <w:t>Case</w:t>
      </w:r>
      <w:r w:rsidRPr="00D516D6">
        <w:rPr>
          <w:rFonts w:ascii="Calibri"/>
          <w:b/>
          <w:spacing w:val="27"/>
          <w:w w:val="105"/>
          <w:sz w:val="18"/>
          <w:lang w:val="en-GB"/>
        </w:rPr>
        <w:t xml:space="preserve"> </w:t>
      </w:r>
      <w:r w:rsidRPr="00D516D6">
        <w:rPr>
          <w:rFonts w:ascii="Calibri"/>
          <w:b/>
          <w:spacing w:val="-2"/>
          <w:w w:val="105"/>
          <w:sz w:val="18"/>
          <w:lang w:val="en-GB"/>
        </w:rPr>
        <w:t>Name:</w:t>
      </w:r>
      <w:r w:rsidRPr="00D516D6">
        <w:rPr>
          <w:rFonts w:ascii="Calibri"/>
          <w:b/>
          <w:sz w:val="18"/>
          <w:lang w:val="en-GB"/>
        </w:rPr>
        <w:tab/>
      </w:r>
      <w:r w:rsidRPr="00D516D6">
        <w:rPr>
          <w:rFonts w:ascii="Calibri"/>
          <w:w w:val="105"/>
          <w:sz w:val="18"/>
          <w:lang w:val="en-GB"/>
        </w:rPr>
        <w:t>Creating</w:t>
      </w:r>
      <w:r w:rsidRPr="00D516D6">
        <w:rPr>
          <w:rFonts w:ascii="Calibri"/>
          <w:spacing w:val="16"/>
          <w:w w:val="105"/>
          <w:sz w:val="18"/>
          <w:lang w:val="en-GB"/>
        </w:rPr>
        <w:t xml:space="preserve"> </w:t>
      </w:r>
      <w:r w:rsidRPr="00D516D6">
        <w:rPr>
          <w:rFonts w:ascii="Calibri"/>
          <w:w w:val="105"/>
          <w:sz w:val="18"/>
          <w:lang w:val="en-GB"/>
        </w:rPr>
        <w:t>Tutor</w:t>
      </w:r>
      <w:r w:rsidRPr="00D516D6">
        <w:rPr>
          <w:rFonts w:ascii="Calibri"/>
          <w:spacing w:val="16"/>
          <w:w w:val="105"/>
          <w:sz w:val="18"/>
          <w:lang w:val="en-GB"/>
        </w:rPr>
        <w:t xml:space="preserve"> </w:t>
      </w:r>
      <w:r w:rsidRPr="00D516D6">
        <w:rPr>
          <w:rFonts w:ascii="Calibri"/>
          <w:spacing w:val="-2"/>
          <w:w w:val="105"/>
          <w:sz w:val="18"/>
          <w:lang w:val="en-GB"/>
        </w:rPr>
        <w:t>Account</w:t>
      </w:r>
    </w:p>
    <w:p w14:paraId="12F93CA0" w14:textId="77777777" w:rsidR="00AF779A" w:rsidRPr="00D516D6" w:rsidRDefault="00E9277B">
      <w:pPr>
        <w:tabs>
          <w:tab w:val="left" w:pos="1828"/>
        </w:tabs>
        <w:spacing w:line="219" w:lineRule="exact"/>
        <w:ind w:left="236"/>
        <w:rPr>
          <w:rFonts w:ascii="Calibri"/>
          <w:sz w:val="18"/>
          <w:lang w:val="en-GB"/>
        </w:rPr>
      </w:pPr>
      <w:r>
        <w:rPr>
          <w:lang w:val="en-GB"/>
        </w:rPr>
        <w:pict w14:anchorId="6BBA5C33">
          <v:shape id="docshape96" o:spid="_x0000_s1203" alt="" style="position:absolute;left:0;text-align:left;margin-left:38.85pt;margin-top:13.8pt;width:466.6pt;height:.1pt;z-index:-15695872;mso-wrap-edited:f;mso-width-percent:0;mso-height-percent:0;mso-wrap-distance-left:0;mso-wrap-distance-right:0;mso-position-horizontal-relative:page;mso-width-percent:0;mso-height-percent:0" coordsize="9332,1270" path="m,l9331,e" filled="f" strokeweight=".17569mm">
            <v:path arrowok="t" o:connecttype="custom" o:connectlocs="0,0;2147483646,0" o:connectangles="0,0"/>
            <w10:wrap type="topAndBottom" anchorx="page"/>
          </v:shape>
        </w:pict>
      </w:r>
      <w:r w:rsidR="009308E3" w:rsidRPr="00D516D6">
        <w:rPr>
          <w:rFonts w:ascii="Calibri"/>
          <w:b/>
          <w:w w:val="105"/>
          <w:sz w:val="18"/>
          <w:lang w:val="en-GB"/>
        </w:rPr>
        <w:t>Expected</w:t>
      </w:r>
      <w:r w:rsidR="009308E3" w:rsidRPr="00D516D6">
        <w:rPr>
          <w:rFonts w:ascii="Calibri"/>
          <w:b/>
          <w:spacing w:val="22"/>
          <w:w w:val="105"/>
          <w:sz w:val="18"/>
          <w:lang w:val="en-GB"/>
        </w:rPr>
        <w:t xml:space="preserve"> </w:t>
      </w:r>
      <w:r w:rsidR="009308E3" w:rsidRPr="00D516D6">
        <w:rPr>
          <w:rFonts w:ascii="Calibri"/>
          <w:b/>
          <w:spacing w:val="-2"/>
          <w:w w:val="105"/>
          <w:sz w:val="18"/>
          <w:lang w:val="en-GB"/>
        </w:rPr>
        <w:t>Result:</w:t>
      </w:r>
      <w:r w:rsidR="009308E3" w:rsidRPr="00D516D6">
        <w:rPr>
          <w:rFonts w:ascii="Calibri"/>
          <w:b/>
          <w:sz w:val="18"/>
          <w:lang w:val="en-GB"/>
        </w:rPr>
        <w:tab/>
      </w:r>
      <w:r w:rsidR="009308E3" w:rsidRPr="00D516D6">
        <w:rPr>
          <w:rFonts w:ascii="Calibri"/>
          <w:w w:val="105"/>
          <w:sz w:val="18"/>
          <w:lang w:val="en-GB"/>
        </w:rPr>
        <w:t>Successfully</w:t>
      </w:r>
      <w:r w:rsidR="009308E3" w:rsidRPr="00D516D6">
        <w:rPr>
          <w:rFonts w:ascii="Calibri"/>
          <w:spacing w:val="1"/>
          <w:w w:val="105"/>
          <w:sz w:val="18"/>
          <w:lang w:val="en-GB"/>
        </w:rPr>
        <w:t xml:space="preserve"> </w:t>
      </w:r>
      <w:r w:rsidR="009308E3" w:rsidRPr="00D516D6">
        <w:rPr>
          <w:rFonts w:ascii="Calibri"/>
          <w:w w:val="105"/>
          <w:sz w:val="18"/>
          <w:lang w:val="en-GB"/>
        </w:rPr>
        <w:t>create</w:t>
      </w:r>
      <w:r w:rsidR="009308E3" w:rsidRPr="00D516D6">
        <w:rPr>
          <w:rFonts w:ascii="Calibri"/>
          <w:spacing w:val="1"/>
          <w:w w:val="105"/>
          <w:sz w:val="18"/>
          <w:lang w:val="en-GB"/>
        </w:rPr>
        <w:t xml:space="preserve"> </w:t>
      </w:r>
      <w:r w:rsidR="009308E3" w:rsidRPr="00D516D6">
        <w:rPr>
          <w:rFonts w:ascii="Calibri"/>
          <w:w w:val="105"/>
          <w:sz w:val="18"/>
          <w:lang w:val="en-GB"/>
        </w:rPr>
        <w:t>a tutor</w:t>
      </w:r>
      <w:r w:rsidR="009308E3" w:rsidRPr="00D516D6">
        <w:rPr>
          <w:rFonts w:ascii="Calibri"/>
          <w:spacing w:val="1"/>
          <w:w w:val="105"/>
          <w:sz w:val="18"/>
          <w:lang w:val="en-GB"/>
        </w:rPr>
        <w:t xml:space="preserve"> </w:t>
      </w:r>
      <w:r w:rsidR="009308E3" w:rsidRPr="00D516D6">
        <w:rPr>
          <w:rFonts w:ascii="Calibri"/>
          <w:spacing w:val="-2"/>
          <w:w w:val="105"/>
          <w:sz w:val="18"/>
          <w:lang w:val="en-GB"/>
        </w:rPr>
        <w:t>account</w:t>
      </w:r>
    </w:p>
    <w:p w14:paraId="7E978570" w14:textId="77777777" w:rsidR="00AF779A" w:rsidRPr="00D516D6" w:rsidRDefault="00E9277B">
      <w:pPr>
        <w:spacing w:before="37" w:after="58"/>
        <w:ind w:left="3963"/>
        <w:rPr>
          <w:rFonts w:ascii="Calibri"/>
          <w:b/>
          <w:sz w:val="18"/>
          <w:lang w:val="en-GB"/>
        </w:rPr>
      </w:pPr>
      <w:r w:rsidRPr="00D516D6">
        <w:rPr>
          <w:rFonts w:ascii="Calibri"/>
          <w:b/>
          <w:w w:val="105"/>
          <w:sz w:val="18"/>
          <w:lang w:val="en-GB"/>
        </w:rPr>
        <w:t>Test</w:t>
      </w:r>
      <w:r w:rsidRPr="00D516D6">
        <w:rPr>
          <w:rFonts w:ascii="Calibri"/>
          <w:b/>
          <w:spacing w:val="27"/>
          <w:w w:val="105"/>
          <w:sz w:val="18"/>
          <w:lang w:val="en-GB"/>
        </w:rPr>
        <w:t xml:space="preserve"> </w:t>
      </w:r>
      <w:r w:rsidRPr="00D516D6">
        <w:rPr>
          <w:rFonts w:ascii="Calibri"/>
          <w:b/>
          <w:w w:val="105"/>
          <w:sz w:val="18"/>
          <w:lang w:val="en-GB"/>
        </w:rPr>
        <w:t>Case</w:t>
      </w:r>
      <w:r w:rsidRPr="00D516D6">
        <w:rPr>
          <w:rFonts w:ascii="Calibri"/>
          <w:b/>
          <w:spacing w:val="27"/>
          <w:w w:val="105"/>
          <w:sz w:val="18"/>
          <w:lang w:val="en-GB"/>
        </w:rPr>
        <w:t xml:space="preserve"> </w:t>
      </w:r>
      <w:r w:rsidRPr="00D516D6">
        <w:rPr>
          <w:rFonts w:ascii="Calibri"/>
          <w:b/>
          <w:spacing w:val="-2"/>
          <w:w w:val="105"/>
          <w:sz w:val="18"/>
          <w:lang w:val="en-GB"/>
        </w:rPr>
        <w:t>Procedure</w:t>
      </w:r>
    </w:p>
    <w:p w14:paraId="15E70630" w14:textId="77777777" w:rsidR="00AF779A" w:rsidRPr="00D516D6" w:rsidRDefault="00E9277B">
      <w:pPr>
        <w:pStyle w:val="Textoindependiente"/>
        <w:spacing w:line="20" w:lineRule="exact"/>
        <w:ind w:left="116"/>
        <w:rPr>
          <w:rFonts w:ascii="Calibri"/>
          <w:sz w:val="2"/>
          <w:lang w:val="en-GB"/>
        </w:rPr>
      </w:pPr>
      <w:r>
        <w:rPr>
          <w:rFonts w:ascii="Calibri"/>
          <w:sz w:val="2"/>
          <w:lang w:val="en-GB"/>
        </w:rPr>
      </w:r>
      <w:r>
        <w:rPr>
          <w:rFonts w:ascii="Calibri"/>
          <w:sz w:val="2"/>
          <w:lang w:val="en-GB"/>
        </w:rPr>
        <w:pict w14:anchorId="02C4E118">
          <v:group id="docshapegroup97" o:spid="_x0000_s1201" alt="" style="width:466.6pt;height:.5pt;mso-position-horizontal-relative:char;mso-position-vertical-relative:line" coordsize="9332,10">
            <v:line id="_x0000_s1202" alt="" style="position:absolute" from="0,5" to="9332,5" strokeweight=".17569mm"/>
            <w10:anchorlock/>
          </v:group>
        </w:pict>
      </w:r>
    </w:p>
    <w:p w14:paraId="5AE51383" w14:textId="77777777" w:rsidR="00AF779A" w:rsidRPr="00D516D6" w:rsidRDefault="00E9277B">
      <w:pPr>
        <w:tabs>
          <w:tab w:val="left" w:pos="1828"/>
        </w:tabs>
        <w:spacing w:before="22"/>
        <w:ind w:left="770"/>
        <w:rPr>
          <w:rFonts w:ascii="Calibri"/>
          <w:b/>
          <w:sz w:val="18"/>
          <w:lang w:val="en-GB"/>
        </w:rPr>
      </w:pPr>
      <w:r>
        <w:rPr>
          <w:lang w:val="en-GB"/>
        </w:rPr>
        <w:pict w14:anchorId="4A2ABA03">
          <v:shape id="docshape98" o:spid="_x0000_s1200" alt="" style="position:absolute;left:0;text-align:left;margin-left:38.85pt;margin-top:14.9pt;width:466.6pt;height:.1pt;z-index:-15694848;mso-wrap-edited:f;mso-width-percent:0;mso-height-percent:0;mso-wrap-distance-left:0;mso-wrap-distance-right:0;mso-position-horizontal-relative:page;mso-width-percent:0;mso-height-percent:0" coordsize="9332,1270" path="m,l9331,e" filled="f" strokeweight=".17569mm">
            <v:path arrowok="t" o:connecttype="custom" o:connectlocs="0,0;2147483646,0" o:connectangles="0,0"/>
            <w10:wrap type="topAndBottom" anchorx="page"/>
          </v:shape>
        </w:pict>
      </w:r>
      <w:r w:rsidR="009308E3" w:rsidRPr="00D516D6">
        <w:rPr>
          <w:rFonts w:ascii="Calibri"/>
          <w:b/>
          <w:spacing w:val="-5"/>
          <w:w w:val="105"/>
          <w:sz w:val="18"/>
          <w:lang w:val="en-GB"/>
        </w:rPr>
        <w:t>No.</w:t>
      </w:r>
      <w:r w:rsidR="009308E3" w:rsidRPr="00D516D6">
        <w:rPr>
          <w:rFonts w:ascii="Calibri"/>
          <w:b/>
          <w:sz w:val="18"/>
          <w:lang w:val="en-GB"/>
        </w:rPr>
        <w:tab/>
      </w:r>
      <w:r w:rsidR="009308E3" w:rsidRPr="00D516D6">
        <w:rPr>
          <w:rFonts w:ascii="Calibri"/>
          <w:b/>
          <w:w w:val="105"/>
          <w:sz w:val="18"/>
          <w:lang w:val="en-GB"/>
        </w:rPr>
        <w:t>Step</w:t>
      </w:r>
      <w:r w:rsidR="009308E3" w:rsidRPr="00D516D6">
        <w:rPr>
          <w:rFonts w:ascii="Calibri"/>
          <w:b/>
          <w:spacing w:val="25"/>
          <w:w w:val="105"/>
          <w:sz w:val="18"/>
          <w:lang w:val="en-GB"/>
        </w:rPr>
        <w:t xml:space="preserve"> </w:t>
      </w:r>
      <w:r w:rsidR="009308E3" w:rsidRPr="00D516D6">
        <w:rPr>
          <w:rFonts w:ascii="Calibri"/>
          <w:b/>
          <w:spacing w:val="-2"/>
          <w:w w:val="105"/>
          <w:sz w:val="18"/>
          <w:lang w:val="en-GB"/>
        </w:rPr>
        <w:t>Description</w:t>
      </w:r>
    </w:p>
    <w:p w14:paraId="212A6BA6" w14:textId="77777777" w:rsidR="00AF779A" w:rsidRPr="00D516D6" w:rsidRDefault="00E9277B">
      <w:pPr>
        <w:pStyle w:val="Prrafodelista"/>
        <w:numPr>
          <w:ilvl w:val="0"/>
          <w:numId w:val="11"/>
        </w:numPr>
        <w:tabs>
          <w:tab w:val="left" w:pos="1828"/>
          <w:tab w:val="left" w:pos="1829"/>
        </w:tabs>
        <w:spacing w:before="37" w:line="219" w:lineRule="exact"/>
        <w:ind w:hanging="963"/>
        <w:rPr>
          <w:rFonts w:ascii="Calibri"/>
          <w:sz w:val="18"/>
          <w:lang w:val="en-GB"/>
        </w:rPr>
      </w:pPr>
      <w:r w:rsidRPr="00D516D6">
        <w:rPr>
          <w:rFonts w:ascii="Calibri"/>
          <w:sz w:val="18"/>
          <w:lang w:val="en-GB"/>
        </w:rPr>
        <w:t>Open</w:t>
      </w:r>
      <w:r w:rsidRPr="00D516D6">
        <w:rPr>
          <w:rFonts w:ascii="Calibri"/>
          <w:spacing w:val="21"/>
          <w:sz w:val="18"/>
          <w:lang w:val="en-GB"/>
        </w:rPr>
        <w:t xml:space="preserve"> </w:t>
      </w:r>
      <w:r w:rsidRPr="00D516D6">
        <w:rPr>
          <w:rFonts w:ascii="Calibri"/>
          <w:sz w:val="18"/>
          <w:lang w:val="en-GB"/>
        </w:rPr>
        <w:t>the</w:t>
      </w:r>
      <w:r w:rsidRPr="00D516D6">
        <w:rPr>
          <w:rFonts w:ascii="Calibri"/>
          <w:spacing w:val="22"/>
          <w:sz w:val="18"/>
          <w:lang w:val="en-GB"/>
        </w:rPr>
        <w:t xml:space="preserve"> </w:t>
      </w:r>
      <w:r w:rsidRPr="00D516D6">
        <w:rPr>
          <w:rFonts w:ascii="Calibri"/>
          <w:sz w:val="18"/>
          <w:lang w:val="en-GB"/>
        </w:rPr>
        <w:t>mobile</w:t>
      </w:r>
      <w:r w:rsidRPr="00D516D6">
        <w:rPr>
          <w:rFonts w:ascii="Calibri"/>
          <w:spacing w:val="21"/>
          <w:sz w:val="18"/>
          <w:lang w:val="en-GB"/>
        </w:rPr>
        <w:t xml:space="preserve"> </w:t>
      </w:r>
      <w:r w:rsidRPr="00D516D6">
        <w:rPr>
          <w:rFonts w:ascii="Calibri"/>
          <w:spacing w:val="-2"/>
          <w:sz w:val="18"/>
          <w:lang w:val="en-GB"/>
        </w:rPr>
        <w:t>application.</w:t>
      </w:r>
    </w:p>
    <w:p w14:paraId="737077B9" w14:textId="77777777" w:rsidR="00AF779A" w:rsidRPr="00D516D6" w:rsidRDefault="00E9277B">
      <w:pPr>
        <w:pStyle w:val="Prrafodelista"/>
        <w:numPr>
          <w:ilvl w:val="0"/>
          <w:numId w:val="11"/>
        </w:numPr>
        <w:tabs>
          <w:tab w:val="left" w:pos="1828"/>
          <w:tab w:val="left" w:pos="1829"/>
        </w:tabs>
        <w:spacing w:line="219" w:lineRule="exact"/>
        <w:ind w:hanging="963"/>
        <w:rPr>
          <w:rFonts w:ascii="Calibri"/>
          <w:sz w:val="18"/>
          <w:lang w:val="en-GB"/>
        </w:rPr>
      </w:pPr>
      <w:r w:rsidRPr="00D516D6">
        <w:rPr>
          <w:rFonts w:ascii="Calibri"/>
          <w:w w:val="105"/>
          <w:sz w:val="18"/>
          <w:lang w:val="en-GB"/>
        </w:rPr>
        <w:t>Select</w:t>
      </w:r>
      <w:r w:rsidRPr="00D516D6">
        <w:rPr>
          <w:rFonts w:ascii="Calibri"/>
          <w:spacing w:val="22"/>
          <w:w w:val="105"/>
          <w:sz w:val="18"/>
          <w:lang w:val="en-GB"/>
        </w:rPr>
        <w:t xml:space="preserve"> </w:t>
      </w:r>
      <w:r w:rsidRPr="00D516D6">
        <w:rPr>
          <w:rFonts w:ascii="Calibri"/>
          <w:w w:val="105"/>
          <w:sz w:val="18"/>
          <w:lang w:val="en-GB"/>
        </w:rPr>
        <w:t>the</w:t>
      </w:r>
      <w:r w:rsidRPr="00D516D6">
        <w:rPr>
          <w:rFonts w:ascii="Calibri"/>
          <w:spacing w:val="21"/>
          <w:w w:val="105"/>
          <w:sz w:val="18"/>
          <w:lang w:val="en-GB"/>
        </w:rPr>
        <w:t xml:space="preserve"> </w:t>
      </w:r>
      <w:r w:rsidRPr="00D516D6">
        <w:rPr>
          <w:rFonts w:ascii="Calibri"/>
          <w:w w:val="105"/>
          <w:sz w:val="18"/>
          <w:lang w:val="en-GB"/>
        </w:rPr>
        <w:t>"Sign</w:t>
      </w:r>
      <w:r w:rsidRPr="00D516D6">
        <w:rPr>
          <w:rFonts w:ascii="Calibri"/>
          <w:spacing w:val="22"/>
          <w:w w:val="105"/>
          <w:sz w:val="18"/>
          <w:lang w:val="en-GB"/>
        </w:rPr>
        <w:t xml:space="preserve"> </w:t>
      </w:r>
      <w:r w:rsidRPr="00D516D6">
        <w:rPr>
          <w:rFonts w:ascii="Calibri"/>
          <w:w w:val="105"/>
          <w:sz w:val="18"/>
          <w:lang w:val="en-GB"/>
        </w:rPr>
        <w:t>Up"</w:t>
      </w:r>
      <w:r w:rsidRPr="00D516D6">
        <w:rPr>
          <w:rFonts w:ascii="Calibri"/>
          <w:spacing w:val="21"/>
          <w:w w:val="105"/>
          <w:sz w:val="18"/>
          <w:lang w:val="en-GB"/>
        </w:rPr>
        <w:t xml:space="preserve"> </w:t>
      </w:r>
      <w:r w:rsidRPr="00D516D6">
        <w:rPr>
          <w:rFonts w:ascii="Calibri"/>
          <w:spacing w:val="-2"/>
          <w:w w:val="105"/>
          <w:sz w:val="18"/>
          <w:lang w:val="en-GB"/>
        </w:rPr>
        <w:t>option.</w:t>
      </w:r>
    </w:p>
    <w:p w14:paraId="3CADEBCB" w14:textId="77777777" w:rsidR="00AF779A" w:rsidRPr="00D516D6" w:rsidRDefault="00E9277B">
      <w:pPr>
        <w:pStyle w:val="Prrafodelista"/>
        <w:numPr>
          <w:ilvl w:val="0"/>
          <w:numId w:val="11"/>
        </w:numPr>
        <w:tabs>
          <w:tab w:val="left" w:pos="1828"/>
          <w:tab w:val="left" w:pos="1829"/>
        </w:tabs>
        <w:spacing w:line="219" w:lineRule="exact"/>
        <w:ind w:hanging="963"/>
        <w:rPr>
          <w:rFonts w:ascii="Calibri"/>
          <w:sz w:val="18"/>
          <w:lang w:val="en-GB"/>
        </w:rPr>
      </w:pPr>
      <w:r w:rsidRPr="00D516D6">
        <w:rPr>
          <w:rFonts w:ascii="Calibri"/>
          <w:sz w:val="18"/>
          <w:lang w:val="en-GB"/>
        </w:rPr>
        <w:t>Enter</w:t>
      </w:r>
      <w:r w:rsidRPr="00D516D6">
        <w:rPr>
          <w:rFonts w:ascii="Calibri"/>
          <w:spacing w:val="31"/>
          <w:sz w:val="18"/>
          <w:lang w:val="en-GB"/>
        </w:rPr>
        <w:t xml:space="preserve"> </w:t>
      </w:r>
      <w:r w:rsidRPr="00D516D6">
        <w:rPr>
          <w:rFonts w:ascii="Calibri"/>
          <w:sz w:val="18"/>
          <w:lang w:val="en-GB"/>
        </w:rPr>
        <w:t>the</w:t>
      </w:r>
      <w:r w:rsidRPr="00D516D6">
        <w:rPr>
          <w:rFonts w:ascii="Calibri"/>
          <w:spacing w:val="30"/>
          <w:sz w:val="18"/>
          <w:lang w:val="en-GB"/>
        </w:rPr>
        <w:t xml:space="preserve"> </w:t>
      </w:r>
      <w:r w:rsidRPr="00D516D6">
        <w:rPr>
          <w:rFonts w:ascii="Calibri"/>
          <w:sz w:val="18"/>
          <w:lang w:val="en-GB"/>
        </w:rPr>
        <w:t>registration</w:t>
      </w:r>
      <w:r w:rsidRPr="00D516D6">
        <w:rPr>
          <w:rFonts w:ascii="Calibri"/>
          <w:spacing w:val="31"/>
          <w:sz w:val="18"/>
          <w:lang w:val="en-GB"/>
        </w:rPr>
        <w:t xml:space="preserve"> </w:t>
      </w:r>
      <w:r w:rsidRPr="00D516D6">
        <w:rPr>
          <w:rFonts w:ascii="Calibri"/>
          <w:spacing w:val="-2"/>
          <w:sz w:val="18"/>
          <w:lang w:val="en-GB"/>
        </w:rPr>
        <w:t>details.</w:t>
      </w:r>
    </w:p>
    <w:p w14:paraId="773BA0B0" w14:textId="77777777" w:rsidR="00AF779A" w:rsidRPr="00D516D6" w:rsidRDefault="00E9277B">
      <w:pPr>
        <w:pStyle w:val="Prrafodelista"/>
        <w:numPr>
          <w:ilvl w:val="1"/>
          <w:numId w:val="11"/>
        </w:numPr>
        <w:tabs>
          <w:tab w:val="left" w:pos="1983"/>
        </w:tabs>
        <w:spacing w:line="219" w:lineRule="exact"/>
        <w:ind w:hanging="155"/>
        <w:rPr>
          <w:rFonts w:ascii="Calibri" w:hAnsi="Calibri"/>
          <w:sz w:val="18"/>
          <w:lang w:val="en-GB"/>
        </w:rPr>
      </w:pPr>
      <w:r w:rsidRPr="00D516D6">
        <w:rPr>
          <w:rFonts w:ascii="Calibri" w:hAnsi="Calibri"/>
          <w:w w:val="105"/>
          <w:sz w:val="18"/>
          <w:lang w:val="en-GB"/>
        </w:rPr>
        <w:t>First</w:t>
      </w:r>
      <w:r w:rsidRPr="00D516D6">
        <w:rPr>
          <w:rFonts w:ascii="Calibri" w:hAnsi="Calibri"/>
          <w:spacing w:val="13"/>
          <w:w w:val="105"/>
          <w:sz w:val="18"/>
          <w:lang w:val="en-GB"/>
        </w:rPr>
        <w:t xml:space="preserve"> </w:t>
      </w:r>
      <w:r w:rsidRPr="00D516D6">
        <w:rPr>
          <w:rFonts w:ascii="Calibri" w:hAnsi="Calibri"/>
          <w:w w:val="105"/>
          <w:sz w:val="18"/>
          <w:lang w:val="en-GB"/>
        </w:rPr>
        <w:t>Name:</w:t>
      </w:r>
      <w:r w:rsidRPr="00D516D6">
        <w:rPr>
          <w:rFonts w:ascii="Calibri" w:hAnsi="Calibri"/>
          <w:spacing w:val="14"/>
          <w:w w:val="105"/>
          <w:sz w:val="18"/>
          <w:lang w:val="en-GB"/>
        </w:rPr>
        <w:t xml:space="preserve"> </w:t>
      </w:r>
      <w:r w:rsidRPr="00D516D6">
        <w:rPr>
          <w:rFonts w:ascii="Calibri" w:hAnsi="Calibri"/>
          <w:w w:val="105"/>
          <w:sz w:val="18"/>
          <w:lang w:val="en-GB"/>
        </w:rPr>
        <w:t>Carlos</w:t>
      </w:r>
      <w:r w:rsidRPr="00D516D6">
        <w:rPr>
          <w:rFonts w:ascii="Calibri" w:hAnsi="Calibri"/>
          <w:spacing w:val="14"/>
          <w:w w:val="105"/>
          <w:sz w:val="18"/>
          <w:lang w:val="en-GB"/>
        </w:rPr>
        <w:t xml:space="preserve"> </w:t>
      </w:r>
      <w:r w:rsidRPr="00D516D6">
        <w:rPr>
          <w:rFonts w:ascii="Calibri" w:hAnsi="Calibri"/>
          <w:spacing w:val="-4"/>
          <w:w w:val="105"/>
          <w:sz w:val="18"/>
          <w:lang w:val="en-GB"/>
        </w:rPr>
        <w:t>Iván</w:t>
      </w:r>
    </w:p>
    <w:p w14:paraId="459066E4" w14:textId="77777777" w:rsidR="00AF779A" w:rsidRPr="00D516D6" w:rsidRDefault="00E9277B">
      <w:pPr>
        <w:pStyle w:val="Prrafodelista"/>
        <w:numPr>
          <w:ilvl w:val="1"/>
          <w:numId w:val="11"/>
        </w:numPr>
        <w:tabs>
          <w:tab w:val="left" w:pos="1983"/>
        </w:tabs>
        <w:spacing w:line="219" w:lineRule="exact"/>
        <w:ind w:hanging="155"/>
        <w:rPr>
          <w:rFonts w:ascii="Calibri" w:hAnsi="Calibri"/>
          <w:sz w:val="18"/>
          <w:lang w:val="en-GB"/>
        </w:rPr>
      </w:pPr>
      <w:r w:rsidRPr="00D516D6">
        <w:rPr>
          <w:rFonts w:ascii="Calibri" w:hAnsi="Calibri"/>
          <w:w w:val="105"/>
          <w:sz w:val="18"/>
          <w:lang w:val="en-GB"/>
        </w:rPr>
        <w:t>Last</w:t>
      </w:r>
      <w:r w:rsidRPr="00D516D6">
        <w:rPr>
          <w:rFonts w:ascii="Calibri" w:hAnsi="Calibri"/>
          <w:spacing w:val="10"/>
          <w:w w:val="105"/>
          <w:sz w:val="18"/>
          <w:lang w:val="en-GB"/>
        </w:rPr>
        <w:t xml:space="preserve"> </w:t>
      </w:r>
      <w:r w:rsidRPr="00D516D6">
        <w:rPr>
          <w:rFonts w:ascii="Calibri" w:hAnsi="Calibri"/>
          <w:w w:val="105"/>
          <w:sz w:val="18"/>
          <w:lang w:val="en-GB"/>
        </w:rPr>
        <w:t>Name:</w:t>
      </w:r>
      <w:r w:rsidRPr="00D516D6">
        <w:rPr>
          <w:rFonts w:ascii="Calibri" w:hAnsi="Calibri"/>
          <w:spacing w:val="12"/>
          <w:w w:val="105"/>
          <w:sz w:val="18"/>
          <w:lang w:val="en-GB"/>
        </w:rPr>
        <w:t xml:space="preserve"> </w:t>
      </w:r>
      <w:r w:rsidRPr="00D516D6">
        <w:rPr>
          <w:rFonts w:ascii="Calibri" w:hAnsi="Calibri"/>
          <w:w w:val="105"/>
          <w:sz w:val="18"/>
          <w:lang w:val="en-GB"/>
        </w:rPr>
        <w:t>Almeida</w:t>
      </w:r>
      <w:r w:rsidRPr="00D516D6">
        <w:rPr>
          <w:rFonts w:ascii="Calibri" w:hAnsi="Calibri"/>
          <w:spacing w:val="10"/>
          <w:w w:val="105"/>
          <w:sz w:val="18"/>
          <w:lang w:val="en-GB"/>
        </w:rPr>
        <w:t xml:space="preserve"> </w:t>
      </w:r>
      <w:proofErr w:type="spellStart"/>
      <w:r w:rsidRPr="00D516D6">
        <w:rPr>
          <w:rFonts w:ascii="Calibri" w:hAnsi="Calibri"/>
          <w:spacing w:val="-2"/>
          <w:w w:val="105"/>
          <w:sz w:val="18"/>
          <w:lang w:val="en-GB"/>
        </w:rPr>
        <w:t>Dueñas</w:t>
      </w:r>
      <w:proofErr w:type="spellEnd"/>
    </w:p>
    <w:p w14:paraId="4FC8027B" w14:textId="77777777" w:rsidR="00AF779A" w:rsidRPr="00D516D6" w:rsidRDefault="00E9277B">
      <w:pPr>
        <w:pStyle w:val="Prrafodelista"/>
        <w:numPr>
          <w:ilvl w:val="1"/>
          <w:numId w:val="11"/>
        </w:numPr>
        <w:tabs>
          <w:tab w:val="left" w:pos="1983"/>
        </w:tabs>
        <w:spacing w:line="219" w:lineRule="exact"/>
        <w:ind w:hanging="155"/>
        <w:rPr>
          <w:rFonts w:ascii="Calibri" w:hAnsi="Calibri"/>
          <w:sz w:val="18"/>
          <w:lang w:val="en-GB"/>
        </w:rPr>
      </w:pPr>
      <w:r w:rsidRPr="00D516D6">
        <w:rPr>
          <w:rFonts w:ascii="Calibri" w:hAnsi="Calibri"/>
          <w:w w:val="105"/>
          <w:sz w:val="18"/>
          <w:lang w:val="en-GB"/>
        </w:rPr>
        <w:t>Email:</w:t>
      </w:r>
      <w:r w:rsidRPr="00D516D6">
        <w:rPr>
          <w:rFonts w:ascii="Calibri" w:hAnsi="Calibri"/>
          <w:spacing w:val="25"/>
          <w:w w:val="105"/>
          <w:sz w:val="18"/>
          <w:lang w:val="en-GB"/>
        </w:rPr>
        <w:t xml:space="preserve"> </w:t>
      </w:r>
      <w:hyperlink r:id="rId39">
        <w:r w:rsidRPr="00D516D6">
          <w:rPr>
            <w:rFonts w:ascii="Calibri" w:hAnsi="Calibri"/>
            <w:spacing w:val="-2"/>
            <w:w w:val="105"/>
            <w:sz w:val="18"/>
            <w:lang w:val="en-GB"/>
          </w:rPr>
          <w:t>ca884012@gmail.com</w:t>
        </w:r>
      </w:hyperlink>
    </w:p>
    <w:p w14:paraId="471417BA" w14:textId="77777777" w:rsidR="00AF779A" w:rsidRPr="00D516D6" w:rsidRDefault="00E9277B">
      <w:pPr>
        <w:pStyle w:val="Prrafodelista"/>
        <w:numPr>
          <w:ilvl w:val="1"/>
          <w:numId w:val="11"/>
        </w:numPr>
        <w:tabs>
          <w:tab w:val="left" w:pos="1983"/>
        </w:tabs>
        <w:spacing w:line="219" w:lineRule="exact"/>
        <w:ind w:hanging="155"/>
        <w:rPr>
          <w:rFonts w:ascii="Calibri" w:hAnsi="Calibri"/>
          <w:sz w:val="18"/>
          <w:lang w:val="en-GB"/>
        </w:rPr>
      </w:pPr>
      <w:r w:rsidRPr="00D516D6">
        <w:rPr>
          <w:rFonts w:ascii="Calibri" w:hAnsi="Calibri"/>
          <w:w w:val="105"/>
          <w:sz w:val="18"/>
          <w:lang w:val="en-GB"/>
        </w:rPr>
        <w:t>Date</w:t>
      </w:r>
      <w:r w:rsidRPr="00D516D6">
        <w:rPr>
          <w:rFonts w:ascii="Calibri" w:hAnsi="Calibri"/>
          <w:spacing w:val="17"/>
          <w:w w:val="105"/>
          <w:sz w:val="18"/>
          <w:lang w:val="en-GB"/>
        </w:rPr>
        <w:t xml:space="preserve"> </w:t>
      </w:r>
      <w:r w:rsidRPr="00D516D6">
        <w:rPr>
          <w:rFonts w:ascii="Calibri" w:hAnsi="Calibri"/>
          <w:w w:val="105"/>
          <w:sz w:val="18"/>
          <w:lang w:val="en-GB"/>
        </w:rPr>
        <w:t>of</w:t>
      </w:r>
      <w:r w:rsidRPr="00D516D6">
        <w:rPr>
          <w:rFonts w:ascii="Calibri" w:hAnsi="Calibri"/>
          <w:spacing w:val="19"/>
          <w:w w:val="105"/>
          <w:sz w:val="18"/>
          <w:lang w:val="en-GB"/>
        </w:rPr>
        <w:t xml:space="preserve"> </w:t>
      </w:r>
      <w:r w:rsidRPr="00D516D6">
        <w:rPr>
          <w:rFonts w:ascii="Calibri" w:hAnsi="Calibri"/>
          <w:w w:val="105"/>
          <w:sz w:val="18"/>
          <w:lang w:val="en-GB"/>
        </w:rPr>
        <w:t>Birth:</w:t>
      </w:r>
      <w:r w:rsidRPr="00D516D6">
        <w:rPr>
          <w:rFonts w:ascii="Calibri" w:hAnsi="Calibri"/>
          <w:spacing w:val="17"/>
          <w:w w:val="105"/>
          <w:sz w:val="18"/>
          <w:lang w:val="en-GB"/>
        </w:rPr>
        <w:t xml:space="preserve"> </w:t>
      </w:r>
      <w:r w:rsidRPr="00D516D6">
        <w:rPr>
          <w:rFonts w:ascii="Calibri" w:hAnsi="Calibri"/>
          <w:spacing w:val="-2"/>
          <w:w w:val="105"/>
          <w:sz w:val="18"/>
          <w:lang w:val="en-GB"/>
        </w:rPr>
        <w:t>10/01/2000</w:t>
      </w:r>
    </w:p>
    <w:p w14:paraId="68DF1BC0" w14:textId="77777777" w:rsidR="00AF779A" w:rsidRPr="00D516D6" w:rsidRDefault="00E9277B">
      <w:pPr>
        <w:pStyle w:val="Prrafodelista"/>
        <w:numPr>
          <w:ilvl w:val="1"/>
          <w:numId w:val="11"/>
        </w:numPr>
        <w:tabs>
          <w:tab w:val="left" w:pos="1983"/>
        </w:tabs>
        <w:spacing w:line="219" w:lineRule="exact"/>
        <w:ind w:hanging="155"/>
        <w:rPr>
          <w:rFonts w:ascii="Calibri" w:hAnsi="Calibri"/>
          <w:sz w:val="18"/>
          <w:lang w:val="en-GB"/>
        </w:rPr>
      </w:pPr>
      <w:r w:rsidRPr="00D516D6">
        <w:rPr>
          <w:rFonts w:ascii="Calibri" w:hAnsi="Calibri"/>
          <w:sz w:val="18"/>
          <w:lang w:val="en-GB"/>
        </w:rPr>
        <w:t>Username:</w:t>
      </w:r>
      <w:r w:rsidRPr="00D516D6">
        <w:rPr>
          <w:rFonts w:ascii="Calibri" w:hAnsi="Calibri"/>
          <w:spacing w:val="11"/>
          <w:sz w:val="18"/>
          <w:lang w:val="en-GB"/>
        </w:rPr>
        <w:t xml:space="preserve"> </w:t>
      </w:r>
      <w:proofErr w:type="spellStart"/>
      <w:r w:rsidRPr="00D516D6">
        <w:rPr>
          <w:rFonts w:ascii="Calibri" w:hAnsi="Calibri"/>
          <w:spacing w:val="-2"/>
          <w:sz w:val="18"/>
          <w:lang w:val="en-GB"/>
        </w:rPr>
        <w:t>calmeidad</w:t>
      </w:r>
      <w:proofErr w:type="spellEnd"/>
    </w:p>
    <w:p w14:paraId="52388524" w14:textId="77777777" w:rsidR="00AF779A" w:rsidRPr="00D516D6" w:rsidRDefault="00E9277B">
      <w:pPr>
        <w:pStyle w:val="Prrafodelista"/>
        <w:numPr>
          <w:ilvl w:val="1"/>
          <w:numId w:val="11"/>
        </w:numPr>
        <w:tabs>
          <w:tab w:val="left" w:pos="1983"/>
        </w:tabs>
        <w:spacing w:line="219" w:lineRule="exact"/>
        <w:ind w:hanging="155"/>
        <w:rPr>
          <w:rFonts w:ascii="Calibri" w:hAnsi="Calibri"/>
          <w:sz w:val="18"/>
          <w:lang w:val="en-GB"/>
        </w:rPr>
      </w:pPr>
      <w:r w:rsidRPr="00D516D6">
        <w:rPr>
          <w:rFonts w:ascii="Calibri" w:hAnsi="Calibri"/>
          <w:spacing w:val="-2"/>
          <w:w w:val="105"/>
          <w:sz w:val="18"/>
          <w:lang w:val="en-GB"/>
        </w:rPr>
        <w:t>Password:</w:t>
      </w:r>
      <w:r w:rsidRPr="00D516D6">
        <w:rPr>
          <w:rFonts w:ascii="Calibri" w:hAnsi="Calibri"/>
          <w:w w:val="105"/>
          <w:sz w:val="18"/>
          <w:lang w:val="en-GB"/>
        </w:rPr>
        <w:t xml:space="preserve"> </w:t>
      </w:r>
      <w:r w:rsidRPr="00D516D6">
        <w:rPr>
          <w:rFonts w:ascii="Calibri" w:hAnsi="Calibri"/>
          <w:spacing w:val="-2"/>
          <w:w w:val="105"/>
          <w:sz w:val="18"/>
          <w:lang w:val="en-GB"/>
        </w:rPr>
        <w:t>Car12345678*</w:t>
      </w:r>
    </w:p>
    <w:p w14:paraId="5D58A199" w14:textId="77777777" w:rsidR="00AF779A" w:rsidRPr="00D516D6" w:rsidRDefault="00E9277B">
      <w:pPr>
        <w:pStyle w:val="Prrafodelista"/>
        <w:numPr>
          <w:ilvl w:val="0"/>
          <w:numId w:val="11"/>
        </w:numPr>
        <w:tabs>
          <w:tab w:val="left" w:pos="1828"/>
          <w:tab w:val="left" w:pos="1829"/>
        </w:tabs>
        <w:spacing w:line="219" w:lineRule="exact"/>
        <w:ind w:hanging="963"/>
        <w:rPr>
          <w:rFonts w:ascii="Calibri"/>
          <w:sz w:val="18"/>
          <w:lang w:val="en-GB"/>
        </w:rPr>
      </w:pPr>
      <w:r>
        <w:rPr>
          <w:lang w:val="en-GB"/>
        </w:rPr>
        <w:pict w14:anchorId="470F6815">
          <v:shape id="docshape99" o:spid="_x0000_s1199" alt="" style="position:absolute;left:0;text-align:left;margin-left:38.85pt;margin-top:13.95pt;width:466.6pt;height:.1pt;z-index:-15694336;mso-wrap-edited:f;mso-width-percent:0;mso-height-percent:0;mso-wrap-distance-left:0;mso-wrap-distance-right:0;mso-position-horizontal-relative:page;mso-width-percent:0;mso-height-percent:0" coordsize="9332,1270" path="m,l9331,e" filled="f" strokeweight=".28117mm">
            <v:path arrowok="t" o:connecttype="custom" o:connectlocs="0,0;2147483646,0" o:connectangles="0,0"/>
            <w10:wrap type="topAndBottom" anchorx="page"/>
          </v:shape>
        </w:pict>
      </w:r>
      <w:r w:rsidR="009308E3" w:rsidRPr="00D516D6">
        <w:rPr>
          <w:rFonts w:ascii="Calibri"/>
          <w:w w:val="105"/>
          <w:sz w:val="18"/>
          <w:lang w:val="en-GB"/>
        </w:rPr>
        <w:t>Select</w:t>
      </w:r>
      <w:r w:rsidR="009308E3" w:rsidRPr="00D516D6">
        <w:rPr>
          <w:rFonts w:ascii="Calibri"/>
          <w:spacing w:val="13"/>
          <w:w w:val="105"/>
          <w:sz w:val="18"/>
          <w:lang w:val="en-GB"/>
        </w:rPr>
        <w:t xml:space="preserve"> </w:t>
      </w:r>
      <w:r w:rsidR="009308E3" w:rsidRPr="00D516D6">
        <w:rPr>
          <w:rFonts w:ascii="Calibri"/>
          <w:w w:val="105"/>
          <w:sz w:val="18"/>
          <w:lang w:val="en-GB"/>
        </w:rPr>
        <w:t>the</w:t>
      </w:r>
      <w:r w:rsidR="009308E3" w:rsidRPr="00D516D6">
        <w:rPr>
          <w:rFonts w:ascii="Calibri"/>
          <w:spacing w:val="13"/>
          <w:w w:val="105"/>
          <w:sz w:val="18"/>
          <w:lang w:val="en-GB"/>
        </w:rPr>
        <w:t xml:space="preserve"> </w:t>
      </w:r>
      <w:r w:rsidR="009308E3" w:rsidRPr="00D516D6">
        <w:rPr>
          <w:rFonts w:ascii="Calibri"/>
          <w:w w:val="105"/>
          <w:sz w:val="18"/>
          <w:lang w:val="en-GB"/>
        </w:rPr>
        <w:t>"Create</w:t>
      </w:r>
      <w:r w:rsidR="009308E3" w:rsidRPr="00D516D6">
        <w:rPr>
          <w:rFonts w:ascii="Calibri"/>
          <w:spacing w:val="12"/>
          <w:w w:val="105"/>
          <w:sz w:val="18"/>
          <w:lang w:val="en-GB"/>
        </w:rPr>
        <w:t xml:space="preserve"> </w:t>
      </w:r>
      <w:r w:rsidR="009308E3" w:rsidRPr="00D516D6">
        <w:rPr>
          <w:rFonts w:ascii="Calibri"/>
          <w:w w:val="105"/>
          <w:sz w:val="18"/>
          <w:lang w:val="en-GB"/>
        </w:rPr>
        <w:t>Account"</w:t>
      </w:r>
      <w:r w:rsidR="009308E3" w:rsidRPr="00D516D6">
        <w:rPr>
          <w:rFonts w:ascii="Calibri"/>
          <w:spacing w:val="13"/>
          <w:w w:val="105"/>
          <w:sz w:val="18"/>
          <w:lang w:val="en-GB"/>
        </w:rPr>
        <w:t xml:space="preserve"> </w:t>
      </w:r>
      <w:r w:rsidR="009308E3" w:rsidRPr="00D516D6">
        <w:rPr>
          <w:rFonts w:ascii="Calibri"/>
          <w:spacing w:val="-2"/>
          <w:w w:val="105"/>
          <w:sz w:val="18"/>
          <w:lang w:val="en-GB"/>
        </w:rPr>
        <w:t>option.</w:t>
      </w:r>
    </w:p>
    <w:p w14:paraId="2C3C5D86" w14:textId="77777777" w:rsidR="00AF779A" w:rsidRPr="00D516D6" w:rsidRDefault="00AF779A">
      <w:pPr>
        <w:pStyle w:val="Textoindependiente"/>
        <w:spacing w:before="8"/>
        <w:rPr>
          <w:rFonts w:ascii="Calibri"/>
          <w:sz w:val="17"/>
          <w:lang w:val="en-GB"/>
        </w:rPr>
      </w:pPr>
    </w:p>
    <w:p w14:paraId="22DCA996" w14:textId="77777777" w:rsidR="00AF779A" w:rsidRPr="00D516D6" w:rsidRDefault="00E9277B">
      <w:pPr>
        <w:spacing w:before="94" w:line="219" w:lineRule="exact"/>
        <w:ind w:left="116"/>
        <w:rPr>
          <w:rFonts w:ascii="Calibri"/>
          <w:b/>
          <w:sz w:val="18"/>
          <w:lang w:val="en-GB"/>
        </w:rPr>
      </w:pPr>
      <w:bookmarkStart w:id="210" w:name="_bookmark27"/>
      <w:bookmarkEnd w:id="210"/>
      <w:r w:rsidRPr="00D516D6">
        <w:rPr>
          <w:rFonts w:ascii="Calibri"/>
          <w:b/>
          <w:w w:val="105"/>
          <w:sz w:val="18"/>
          <w:lang w:val="en-GB"/>
        </w:rPr>
        <w:t>Table</w:t>
      </w:r>
      <w:r w:rsidRPr="00D516D6">
        <w:rPr>
          <w:rFonts w:ascii="Calibri"/>
          <w:b/>
          <w:spacing w:val="15"/>
          <w:w w:val="105"/>
          <w:sz w:val="18"/>
          <w:lang w:val="en-GB"/>
        </w:rPr>
        <w:t xml:space="preserve"> </w:t>
      </w:r>
      <w:r w:rsidRPr="00D516D6">
        <w:rPr>
          <w:rFonts w:ascii="Calibri"/>
          <w:b/>
          <w:spacing w:val="-5"/>
          <w:w w:val="105"/>
          <w:sz w:val="18"/>
          <w:lang w:val="en-GB"/>
        </w:rPr>
        <w:t>17</w:t>
      </w:r>
    </w:p>
    <w:p w14:paraId="0662930C" w14:textId="2143603C" w:rsidR="00AF779A" w:rsidRPr="00D516D6" w:rsidRDefault="00E9277B">
      <w:pPr>
        <w:spacing w:line="219" w:lineRule="exact"/>
        <w:ind w:left="116"/>
        <w:rPr>
          <w:rFonts w:ascii="Calibri"/>
          <w:sz w:val="18"/>
          <w:lang w:val="en-GB"/>
        </w:rPr>
      </w:pPr>
      <w:r w:rsidRPr="00D516D6">
        <w:rPr>
          <w:rFonts w:ascii="Calibri"/>
          <w:w w:val="105"/>
          <w:sz w:val="18"/>
          <w:lang w:val="en-GB"/>
        </w:rPr>
        <w:t>Test</w:t>
      </w:r>
      <w:r w:rsidRPr="00D516D6">
        <w:rPr>
          <w:rFonts w:ascii="Calibri"/>
          <w:spacing w:val="17"/>
          <w:w w:val="105"/>
          <w:sz w:val="18"/>
          <w:lang w:val="en-GB"/>
        </w:rPr>
        <w:t xml:space="preserve"> </w:t>
      </w:r>
      <w:r w:rsidR="00872B69">
        <w:rPr>
          <w:rFonts w:ascii="Calibri"/>
          <w:w w:val="105"/>
          <w:sz w:val="18"/>
          <w:lang w:val="en-GB"/>
        </w:rPr>
        <w:t>c</w:t>
      </w:r>
      <w:r w:rsidRPr="00D516D6">
        <w:rPr>
          <w:rFonts w:ascii="Calibri"/>
          <w:w w:val="105"/>
          <w:sz w:val="18"/>
          <w:lang w:val="en-GB"/>
        </w:rPr>
        <w:t>ase</w:t>
      </w:r>
      <w:r w:rsidRPr="00D516D6">
        <w:rPr>
          <w:rFonts w:ascii="Calibri"/>
          <w:spacing w:val="17"/>
          <w:w w:val="105"/>
          <w:sz w:val="18"/>
          <w:lang w:val="en-GB"/>
        </w:rPr>
        <w:t xml:space="preserve"> </w:t>
      </w:r>
      <w:r w:rsidRPr="00D516D6">
        <w:rPr>
          <w:rFonts w:ascii="Calibri"/>
          <w:w w:val="105"/>
          <w:sz w:val="18"/>
          <w:lang w:val="en-GB"/>
        </w:rPr>
        <w:t>for</w:t>
      </w:r>
      <w:r w:rsidRPr="00D516D6">
        <w:rPr>
          <w:rFonts w:ascii="Calibri"/>
          <w:spacing w:val="16"/>
          <w:w w:val="105"/>
          <w:sz w:val="18"/>
          <w:lang w:val="en-GB"/>
        </w:rPr>
        <w:t xml:space="preserve"> </w:t>
      </w:r>
      <w:r w:rsidR="00872B69">
        <w:rPr>
          <w:rFonts w:ascii="Calibri"/>
          <w:w w:val="105"/>
          <w:sz w:val="18"/>
          <w:lang w:val="en-GB"/>
        </w:rPr>
        <w:t>l</w:t>
      </w:r>
      <w:r w:rsidRPr="00D516D6">
        <w:rPr>
          <w:rFonts w:ascii="Calibri"/>
          <w:w w:val="105"/>
          <w:sz w:val="18"/>
          <w:lang w:val="en-GB"/>
        </w:rPr>
        <w:t>ogging</w:t>
      </w:r>
      <w:r w:rsidRPr="00D516D6">
        <w:rPr>
          <w:rFonts w:ascii="Calibri"/>
          <w:spacing w:val="18"/>
          <w:w w:val="105"/>
          <w:sz w:val="18"/>
          <w:lang w:val="en-GB"/>
        </w:rPr>
        <w:t xml:space="preserve"> </w:t>
      </w:r>
      <w:r w:rsidR="00872B69">
        <w:rPr>
          <w:rFonts w:ascii="Calibri"/>
          <w:spacing w:val="-5"/>
          <w:w w:val="105"/>
          <w:sz w:val="18"/>
          <w:lang w:val="en-GB"/>
        </w:rPr>
        <w:t>i</w:t>
      </w:r>
      <w:r w:rsidRPr="00D516D6">
        <w:rPr>
          <w:rFonts w:ascii="Calibri"/>
          <w:spacing w:val="-5"/>
          <w:w w:val="105"/>
          <w:sz w:val="18"/>
          <w:lang w:val="en-GB"/>
        </w:rPr>
        <w:t>n</w:t>
      </w:r>
    </w:p>
    <w:p w14:paraId="0EAFE5A4" w14:textId="77777777" w:rsidR="00AF779A" w:rsidRPr="00D516D6" w:rsidRDefault="00E9277B">
      <w:pPr>
        <w:pStyle w:val="Textoindependiente"/>
        <w:spacing w:before="9"/>
        <w:rPr>
          <w:rFonts w:ascii="Calibri"/>
          <w:sz w:val="5"/>
          <w:lang w:val="en-GB"/>
        </w:rPr>
      </w:pPr>
      <w:r>
        <w:rPr>
          <w:lang w:val="en-GB"/>
        </w:rPr>
        <w:pict w14:anchorId="537A5225">
          <v:shape id="docshape100" o:spid="_x0000_s1198" alt="" style="position:absolute;margin-left:38.85pt;margin-top:4.7pt;width:466.6pt;height:.1pt;z-index:-15693824;mso-wrap-edited:f;mso-width-percent:0;mso-height-percent:0;mso-wrap-distance-left:0;mso-wrap-distance-right:0;mso-position-horizontal-relative:page;mso-width-percent:0;mso-height-percent:0" coordsize="9332,1270" path="m,l9331,e" filled="f" strokeweight=".28117mm">
            <v:path arrowok="t" o:connecttype="custom" o:connectlocs="0,0;2147483646,0" o:connectangles="0,0"/>
            <w10:wrap type="topAndBottom" anchorx="page"/>
          </v:shape>
        </w:pict>
      </w:r>
    </w:p>
    <w:p w14:paraId="0D09737D" w14:textId="77777777" w:rsidR="00AF779A" w:rsidRPr="00D516D6" w:rsidRDefault="00E9277B">
      <w:pPr>
        <w:tabs>
          <w:tab w:val="left" w:pos="1828"/>
        </w:tabs>
        <w:spacing w:before="37" w:line="219" w:lineRule="exact"/>
        <w:ind w:left="236"/>
        <w:rPr>
          <w:rFonts w:ascii="Calibri"/>
          <w:sz w:val="18"/>
          <w:lang w:val="en-GB"/>
        </w:rPr>
      </w:pPr>
      <w:r w:rsidRPr="00D516D6">
        <w:rPr>
          <w:rFonts w:ascii="Calibri"/>
          <w:b/>
          <w:w w:val="110"/>
          <w:sz w:val="18"/>
          <w:lang w:val="en-GB"/>
        </w:rPr>
        <w:t>Test</w:t>
      </w:r>
      <w:r w:rsidRPr="00D516D6">
        <w:rPr>
          <w:rFonts w:ascii="Calibri"/>
          <w:b/>
          <w:spacing w:val="8"/>
          <w:w w:val="110"/>
          <w:sz w:val="18"/>
          <w:lang w:val="en-GB"/>
        </w:rPr>
        <w:t xml:space="preserve"> </w:t>
      </w:r>
      <w:r w:rsidRPr="00D516D6">
        <w:rPr>
          <w:rFonts w:ascii="Calibri"/>
          <w:b/>
          <w:w w:val="110"/>
          <w:sz w:val="18"/>
          <w:lang w:val="en-GB"/>
        </w:rPr>
        <w:t>Case</w:t>
      </w:r>
      <w:r w:rsidRPr="00D516D6">
        <w:rPr>
          <w:rFonts w:ascii="Calibri"/>
          <w:b/>
          <w:spacing w:val="9"/>
          <w:w w:val="110"/>
          <w:sz w:val="18"/>
          <w:lang w:val="en-GB"/>
        </w:rPr>
        <w:t xml:space="preserve"> </w:t>
      </w:r>
      <w:r w:rsidRPr="00D516D6">
        <w:rPr>
          <w:rFonts w:ascii="Calibri"/>
          <w:b/>
          <w:spacing w:val="-4"/>
          <w:w w:val="110"/>
          <w:sz w:val="18"/>
          <w:lang w:val="en-GB"/>
        </w:rPr>
        <w:t>Code:</w:t>
      </w:r>
      <w:r w:rsidRPr="00D516D6">
        <w:rPr>
          <w:rFonts w:ascii="Calibri"/>
          <w:b/>
          <w:sz w:val="18"/>
          <w:lang w:val="en-GB"/>
        </w:rPr>
        <w:tab/>
      </w:r>
      <w:r w:rsidRPr="00D516D6">
        <w:rPr>
          <w:rFonts w:ascii="Calibri"/>
          <w:w w:val="110"/>
          <w:sz w:val="18"/>
          <w:lang w:val="en-GB"/>
        </w:rPr>
        <w:t>PU-</w:t>
      </w:r>
      <w:r w:rsidRPr="00D516D6">
        <w:rPr>
          <w:rFonts w:ascii="Calibri"/>
          <w:spacing w:val="-10"/>
          <w:w w:val="110"/>
          <w:sz w:val="18"/>
          <w:lang w:val="en-GB"/>
        </w:rPr>
        <w:t>2</w:t>
      </w:r>
    </w:p>
    <w:p w14:paraId="3EA02AA6" w14:textId="77777777" w:rsidR="00AF779A" w:rsidRPr="00D516D6" w:rsidRDefault="00E9277B">
      <w:pPr>
        <w:tabs>
          <w:tab w:val="left" w:pos="1828"/>
        </w:tabs>
        <w:spacing w:line="219" w:lineRule="exact"/>
        <w:ind w:left="236"/>
        <w:rPr>
          <w:rFonts w:ascii="Calibri"/>
          <w:sz w:val="18"/>
          <w:lang w:val="en-GB"/>
        </w:rPr>
      </w:pPr>
      <w:r w:rsidRPr="00D516D6">
        <w:rPr>
          <w:rFonts w:ascii="Calibri"/>
          <w:b/>
          <w:w w:val="105"/>
          <w:sz w:val="18"/>
          <w:lang w:val="en-GB"/>
        </w:rPr>
        <w:t>Test</w:t>
      </w:r>
      <w:r w:rsidRPr="00D516D6">
        <w:rPr>
          <w:rFonts w:ascii="Calibri"/>
          <w:b/>
          <w:spacing w:val="27"/>
          <w:w w:val="105"/>
          <w:sz w:val="18"/>
          <w:lang w:val="en-GB"/>
        </w:rPr>
        <w:t xml:space="preserve"> </w:t>
      </w:r>
      <w:r w:rsidRPr="00D516D6">
        <w:rPr>
          <w:rFonts w:ascii="Calibri"/>
          <w:b/>
          <w:w w:val="105"/>
          <w:sz w:val="18"/>
          <w:lang w:val="en-GB"/>
        </w:rPr>
        <w:t>Case</w:t>
      </w:r>
      <w:r w:rsidRPr="00D516D6">
        <w:rPr>
          <w:rFonts w:ascii="Calibri"/>
          <w:b/>
          <w:spacing w:val="27"/>
          <w:w w:val="105"/>
          <w:sz w:val="18"/>
          <w:lang w:val="en-GB"/>
        </w:rPr>
        <w:t xml:space="preserve"> </w:t>
      </w:r>
      <w:r w:rsidRPr="00D516D6">
        <w:rPr>
          <w:rFonts w:ascii="Calibri"/>
          <w:b/>
          <w:spacing w:val="-2"/>
          <w:w w:val="105"/>
          <w:sz w:val="18"/>
          <w:lang w:val="en-GB"/>
        </w:rPr>
        <w:t>Name:</w:t>
      </w:r>
      <w:r w:rsidRPr="00D516D6">
        <w:rPr>
          <w:rFonts w:ascii="Calibri"/>
          <w:b/>
          <w:sz w:val="18"/>
          <w:lang w:val="en-GB"/>
        </w:rPr>
        <w:tab/>
      </w:r>
      <w:r w:rsidRPr="00D516D6">
        <w:rPr>
          <w:rFonts w:ascii="Calibri"/>
          <w:w w:val="105"/>
          <w:sz w:val="18"/>
          <w:lang w:val="en-GB"/>
        </w:rPr>
        <w:t>Logging</w:t>
      </w:r>
      <w:r w:rsidRPr="00D516D6">
        <w:rPr>
          <w:rFonts w:ascii="Calibri"/>
          <w:spacing w:val="33"/>
          <w:w w:val="105"/>
          <w:sz w:val="18"/>
          <w:lang w:val="en-GB"/>
        </w:rPr>
        <w:t xml:space="preserve"> </w:t>
      </w:r>
      <w:r w:rsidRPr="00D516D6">
        <w:rPr>
          <w:rFonts w:ascii="Calibri"/>
          <w:spacing w:val="-5"/>
          <w:w w:val="105"/>
          <w:sz w:val="18"/>
          <w:lang w:val="en-GB"/>
        </w:rPr>
        <w:t>In</w:t>
      </w:r>
    </w:p>
    <w:p w14:paraId="2190EA8A" w14:textId="77777777" w:rsidR="00AF779A" w:rsidRPr="00D516D6" w:rsidRDefault="00E9277B">
      <w:pPr>
        <w:tabs>
          <w:tab w:val="left" w:pos="1828"/>
        </w:tabs>
        <w:spacing w:line="219" w:lineRule="exact"/>
        <w:ind w:left="236"/>
        <w:rPr>
          <w:rFonts w:ascii="Calibri"/>
          <w:sz w:val="18"/>
          <w:lang w:val="en-GB"/>
        </w:rPr>
      </w:pPr>
      <w:r>
        <w:rPr>
          <w:lang w:val="en-GB"/>
        </w:rPr>
        <w:pict w14:anchorId="253179C5">
          <v:shape id="docshape101" o:spid="_x0000_s1197" alt="" style="position:absolute;left:0;text-align:left;margin-left:38.85pt;margin-top:13.8pt;width:466.6pt;height:.1pt;z-index:-15693312;mso-wrap-edited:f;mso-width-percent:0;mso-height-percent:0;mso-wrap-distance-left:0;mso-wrap-distance-right:0;mso-position-horizontal-relative:page;mso-width-percent:0;mso-height-percent:0" coordsize="9332,1270" path="m,l9331,e" filled="f" strokeweight=".17569mm">
            <v:path arrowok="t" o:connecttype="custom" o:connectlocs="0,0;2147483646,0" o:connectangles="0,0"/>
            <w10:wrap type="topAndBottom" anchorx="page"/>
          </v:shape>
        </w:pict>
      </w:r>
      <w:r w:rsidR="009308E3" w:rsidRPr="00D516D6">
        <w:rPr>
          <w:rFonts w:ascii="Calibri"/>
          <w:b/>
          <w:w w:val="105"/>
          <w:sz w:val="18"/>
          <w:lang w:val="en-GB"/>
        </w:rPr>
        <w:t>Expected</w:t>
      </w:r>
      <w:r w:rsidR="009308E3" w:rsidRPr="00D516D6">
        <w:rPr>
          <w:rFonts w:ascii="Calibri"/>
          <w:b/>
          <w:spacing w:val="22"/>
          <w:w w:val="105"/>
          <w:sz w:val="18"/>
          <w:lang w:val="en-GB"/>
        </w:rPr>
        <w:t xml:space="preserve"> </w:t>
      </w:r>
      <w:r w:rsidR="009308E3" w:rsidRPr="00D516D6">
        <w:rPr>
          <w:rFonts w:ascii="Calibri"/>
          <w:b/>
          <w:spacing w:val="-2"/>
          <w:w w:val="105"/>
          <w:sz w:val="18"/>
          <w:lang w:val="en-GB"/>
        </w:rPr>
        <w:t>Result:</w:t>
      </w:r>
      <w:r w:rsidR="009308E3" w:rsidRPr="00D516D6">
        <w:rPr>
          <w:rFonts w:ascii="Calibri"/>
          <w:b/>
          <w:sz w:val="18"/>
          <w:lang w:val="en-GB"/>
        </w:rPr>
        <w:tab/>
      </w:r>
      <w:r w:rsidR="009308E3" w:rsidRPr="00D516D6">
        <w:rPr>
          <w:rFonts w:ascii="Calibri"/>
          <w:w w:val="105"/>
          <w:sz w:val="18"/>
          <w:lang w:val="en-GB"/>
        </w:rPr>
        <w:t>Successfully</w:t>
      </w:r>
      <w:r w:rsidR="009308E3" w:rsidRPr="00D516D6">
        <w:rPr>
          <w:rFonts w:ascii="Calibri"/>
          <w:spacing w:val="7"/>
          <w:w w:val="105"/>
          <w:sz w:val="18"/>
          <w:lang w:val="en-GB"/>
        </w:rPr>
        <w:t xml:space="preserve"> </w:t>
      </w:r>
      <w:r w:rsidR="009308E3" w:rsidRPr="00D516D6">
        <w:rPr>
          <w:rFonts w:ascii="Calibri"/>
          <w:w w:val="105"/>
          <w:sz w:val="18"/>
          <w:lang w:val="en-GB"/>
        </w:rPr>
        <w:t>log</w:t>
      </w:r>
      <w:r w:rsidR="009308E3" w:rsidRPr="00D516D6">
        <w:rPr>
          <w:rFonts w:ascii="Calibri"/>
          <w:spacing w:val="8"/>
          <w:w w:val="105"/>
          <w:sz w:val="18"/>
          <w:lang w:val="en-GB"/>
        </w:rPr>
        <w:t xml:space="preserve"> </w:t>
      </w:r>
      <w:r w:rsidR="009308E3" w:rsidRPr="00D516D6">
        <w:rPr>
          <w:rFonts w:ascii="Calibri"/>
          <w:w w:val="105"/>
          <w:sz w:val="18"/>
          <w:lang w:val="en-GB"/>
        </w:rPr>
        <w:t>in</w:t>
      </w:r>
      <w:r w:rsidR="009308E3" w:rsidRPr="00D516D6">
        <w:rPr>
          <w:rFonts w:ascii="Calibri"/>
          <w:spacing w:val="8"/>
          <w:w w:val="105"/>
          <w:sz w:val="18"/>
          <w:lang w:val="en-GB"/>
        </w:rPr>
        <w:t xml:space="preserve"> </w:t>
      </w:r>
      <w:r w:rsidR="009308E3" w:rsidRPr="00D516D6">
        <w:rPr>
          <w:rFonts w:ascii="Calibri"/>
          <w:w w:val="105"/>
          <w:sz w:val="18"/>
          <w:lang w:val="en-GB"/>
        </w:rPr>
        <w:t>with</w:t>
      </w:r>
      <w:r w:rsidR="009308E3" w:rsidRPr="00D516D6">
        <w:rPr>
          <w:rFonts w:ascii="Calibri"/>
          <w:spacing w:val="8"/>
          <w:w w:val="105"/>
          <w:sz w:val="18"/>
          <w:lang w:val="en-GB"/>
        </w:rPr>
        <w:t xml:space="preserve"> </w:t>
      </w:r>
      <w:r w:rsidR="009308E3" w:rsidRPr="00D516D6">
        <w:rPr>
          <w:rFonts w:ascii="Calibri"/>
          <w:w w:val="105"/>
          <w:sz w:val="18"/>
          <w:lang w:val="en-GB"/>
        </w:rPr>
        <w:t>a</w:t>
      </w:r>
      <w:r w:rsidR="009308E3" w:rsidRPr="00D516D6">
        <w:rPr>
          <w:rFonts w:ascii="Calibri"/>
          <w:spacing w:val="7"/>
          <w:w w:val="105"/>
          <w:sz w:val="18"/>
          <w:lang w:val="en-GB"/>
        </w:rPr>
        <w:t xml:space="preserve"> </w:t>
      </w:r>
      <w:r w:rsidR="009308E3" w:rsidRPr="00D516D6">
        <w:rPr>
          <w:rFonts w:ascii="Calibri"/>
          <w:w w:val="105"/>
          <w:sz w:val="18"/>
          <w:lang w:val="en-GB"/>
        </w:rPr>
        <w:t>tutor</w:t>
      </w:r>
      <w:r w:rsidR="009308E3" w:rsidRPr="00D516D6">
        <w:rPr>
          <w:rFonts w:ascii="Calibri"/>
          <w:spacing w:val="7"/>
          <w:w w:val="105"/>
          <w:sz w:val="18"/>
          <w:lang w:val="en-GB"/>
        </w:rPr>
        <w:t xml:space="preserve"> </w:t>
      </w:r>
      <w:r w:rsidR="009308E3" w:rsidRPr="00D516D6">
        <w:rPr>
          <w:rFonts w:ascii="Calibri"/>
          <w:spacing w:val="-2"/>
          <w:w w:val="105"/>
          <w:sz w:val="18"/>
          <w:lang w:val="en-GB"/>
        </w:rPr>
        <w:t>account</w:t>
      </w:r>
    </w:p>
    <w:p w14:paraId="4F826781" w14:textId="77777777" w:rsidR="00AF779A" w:rsidRPr="00D516D6" w:rsidRDefault="00E9277B">
      <w:pPr>
        <w:spacing w:before="37" w:after="58"/>
        <w:ind w:left="3963"/>
        <w:rPr>
          <w:rFonts w:ascii="Calibri"/>
          <w:b/>
          <w:sz w:val="18"/>
          <w:lang w:val="en-GB"/>
        </w:rPr>
      </w:pPr>
      <w:r w:rsidRPr="00D516D6">
        <w:rPr>
          <w:rFonts w:ascii="Calibri"/>
          <w:b/>
          <w:w w:val="105"/>
          <w:sz w:val="18"/>
          <w:lang w:val="en-GB"/>
        </w:rPr>
        <w:t>Test</w:t>
      </w:r>
      <w:r w:rsidRPr="00D516D6">
        <w:rPr>
          <w:rFonts w:ascii="Calibri"/>
          <w:b/>
          <w:spacing w:val="27"/>
          <w:w w:val="105"/>
          <w:sz w:val="18"/>
          <w:lang w:val="en-GB"/>
        </w:rPr>
        <w:t xml:space="preserve"> </w:t>
      </w:r>
      <w:r w:rsidRPr="00D516D6">
        <w:rPr>
          <w:rFonts w:ascii="Calibri"/>
          <w:b/>
          <w:w w:val="105"/>
          <w:sz w:val="18"/>
          <w:lang w:val="en-GB"/>
        </w:rPr>
        <w:t>Case</w:t>
      </w:r>
      <w:r w:rsidRPr="00D516D6">
        <w:rPr>
          <w:rFonts w:ascii="Calibri"/>
          <w:b/>
          <w:spacing w:val="27"/>
          <w:w w:val="105"/>
          <w:sz w:val="18"/>
          <w:lang w:val="en-GB"/>
        </w:rPr>
        <w:t xml:space="preserve"> </w:t>
      </w:r>
      <w:r w:rsidRPr="00D516D6">
        <w:rPr>
          <w:rFonts w:ascii="Calibri"/>
          <w:b/>
          <w:spacing w:val="-2"/>
          <w:w w:val="105"/>
          <w:sz w:val="18"/>
          <w:lang w:val="en-GB"/>
        </w:rPr>
        <w:t>Procedure</w:t>
      </w:r>
    </w:p>
    <w:p w14:paraId="58C9A29E" w14:textId="77777777" w:rsidR="00AF779A" w:rsidRPr="00D516D6" w:rsidRDefault="00E9277B">
      <w:pPr>
        <w:pStyle w:val="Textoindependiente"/>
        <w:spacing w:line="20" w:lineRule="exact"/>
        <w:ind w:left="116"/>
        <w:rPr>
          <w:rFonts w:ascii="Calibri"/>
          <w:sz w:val="2"/>
          <w:lang w:val="en-GB"/>
        </w:rPr>
      </w:pPr>
      <w:r>
        <w:rPr>
          <w:rFonts w:ascii="Calibri"/>
          <w:sz w:val="2"/>
          <w:lang w:val="en-GB"/>
        </w:rPr>
      </w:r>
      <w:r>
        <w:rPr>
          <w:rFonts w:ascii="Calibri"/>
          <w:sz w:val="2"/>
          <w:lang w:val="en-GB"/>
        </w:rPr>
        <w:pict w14:anchorId="6D9D228B">
          <v:group id="docshapegroup102" o:spid="_x0000_s1195" alt="" style="width:466.6pt;height:.5pt;mso-position-horizontal-relative:char;mso-position-vertical-relative:line" coordsize="9332,10">
            <v:line id="_x0000_s1196" alt="" style="position:absolute" from="0,5" to="9332,5" strokeweight=".17569mm"/>
            <w10:anchorlock/>
          </v:group>
        </w:pict>
      </w:r>
    </w:p>
    <w:p w14:paraId="4A7070AC" w14:textId="77777777" w:rsidR="00AF779A" w:rsidRPr="00D516D6" w:rsidRDefault="00E9277B">
      <w:pPr>
        <w:tabs>
          <w:tab w:val="left" w:pos="1828"/>
        </w:tabs>
        <w:spacing w:before="22"/>
        <w:ind w:left="770"/>
        <w:rPr>
          <w:rFonts w:ascii="Calibri"/>
          <w:b/>
          <w:sz w:val="18"/>
          <w:lang w:val="en-GB"/>
        </w:rPr>
      </w:pPr>
      <w:r>
        <w:rPr>
          <w:lang w:val="en-GB"/>
        </w:rPr>
        <w:pict w14:anchorId="7324981B">
          <v:shape id="docshape103" o:spid="_x0000_s1194" alt="" style="position:absolute;left:0;text-align:left;margin-left:38.85pt;margin-top:14.9pt;width:466.6pt;height:.1pt;z-index:-15692288;mso-wrap-edited:f;mso-width-percent:0;mso-height-percent:0;mso-wrap-distance-left:0;mso-wrap-distance-right:0;mso-position-horizontal-relative:page;mso-width-percent:0;mso-height-percent:0" coordsize="9332,1270" path="m,l9331,e" filled="f" strokeweight=".17569mm">
            <v:path arrowok="t" o:connecttype="custom" o:connectlocs="0,0;2147483646,0" o:connectangles="0,0"/>
            <w10:wrap type="topAndBottom" anchorx="page"/>
          </v:shape>
        </w:pict>
      </w:r>
      <w:r w:rsidR="009308E3" w:rsidRPr="00D516D6">
        <w:rPr>
          <w:rFonts w:ascii="Calibri"/>
          <w:b/>
          <w:spacing w:val="-5"/>
          <w:w w:val="105"/>
          <w:sz w:val="18"/>
          <w:lang w:val="en-GB"/>
        </w:rPr>
        <w:t>No.</w:t>
      </w:r>
      <w:r w:rsidR="009308E3" w:rsidRPr="00D516D6">
        <w:rPr>
          <w:rFonts w:ascii="Calibri"/>
          <w:b/>
          <w:sz w:val="18"/>
          <w:lang w:val="en-GB"/>
        </w:rPr>
        <w:tab/>
      </w:r>
      <w:r w:rsidR="009308E3" w:rsidRPr="00D516D6">
        <w:rPr>
          <w:rFonts w:ascii="Calibri"/>
          <w:b/>
          <w:w w:val="105"/>
          <w:sz w:val="18"/>
          <w:lang w:val="en-GB"/>
        </w:rPr>
        <w:t>Step</w:t>
      </w:r>
      <w:r w:rsidR="009308E3" w:rsidRPr="00D516D6">
        <w:rPr>
          <w:rFonts w:ascii="Calibri"/>
          <w:b/>
          <w:spacing w:val="25"/>
          <w:w w:val="105"/>
          <w:sz w:val="18"/>
          <w:lang w:val="en-GB"/>
        </w:rPr>
        <w:t xml:space="preserve"> </w:t>
      </w:r>
      <w:r w:rsidR="009308E3" w:rsidRPr="00D516D6">
        <w:rPr>
          <w:rFonts w:ascii="Calibri"/>
          <w:b/>
          <w:spacing w:val="-2"/>
          <w:w w:val="105"/>
          <w:sz w:val="18"/>
          <w:lang w:val="en-GB"/>
        </w:rPr>
        <w:t>Description</w:t>
      </w:r>
    </w:p>
    <w:p w14:paraId="569F5831" w14:textId="77777777" w:rsidR="00AF779A" w:rsidRPr="00D516D6" w:rsidRDefault="00E9277B">
      <w:pPr>
        <w:pStyle w:val="Prrafodelista"/>
        <w:numPr>
          <w:ilvl w:val="0"/>
          <w:numId w:val="10"/>
        </w:numPr>
        <w:tabs>
          <w:tab w:val="left" w:pos="1828"/>
          <w:tab w:val="left" w:pos="1829"/>
        </w:tabs>
        <w:spacing w:before="37" w:line="219" w:lineRule="exact"/>
        <w:ind w:hanging="963"/>
        <w:rPr>
          <w:rFonts w:ascii="Calibri"/>
          <w:sz w:val="18"/>
          <w:lang w:val="en-GB"/>
        </w:rPr>
      </w:pPr>
      <w:r w:rsidRPr="00D516D6">
        <w:rPr>
          <w:rFonts w:ascii="Calibri"/>
          <w:sz w:val="18"/>
          <w:lang w:val="en-GB"/>
        </w:rPr>
        <w:t>Enter</w:t>
      </w:r>
      <w:r w:rsidRPr="00D516D6">
        <w:rPr>
          <w:rFonts w:ascii="Calibri"/>
          <w:spacing w:val="28"/>
          <w:sz w:val="18"/>
          <w:lang w:val="en-GB"/>
        </w:rPr>
        <w:t xml:space="preserve"> </w:t>
      </w:r>
      <w:r w:rsidRPr="00D516D6">
        <w:rPr>
          <w:rFonts w:ascii="Calibri"/>
          <w:sz w:val="18"/>
          <w:lang w:val="en-GB"/>
        </w:rPr>
        <w:t>the</w:t>
      </w:r>
      <w:r w:rsidRPr="00D516D6">
        <w:rPr>
          <w:rFonts w:ascii="Calibri"/>
          <w:spacing w:val="27"/>
          <w:sz w:val="18"/>
          <w:lang w:val="en-GB"/>
        </w:rPr>
        <w:t xml:space="preserve"> </w:t>
      </w:r>
      <w:r w:rsidRPr="00D516D6">
        <w:rPr>
          <w:rFonts w:ascii="Calibri"/>
          <w:sz w:val="18"/>
          <w:lang w:val="en-GB"/>
        </w:rPr>
        <w:t>login</w:t>
      </w:r>
      <w:r w:rsidRPr="00D516D6">
        <w:rPr>
          <w:rFonts w:ascii="Calibri"/>
          <w:spacing w:val="28"/>
          <w:sz w:val="18"/>
          <w:lang w:val="en-GB"/>
        </w:rPr>
        <w:t xml:space="preserve"> </w:t>
      </w:r>
      <w:r w:rsidRPr="00D516D6">
        <w:rPr>
          <w:rFonts w:ascii="Calibri"/>
          <w:spacing w:val="-2"/>
          <w:sz w:val="18"/>
          <w:lang w:val="en-GB"/>
        </w:rPr>
        <w:t>credentials.</w:t>
      </w:r>
    </w:p>
    <w:p w14:paraId="3A07243F" w14:textId="77777777" w:rsidR="00AF779A" w:rsidRPr="00D516D6" w:rsidRDefault="00E9277B">
      <w:pPr>
        <w:pStyle w:val="Prrafodelista"/>
        <w:numPr>
          <w:ilvl w:val="1"/>
          <w:numId w:val="10"/>
        </w:numPr>
        <w:tabs>
          <w:tab w:val="left" w:pos="1952"/>
        </w:tabs>
        <w:spacing w:line="219" w:lineRule="exact"/>
        <w:ind w:hanging="124"/>
        <w:rPr>
          <w:rFonts w:ascii="Calibri" w:hAnsi="Calibri"/>
          <w:sz w:val="18"/>
          <w:lang w:val="en-GB"/>
        </w:rPr>
      </w:pPr>
      <w:r w:rsidRPr="00D516D6">
        <w:rPr>
          <w:rFonts w:ascii="Calibri" w:hAnsi="Calibri"/>
          <w:sz w:val="18"/>
          <w:lang w:val="en-GB"/>
        </w:rPr>
        <w:t>Username:</w:t>
      </w:r>
      <w:r w:rsidRPr="00D516D6">
        <w:rPr>
          <w:rFonts w:ascii="Calibri" w:hAnsi="Calibri"/>
          <w:spacing w:val="15"/>
          <w:sz w:val="18"/>
          <w:lang w:val="en-GB"/>
        </w:rPr>
        <w:t xml:space="preserve"> </w:t>
      </w:r>
      <w:proofErr w:type="spellStart"/>
      <w:r w:rsidRPr="00D516D6">
        <w:rPr>
          <w:rFonts w:ascii="Calibri" w:hAnsi="Calibri"/>
          <w:spacing w:val="-2"/>
          <w:sz w:val="18"/>
          <w:lang w:val="en-GB"/>
        </w:rPr>
        <w:t>calmeidad</w:t>
      </w:r>
      <w:proofErr w:type="spellEnd"/>
    </w:p>
    <w:p w14:paraId="3F065390" w14:textId="77777777" w:rsidR="00AF779A" w:rsidRPr="00D516D6" w:rsidRDefault="00E9277B">
      <w:pPr>
        <w:pStyle w:val="Prrafodelista"/>
        <w:numPr>
          <w:ilvl w:val="1"/>
          <w:numId w:val="10"/>
        </w:numPr>
        <w:tabs>
          <w:tab w:val="left" w:pos="1952"/>
        </w:tabs>
        <w:spacing w:line="219" w:lineRule="exact"/>
        <w:ind w:hanging="124"/>
        <w:rPr>
          <w:rFonts w:ascii="Calibri" w:hAnsi="Calibri"/>
          <w:sz w:val="18"/>
          <w:lang w:val="en-GB"/>
        </w:rPr>
      </w:pPr>
      <w:r w:rsidRPr="00D516D6">
        <w:rPr>
          <w:rFonts w:ascii="Calibri" w:hAnsi="Calibri"/>
          <w:spacing w:val="-2"/>
          <w:w w:val="105"/>
          <w:sz w:val="18"/>
          <w:lang w:val="en-GB"/>
        </w:rPr>
        <w:t>Password:</w:t>
      </w:r>
      <w:r w:rsidRPr="00D516D6">
        <w:rPr>
          <w:rFonts w:ascii="Calibri" w:hAnsi="Calibri"/>
          <w:spacing w:val="-1"/>
          <w:w w:val="105"/>
          <w:sz w:val="18"/>
          <w:lang w:val="en-GB"/>
        </w:rPr>
        <w:t xml:space="preserve"> </w:t>
      </w:r>
      <w:r w:rsidRPr="00D516D6">
        <w:rPr>
          <w:rFonts w:ascii="Calibri" w:hAnsi="Calibri"/>
          <w:spacing w:val="-2"/>
          <w:w w:val="105"/>
          <w:sz w:val="18"/>
          <w:lang w:val="en-GB"/>
        </w:rPr>
        <w:t>Car12345678*</w:t>
      </w:r>
    </w:p>
    <w:p w14:paraId="70C08A82" w14:textId="77777777" w:rsidR="00AF779A" w:rsidRPr="00D516D6" w:rsidRDefault="00E9277B">
      <w:pPr>
        <w:pStyle w:val="Prrafodelista"/>
        <w:numPr>
          <w:ilvl w:val="0"/>
          <w:numId w:val="10"/>
        </w:numPr>
        <w:tabs>
          <w:tab w:val="left" w:pos="1828"/>
          <w:tab w:val="left" w:pos="1829"/>
        </w:tabs>
        <w:spacing w:line="219" w:lineRule="exact"/>
        <w:ind w:hanging="963"/>
        <w:rPr>
          <w:rFonts w:ascii="Calibri"/>
          <w:sz w:val="18"/>
          <w:lang w:val="en-GB"/>
        </w:rPr>
      </w:pPr>
      <w:r w:rsidRPr="00D516D6">
        <w:rPr>
          <w:rFonts w:ascii="Calibri"/>
          <w:w w:val="105"/>
          <w:sz w:val="18"/>
          <w:lang w:val="en-GB"/>
        </w:rPr>
        <w:t>Select</w:t>
      </w:r>
      <w:r w:rsidRPr="00D516D6">
        <w:rPr>
          <w:rFonts w:ascii="Calibri"/>
          <w:spacing w:val="23"/>
          <w:w w:val="105"/>
          <w:sz w:val="18"/>
          <w:lang w:val="en-GB"/>
        </w:rPr>
        <w:t xml:space="preserve"> </w:t>
      </w:r>
      <w:r w:rsidRPr="00D516D6">
        <w:rPr>
          <w:rFonts w:ascii="Calibri"/>
          <w:w w:val="105"/>
          <w:sz w:val="18"/>
          <w:lang w:val="en-GB"/>
        </w:rPr>
        <w:t>the</w:t>
      </w:r>
      <w:r w:rsidRPr="00D516D6">
        <w:rPr>
          <w:rFonts w:ascii="Calibri"/>
          <w:spacing w:val="22"/>
          <w:w w:val="105"/>
          <w:sz w:val="18"/>
          <w:lang w:val="en-GB"/>
        </w:rPr>
        <w:t xml:space="preserve"> </w:t>
      </w:r>
      <w:r w:rsidRPr="00D516D6">
        <w:rPr>
          <w:rFonts w:ascii="Calibri"/>
          <w:w w:val="105"/>
          <w:sz w:val="18"/>
          <w:lang w:val="en-GB"/>
        </w:rPr>
        <w:t>"Log</w:t>
      </w:r>
      <w:r w:rsidRPr="00D516D6">
        <w:rPr>
          <w:rFonts w:ascii="Calibri"/>
          <w:spacing w:val="22"/>
          <w:w w:val="105"/>
          <w:sz w:val="18"/>
          <w:lang w:val="en-GB"/>
        </w:rPr>
        <w:t xml:space="preserve"> </w:t>
      </w:r>
      <w:r w:rsidRPr="00D516D6">
        <w:rPr>
          <w:rFonts w:ascii="Calibri"/>
          <w:w w:val="105"/>
          <w:sz w:val="18"/>
          <w:lang w:val="en-GB"/>
        </w:rPr>
        <w:t>In"</w:t>
      </w:r>
      <w:r w:rsidRPr="00D516D6">
        <w:rPr>
          <w:rFonts w:ascii="Calibri"/>
          <w:spacing w:val="23"/>
          <w:w w:val="105"/>
          <w:sz w:val="18"/>
          <w:lang w:val="en-GB"/>
        </w:rPr>
        <w:t xml:space="preserve"> </w:t>
      </w:r>
      <w:r w:rsidRPr="00D516D6">
        <w:rPr>
          <w:rFonts w:ascii="Calibri"/>
          <w:spacing w:val="-2"/>
          <w:w w:val="105"/>
          <w:sz w:val="18"/>
          <w:lang w:val="en-GB"/>
        </w:rPr>
        <w:t>option.</w:t>
      </w:r>
    </w:p>
    <w:p w14:paraId="258E9D35" w14:textId="77777777" w:rsidR="00AF779A" w:rsidRPr="00D516D6" w:rsidRDefault="00E9277B">
      <w:pPr>
        <w:pStyle w:val="Prrafodelista"/>
        <w:numPr>
          <w:ilvl w:val="0"/>
          <w:numId w:val="10"/>
        </w:numPr>
        <w:tabs>
          <w:tab w:val="left" w:pos="1828"/>
          <w:tab w:val="left" w:pos="1829"/>
        </w:tabs>
        <w:spacing w:line="219" w:lineRule="exact"/>
        <w:ind w:hanging="963"/>
        <w:rPr>
          <w:rFonts w:ascii="Calibri" w:hAnsi="Calibri"/>
          <w:sz w:val="18"/>
          <w:lang w:val="en-GB"/>
        </w:rPr>
      </w:pPr>
      <w:r>
        <w:rPr>
          <w:lang w:val="en-GB"/>
        </w:rPr>
        <w:pict w14:anchorId="120B7E34">
          <v:shape id="docshape104" o:spid="_x0000_s1193" alt="" style="position:absolute;left:0;text-align:left;margin-left:38.85pt;margin-top:13.95pt;width:466.6pt;height:.1pt;z-index:-15691776;mso-wrap-edited:f;mso-width-percent:0;mso-height-percent:0;mso-wrap-distance-left:0;mso-wrap-distance-right:0;mso-position-horizontal-relative:page;mso-width-percent:0;mso-height-percent:0" coordsize="9332,1270" path="m,l9331,e" filled="f" strokeweight=".28117mm">
            <v:path arrowok="t" o:connecttype="custom" o:connectlocs="0,0;2147483646,0" o:connectangles="0,0"/>
            <w10:wrap type="topAndBottom" anchorx="page"/>
          </v:shape>
        </w:pict>
      </w:r>
      <w:r w:rsidR="009308E3" w:rsidRPr="00D516D6">
        <w:rPr>
          <w:rFonts w:ascii="Calibri" w:hAnsi="Calibri"/>
          <w:sz w:val="18"/>
          <w:lang w:val="en-GB"/>
        </w:rPr>
        <w:t>The</w:t>
      </w:r>
      <w:r w:rsidR="009308E3" w:rsidRPr="00D516D6">
        <w:rPr>
          <w:rFonts w:ascii="Calibri" w:hAnsi="Calibri"/>
          <w:spacing w:val="21"/>
          <w:sz w:val="18"/>
          <w:lang w:val="en-GB"/>
        </w:rPr>
        <w:t xml:space="preserve"> </w:t>
      </w:r>
      <w:r w:rsidR="009308E3" w:rsidRPr="00D516D6">
        <w:rPr>
          <w:rFonts w:ascii="Calibri" w:hAnsi="Calibri"/>
          <w:sz w:val="18"/>
          <w:lang w:val="en-GB"/>
        </w:rPr>
        <w:t>mobile</w:t>
      </w:r>
      <w:r w:rsidR="009308E3" w:rsidRPr="00D516D6">
        <w:rPr>
          <w:rFonts w:ascii="Calibri" w:hAnsi="Calibri"/>
          <w:spacing w:val="21"/>
          <w:sz w:val="18"/>
          <w:lang w:val="en-GB"/>
        </w:rPr>
        <w:t xml:space="preserve"> </w:t>
      </w:r>
      <w:r w:rsidR="009308E3" w:rsidRPr="00D516D6">
        <w:rPr>
          <w:rFonts w:ascii="Calibri" w:hAnsi="Calibri"/>
          <w:sz w:val="18"/>
          <w:lang w:val="en-GB"/>
        </w:rPr>
        <w:t>application</w:t>
      </w:r>
      <w:r w:rsidR="009308E3" w:rsidRPr="00D516D6">
        <w:rPr>
          <w:rFonts w:ascii="Calibri" w:hAnsi="Calibri"/>
          <w:spacing w:val="21"/>
          <w:sz w:val="18"/>
          <w:lang w:val="en-GB"/>
        </w:rPr>
        <w:t xml:space="preserve"> </w:t>
      </w:r>
      <w:r w:rsidR="009308E3" w:rsidRPr="00D516D6">
        <w:rPr>
          <w:rFonts w:ascii="Calibri" w:hAnsi="Calibri"/>
          <w:sz w:val="18"/>
          <w:lang w:val="en-GB"/>
        </w:rPr>
        <w:t>displays</w:t>
      </w:r>
      <w:r w:rsidR="009308E3" w:rsidRPr="00D516D6">
        <w:rPr>
          <w:rFonts w:ascii="Calibri" w:hAnsi="Calibri"/>
          <w:spacing w:val="22"/>
          <w:sz w:val="18"/>
          <w:lang w:val="en-GB"/>
        </w:rPr>
        <w:t xml:space="preserve"> </w:t>
      </w:r>
      <w:r w:rsidR="009308E3" w:rsidRPr="00D516D6">
        <w:rPr>
          <w:rFonts w:ascii="Calibri" w:hAnsi="Calibri"/>
          <w:sz w:val="18"/>
          <w:lang w:val="en-GB"/>
        </w:rPr>
        <w:t>the</w:t>
      </w:r>
      <w:r w:rsidR="009308E3" w:rsidRPr="00D516D6">
        <w:rPr>
          <w:rFonts w:ascii="Calibri" w:hAnsi="Calibri"/>
          <w:spacing w:val="21"/>
          <w:sz w:val="18"/>
          <w:lang w:val="en-GB"/>
        </w:rPr>
        <w:t xml:space="preserve"> </w:t>
      </w:r>
      <w:r w:rsidR="009308E3" w:rsidRPr="00D516D6">
        <w:rPr>
          <w:rFonts w:ascii="Calibri" w:hAnsi="Calibri"/>
          <w:sz w:val="18"/>
          <w:lang w:val="en-GB"/>
        </w:rPr>
        <w:t>tutor</w:t>
      </w:r>
      <w:r w:rsidR="009308E3" w:rsidRPr="00D516D6">
        <w:rPr>
          <w:rFonts w:ascii="Calibri" w:hAnsi="Calibri"/>
          <w:spacing w:val="20"/>
          <w:sz w:val="18"/>
          <w:lang w:val="en-GB"/>
        </w:rPr>
        <w:t xml:space="preserve"> </w:t>
      </w:r>
      <w:r w:rsidR="009308E3" w:rsidRPr="00D516D6">
        <w:rPr>
          <w:rFonts w:ascii="Calibri" w:hAnsi="Calibri"/>
          <w:sz w:val="18"/>
          <w:lang w:val="en-GB"/>
        </w:rPr>
        <w:t>user’s</w:t>
      </w:r>
      <w:r w:rsidR="009308E3" w:rsidRPr="00D516D6">
        <w:rPr>
          <w:rFonts w:ascii="Calibri" w:hAnsi="Calibri"/>
          <w:spacing w:val="22"/>
          <w:sz w:val="18"/>
          <w:lang w:val="en-GB"/>
        </w:rPr>
        <w:t xml:space="preserve"> </w:t>
      </w:r>
      <w:r w:rsidR="009308E3" w:rsidRPr="00D516D6">
        <w:rPr>
          <w:rFonts w:ascii="Calibri" w:hAnsi="Calibri"/>
          <w:sz w:val="18"/>
          <w:lang w:val="en-GB"/>
        </w:rPr>
        <w:t>menu</w:t>
      </w:r>
      <w:r w:rsidR="009308E3" w:rsidRPr="00D516D6">
        <w:rPr>
          <w:rFonts w:ascii="Calibri" w:hAnsi="Calibri"/>
          <w:spacing w:val="22"/>
          <w:sz w:val="18"/>
          <w:lang w:val="en-GB"/>
        </w:rPr>
        <w:t xml:space="preserve"> </w:t>
      </w:r>
      <w:r w:rsidR="009308E3" w:rsidRPr="00D516D6">
        <w:rPr>
          <w:rFonts w:ascii="Calibri" w:hAnsi="Calibri"/>
          <w:spacing w:val="-2"/>
          <w:sz w:val="18"/>
          <w:lang w:val="en-GB"/>
        </w:rPr>
        <w:t>screen.</w:t>
      </w:r>
    </w:p>
    <w:p w14:paraId="6B31B705" w14:textId="77777777" w:rsidR="00AF779A" w:rsidRPr="00D516D6" w:rsidRDefault="00AF779A">
      <w:pPr>
        <w:pStyle w:val="Textoindependiente"/>
        <w:spacing w:before="11"/>
        <w:rPr>
          <w:rFonts w:ascii="Calibri"/>
          <w:sz w:val="23"/>
          <w:lang w:val="en-GB"/>
        </w:rPr>
      </w:pPr>
    </w:p>
    <w:p w14:paraId="6D472091" w14:textId="77777777" w:rsidR="00AF779A" w:rsidRPr="00D516D6" w:rsidRDefault="00E9277B">
      <w:pPr>
        <w:pStyle w:val="Textoindependiente"/>
        <w:spacing w:before="102" w:line="244" w:lineRule="auto"/>
        <w:ind w:left="116"/>
        <w:rPr>
          <w:lang w:val="en-GB"/>
        </w:rPr>
      </w:pPr>
      <w:r w:rsidRPr="00D516D6">
        <w:rPr>
          <w:w w:val="95"/>
          <w:lang w:val="en-GB"/>
        </w:rPr>
        <w:t>the</w:t>
      </w:r>
      <w:r w:rsidRPr="00D516D6">
        <w:rPr>
          <w:spacing w:val="-5"/>
          <w:w w:val="95"/>
          <w:lang w:val="en-GB"/>
        </w:rPr>
        <w:t xml:space="preserve"> </w:t>
      </w:r>
      <w:r w:rsidRPr="00D516D6">
        <w:rPr>
          <w:w w:val="95"/>
          <w:lang w:val="en-GB"/>
        </w:rPr>
        <w:t>time</w:t>
      </w:r>
      <w:r w:rsidRPr="00D516D6">
        <w:rPr>
          <w:spacing w:val="-4"/>
          <w:w w:val="95"/>
          <w:lang w:val="en-GB"/>
        </w:rPr>
        <w:t xml:space="preserve"> </w:t>
      </w:r>
      <w:r w:rsidRPr="00D516D6">
        <w:rPr>
          <w:w w:val="95"/>
          <w:lang w:val="en-GB"/>
        </w:rPr>
        <w:t>in</w:t>
      </w:r>
      <w:r w:rsidRPr="00D516D6">
        <w:rPr>
          <w:spacing w:val="-4"/>
          <w:w w:val="95"/>
          <w:lang w:val="en-GB"/>
        </w:rPr>
        <w:t xml:space="preserve"> </w:t>
      </w:r>
      <w:r w:rsidRPr="00D516D6">
        <w:rPr>
          <w:w w:val="95"/>
          <w:lang w:val="en-GB"/>
        </w:rPr>
        <w:t>seconds</w:t>
      </w:r>
      <w:r w:rsidRPr="00D516D6">
        <w:rPr>
          <w:spacing w:val="-4"/>
          <w:w w:val="95"/>
          <w:lang w:val="en-GB"/>
        </w:rPr>
        <w:t xml:space="preserve"> </w:t>
      </w:r>
      <w:r w:rsidRPr="00D516D6">
        <w:rPr>
          <w:w w:val="95"/>
          <w:lang w:val="en-GB"/>
        </w:rPr>
        <w:t>it</w:t>
      </w:r>
      <w:r w:rsidRPr="00D516D6">
        <w:rPr>
          <w:spacing w:val="-4"/>
          <w:w w:val="95"/>
          <w:lang w:val="en-GB"/>
        </w:rPr>
        <w:t xml:space="preserve"> </w:t>
      </w:r>
      <w:r w:rsidRPr="00D516D6">
        <w:rPr>
          <w:w w:val="95"/>
          <w:lang w:val="en-GB"/>
        </w:rPr>
        <w:t>took</w:t>
      </w:r>
      <w:r w:rsidRPr="00D516D6">
        <w:rPr>
          <w:spacing w:val="-4"/>
          <w:w w:val="95"/>
          <w:lang w:val="en-GB"/>
        </w:rPr>
        <w:t xml:space="preserve"> </w:t>
      </w:r>
      <w:r w:rsidRPr="00D516D6">
        <w:rPr>
          <w:w w:val="95"/>
          <w:lang w:val="en-GB"/>
        </w:rPr>
        <w:t>to</w:t>
      </w:r>
      <w:r w:rsidRPr="00D516D6">
        <w:rPr>
          <w:spacing w:val="-4"/>
          <w:w w:val="95"/>
          <w:lang w:val="en-GB"/>
        </w:rPr>
        <w:t xml:space="preserve"> </w:t>
      </w:r>
      <w:r w:rsidRPr="00D516D6">
        <w:rPr>
          <w:w w:val="95"/>
          <w:lang w:val="en-GB"/>
        </w:rPr>
        <w:t>recognize</w:t>
      </w:r>
      <w:r w:rsidRPr="00D516D6">
        <w:rPr>
          <w:spacing w:val="-4"/>
          <w:w w:val="95"/>
          <w:lang w:val="en-GB"/>
        </w:rPr>
        <w:t xml:space="preserve"> </w:t>
      </w:r>
      <w:r w:rsidRPr="00D516D6">
        <w:rPr>
          <w:w w:val="95"/>
          <w:lang w:val="en-GB"/>
        </w:rPr>
        <w:t>the</w:t>
      </w:r>
      <w:r w:rsidRPr="00D516D6">
        <w:rPr>
          <w:spacing w:val="-5"/>
          <w:w w:val="95"/>
          <w:lang w:val="en-GB"/>
        </w:rPr>
        <w:t xml:space="preserve"> </w:t>
      </w:r>
      <w:r w:rsidRPr="00D516D6">
        <w:rPr>
          <w:w w:val="95"/>
          <w:lang w:val="en-GB"/>
        </w:rPr>
        <w:t>respective</w:t>
      </w:r>
      <w:r w:rsidRPr="00D516D6">
        <w:rPr>
          <w:spacing w:val="-4"/>
          <w:w w:val="95"/>
          <w:lang w:val="en-GB"/>
        </w:rPr>
        <w:t xml:space="preserve"> </w:t>
      </w:r>
      <w:r w:rsidRPr="00D516D6">
        <w:rPr>
          <w:w w:val="95"/>
          <w:lang w:val="en-GB"/>
        </w:rPr>
        <w:t>subject</w:t>
      </w:r>
      <w:r w:rsidRPr="00D516D6">
        <w:rPr>
          <w:spacing w:val="-4"/>
          <w:w w:val="95"/>
          <w:lang w:val="en-GB"/>
        </w:rPr>
        <w:t xml:space="preserve"> </w:t>
      </w:r>
      <w:r w:rsidRPr="00D516D6">
        <w:rPr>
          <w:w w:val="95"/>
          <w:lang w:val="en-GB"/>
        </w:rPr>
        <w:t>and</w:t>
      </w:r>
      <w:r w:rsidRPr="00D516D6">
        <w:rPr>
          <w:spacing w:val="-4"/>
          <w:w w:val="95"/>
          <w:lang w:val="en-GB"/>
        </w:rPr>
        <w:t xml:space="preserve"> </w:t>
      </w:r>
      <w:r w:rsidRPr="00D516D6">
        <w:rPr>
          <w:w w:val="95"/>
          <w:lang w:val="en-GB"/>
        </w:rPr>
        <w:t>recorded</w:t>
      </w:r>
      <w:r w:rsidRPr="00D516D6">
        <w:rPr>
          <w:spacing w:val="-4"/>
          <w:w w:val="95"/>
          <w:lang w:val="en-GB"/>
        </w:rPr>
        <w:t xml:space="preserve"> </w:t>
      </w:r>
      <w:r w:rsidRPr="00D516D6">
        <w:rPr>
          <w:w w:val="95"/>
          <w:lang w:val="en-GB"/>
        </w:rPr>
        <w:t>whether</w:t>
      </w:r>
      <w:r w:rsidRPr="00D516D6">
        <w:rPr>
          <w:spacing w:val="-4"/>
          <w:w w:val="95"/>
          <w:lang w:val="en-GB"/>
        </w:rPr>
        <w:t xml:space="preserve"> </w:t>
      </w:r>
      <w:r w:rsidRPr="00D516D6">
        <w:rPr>
          <w:w w:val="95"/>
          <w:lang w:val="en-GB"/>
        </w:rPr>
        <w:t>the</w:t>
      </w:r>
      <w:r w:rsidRPr="00D516D6">
        <w:rPr>
          <w:spacing w:val="-4"/>
          <w:w w:val="95"/>
          <w:lang w:val="en-GB"/>
        </w:rPr>
        <w:t xml:space="preserve"> </w:t>
      </w:r>
      <w:r w:rsidRPr="00D516D6">
        <w:rPr>
          <w:w w:val="95"/>
          <w:lang w:val="en-GB"/>
        </w:rPr>
        <w:t>recognition</w:t>
      </w:r>
      <w:r w:rsidRPr="00D516D6">
        <w:rPr>
          <w:spacing w:val="-4"/>
          <w:w w:val="95"/>
          <w:lang w:val="en-GB"/>
        </w:rPr>
        <w:t xml:space="preserve"> </w:t>
      </w:r>
      <w:r w:rsidRPr="00D516D6">
        <w:rPr>
          <w:w w:val="95"/>
          <w:lang w:val="en-GB"/>
        </w:rPr>
        <w:t>was</w:t>
      </w:r>
      <w:r w:rsidRPr="00D516D6">
        <w:rPr>
          <w:spacing w:val="-4"/>
          <w:w w:val="95"/>
          <w:lang w:val="en-GB"/>
        </w:rPr>
        <w:t xml:space="preserve"> </w:t>
      </w:r>
      <w:r w:rsidRPr="00D516D6">
        <w:rPr>
          <w:w w:val="95"/>
          <w:lang w:val="en-GB"/>
        </w:rPr>
        <w:t xml:space="preserve">successful. </w:t>
      </w:r>
      <w:r w:rsidRPr="00D516D6">
        <w:rPr>
          <w:spacing w:val="-2"/>
          <w:lang w:val="en-GB"/>
        </w:rPr>
        <w:t>The</w:t>
      </w:r>
      <w:r w:rsidRPr="00D516D6">
        <w:rPr>
          <w:spacing w:val="-6"/>
          <w:lang w:val="en-GB"/>
        </w:rPr>
        <w:t xml:space="preserve"> </w:t>
      </w:r>
      <w:r w:rsidRPr="00D516D6">
        <w:rPr>
          <w:spacing w:val="-2"/>
          <w:lang w:val="en-GB"/>
        </w:rPr>
        <w:t>data</w:t>
      </w:r>
      <w:r w:rsidRPr="00D516D6">
        <w:rPr>
          <w:spacing w:val="-6"/>
          <w:lang w:val="en-GB"/>
        </w:rPr>
        <w:t xml:space="preserve"> </w:t>
      </w:r>
      <w:r w:rsidRPr="00D516D6">
        <w:rPr>
          <w:spacing w:val="-2"/>
          <w:lang w:val="en-GB"/>
        </w:rPr>
        <w:t>collected</w:t>
      </w:r>
      <w:r w:rsidRPr="00D516D6">
        <w:rPr>
          <w:spacing w:val="-6"/>
          <w:lang w:val="en-GB"/>
        </w:rPr>
        <w:t xml:space="preserve"> </w:t>
      </w:r>
      <w:r w:rsidRPr="00D516D6">
        <w:rPr>
          <w:spacing w:val="-2"/>
          <w:lang w:val="en-GB"/>
        </w:rPr>
        <w:t>for</w:t>
      </w:r>
      <w:r w:rsidRPr="00D516D6">
        <w:rPr>
          <w:spacing w:val="-6"/>
          <w:lang w:val="en-GB"/>
        </w:rPr>
        <w:t xml:space="preserve"> </w:t>
      </w:r>
      <w:r w:rsidRPr="00D516D6">
        <w:rPr>
          <w:spacing w:val="-2"/>
          <w:lang w:val="en-GB"/>
        </w:rPr>
        <w:t>this</w:t>
      </w:r>
      <w:r w:rsidRPr="00D516D6">
        <w:rPr>
          <w:spacing w:val="-6"/>
          <w:lang w:val="en-GB"/>
        </w:rPr>
        <w:t xml:space="preserve"> </w:t>
      </w:r>
      <w:r w:rsidRPr="00D516D6">
        <w:rPr>
          <w:spacing w:val="-2"/>
          <w:lang w:val="en-GB"/>
        </w:rPr>
        <w:t>analysis</w:t>
      </w:r>
      <w:r w:rsidRPr="00D516D6">
        <w:rPr>
          <w:spacing w:val="-6"/>
          <w:lang w:val="en-GB"/>
        </w:rPr>
        <w:t xml:space="preserve"> </w:t>
      </w:r>
      <w:r w:rsidRPr="00D516D6">
        <w:rPr>
          <w:spacing w:val="-2"/>
          <w:lang w:val="en-GB"/>
        </w:rPr>
        <w:t>are</w:t>
      </w:r>
      <w:r w:rsidRPr="00D516D6">
        <w:rPr>
          <w:spacing w:val="-6"/>
          <w:lang w:val="en-GB"/>
        </w:rPr>
        <w:t xml:space="preserve"> </w:t>
      </w:r>
      <w:r w:rsidRPr="00D516D6">
        <w:rPr>
          <w:spacing w:val="-2"/>
          <w:lang w:val="en-GB"/>
        </w:rPr>
        <w:t>shown</w:t>
      </w:r>
      <w:r w:rsidRPr="00D516D6">
        <w:rPr>
          <w:spacing w:val="-6"/>
          <w:lang w:val="en-GB"/>
        </w:rPr>
        <w:t xml:space="preserve"> </w:t>
      </w:r>
      <w:r w:rsidRPr="00D516D6">
        <w:rPr>
          <w:spacing w:val="-2"/>
          <w:lang w:val="en-GB"/>
        </w:rPr>
        <w:t>in</w:t>
      </w:r>
      <w:r w:rsidRPr="00D516D6">
        <w:rPr>
          <w:spacing w:val="-6"/>
          <w:lang w:val="en-GB"/>
        </w:rPr>
        <w:t xml:space="preserve"> </w:t>
      </w:r>
      <w:r w:rsidRPr="00D516D6">
        <w:rPr>
          <w:spacing w:val="-2"/>
          <w:lang w:val="en-GB"/>
        </w:rPr>
        <w:t>Table</w:t>
      </w:r>
      <w:r w:rsidRPr="00D516D6">
        <w:rPr>
          <w:spacing w:val="-6"/>
          <w:lang w:val="en-GB"/>
        </w:rPr>
        <w:t xml:space="preserve"> </w:t>
      </w:r>
      <w:hyperlink w:anchor="_bookmark32" w:history="1">
        <w:r w:rsidRPr="00D516D6">
          <w:rPr>
            <w:color w:val="2F4F4F"/>
            <w:spacing w:val="-2"/>
            <w:lang w:val="en-GB"/>
          </w:rPr>
          <w:t>22</w:t>
        </w:r>
      </w:hyperlink>
      <w:r w:rsidRPr="00D516D6">
        <w:rPr>
          <w:spacing w:val="-2"/>
          <w:lang w:val="en-GB"/>
        </w:rPr>
        <w:t>.</w:t>
      </w:r>
    </w:p>
    <w:p w14:paraId="5CB94E4A" w14:textId="77777777" w:rsidR="00AF779A" w:rsidRPr="00D516D6" w:rsidRDefault="00E9277B">
      <w:pPr>
        <w:pStyle w:val="Ttulo3"/>
        <w:numPr>
          <w:ilvl w:val="2"/>
          <w:numId w:val="15"/>
        </w:numPr>
        <w:tabs>
          <w:tab w:val="left" w:pos="693"/>
        </w:tabs>
        <w:spacing w:before="192"/>
        <w:ind w:hanging="577"/>
        <w:rPr>
          <w:lang w:val="en-GB"/>
        </w:rPr>
      </w:pPr>
      <w:r w:rsidRPr="00D516D6">
        <w:rPr>
          <w:spacing w:val="-2"/>
          <w:lang w:val="en-GB"/>
        </w:rPr>
        <w:t>Results</w:t>
      </w:r>
    </w:p>
    <w:p w14:paraId="4BFD5136" w14:textId="77777777" w:rsidR="00AF779A" w:rsidRPr="00D516D6" w:rsidRDefault="00E9277B">
      <w:pPr>
        <w:pStyle w:val="Ttulo4"/>
        <w:numPr>
          <w:ilvl w:val="3"/>
          <w:numId w:val="15"/>
        </w:numPr>
        <w:tabs>
          <w:tab w:val="left" w:pos="615"/>
        </w:tabs>
        <w:spacing w:before="5"/>
        <w:ind w:hanging="205"/>
        <w:rPr>
          <w:rFonts w:ascii="Cambria" w:hAnsi="Cambria"/>
          <w:b w:val="0"/>
          <w:lang w:val="en-GB"/>
        </w:rPr>
      </w:pPr>
      <w:r w:rsidRPr="00D516D6">
        <w:rPr>
          <w:lang w:val="en-GB"/>
        </w:rPr>
        <w:t>Total</w:t>
      </w:r>
      <w:r w:rsidRPr="00D516D6">
        <w:rPr>
          <w:spacing w:val="-9"/>
          <w:lang w:val="en-GB"/>
        </w:rPr>
        <w:t xml:space="preserve"> </w:t>
      </w:r>
      <w:r w:rsidRPr="00D516D6">
        <w:rPr>
          <w:lang w:val="en-GB"/>
        </w:rPr>
        <w:t>recognition</w:t>
      </w:r>
      <w:r w:rsidRPr="00D516D6">
        <w:rPr>
          <w:spacing w:val="-9"/>
          <w:lang w:val="en-GB"/>
        </w:rPr>
        <w:t xml:space="preserve"> </w:t>
      </w:r>
      <w:r w:rsidRPr="00D516D6">
        <w:rPr>
          <w:lang w:val="en-GB"/>
        </w:rPr>
        <w:t>time</w:t>
      </w:r>
      <w:r w:rsidRPr="00D516D6">
        <w:rPr>
          <w:spacing w:val="-8"/>
          <w:lang w:val="en-GB"/>
        </w:rPr>
        <w:t xml:space="preserve"> </w:t>
      </w:r>
      <w:r w:rsidRPr="00D516D6">
        <w:rPr>
          <w:lang w:val="en-GB"/>
        </w:rPr>
        <w:t>in</w:t>
      </w:r>
      <w:r w:rsidRPr="00D516D6">
        <w:rPr>
          <w:spacing w:val="-9"/>
          <w:lang w:val="en-GB"/>
        </w:rPr>
        <w:t xml:space="preserve"> </w:t>
      </w:r>
      <w:r w:rsidRPr="00D516D6">
        <w:rPr>
          <w:lang w:val="en-GB"/>
        </w:rPr>
        <w:t>seconds</w:t>
      </w:r>
      <w:r w:rsidRPr="00D516D6">
        <w:rPr>
          <w:spacing w:val="-8"/>
          <w:lang w:val="en-GB"/>
        </w:rPr>
        <w:t xml:space="preserve"> </w:t>
      </w:r>
      <w:r w:rsidRPr="00D516D6">
        <w:rPr>
          <w:lang w:val="en-GB"/>
        </w:rPr>
        <w:t>for</w:t>
      </w:r>
      <w:r w:rsidRPr="00D516D6">
        <w:rPr>
          <w:spacing w:val="-9"/>
          <w:lang w:val="en-GB"/>
        </w:rPr>
        <w:t xml:space="preserve"> </w:t>
      </w:r>
      <w:r w:rsidRPr="00D516D6">
        <w:rPr>
          <w:lang w:val="en-GB"/>
        </w:rPr>
        <w:t>all</w:t>
      </w:r>
      <w:r w:rsidRPr="00D516D6">
        <w:rPr>
          <w:spacing w:val="-8"/>
          <w:lang w:val="en-GB"/>
        </w:rPr>
        <w:t xml:space="preserve"> </w:t>
      </w:r>
      <w:r w:rsidRPr="00D516D6">
        <w:rPr>
          <w:spacing w:val="-2"/>
          <w:lang w:val="en-GB"/>
        </w:rPr>
        <w:t>tests</w:t>
      </w:r>
      <w:r w:rsidRPr="00D516D6">
        <w:rPr>
          <w:rFonts w:ascii="Cambria" w:hAnsi="Cambria"/>
          <w:b w:val="0"/>
          <w:spacing w:val="-2"/>
          <w:lang w:val="en-GB"/>
        </w:rPr>
        <w:t>:</w:t>
      </w:r>
    </w:p>
    <w:p w14:paraId="502166C6" w14:textId="77777777" w:rsidR="00AF779A" w:rsidRPr="00D516D6" w:rsidRDefault="00E9277B">
      <w:pPr>
        <w:pStyle w:val="Prrafodelista"/>
        <w:numPr>
          <w:ilvl w:val="4"/>
          <w:numId w:val="15"/>
        </w:numPr>
        <w:tabs>
          <w:tab w:val="left" w:pos="1054"/>
        </w:tabs>
        <w:spacing w:before="157"/>
        <w:ind w:hanging="201"/>
        <w:rPr>
          <w:sz w:val="20"/>
          <w:lang w:val="en-GB"/>
        </w:rPr>
      </w:pPr>
      <w:r w:rsidRPr="00D516D6">
        <w:rPr>
          <w:w w:val="90"/>
          <w:sz w:val="20"/>
          <w:lang w:val="en-GB"/>
        </w:rPr>
        <w:t>Persons:</w:t>
      </w:r>
      <w:r w:rsidRPr="00D516D6">
        <w:rPr>
          <w:spacing w:val="12"/>
          <w:sz w:val="20"/>
          <w:lang w:val="en-GB"/>
        </w:rPr>
        <w:t xml:space="preserve"> </w:t>
      </w:r>
      <w:r w:rsidRPr="00D516D6">
        <w:rPr>
          <w:w w:val="90"/>
          <w:sz w:val="20"/>
          <w:lang w:val="en-GB"/>
        </w:rPr>
        <w:t>10.56</w:t>
      </w:r>
      <w:r w:rsidRPr="00D516D6">
        <w:rPr>
          <w:spacing w:val="12"/>
          <w:sz w:val="20"/>
          <w:lang w:val="en-GB"/>
        </w:rPr>
        <w:t xml:space="preserve"> </w:t>
      </w:r>
      <w:r w:rsidRPr="00D516D6">
        <w:rPr>
          <w:spacing w:val="-2"/>
          <w:w w:val="90"/>
          <w:sz w:val="20"/>
          <w:lang w:val="en-GB"/>
        </w:rPr>
        <w:t>seconds</w:t>
      </w:r>
    </w:p>
    <w:p w14:paraId="2C7091D2" w14:textId="77777777" w:rsidR="00AF779A" w:rsidRPr="00D516D6" w:rsidRDefault="00E9277B">
      <w:pPr>
        <w:pStyle w:val="Prrafodelista"/>
        <w:numPr>
          <w:ilvl w:val="4"/>
          <w:numId w:val="15"/>
        </w:numPr>
        <w:tabs>
          <w:tab w:val="left" w:pos="1054"/>
        </w:tabs>
        <w:spacing w:before="78"/>
        <w:ind w:hanging="201"/>
        <w:rPr>
          <w:sz w:val="20"/>
          <w:lang w:val="en-GB"/>
        </w:rPr>
      </w:pPr>
      <w:r w:rsidRPr="00D516D6">
        <w:rPr>
          <w:w w:val="95"/>
          <w:sz w:val="20"/>
          <w:lang w:val="en-GB"/>
        </w:rPr>
        <w:t>Facial</w:t>
      </w:r>
      <w:r w:rsidRPr="00D516D6">
        <w:rPr>
          <w:spacing w:val="-3"/>
          <w:w w:val="95"/>
          <w:sz w:val="20"/>
          <w:lang w:val="en-GB"/>
        </w:rPr>
        <w:t xml:space="preserve"> </w:t>
      </w:r>
      <w:r w:rsidRPr="00D516D6">
        <w:rPr>
          <w:w w:val="95"/>
          <w:sz w:val="20"/>
          <w:lang w:val="en-GB"/>
        </w:rPr>
        <w:t>Expressions:</w:t>
      </w:r>
      <w:r w:rsidRPr="00D516D6">
        <w:rPr>
          <w:spacing w:val="-3"/>
          <w:w w:val="95"/>
          <w:sz w:val="20"/>
          <w:lang w:val="en-GB"/>
        </w:rPr>
        <w:t xml:space="preserve"> </w:t>
      </w:r>
      <w:r w:rsidRPr="00D516D6">
        <w:rPr>
          <w:w w:val="95"/>
          <w:sz w:val="20"/>
          <w:lang w:val="en-GB"/>
        </w:rPr>
        <w:t>17.70</w:t>
      </w:r>
      <w:r w:rsidRPr="00D516D6">
        <w:rPr>
          <w:spacing w:val="-3"/>
          <w:w w:val="95"/>
          <w:sz w:val="20"/>
          <w:lang w:val="en-GB"/>
        </w:rPr>
        <w:t xml:space="preserve"> </w:t>
      </w:r>
      <w:r w:rsidRPr="00D516D6">
        <w:rPr>
          <w:spacing w:val="-2"/>
          <w:w w:val="95"/>
          <w:sz w:val="20"/>
          <w:lang w:val="en-GB"/>
        </w:rPr>
        <w:t>seconds</w:t>
      </w:r>
    </w:p>
    <w:p w14:paraId="75970199" w14:textId="77777777" w:rsidR="00AF779A" w:rsidRPr="00D516D6" w:rsidRDefault="00E9277B">
      <w:pPr>
        <w:pStyle w:val="Prrafodelista"/>
        <w:numPr>
          <w:ilvl w:val="4"/>
          <w:numId w:val="15"/>
        </w:numPr>
        <w:tabs>
          <w:tab w:val="left" w:pos="1054"/>
        </w:tabs>
        <w:spacing w:before="77"/>
        <w:ind w:hanging="201"/>
        <w:rPr>
          <w:sz w:val="20"/>
          <w:lang w:val="en-GB"/>
        </w:rPr>
      </w:pPr>
      <w:r w:rsidRPr="00D516D6">
        <w:rPr>
          <w:w w:val="95"/>
          <w:sz w:val="20"/>
          <w:lang w:val="en-GB"/>
        </w:rPr>
        <w:t>Sleep:</w:t>
      </w:r>
      <w:r w:rsidRPr="00D516D6">
        <w:rPr>
          <w:spacing w:val="2"/>
          <w:sz w:val="20"/>
          <w:lang w:val="en-GB"/>
        </w:rPr>
        <w:t xml:space="preserve"> </w:t>
      </w:r>
      <w:r w:rsidRPr="00D516D6">
        <w:rPr>
          <w:w w:val="95"/>
          <w:sz w:val="20"/>
          <w:lang w:val="en-GB"/>
        </w:rPr>
        <w:t>41.20</w:t>
      </w:r>
      <w:r w:rsidRPr="00D516D6">
        <w:rPr>
          <w:spacing w:val="3"/>
          <w:sz w:val="20"/>
          <w:lang w:val="en-GB"/>
        </w:rPr>
        <w:t xml:space="preserve"> </w:t>
      </w:r>
      <w:r w:rsidRPr="00D516D6">
        <w:rPr>
          <w:spacing w:val="-2"/>
          <w:w w:val="95"/>
          <w:sz w:val="20"/>
          <w:lang w:val="en-GB"/>
        </w:rPr>
        <w:t>seconds</w:t>
      </w:r>
    </w:p>
    <w:p w14:paraId="3D254265" w14:textId="77777777" w:rsidR="00AF779A" w:rsidRPr="00D516D6" w:rsidRDefault="00E9277B">
      <w:pPr>
        <w:pStyle w:val="Prrafodelista"/>
        <w:numPr>
          <w:ilvl w:val="4"/>
          <w:numId w:val="15"/>
        </w:numPr>
        <w:tabs>
          <w:tab w:val="left" w:pos="1054"/>
        </w:tabs>
        <w:spacing w:before="77"/>
        <w:ind w:hanging="201"/>
        <w:rPr>
          <w:sz w:val="20"/>
          <w:lang w:val="en-GB"/>
        </w:rPr>
      </w:pPr>
      <w:r w:rsidRPr="00D516D6">
        <w:rPr>
          <w:w w:val="95"/>
          <w:sz w:val="20"/>
          <w:lang w:val="en-GB"/>
        </w:rPr>
        <w:t>Distractor</w:t>
      </w:r>
      <w:r w:rsidRPr="00D516D6">
        <w:rPr>
          <w:spacing w:val="-8"/>
          <w:w w:val="95"/>
          <w:sz w:val="20"/>
          <w:lang w:val="en-GB"/>
        </w:rPr>
        <w:t xml:space="preserve"> </w:t>
      </w:r>
      <w:r w:rsidRPr="00D516D6">
        <w:rPr>
          <w:w w:val="95"/>
          <w:sz w:val="20"/>
          <w:lang w:val="en-GB"/>
        </w:rPr>
        <w:t>Objects:</w:t>
      </w:r>
      <w:r w:rsidRPr="00D516D6">
        <w:rPr>
          <w:spacing w:val="-7"/>
          <w:w w:val="95"/>
          <w:sz w:val="20"/>
          <w:lang w:val="en-GB"/>
        </w:rPr>
        <w:t xml:space="preserve"> </w:t>
      </w:r>
      <w:r w:rsidRPr="00D516D6">
        <w:rPr>
          <w:w w:val="95"/>
          <w:sz w:val="20"/>
          <w:lang w:val="en-GB"/>
        </w:rPr>
        <w:t>25.62</w:t>
      </w:r>
      <w:r w:rsidRPr="00D516D6">
        <w:rPr>
          <w:spacing w:val="-7"/>
          <w:w w:val="95"/>
          <w:sz w:val="20"/>
          <w:lang w:val="en-GB"/>
        </w:rPr>
        <w:t xml:space="preserve"> </w:t>
      </w:r>
      <w:r w:rsidRPr="00D516D6">
        <w:rPr>
          <w:spacing w:val="-2"/>
          <w:w w:val="95"/>
          <w:sz w:val="20"/>
          <w:lang w:val="en-GB"/>
        </w:rPr>
        <w:t>seconds</w:t>
      </w:r>
    </w:p>
    <w:p w14:paraId="5970E140" w14:textId="77777777" w:rsidR="00AF779A" w:rsidRPr="00D516D6" w:rsidRDefault="00E9277B">
      <w:pPr>
        <w:pStyle w:val="Ttulo4"/>
        <w:numPr>
          <w:ilvl w:val="3"/>
          <w:numId w:val="15"/>
        </w:numPr>
        <w:tabs>
          <w:tab w:val="left" w:pos="615"/>
        </w:tabs>
        <w:spacing w:before="157"/>
        <w:ind w:hanging="205"/>
        <w:rPr>
          <w:rFonts w:ascii="Cambria" w:hAnsi="Cambria"/>
          <w:b w:val="0"/>
          <w:lang w:val="en-GB"/>
        </w:rPr>
      </w:pPr>
      <w:r w:rsidRPr="00D516D6">
        <w:rPr>
          <w:lang w:val="en-GB"/>
        </w:rPr>
        <w:t>Number</w:t>
      </w:r>
      <w:r w:rsidRPr="00D516D6">
        <w:rPr>
          <w:spacing w:val="-8"/>
          <w:lang w:val="en-GB"/>
        </w:rPr>
        <w:t xml:space="preserve"> </w:t>
      </w:r>
      <w:r w:rsidRPr="00D516D6">
        <w:rPr>
          <w:lang w:val="en-GB"/>
        </w:rPr>
        <w:t>of</w:t>
      </w:r>
      <w:r w:rsidRPr="00D516D6">
        <w:rPr>
          <w:spacing w:val="-8"/>
          <w:lang w:val="en-GB"/>
        </w:rPr>
        <w:t xml:space="preserve"> </w:t>
      </w:r>
      <w:r w:rsidRPr="00D516D6">
        <w:rPr>
          <w:lang w:val="en-GB"/>
        </w:rPr>
        <w:t>successful</w:t>
      </w:r>
      <w:r w:rsidRPr="00D516D6">
        <w:rPr>
          <w:spacing w:val="-8"/>
          <w:lang w:val="en-GB"/>
        </w:rPr>
        <w:t xml:space="preserve"> </w:t>
      </w:r>
      <w:r w:rsidRPr="00D516D6">
        <w:rPr>
          <w:spacing w:val="-2"/>
          <w:lang w:val="en-GB"/>
        </w:rPr>
        <w:t>recognitions</w:t>
      </w:r>
      <w:r w:rsidRPr="00D516D6">
        <w:rPr>
          <w:rFonts w:ascii="Cambria" w:hAnsi="Cambria"/>
          <w:b w:val="0"/>
          <w:spacing w:val="-2"/>
          <w:lang w:val="en-GB"/>
        </w:rPr>
        <w:t>:</w:t>
      </w:r>
    </w:p>
    <w:p w14:paraId="5A7E35CE" w14:textId="77777777" w:rsidR="00AF779A" w:rsidRPr="00D516D6" w:rsidRDefault="00E9277B">
      <w:pPr>
        <w:pStyle w:val="Prrafodelista"/>
        <w:numPr>
          <w:ilvl w:val="4"/>
          <w:numId w:val="15"/>
        </w:numPr>
        <w:tabs>
          <w:tab w:val="left" w:pos="1054"/>
        </w:tabs>
        <w:spacing w:before="157"/>
        <w:ind w:hanging="201"/>
        <w:rPr>
          <w:sz w:val="20"/>
          <w:lang w:val="en-GB"/>
        </w:rPr>
      </w:pPr>
      <w:r w:rsidRPr="00D516D6">
        <w:rPr>
          <w:w w:val="90"/>
          <w:sz w:val="20"/>
          <w:lang w:val="en-GB"/>
        </w:rPr>
        <w:t>Persons:</w:t>
      </w:r>
      <w:r w:rsidRPr="00D516D6">
        <w:rPr>
          <w:spacing w:val="9"/>
          <w:sz w:val="20"/>
          <w:lang w:val="en-GB"/>
        </w:rPr>
        <w:t xml:space="preserve"> </w:t>
      </w:r>
      <w:r w:rsidRPr="00D516D6">
        <w:rPr>
          <w:spacing w:val="-5"/>
          <w:sz w:val="20"/>
          <w:lang w:val="en-GB"/>
        </w:rPr>
        <w:t>13</w:t>
      </w:r>
    </w:p>
    <w:p w14:paraId="36E30CB5" w14:textId="77777777" w:rsidR="00AF779A" w:rsidRPr="00D516D6" w:rsidRDefault="00E9277B">
      <w:pPr>
        <w:pStyle w:val="Prrafodelista"/>
        <w:numPr>
          <w:ilvl w:val="4"/>
          <w:numId w:val="15"/>
        </w:numPr>
        <w:tabs>
          <w:tab w:val="left" w:pos="1054"/>
        </w:tabs>
        <w:spacing w:before="78"/>
        <w:ind w:hanging="201"/>
        <w:rPr>
          <w:sz w:val="20"/>
          <w:lang w:val="en-GB"/>
        </w:rPr>
      </w:pPr>
      <w:r w:rsidRPr="00D516D6">
        <w:rPr>
          <w:w w:val="95"/>
          <w:sz w:val="20"/>
          <w:lang w:val="en-GB"/>
        </w:rPr>
        <w:t>Facial</w:t>
      </w:r>
      <w:r w:rsidRPr="00D516D6">
        <w:rPr>
          <w:spacing w:val="-1"/>
          <w:w w:val="95"/>
          <w:sz w:val="20"/>
          <w:lang w:val="en-GB"/>
        </w:rPr>
        <w:t xml:space="preserve"> </w:t>
      </w:r>
      <w:r w:rsidRPr="00D516D6">
        <w:rPr>
          <w:w w:val="95"/>
          <w:sz w:val="20"/>
          <w:lang w:val="en-GB"/>
        </w:rPr>
        <w:t>Expressions:</w:t>
      </w:r>
      <w:r w:rsidRPr="00D516D6">
        <w:rPr>
          <w:spacing w:val="-1"/>
          <w:w w:val="95"/>
          <w:sz w:val="20"/>
          <w:lang w:val="en-GB"/>
        </w:rPr>
        <w:t xml:space="preserve"> </w:t>
      </w:r>
      <w:r w:rsidRPr="00D516D6">
        <w:rPr>
          <w:spacing w:val="-5"/>
          <w:w w:val="95"/>
          <w:sz w:val="20"/>
          <w:lang w:val="en-GB"/>
        </w:rPr>
        <w:t>13</w:t>
      </w:r>
    </w:p>
    <w:p w14:paraId="3F6B52AC" w14:textId="77777777" w:rsidR="00AF779A" w:rsidRPr="00D516D6" w:rsidRDefault="00E9277B">
      <w:pPr>
        <w:pStyle w:val="Prrafodelista"/>
        <w:numPr>
          <w:ilvl w:val="4"/>
          <w:numId w:val="15"/>
        </w:numPr>
        <w:tabs>
          <w:tab w:val="left" w:pos="1054"/>
        </w:tabs>
        <w:spacing w:before="77"/>
        <w:ind w:hanging="201"/>
        <w:rPr>
          <w:sz w:val="20"/>
          <w:lang w:val="en-GB"/>
        </w:rPr>
      </w:pPr>
      <w:r w:rsidRPr="00D516D6">
        <w:rPr>
          <w:sz w:val="20"/>
          <w:lang w:val="en-GB"/>
        </w:rPr>
        <w:t>Sleep:</w:t>
      </w:r>
      <w:r w:rsidRPr="00D516D6">
        <w:rPr>
          <w:spacing w:val="-11"/>
          <w:sz w:val="20"/>
          <w:lang w:val="en-GB"/>
        </w:rPr>
        <w:t xml:space="preserve"> </w:t>
      </w:r>
      <w:r w:rsidRPr="00D516D6">
        <w:rPr>
          <w:spacing w:val="-5"/>
          <w:sz w:val="20"/>
          <w:lang w:val="en-GB"/>
        </w:rPr>
        <w:t>12</w:t>
      </w:r>
    </w:p>
    <w:p w14:paraId="134F5EF0" w14:textId="77777777" w:rsidR="00AF779A" w:rsidRPr="00D516D6" w:rsidRDefault="00E9277B">
      <w:pPr>
        <w:pStyle w:val="Prrafodelista"/>
        <w:numPr>
          <w:ilvl w:val="4"/>
          <w:numId w:val="15"/>
        </w:numPr>
        <w:tabs>
          <w:tab w:val="left" w:pos="1054"/>
        </w:tabs>
        <w:spacing w:before="77"/>
        <w:ind w:hanging="201"/>
        <w:rPr>
          <w:sz w:val="20"/>
          <w:lang w:val="en-GB"/>
        </w:rPr>
      </w:pPr>
      <w:r w:rsidRPr="00D516D6">
        <w:rPr>
          <w:w w:val="95"/>
          <w:sz w:val="20"/>
          <w:lang w:val="en-GB"/>
        </w:rPr>
        <w:t>Distractor</w:t>
      </w:r>
      <w:r w:rsidRPr="00D516D6">
        <w:rPr>
          <w:spacing w:val="-8"/>
          <w:w w:val="95"/>
          <w:sz w:val="20"/>
          <w:lang w:val="en-GB"/>
        </w:rPr>
        <w:t xml:space="preserve"> </w:t>
      </w:r>
      <w:r w:rsidRPr="00D516D6">
        <w:rPr>
          <w:w w:val="95"/>
          <w:sz w:val="20"/>
          <w:lang w:val="en-GB"/>
        </w:rPr>
        <w:t>Objects:</w:t>
      </w:r>
      <w:r w:rsidRPr="00D516D6">
        <w:rPr>
          <w:spacing w:val="-7"/>
          <w:w w:val="95"/>
          <w:sz w:val="20"/>
          <w:lang w:val="en-GB"/>
        </w:rPr>
        <w:t xml:space="preserve"> </w:t>
      </w:r>
      <w:r w:rsidRPr="00D516D6">
        <w:rPr>
          <w:spacing w:val="-5"/>
          <w:w w:val="95"/>
          <w:sz w:val="20"/>
          <w:lang w:val="en-GB"/>
        </w:rPr>
        <w:t>11</w:t>
      </w:r>
    </w:p>
    <w:p w14:paraId="66F9D77B" w14:textId="77777777" w:rsidR="00AF779A" w:rsidRPr="00D516D6" w:rsidRDefault="00E9277B">
      <w:pPr>
        <w:pStyle w:val="Ttulo4"/>
        <w:numPr>
          <w:ilvl w:val="3"/>
          <w:numId w:val="15"/>
        </w:numPr>
        <w:tabs>
          <w:tab w:val="left" w:pos="615"/>
        </w:tabs>
        <w:spacing w:before="158"/>
        <w:ind w:hanging="205"/>
        <w:rPr>
          <w:rFonts w:ascii="Cambria" w:hAnsi="Cambria"/>
          <w:b w:val="0"/>
          <w:lang w:val="en-GB"/>
        </w:rPr>
      </w:pPr>
      <w:r w:rsidRPr="00D516D6">
        <w:rPr>
          <w:lang w:val="en-GB"/>
        </w:rPr>
        <w:t>Number</w:t>
      </w:r>
      <w:r w:rsidRPr="00D516D6">
        <w:rPr>
          <w:spacing w:val="-9"/>
          <w:lang w:val="en-GB"/>
        </w:rPr>
        <w:t xml:space="preserve"> </w:t>
      </w:r>
      <w:r w:rsidRPr="00D516D6">
        <w:rPr>
          <w:lang w:val="en-GB"/>
        </w:rPr>
        <w:t>of</w:t>
      </w:r>
      <w:r w:rsidRPr="00D516D6">
        <w:rPr>
          <w:spacing w:val="-9"/>
          <w:lang w:val="en-GB"/>
        </w:rPr>
        <w:t xml:space="preserve"> </w:t>
      </w:r>
      <w:r w:rsidRPr="00D516D6">
        <w:rPr>
          <w:lang w:val="en-GB"/>
        </w:rPr>
        <w:t>recognition</w:t>
      </w:r>
      <w:r w:rsidRPr="00D516D6">
        <w:rPr>
          <w:spacing w:val="-9"/>
          <w:lang w:val="en-GB"/>
        </w:rPr>
        <w:t xml:space="preserve"> </w:t>
      </w:r>
      <w:r w:rsidRPr="00D516D6">
        <w:rPr>
          <w:spacing w:val="-2"/>
          <w:lang w:val="en-GB"/>
        </w:rPr>
        <w:t>failures</w:t>
      </w:r>
      <w:r w:rsidRPr="00D516D6">
        <w:rPr>
          <w:rFonts w:ascii="Cambria" w:hAnsi="Cambria"/>
          <w:b w:val="0"/>
          <w:spacing w:val="-2"/>
          <w:lang w:val="en-GB"/>
        </w:rPr>
        <w:t>:</w:t>
      </w:r>
    </w:p>
    <w:p w14:paraId="19CC6FAA" w14:textId="77777777" w:rsidR="00AF779A" w:rsidRPr="00D516D6" w:rsidRDefault="00AF779A">
      <w:pPr>
        <w:rPr>
          <w:lang w:val="en-GB"/>
        </w:rPr>
        <w:sectPr w:rsidR="00AF779A" w:rsidRPr="00D516D6">
          <w:headerReference w:type="default" r:id="rId40"/>
          <w:footerReference w:type="default" r:id="rId41"/>
          <w:pgSz w:w="10890" w:h="14860"/>
          <w:pgMar w:top="1380" w:right="620" w:bottom="840" w:left="660" w:header="673" w:footer="642" w:gutter="0"/>
          <w:cols w:space="720"/>
        </w:sectPr>
      </w:pPr>
    </w:p>
    <w:p w14:paraId="52E48866" w14:textId="729F1414" w:rsidR="00AF779A" w:rsidRPr="00D516D6" w:rsidRDefault="00E9277B">
      <w:pPr>
        <w:spacing w:line="211" w:lineRule="exact"/>
        <w:ind w:left="116"/>
        <w:rPr>
          <w:rFonts w:ascii="Calibri"/>
          <w:sz w:val="18"/>
          <w:lang w:val="en-GB"/>
        </w:rPr>
      </w:pPr>
      <w:bookmarkStart w:id="211" w:name="_bookmark28"/>
      <w:bookmarkEnd w:id="211"/>
      <w:r w:rsidRPr="00D516D6">
        <w:rPr>
          <w:rFonts w:ascii="Calibri"/>
          <w:w w:val="105"/>
          <w:sz w:val="18"/>
          <w:lang w:val="en-GB"/>
        </w:rPr>
        <w:lastRenderedPageBreak/>
        <w:t>Test</w:t>
      </w:r>
      <w:r w:rsidRPr="00D516D6">
        <w:rPr>
          <w:rFonts w:ascii="Calibri"/>
          <w:spacing w:val="12"/>
          <w:w w:val="105"/>
          <w:sz w:val="18"/>
          <w:lang w:val="en-GB"/>
        </w:rPr>
        <w:t xml:space="preserve"> </w:t>
      </w:r>
      <w:r w:rsidR="00872B69">
        <w:rPr>
          <w:rFonts w:ascii="Calibri"/>
          <w:w w:val="105"/>
          <w:sz w:val="18"/>
          <w:lang w:val="en-GB"/>
        </w:rPr>
        <w:t>c</w:t>
      </w:r>
      <w:r w:rsidRPr="00D516D6">
        <w:rPr>
          <w:rFonts w:ascii="Calibri"/>
          <w:w w:val="105"/>
          <w:sz w:val="18"/>
          <w:lang w:val="en-GB"/>
        </w:rPr>
        <w:t>ase</w:t>
      </w:r>
      <w:r w:rsidRPr="00D516D6">
        <w:rPr>
          <w:rFonts w:ascii="Calibri"/>
          <w:spacing w:val="12"/>
          <w:w w:val="105"/>
          <w:sz w:val="18"/>
          <w:lang w:val="en-GB"/>
        </w:rPr>
        <w:t xml:space="preserve"> </w:t>
      </w:r>
      <w:r w:rsidRPr="00D516D6">
        <w:rPr>
          <w:rFonts w:ascii="Calibri"/>
          <w:w w:val="105"/>
          <w:sz w:val="18"/>
          <w:lang w:val="en-GB"/>
        </w:rPr>
        <w:t>for</w:t>
      </w:r>
      <w:r w:rsidRPr="00D516D6">
        <w:rPr>
          <w:rFonts w:ascii="Calibri"/>
          <w:spacing w:val="12"/>
          <w:w w:val="105"/>
          <w:sz w:val="18"/>
          <w:lang w:val="en-GB"/>
        </w:rPr>
        <w:t xml:space="preserve"> </w:t>
      </w:r>
      <w:r w:rsidR="00872B69">
        <w:rPr>
          <w:rFonts w:ascii="Calibri"/>
          <w:w w:val="105"/>
          <w:sz w:val="18"/>
          <w:lang w:val="en-GB"/>
        </w:rPr>
        <w:t>f</w:t>
      </w:r>
      <w:r w:rsidRPr="00D516D6">
        <w:rPr>
          <w:rFonts w:ascii="Calibri"/>
          <w:w w:val="105"/>
          <w:sz w:val="18"/>
          <w:lang w:val="en-GB"/>
        </w:rPr>
        <w:t>ace</w:t>
      </w:r>
      <w:r w:rsidRPr="00D516D6">
        <w:rPr>
          <w:rFonts w:ascii="Calibri"/>
          <w:spacing w:val="12"/>
          <w:w w:val="105"/>
          <w:sz w:val="18"/>
          <w:lang w:val="en-GB"/>
        </w:rPr>
        <w:t xml:space="preserve"> </w:t>
      </w:r>
      <w:r w:rsidR="00872B69">
        <w:rPr>
          <w:rFonts w:ascii="Calibri"/>
          <w:spacing w:val="-2"/>
          <w:w w:val="105"/>
          <w:sz w:val="18"/>
          <w:lang w:val="en-GB"/>
        </w:rPr>
        <w:t>t</w:t>
      </w:r>
      <w:r w:rsidRPr="00D516D6">
        <w:rPr>
          <w:rFonts w:ascii="Calibri"/>
          <w:spacing w:val="-2"/>
          <w:w w:val="105"/>
          <w:sz w:val="18"/>
          <w:lang w:val="en-GB"/>
        </w:rPr>
        <w:t>raining</w:t>
      </w:r>
    </w:p>
    <w:p w14:paraId="2451A160" w14:textId="77777777" w:rsidR="00AF779A" w:rsidRPr="00D516D6" w:rsidRDefault="00E9277B">
      <w:pPr>
        <w:pStyle w:val="Textoindependiente"/>
        <w:spacing w:before="9"/>
        <w:rPr>
          <w:rFonts w:ascii="Calibri"/>
          <w:sz w:val="5"/>
          <w:lang w:val="en-GB"/>
        </w:rPr>
      </w:pPr>
      <w:r>
        <w:rPr>
          <w:lang w:val="en-GB"/>
        </w:rPr>
        <w:pict w14:anchorId="325DFE0B">
          <v:shape id="docshape109" o:spid="_x0000_s1192" alt="" style="position:absolute;margin-left:38.85pt;margin-top:4.7pt;width:466.6pt;height:.1pt;z-index:-15691264;mso-wrap-edited:f;mso-width-percent:0;mso-height-percent:0;mso-wrap-distance-left:0;mso-wrap-distance-right:0;mso-position-horizontal-relative:page;mso-width-percent:0;mso-height-percent:0" coordsize="9332,1270" path="m,l9331,e" filled="f" strokeweight=".28117mm">
            <v:path arrowok="t" o:connecttype="custom" o:connectlocs="0,0;2147483646,0" o:connectangles="0,0"/>
            <w10:wrap type="topAndBottom" anchorx="page"/>
          </v:shape>
        </w:pict>
      </w:r>
    </w:p>
    <w:p w14:paraId="6AA89E10" w14:textId="77777777" w:rsidR="00AF779A" w:rsidRPr="00D516D6" w:rsidRDefault="00E9277B">
      <w:pPr>
        <w:tabs>
          <w:tab w:val="left" w:pos="1828"/>
        </w:tabs>
        <w:spacing w:before="37" w:line="219" w:lineRule="exact"/>
        <w:ind w:left="236"/>
        <w:rPr>
          <w:rFonts w:ascii="Calibri"/>
          <w:sz w:val="18"/>
          <w:lang w:val="en-GB"/>
        </w:rPr>
      </w:pPr>
      <w:r w:rsidRPr="00D516D6">
        <w:rPr>
          <w:rFonts w:ascii="Calibri"/>
          <w:b/>
          <w:w w:val="110"/>
          <w:sz w:val="18"/>
          <w:lang w:val="en-GB"/>
        </w:rPr>
        <w:t>Test</w:t>
      </w:r>
      <w:r w:rsidRPr="00D516D6">
        <w:rPr>
          <w:rFonts w:ascii="Calibri"/>
          <w:b/>
          <w:spacing w:val="8"/>
          <w:w w:val="110"/>
          <w:sz w:val="18"/>
          <w:lang w:val="en-GB"/>
        </w:rPr>
        <w:t xml:space="preserve"> </w:t>
      </w:r>
      <w:r w:rsidRPr="00D516D6">
        <w:rPr>
          <w:rFonts w:ascii="Calibri"/>
          <w:b/>
          <w:w w:val="110"/>
          <w:sz w:val="18"/>
          <w:lang w:val="en-GB"/>
        </w:rPr>
        <w:t>Case</w:t>
      </w:r>
      <w:r w:rsidRPr="00D516D6">
        <w:rPr>
          <w:rFonts w:ascii="Calibri"/>
          <w:b/>
          <w:spacing w:val="9"/>
          <w:w w:val="110"/>
          <w:sz w:val="18"/>
          <w:lang w:val="en-GB"/>
        </w:rPr>
        <w:t xml:space="preserve"> </w:t>
      </w:r>
      <w:r w:rsidRPr="00D516D6">
        <w:rPr>
          <w:rFonts w:ascii="Calibri"/>
          <w:b/>
          <w:spacing w:val="-4"/>
          <w:w w:val="110"/>
          <w:sz w:val="18"/>
          <w:lang w:val="en-GB"/>
        </w:rPr>
        <w:t>Code:</w:t>
      </w:r>
      <w:r w:rsidRPr="00D516D6">
        <w:rPr>
          <w:rFonts w:ascii="Calibri"/>
          <w:b/>
          <w:sz w:val="18"/>
          <w:lang w:val="en-GB"/>
        </w:rPr>
        <w:tab/>
      </w:r>
      <w:r w:rsidRPr="00D516D6">
        <w:rPr>
          <w:rFonts w:ascii="Calibri"/>
          <w:w w:val="110"/>
          <w:sz w:val="18"/>
          <w:lang w:val="en-GB"/>
        </w:rPr>
        <w:t>PU-</w:t>
      </w:r>
      <w:r w:rsidRPr="00D516D6">
        <w:rPr>
          <w:rFonts w:ascii="Calibri"/>
          <w:spacing w:val="-10"/>
          <w:w w:val="110"/>
          <w:sz w:val="18"/>
          <w:lang w:val="en-GB"/>
        </w:rPr>
        <w:t>3</w:t>
      </w:r>
    </w:p>
    <w:p w14:paraId="61C4C2DF" w14:textId="77777777" w:rsidR="00AF779A" w:rsidRPr="00D516D6" w:rsidRDefault="00E9277B">
      <w:pPr>
        <w:tabs>
          <w:tab w:val="left" w:pos="1828"/>
        </w:tabs>
        <w:spacing w:line="219" w:lineRule="exact"/>
        <w:ind w:left="236"/>
        <w:rPr>
          <w:rFonts w:ascii="Calibri"/>
          <w:sz w:val="18"/>
          <w:lang w:val="en-GB"/>
        </w:rPr>
      </w:pPr>
      <w:r w:rsidRPr="00D516D6">
        <w:rPr>
          <w:rFonts w:ascii="Calibri"/>
          <w:b/>
          <w:w w:val="110"/>
          <w:sz w:val="18"/>
          <w:lang w:val="en-GB"/>
        </w:rPr>
        <w:t>Test</w:t>
      </w:r>
      <w:r w:rsidRPr="00D516D6">
        <w:rPr>
          <w:rFonts w:ascii="Calibri"/>
          <w:b/>
          <w:spacing w:val="8"/>
          <w:w w:val="110"/>
          <w:sz w:val="18"/>
          <w:lang w:val="en-GB"/>
        </w:rPr>
        <w:t xml:space="preserve"> </w:t>
      </w:r>
      <w:r w:rsidRPr="00D516D6">
        <w:rPr>
          <w:rFonts w:ascii="Calibri"/>
          <w:b/>
          <w:w w:val="110"/>
          <w:sz w:val="18"/>
          <w:lang w:val="en-GB"/>
        </w:rPr>
        <w:t>Case</w:t>
      </w:r>
      <w:r w:rsidRPr="00D516D6">
        <w:rPr>
          <w:rFonts w:ascii="Calibri"/>
          <w:b/>
          <w:spacing w:val="9"/>
          <w:w w:val="110"/>
          <w:sz w:val="18"/>
          <w:lang w:val="en-GB"/>
        </w:rPr>
        <w:t xml:space="preserve"> </w:t>
      </w:r>
      <w:r w:rsidRPr="00D516D6">
        <w:rPr>
          <w:rFonts w:ascii="Calibri"/>
          <w:b/>
          <w:spacing w:val="-2"/>
          <w:w w:val="110"/>
          <w:sz w:val="18"/>
          <w:lang w:val="en-GB"/>
        </w:rPr>
        <w:t>Name:</w:t>
      </w:r>
      <w:r w:rsidRPr="00D516D6">
        <w:rPr>
          <w:rFonts w:ascii="Calibri"/>
          <w:b/>
          <w:sz w:val="18"/>
          <w:lang w:val="en-GB"/>
        </w:rPr>
        <w:tab/>
      </w:r>
      <w:r w:rsidRPr="00D516D6">
        <w:rPr>
          <w:rFonts w:ascii="Calibri"/>
          <w:w w:val="110"/>
          <w:sz w:val="18"/>
          <w:lang w:val="en-GB"/>
        </w:rPr>
        <w:t>Face</w:t>
      </w:r>
      <w:r w:rsidRPr="00D516D6">
        <w:rPr>
          <w:rFonts w:ascii="Calibri"/>
          <w:spacing w:val="-4"/>
          <w:w w:val="110"/>
          <w:sz w:val="18"/>
          <w:lang w:val="en-GB"/>
        </w:rPr>
        <w:t xml:space="preserve"> </w:t>
      </w:r>
      <w:r w:rsidRPr="00D516D6">
        <w:rPr>
          <w:rFonts w:ascii="Calibri"/>
          <w:spacing w:val="-2"/>
          <w:w w:val="110"/>
          <w:sz w:val="18"/>
          <w:lang w:val="en-GB"/>
        </w:rPr>
        <w:t>Training</w:t>
      </w:r>
    </w:p>
    <w:p w14:paraId="5474D6E7" w14:textId="77777777" w:rsidR="00AF779A" w:rsidRPr="00D516D6" w:rsidRDefault="00E9277B">
      <w:pPr>
        <w:tabs>
          <w:tab w:val="left" w:pos="1828"/>
        </w:tabs>
        <w:spacing w:line="219" w:lineRule="exact"/>
        <w:ind w:left="236"/>
        <w:rPr>
          <w:rFonts w:ascii="Calibri"/>
          <w:sz w:val="18"/>
          <w:lang w:val="en-GB"/>
        </w:rPr>
      </w:pPr>
      <w:r>
        <w:rPr>
          <w:lang w:val="en-GB"/>
        </w:rPr>
        <w:pict w14:anchorId="51D0BE61">
          <v:shape id="docshape110" o:spid="_x0000_s1191" alt="" style="position:absolute;left:0;text-align:left;margin-left:38.85pt;margin-top:13.8pt;width:466.6pt;height:.1pt;z-index:-15690752;mso-wrap-edited:f;mso-width-percent:0;mso-height-percent:0;mso-wrap-distance-left:0;mso-wrap-distance-right:0;mso-position-horizontal-relative:page;mso-width-percent:0;mso-height-percent:0" coordsize="9332,1270" path="m,l9331,e" filled="f" strokeweight=".17569mm">
            <v:path arrowok="t" o:connecttype="custom" o:connectlocs="0,0;2147483646,0" o:connectangles="0,0"/>
            <w10:wrap type="topAndBottom" anchorx="page"/>
          </v:shape>
        </w:pict>
      </w:r>
      <w:r w:rsidR="009308E3" w:rsidRPr="00D516D6">
        <w:rPr>
          <w:rFonts w:ascii="Calibri"/>
          <w:b/>
          <w:w w:val="105"/>
          <w:sz w:val="18"/>
          <w:lang w:val="en-GB"/>
        </w:rPr>
        <w:t>Expected</w:t>
      </w:r>
      <w:r w:rsidR="009308E3" w:rsidRPr="00D516D6">
        <w:rPr>
          <w:rFonts w:ascii="Calibri"/>
          <w:b/>
          <w:spacing w:val="22"/>
          <w:w w:val="105"/>
          <w:sz w:val="18"/>
          <w:lang w:val="en-GB"/>
        </w:rPr>
        <w:t xml:space="preserve"> </w:t>
      </w:r>
      <w:r w:rsidR="009308E3" w:rsidRPr="00D516D6">
        <w:rPr>
          <w:rFonts w:ascii="Calibri"/>
          <w:b/>
          <w:spacing w:val="-2"/>
          <w:w w:val="105"/>
          <w:sz w:val="18"/>
          <w:lang w:val="en-GB"/>
        </w:rPr>
        <w:t>Result:</w:t>
      </w:r>
      <w:r w:rsidR="009308E3" w:rsidRPr="00D516D6">
        <w:rPr>
          <w:rFonts w:ascii="Calibri"/>
          <w:b/>
          <w:sz w:val="18"/>
          <w:lang w:val="en-GB"/>
        </w:rPr>
        <w:tab/>
      </w:r>
      <w:r w:rsidR="009308E3" w:rsidRPr="00D516D6">
        <w:rPr>
          <w:rFonts w:ascii="Calibri"/>
          <w:w w:val="105"/>
          <w:sz w:val="18"/>
          <w:lang w:val="en-GB"/>
        </w:rPr>
        <w:t>Successfully</w:t>
      </w:r>
      <w:r w:rsidR="009308E3" w:rsidRPr="00D516D6">
        <w:rPr>
          <w:rFonts w:ascii="Calibri"/>
          <w:spacing w:val="2"/>
          <w:w w:val="105"/>
          <w:sz w:val="18"/>
          <w:lang w:val="en-GB"/>
        </w:rPr>
        <w:t xml:space="preserve"> </w:t>
      </w:r>
      <w:r w:rsidR="009308E3" w:rsidRPr="00D516D6">
        <w:rPr>
          <w:rFonts w:ascii="Calibri"/>
          <w:w w:val="105"/>
          <w:sz w:val="18"/>
          <w:lang w:val="en-GB"/>
        </w:rPr>
        <w:t>perform</w:t>
      </w:r>
      <w:r w:rsidR="009308E3" w:rsidRPr="00D516D6">
        <w:rPr>
          <w:rFonts w:ascii="Calibri"/>
          <w:spacing w:val="3"/>
          <w:w w:val="105"/>
          <w:sz w:val="18"/>
          <w:lang w:val="en-GB"/>
        </w:rPr>
        <w:t xml:space="preserve"> </w:t>
      </w:r>
      <w:r w:rsidR="009308E3" w:rsidRPr="00D516D6">
        <w:rPr>
          <w:rFonts w:ascii="Calibri"/>
          <w:w w:val="105"/>
          <w:sz w:val="18"/>
          <w:lang w:val="en-GB"/>
        </w:rPr>
        <w:t>facial</w:t>
      </w:r>
      <w:r w:rsidR="009308E3" w:rsidRPr="00D516D6">
        <w:rPr>
          <w:rFonts w:ascii="Calibri"/>
          <w:spacing w:val="1"/>
          <w:w w:val="105"/>
          <w:sz w:val="18"/>
          <w:lang w:val="en-GB"/>
        </w:rPr>
        <w:t xml:space="preserve"> </w:t>
      </w:r>
      <w:r w:rsidR="009308E3" w:rsidRPr="00D516D6">
        <w:rPr>
          <w:rFonts w:ascii="Calibri"/>
          <w:w w:val="105"/>
          <w:sz w:val="18"/>
          <w:lang w:val="en-GB"/>
        </w:rPr>
        <w:t>training</w:t>
      </w:r>
      <w:r w:rsidR="009308E3" w:rsidRPr="00D516D6">
        <w:rPr>
          <w:rFonts w:ascii="Calibri"/>
          <w:spacing w:val="3"/>
          <w:w w:val="105"/>
          <w:sz w:val="18"/>
          <w:lang w:val="en-GB"/>
        </w:rPr>
        <w:t xml:space="preserve"> </w:t>
      </w:r>
      <w:r w:rsidR="009308E3" w:rsidRPr="00D516D6">
        <w:rPr>
          <w:rFonts w:ascii="Calibri"/>
          <w:w w:val="105"/>
          <w:sz w:val="18"/>
          <w:lang w:val="en-GB"/>
        </w:rPr>
        <w:t>for</w:t>
      </w:r>
      <w:r w:rsidR="009308E3" w:rsidRPr="00D516D6">
        <w:rPr>
          <w:rFonts w:ascii="Calibri"/>
          <w:spacing w:val="2"/>
          <w:w w:val="105"/>
          <w:sz w:val="18"/>
          <w:lang w:val="en-GB"/>
        </w:rPr>
        <w:t xml:space="preserve"> </w:t>
      </w:r>
      <w:r w:rsidR="009308E3" w:rsidRPr="00D516D6">
        <w:rPr>
          <w:rFonts w:ascii="Calibri"/>
          <w:w w:val="105"/>
          <w:sz w:val="18"/>
          <w:lang w:val="en-GB"/>
        </w:rPr>
        <w:t>a</w:t>
      </w:r>
      <w:r w:rsidR="009308E3" w:rsidRPr="00D516D6">
        <w:rPr>
          <w:rFonts w:ascii="Calibri"/>
          <w:spacing w:val="2"/>
          <w:w w:val="105"/>
          <w:sz w:val="18"/>
          <w:lang w:val="en-GB"/>
        </w:rPr>
        <w:t xml:space="preserve"> </w:t>
      </w:r>
      <w:r w:rsidR="009308E3" w:rsidRPr="00D516D6">
        <w:rPr>
          <w:rFonts w:ascii="Calibri"/>
          <w:spacing w:val="-2"/>
          <w:w w:val="105"/>
          <w:sz w:val="18"/>
          <w:lang w:val="en-GB"/>
        </w:rPr>
        <w:t>student</w:t>
      </w:r>
    </w:p>
    <w:p w14:paraId="2165395B" w14:textId="77777777" w:rsidR="00AF779A" w:rsidRPr="00D516D6" w:rsidRDefault="00E9277B">
      <w:pPr>
        <w:spacing w:before="37" w:after="58"/>
        <w:ind w:left="3963"/>
        <w:rPr>
          <w:rFonts w:ascii="Calibri"/>
          <w:b/>
          <w:sz w:val="18"/>
          <w:lang w:val="en-GB"/>
        </w:rPr>
      </w:pPr>
      <w:r w:rsidRPr="00D516D6">
        <w:rPr>
          <w:rFonts w:ascii="Calibri"/>
          <w:b/>
          <w:w w:val="105"/>
          <w:sz w:val="18"/>
          <w:lang w:val="en-GB"/>
        </w:rPr>
        <w:t>Test</w:t>
      </w:r>
      <w:r w:rsidRPr="00D516D6">
        <w:rPr>
          <w:rFonts w:ascii="Calibri"/>
          <w:b/>
          <w:spacing w:val="27"/>
          <w:w w:val="105"/>
          <w:sz w:val="18"/>
          <w:lang w:val="en-GB"/>
        </w:rPr>
        <w:t xml:space="preserve"> </w:t>
      </w:r>
      <w:r w:rsidRPr="00D516D6">
        <w:rPr>
          <w:rFonts w:ascii="Calibri"/>
          <w:b/>
          <w:w w:val="105"/>
          <w:sz w:val="18"/>
          <w:lang w:val="en-GB"/>
        </w:rPr>
        <w:t>Case</w:t>
      </w:r>
      <w:r w:rsidRPr="00D516D6">
        <w:rPr>
          <w:rFonts w:ascii="Calibri"/>
          <w:b/>
          <w:spacing w:val="27"/>
          <w:w w:val="105"/>
          <w:sz w:val="18"/>
          <w:lang w:val="en-GB"/>
        </w:rPr>
        <w:t xml:space="preserve"> </w:t>
      </w:r>
      <w:r w:rsidRPr="00D516D6">
        <w:rPr>
          <w:rFonts w:ascii="Calibri"/>
          <w:b/>
          <w:spacing w:val="-2"/>
          <w:w w:val="105"/>
          <w:sz w:val="18"/>
          <w:lang w:val="en-GB"/>
        </w:rPr>
        <w:t>Procedure</w:t>
      </w:r>
    </w:p>
    <w:p w14:paraId="43561EF1" w14:textId="77777777" w:rsidR="00AF779A" w:rsidRPr="00D516D6" w:rsidRDefault="00E9277B">
      <w:pPr>
        <w:pStyle w:val="Textoindependiente"/>
        <w:spacing w:line="20" w:lineRule="exact"/>
        <w:ind w:left="116"/>
        <w:rPr>
          <w:rFonts w:ascii="Calibri"/>
          <w:sz w:val="2"/>
          <w:lang w:val="en-GB"/>
        </w:rPr>
      </w:pPr>
      <w:r>
        <w:rPr>
          <w:rFonts w:ascii="Calibri"/>
          <w:sz w:val="2"/>
          <w:lang w:val="en-GB"/>
        </w:rPr>
      </w:r>
      <w:r>
        <w:rPr>
          <w:rFonts w:ascii="Calibri"/>
          <w:sz w:val="2"/>
          <w:lang w:val="en-GB"/>
        </w:rPr>
        <w:pict w14:anchorId="5977909D">
          <v:group id="docshapegroup111" o:spid="_x0000_s1189" alt="" style="width:466.6pt;height:.5pt;mso-position-horizontal-relative:char;mso-position-vertical-relative:line" coordsize="9332,10">
            <v:line id="_x0000_s1190" alt="" style="position:absolute" from="0,5" to="9332,5" strokeweight=".17569mm"/>
            <w10:anchorlock/>
          </v:group>
        </w:pict>
      </w:r>
    </w:p>
    <w:p w14:paraId="59EDD6F2" w14:textId="77777777" w:rsidR="00AF779A" w:rsidRPr="00D516D6" w:rsidRDefault="00E9277B">
      <w:pPr>
        <w:tabs>
          <w:tab w:val="left" w:pos="1828"/>
        </w:tabs>
        <w:spacing w:before="22"/>
        <w:ind w:left="770"/>
        <w:rPr>
          <w:rFonts w:ascii="Calibri"/>
          <w:b/>
          <w:sz w:val="18"/>
          <w:lang w:val="en-GB"/>
        </w:rPr>
      </w:pPr>
      <w:r>
        <w:rPr>
          <w:lang w:val="en-GB"/>
        </w:rPr>
        <w:pict w14:anchorId="7925E03D">
          <v:shape id="docshape112" o:spid="_x0000_s1188" alt="" style="position:absolute;left:0;text-align:left;margin-left:38.85pt;margin-top:14.9pt;width:466.6pt;height:.1pt;z-index:-15689728;mso-wrap-edited:f;mso-width-percent:0;mso-height-percent:0;mso-wrap-distance-left:0;mso-wrap-distance-right:0;mso-position-horizontal-relative:page;mso-width-percent:0;mso-height-percent:0" coordsize="9332,1270" path="m,l9331,e" filled="f" strokeweight=".17569mm">
            <v:path arrowok="t" o:connecttype="custom" o:connectlocs="0,0;2147483646,0" o:connectangles="0,0"/>
            <w10:wrap type="topAndBottom" anchorx="page"/>
          </v:shape>
        </w:pict>
      </w:r>
      <w:r w:rsidR="009308E3" w:rsidRPr="00D516D6">
        <w:rPr>
          <w:rFonts w:ascii="Calibri"/>
          <w:b/>
          <w:spacing w:val="-5"/>
          <w:w w:val="105"/>
          <w:sz w:val="18"/>
          <w:lang w:val="en-GB"/>
        </w:rPr>
        <w:t>No.</w:t>
      </w:r>
      <w:r w:rsidR="009308E3" w:rsidRPr="00D516D6">
        <w:rPr>
          <w:rFonts w:ascii="Calibri"/>
          <w:b/>
          <w:sz w:val="18"/>
          <w:lang w:val="en-GB"/>
        </w:rPr>
        <w:tab/>
      </w:r>
      <w:r w:rsidR="009308E3" w:rsidRPr="00D516D6">
        <w:rPr>
          <w:rFonts w:ascii="Calibri"/>
          <w:b/>
          <w:w w:val="105"/>
          <w:sz w:val="18"/>
          <w:lang w:val="en-GB"/>
        </w:rPr>
        <w:t>Step</w:t>
      </w:r>
      <w:r w:rsidR="009308E3" w:rsidRPr="00D516D6">
        <w:rPr>
          <w:rFonts w:ascii="Calibri"/>
          <w:b/>
          <w:spacing w:val="25"/>
          <w:w w:val="105"/>
          <w:sz w:val="18"/>
          <w:lang w:val="en-GB"/>
        </w:rPr>
        <w:t xml:space="preserve"> </w:t>
      </w:r>
      <w:r w:rsidR="009308E3" w:rsidRPr="00D516D6">
        <w:rPr>
          <w:rFonts w:ascii="Calibri"/>
          <w:b/>
          <w:spacing w:val="-2"/>
          <w:w w:val="105"/>
          <w:sz w:val="18"/>
          <w:lang w:val="en-GB"/>
        </w:rPr>
        <w:t>Description</w:t>
      </w:r>
    </w:p>
    <w:p w14:paraId="145BE220" w14:textId="77777777" w:rsidR="00AF779A" w:rsidRPr="00D516D6" w:rsidRDefault="00E9277B">
      <w:pPr>
        <w:pStyle w:val="Prrafodelista"/>
        <w:numPr>
          <w:ilvl w:val="0"/>
          <w:numId w:val="9"/>
        </w:numPr>
        <w:tabs>
          <w:tab w:val="left" w:pos="1828"/>
          <w:tab w:val="left" w:pos="1829"/>
        </w:tabs>
        <w:spacing w:before="37" w:line="219" w:lineRule="exact"/>
        <w:ind w:hanging="963"/>
        <w:rPr>
          <w:rFonts w:ascii="Calibri"/>
          <w:sz w:val="18"/>
          <w:lang w:val="en-GB"/>
        </w:rPr>
      </w:pPr>
      <w:r w:rsidRPr="00D516D6">
        <w:rPr>
          <w:rFonts w:ascii="Calibri"/>
          <w:w w:val="105"/>
          <w:sz w:val="18"/>
          <w:lang w:val="en-GB"/>
        </w:rPr>
        <w:t>Enter</w:t>
      </w:r>
      <w:r w:rsidRPr="00D516D6">
        <w:rPr>
          <w:rFonts w:ascii="Calibri"/>
          <w:spacing w:val="11"/>
          <w:w w:val="105"/>
          <w:sz w:val="18"/>
          <w:lang w:val="en-GB"/>
        </w:rPr>
        <w:t xml:space="preserve"> </w:t>
      </w:r>
      <w:r w:rsidRPr="00D516D6">
        <w:rPr>
          <w:rFonts w:ascii="Calibri"/>
          <w:w w:val="105"/>
          <w:sz w:val="18"/>
          <w:lang w:val="en-GB"/>
        </w:rPr>
        <w:t>the</w:t>
      </w:r>
      <w:r w:rsidRPr="00D516D6">
        <w:rPr>
          <w:rFonts w:ascii="Calibri"/>
          <w:spacing w:val="10"/>
          <w:w w:val="105"/>
          <w:sz w:val="18"/>
          <w:lang w:val="en-GB"/>
        </w:rPr>
        <w:t xml:space="preserve"> </w:t>
      </w:r>
      <w:r w:rsidRPr="00D516D6">
        <w:rPr>
          <w:rFonts w:ascii="Calibri"/>
          <w:w w:val="105"/>
          <w:sz w:val="18"/>
          <w:lang w:val="en-GB"/>
        </w:rPr>
        <w:t>"Child"</w:t>
      </w:r>
      <w:r w:rsidRPr="00D516D6">
        <w:rPr>
          <w:rFonts w:ascii="Calibri"/>
          <w:spacing w:val="12"/>
          <w:w w:val="105"/>
          <w:sz w:val="18"/>
          <w:lang w:val="en-GB"/>
        </w:rPr>
        <w:t xml:space="preserve"> </w:t>
      </w:r>
      <w:r w:rsidRPr="00D516D6">
        <w:rPr>
          <w:rFonts w:ascii="Calibri"/>
          <w:w w:val="105"/>
          <w:sz w:val="18"/>
          <w:lang w:val="en-GB"/>
        </w:rPr>
        <w:t>module</w:t>
      </w:r>
      <w:r w:rsidRPr="00D516D6">
        <w:rPr>
          <w:rFonts w:ascii="Calibri"/>
          <w:spacing w:val="11"/>
          <w:w w:val="105"/>
          <w:sz w:val="18"/>
          <w:lang w:val="en-GB"/>
        </w:rPr>
        <w:t xml:space="preserve"> </w:t>
      </w:r>
      <w:r w:rsidRPr="00D516D6">
        <w:rPr>
          <w:rFonts w:ascii="Calibri"/>
          <w:w w:val="105"/>
          <w:sz w:val="18"/>
          <w:lang w:val="en-GB"/>
        </w:rPr>
        <w:t>of</w:t>
      </w:r>
      <w:r w:rsidRPr="00D516D6">
        <w:rPr>
          <w:rFonts w:ascii="Calibri"/>
          <w:spacing w:val="11"/>
          <w:w w:val="105"/>
          <w:sz w:val="18"/>
          <w:lang w:val="en-GB"/>
        </w:rPr>
        <w:t xml:space="preserve"> </w:t>
      </w:r>
      <w:r w:rsidRPr="00D516D6">
        <w:rPr>
          <w:rFonts w:ascii="Calibri"/>
          <w:w w:val="105"/>
          <w:sz w:val="18"/>
          <w:lang w:val="en-GB"/>
        </w:rPr>
        <w:t>the</w:t>
      </w:r>
      <w:r w:rsidRPr="00D516D6">
        <w:rPr>
          <w:rFonts w:ascii="Calibri"/>
          <w:spacing w:val="10"/>
          <w:w w:val="105"/>
          <w:sz w:val="18"/>
          <w:lang w:val="en-GB"/>
        </w:rPr>
        <w:t xml:space="preserve"> </w:t>
      </w:r>
      <w:r w:rsidRPr="00D516D6">
        <w:rPr>
          <w:rFonts w:ascii="Calibri"/>
          <w:spacing w:val="-2"/>
          <w:w w:val="105"/>
          <w:sz w:val="18"/>
          <w:lang w:val="en-GB"/>
        </w:rPr>
        <w:t>application.</w:t>
      </w:r>
    </w:p>
    <w:p w14:paraId="23FEA1CB" w14:textId="77777777" w:rsidR="00AF779A" w:rsidRPr="00D516D6" w:rsidRDefault="00E9277B">
      <w:pPr>
        <w:pStyle w:val="Prrafodelista"/>
        <w:numPr>
          <w:ilvl w:val="0"/>
          <w:numId w:val="9"/>
        </w:numPr>
        <w:tabs>
          <w:tab w:val="left" w:pos="1828"/>
          <w:tab w:val="left" w:pos="1829"/>
        </w:tabs>
        <w:spacing w:line="219" w:lineRule="exact"/>
        <w:ind w:hanging="963"/>
        <w:rPr>
          <w:rFonts w:ascii="Calibri"/>
          <w:sz w:val="18"/>
          <w:lang w:val="en-GB"/>
        </w:rPr>
      </w:pPr>
      <w:r w:rsidRPr="00D516D6">
        <w:rPr>
          <w:rFonts w:ascii="Calibri"/>
          <w:w w:val="105"/>
          <w:sz w:val="18"/>
          <w:lang w:val="en-GB"/>
        </w:rPr>
        <w:t>Select</w:t>
      </w:r>
      <w:r w:rsidRPr="00D516D6">
        <w:rPr>
          <w:rFonts w:ascii="Calibri"/>
          <w:spacing w:val="12"/>
          <w:w w:val="105"/>
          <w:sz w:val="18"/>
          <w:lang w:val="en-GB"/>
        </w:rPr>
        <w:t xml:space="preserve"> </w:t>
      </w:r>
      <w:r w:rsidRPr="00D516D6">
        <w:rPr>
          <w:rFonts w:ascii="Calibri"/>
          <w:w w:val="105"/>
          <w:sz w:val="18"/>
          <w:lang w:val="en-GB"/>
        </w:rPr>
        <w:t>the</w:t>
      </w:r>
      <w:r w:rsidRPr="00D516D6">
        <w:rPr>
          <w:rFonts w:ascii="Calibri"/>
          <w:spacing w:val="11"/>
          <w:w w:val="105"/>
          <w:sz w:val="18"/>
          <w:lang w:val="en-GB"/>
        </w:rPr>
        <w:t xml:space="preserve"> </w:t>
      </w:r>
      <w:r w:rsidRPr="00D516D6">
        <w:rPr>
          <w:rFonts w:ascii="Calibri"/>
          <w:w w:val="105"/>
          <w:sz w:val="18"/>
          <w:lang w:val="en-GB"/>
        </w:rPr>
        <w:t>"Train"</w:t>
      </w:r>
      <w:r w:rsidRPr="00D516D6">
        <w:rPr>
          <w:rFonts w:ascii="Calibri"/>
          <w:spacing w:val="12"/>
          <w:w w:val="105"/>
          <w:sz w:val="18"/>
          <w:lang w:val="en-GB"/>
        </w:rPr>
        <w:t xml:space="preserve"> </w:t>
      </w:r>
      <w:r w:rsidRPr="00D516D6">
        <w:rPr>
          <w:rFonts w:ascii="Calibri"/>
          <w:w w:val="105"/>
          <w:sz w:val="18"/>
          <w:lang w:val="en-GB"/>
        </w:rPr>
        <w:t>option</w:t>
      </w:r>
      <w:r w:rsidRPr="00D516D6">
        <w:rPr>
          <w:rFonts w:ascii="Calibri"/>
          <w:spacing w:val="12"/>
          <w:w w:val="105"/>
          <w:sz w:val="18"/>
          <w:lang w:val="en-GB"/>
        </w:rPr>
        <w:t xml:space="preserve"> </w:t>
      </w:r>
      <w:r w:rsidRPr="00D516D6">
        <w:rPr>
          <w:rFonts w:ascii="Calibri"/>
          <w:w w:val="105"/>
          <w:sz w:val="18"/>
          <w:lang w:val="en-GB"/>
        </w:rPr>
        <w:t>for</w:t>
      </w:r>
      <w:r w:rsidRPr="00D516D6">
        <w:rPr>
          <w:rFonts w:ascii="Calibri"/>
          <w:spacing w:val="11"/>
          <w:w w:val="105"/>
          <w:sz w:val="18"/>
          <w:lang w:val="en-GB"/>
        </w:rPr>
        <w:t xml:space="preserve"> </w:t>
      </w:r>
      <w:r w:rsidRPr="00D516D6">
        <w:rPr>
          <w:rFonts w:ascii="Calibri"/>
          <w:w w:val="105"/>
          <w:sz w:val="18"/>
          <w:lang w:val="en-GB"/>
        </w:rPr>
        <w:t>a</w:t>
      </w:r>
      <w:r w:rsidRPr="00D516D6">
        <w:rPr>
          <w:rFonts w:ascii="Calibri"/>
          <w:spacing w:val="12"/>
          <w:w w:val="105"/>
          <w:sz w:val="18"/>
          <w:lang w:val="en-GB"/>
        </w:rPr>
        <w:t xml:space="preserve"> </w:t>
      </w:r>
      <w:r w:rsidRPr="00D516D6">
        <w:rPr>
          <w:rFonts w:ascii="Calibri"/>
          <w:spacing w:val="-2"/>
          <w:w w:val="105"/>
          <w:sz w:val="18"/>
          <w:lang w:val="en-GB"/>
        </w:rPr>
        <w:t>child.</w:t>
      </w:r>
    </w:p>
    <w:p w14:paraId="7A91BD1D" w14:textId="77777777" w:rsidR="00AF779A" w:rsidRPr="00D516D6" w:rsidRDefault="00E9277B">
      <w:pPr>
        <w:pStyle w:val="Prrafodelista"/>
        <w:numPr>
          <w:ilvl w:val="0"/>
          <w:numId w:val="9"/>
        </w:numPr>
        <w:tabs>
          <w:tab w:val="left" w:pos="1828"/>
          <w:tab w:val="left" w:pos="1829"/>
        </w:tabs>
        <w:spacing w:line="219" w:lineRule="exact"/>
        <w:ind w:hanging="963"/>
        <w:rPr>
          <w:rFonts w:ascii="Calibri"/>
          <w:sz w:val="18"/>
          <w:lang w:val="en-GB"/>
        </w:rPr>
      </w:pPr>
      <w:r w:rsidRPr="00D516D6">
        <w:rPr>
          <w:rFonts w:ascii="Calibri"/>
          <w:w w:val="105"/>
          <w:sz w:val="18"/>
          <w:lang w:val="en-GB"/>
        </w:rPr>
        <w:t>Register</w:t>
      </w:r>
      <w:r w:rsidRPr="00D516D6">
        <w:rPr>
          <w:rFonts w:ascii="Calibri"/>
          <w:spacing w:val="2"/>
          <w:w w:val="105"/>
          <w:sz w:val="18"/>
          <w:lang w:val="en-GB"/>
        </w:rPr>
        <w:t xml:space="preserve"> </w:t>
      </w:r>
      <w:r w:rsidRPr="00D516D6">
        <w:rPr>
          <w:rFonts w:ascii="Calibri"/>
          <w:w w:val="105"/>
          <w:sz w:val="18"/>
          <w:lang w:val="en-GB"/>
        </w:rPr>
        <w:t>a</w:t>
      </w:r>
      <w:r w:rsidRPr="00D516D6">
        <w:rPr>
          <w:rFonts w:ascii="Calibri"/>
          <w:spacing w:val="2"/>
          <w:w w:val="105"/>
          <w:sz w:val="18"/>
          <w:lang w:val="en-GB"/>
        </w:rPr>
        <w:t xml:space="preserve"> </w:t>
      </w:r>
      <w:r w:rsidRPr="00D516D6">
        <w:rPr>
          <w:rFonts w:ascii="Calibri"/>
          <w:w w:val="105"/>
          <w:sz w:val="18"/>
          <w:lang w:val="en-GB"/>
        </w:rPr>
        <w:t>device.</w:t>
      </w:r>
      <w:r w:rsidRPr="00D516D6">
        <w:rPr>
          <w:rFonts w:ascii="Calibri"/>
          <w:spacing w:val="3"/>
          <w:w w:val="105"/>
          <w:sz w:val="18"/>
          <w:lang w:val="en-GB"/>
        </w:rPr>
        <w:t xml:space="preserve"> </w:t>
      </w:r>
      <w:r w:rsidRPr="00D516D6">
        <w:rPr>
          <w:rFonts w:ascii="Calibri"/>
          <w:w w:val="105"/>
          <w:sz w:val="18"/>
          <w:lang w:val="en-GB"/>
        </w:rPr>
        <w:t>(</w:t>
      </w:r>
      <w:proofErr w:type="gramStart"/>
      <w:r w:rsidRPr="00D516D6">
        <w:rPr>
          <w:rFonts w:ascii="Calibri"/>
          <w:w w:val="105"/>
          <w:sz w:val="18"/>
          <w:lang w:val="en-GB"/>
        </w:rPr>
        <w:t>see</w:t>
      </w:r>
      <w:proofErr w:type="gramEnd"/>
      <w:r w:rsidRPr="00D516D6">
        <w:rPr>
          <w:rFonts w:ascii="Calibri"/>
          <w:spacing w:val="2"/>
          <w:w w:val="105"/>
          <w:sz w:val="18"/>
          <w:lang w:val="en-GB"/>
        </w:rPr>
        <w:t xml:space="preserve"> </w:t>
      </w:r>
      <w:r w:rsidRPr="00D516D6">
        <w:rPr>
          <w:rFonts w:ascii="Calibri"/>
          <w:w w:val="105"/>
          <w:sz w:val="18"/>
          <w:lang w:val="en-GB"/>
        </w:rPr>
        <w:t>test</w:t>
      </w:r>
      <w:r w:rsidRPr="00D516D6">
        <w:rPr>
          <w:rFonts w:ascii="Calibri"/>
          <w:spacing w:val="2"/>
          <w:w w:val="105"/>
          <w:sz w:val="18"/>
          <w:lang w:val="en-GB"/>
        </w:rPr>
        <w:t xml:space="preserve"> </w:t>
      </w:r>
      <w:r w:rsidRPr="00D516D6">
        <w:rPr>
          <w:rFonts w:ascii="Calibri"/>
          <w:w w:val="105"/>
          <w:sz w:val="18"/>
          <w:lang w:val="en-GB"/>
        </w:rPr>
        <w:t>case</w:t>
      </w:r>
      <w:r w:rsidRPr="00D516D6">
        <w:rPr>
          <w:rFonts w:ascii="Calibri"/>
          <w:spacing w:val="2"/>
          <w:w w:val="105"/>
          <w:sz w:val="18"/>
          <w:lang w:val="en-GB"/>
        </w:rPr>
        <w:t xml:space="preserve"> </w:t>
      </w:r>
      <w:r w:rsidRPr="00D516D6">
        <w:rPr>
          <w:rFonts w:ascii="Calibri"/>
          <w:w w:val="105"/>
          <w:sz w:val="18"/>
          <w:lang w:val="en-GB"/>
        </w:rPr>
        <w:t>Table</w:t>
      </w:r>
      <w:r w:rsidRPr="00D516D6">
        <w:rPr>
          <w:rFonts w:ascii="Calibri"/>
          <w:spacing w:val="3"/>
          <w:w w:val="105"/>
          <w:sz w:val="18"/>
          <w:lang w:val="en-GB"/>
        </w:rPr>
        <w:t xml:space="preserve"> </w:t>
      </w:r>
      <w:hyperlink w:anchor="_bookmark29" w:history="1">
        <w:r w:rsidRPr="00D516D6">
          <w:rPr>
            <w:rFonts w:ascii="Calibri"/>
            <w:color w:val="2F4F4F"/>
            <w:spacing w:val="-4"/>
            <w:w w:val="105"/>
            <w:sz w:val="18"/>
            <w:lang w:val="en-GB"/>
          </w:rPr>
          <w:t>19</w:t>
        </w:r>
      </w:hyperlink>
      <w:r w:rsidRPr="00D516D6">
        <w:rPr>
          <w:rFonts w:ascii="Calibri"/>
          <w:spacing w:val="-4"/>
          <w:w w:val="105"/>
          <w:sz w:val="18"/>
          <w:lang w:val="en-GB"/>
        </w:rPr>
        <w:t>).</w:t>
      </w:r>
    </w:p>
    <w:p w14:paraId="4410EF9B" w14:textId="77777777" w:rsidR="00AF779A" w:rsidRPr="00D516D6" w:rsidRDefault="00E9277B">
      <w:pPr>
        <w:pStyle w:val="Prrafodelista"/>
        <w:numPr>
          <w:ilvl w:val="0"/>
          <w:numId w:val="9"/>
        </w:numPr>
        <w:tabs>
          <w:tab w:val="left" w:pos="1828"/>
          <w:tab w:val="left" w:pos="1829"/>
        </w:tabs>
        <w:spacing w:line="219" w:lineRule="exact"/>
        <w:ind w:hanging="963"/>
        <w:rPr>
          <w:rFonts w:ascii="Calibri"/>
          <w:sz w:val="18"/>
          <w:lang w:val="en-GB"/>
        </w:rPr>
      </w:pPr>
      <w:r w:rsidRPr="00D516D6">
        <w:rPr>
          <w:rFonts w:ascii="Calibri"/>
          <w:w w:val="105"/>
          <w:sz w:val="18"/>
          <w:lang w:val="en-GB"/>
        </w:rPr>
        <w:t>Select</w:t>
      </w:r>
      <w:r w:rsidRPr="00D516D6">
        <w:rPr>
          <w:rFonts w:ascii="Calibri"/>
          <w:spacing w:val="23"/>
          <w:w w:val="105"/>
          <w:sz w:val="18"/>
          <w:lang w:val="en-GB"/>
        </w:rPr>
        <w:t xml:space="preserve"> </w:t>
      </w:r>
      <w:r w:rsidRPr="00D516D6">
        <w:rPr>
          <w:rFonts w:ascii="Calibri"/>
          <w:w w:val="105"/>
          <w:sz w:val="18"/>
          <w:lang w:val="en-GB"/>
        </w:rPr>
        <w:t>the</w:t>
      </w:r>
      <w:r w:rsidRPr="00D516D6">
        <w:rPr>
          <w:rFonts w:ascii="Calibri"/>
          <w:spacing w:val="22"/>
          <w:w w:val="105"/>
          <w:sz w:val="18"/>
          <w:lang w:val="en-GB"/>
        </w:rPr>
        <w:t xml:space="preserve"> </w:t>
      </w:r>
      <w:r w:rsidRPr="00D516D6">
        <w:rPr>
          <w:rFonts w:ascii="Calibri"/>
          <w:w w:val="105"/>
          <w:sz w:val="18"/>
          <w:lang w:val="en-GB"/>
        </w:rPr>
        <w:t>"Train"</w:t>
      </w:r>
      <w:r w:rsidRPr="00D516D6">
        <w:rPr>
          <w:rFonts w:ascii="Calibri"/>
          <w:spacing w:val="23"/>
          <w:w w:val="105"/>
          <w:sz w:val="18"/>
          <w:lang w:val="en-GB"/>
        </w:rPr>
        <w:t xml:space="preserve"> </w:t>
      </w:r>
      <w:r w:rsidRPr="00D516D6">
        <w:rPr>
          <w:rFonts w:ascii="Calibri"/>
          <w:spacing w:val="-2"/>
          <w:w w:val="105"/>
          <w:sz w:val="18"/>
          <w:lang w:val="en-GB"/>
        </w:rPr>
        <w:t>option.</w:t>
      </w:r>
    </w:p>
    <w:p w14:paraId="58C4E0B4" w14:textId="77777777" w:rsidR="00AF779A" w:rsidRPr="00D516D6" w:rsidRDefault="00E9277B">
      <w:pPr>
        <w:pStyle w:val="Prrafodelista"/>
        <w:numPr>
          <w:ilvl w:val="0"/>
          <w:numId w:val="9"/>
        </w:numPr>
        <w:tabs>
          <w:tab w:val="left" w:pos="1828"/>
          <w:tab w:val="left" w:pos="1829"/>
        </w:tabs>
        <w:ind w:right="274"/>
        <w:rPr>
          <w:rFonts w:ascii="Calibri" w:hAnsi="Calibri"/>
          <w:sz w:val="18"/>
          <w:lang w:val="en-GB"/>
        </w:rPr>
      </w:pPr>
      <w:r>
        <w:rPr>
          <w:lang w:val="en-GB"/>
        </w:rPr>
        <w:pict w14:anchorId="69C65D55">
          <v:shape id="docshape113" o:spid="_x0000_s1187" alt="" style="position:absolute;left:0;text-align:left;margin-left:38.85pt;margin-top:24.95pt;width:466.6pt;height:.1pt;z-index:-15689216;mso-wrap-edited:f;mso-width-percent:0;mso-height-percent:0;mso-wrap-distance-left:0;mso-wrap-distance-right:0;mso-position-horizontal-relative:page;mso-width-percent:0;mso-height-percent:0" coordsize="9332,1270" path="m,l9331,e" filled="f" strokeweight=".28117mm">
            <v:path arrowok="t" o:connecttype="custom" o:connectlocs="0,0;2147483646,0" o:connectangles="0,0"/>
            <w10:wrap type="topAndBottom" anchorx="page"/>
          </v:shape>
        </w:pict>
      </w:r>
      <w:r w:rsidR="009308E3" w:rsidRPr="00D516D6">
        <w:rPr>
          <w:rFonts w:ascii="Calibri" w:hAnsi="Calibri"/>
          <w:sz w:val="18"/>
          <w:lang w:val="en-GB"/>
        </w:rPr>
        <w:t>Position</w:t>
      </w:r>
      <w:r w:rsidR="009308E3" w:rsidRPr="00D516D6">
        <w:rPr>
          <w:rFonts w:ascii="Calibri" w:hAnsi="Calibri"/>
          <w:spacing w:val="25"/>
          <w:sz w:val="18"/>
          <w:lang w:val="en-GB"/>
        </w:rPr>
        <w:t xml:space="preserve"> </w:t>
      </w:r>
      <w:r w:rsidR="009308E3" w:rsidRPr="00D516D6">
        <w:rPr>
          <w:rFonts w:ascii="Calibri" w:hAnsi="Calibri"/>
          <w:sz w:val="18"/>
          <w:lang w:val="en-GB"/>
        </w:rPr>
        <w:t>the</w:t>
      </w:r>
      <w:r w:rsidR="009308E3" w:rsidRPr="00D516D6">
        <w:rPr>
          <w:rFonts w:ascii="Calibri" w:hAnsi="Calibri"/>
          <w:spacing w:val="25"/>
          <w:sz w:val="18"/>
          <w:lang w:val="en-GB"/>
        </w:rPr>
        <w:t xml:space="preserve"> </w:t>
      </w:r>
      <w:r w:rsidR="009308E3" w:rsidRPr="00D516D6">
        <w:rPr>
          <w:rFonts w:ascii="Calibri" w:hAnsi="Calibri"/>
          <w:sz w:val="18"/>
          <w:lang w:val="en-GB"/>
        </w:rPr>
        <w:t>child’s</w:t>
      </w:r>
      <w:r w:rsidR="009308E3" w:rsidRPr="00D516D6">
        <w:rPr>
          <w:rFonts w:ascii="Calibri" w:hAnsi="Calibri"/>
          <w:spacing w:val="25"/>
          <w:sz w:val="18"/>
          <w:lang w:val="en-GB"/>
        </w:rPr>
        <w:t xml:space="preserve"> </w:t>
      </w:r>
      <w:r w:rsidR="009308E3" w:rsidRPr="00D516D6">
        <w:rPr>
          <w:rFonts w:ascii="Calibri" w:hAnsi="Calibri"/>
          <w:sz w:val="18"/>
          <w:lang w:val="en-GB"/>
        </w:rPr>
        <w:t>face</w:t>
      </w:r>
      <w:r w:rsidR="009308E3" w:rsidRPr="00D516D6">
        <w:rPr>
          <w:rFonts w:ascii="Calibri" w:hAnsi="Calibri"/>
          <w:spacing w:val="25"/>
          <w:sz w:val="18"/>
          <w:lang w:val="en-GB"/>
        </w:rPr>
        <w:t xml:space="preserve"> </w:t>
      </w:r>
      <w:r w:rsidR="009308E3" w:rsidRPr="00D516D6">
        <w:rPr>
          <w:rFonts w:ascii="Calibri" w:hAnsi="Calibri"/>
          <w:sz w:val="18"/>
          <w:lang w:val="en-GB"/>
        </w:rPr>
        <w:t>in</w:t>
      </w:r>
      <w:r w:rsidR="009308E3" w:rsidRPr="00D516D6">
        <w:rPr>
          <w:rFonts w:ascii="Calibri" w:hAnsi="Calibri"/>
          <w:spacing w:val="25"/>
          <w:sz w:val="18"/>
          <w:lang w:val="en-GB"/>
        </w:rPr>
        <w:t xml:space="preserve"> </w:t>
      </w:r>
      <w:r w:rsidR="009308E3" w:rsidRPr="00D516D6">
        <w:rPr>
          <w:rFonts w:ascii="Calibri" w:hAnsi="Calibri"/>
          <w:sz w:val="18"/>
          <w:lang w:val="en-GB"/>
        </w:rPr>
        <w:t>front</w:t>
      </w:r>
      <w:r w:rsidR="009308E3" w:rsidRPr="00D516D6">
        <w:rPr>
          <w:rFonts w:ascii="Calibri" w:hAnsi="Calibri"/>
          <w:spacing w:val="25"/>
          <w:sz w:val="18"/>
          <w:lang w:val="en-GB"/>
        </w:rPr>
        <w:t xml:space="preserve"> </w:t>
      </w:r>
      <w:r w:rsidR="009308E3" w:rsidRPr="00D516D6">
        <w:rPr>
          <w:rFonts w:ascii="Calibri" w:hAnsi="Calibri"/>
          <w:sz w:val="18"/>
          <w:lang w:val="en-GB"/>
        </w:rPr>
        <w:t>of</w:t>
      </w:r>
      <w:r w:rsidR="009308E3" w:rsidRPr="00D516D6">
        <w:rPr>
          <w:rFonts w:ascii="Calibri" w:hAnsi="Calibri"/>
          <w:spacing w:val="25"/>
          <w:sz w:val="18"/>
          <w:lang w:val="en-GB"/>
        </w:rPr>
        <w:t xml:space="preserve"> </w:t>
      </w:r>
      <w:r w:rsidR="009308E3" w:rsidRPr="00D516D6">
        <w:rPr>
          <w:rFonts w:ascii="Calibri" w:hAnsi="Calibri"/>
          <w:sz w:val="18"/>
          <w:lang w:val="en-GB"/>
        </w:rPr>
        <w:t>the</w:t>
      </w:r>
      <w:r w:rsidR="009308E3" w:rsidRPr="00D516D6">
        <w:rPr>
          <w:rFonts w:ascii="Calibri" w:hAnsi="Calibri"/>
          <w:spacing w:val="25"/>
          <w:sz w:val="18"/>
          <w:lang w:val="en-GB"/>
        </w:rPr>
        <w:t xml:space="preserve"> </w:t>
      </w:r>
      <w:r w:rsidR="009308E3" w:rsidRPr="00D516D6">
        <w:rPr>
          <w:rFonts w:ascii="Calibri" w:hAnsi="Calibri"/>
          <w:sz w:val="18"/>
          <w:lang w:val="en-GB"/>
        </w:rPr>
        <w:t>device’s</w:t>
      </w:r>
      <w:r w:rsidR="009308E3" w:rsidRPr="00D516D6">
        <w:rPr>
          <w:rFonts w:ascii="Calibri" w:hAnsi="Calibri"/>
          <w:spacing w:val="25"/>
          <w:sz w:val="18"/>
          <w:lang w:val="en-GB"/>
        </w:rPr>
        <w:t xml:space="preserve"> </w:t>
      </w:r>
      <w:r w:rsidR="009308E3" w:rsidRPr="00D516D6">
        <w:rPr>
          <w:rFonts w:ascii="Calibri" w:hAnsi="Calibri"/>
          <w:sz w:val="18"/>
          <w:lang w:val="en-GB"/>
        </w:rPr>
        <w:t>camera</w:t>
      </w:r>
      <w:r w:rsidR="009308E3" w:rsidRPr="00D516D6">
        <w:rPr>
          <w:rFonts w:ascii="Calibri" w:hAnsi="Calibri"/>
          <w:spacing w:val="25"/>
          <w:sz w:val="18"/>
          <w:lang w:val="en-GB"/>
        </w:rPr>
        <w:t xml:space="preserve"> </w:t>
      </w:r>
      <w:r w:rsidR="009308E3" w:rsidRPr="00D516D6">
        <w:rPr>
          <w:rFonts w:ascii="Calibri" w:hAnsi="Calibri"/>
          <w:sz w:val="18"/>
          <w:lang w:val="en-GB"/>
        </w:rPr>
        <w:t>and</w:t>
      </w:r>
      <w:r w:rsidR="009308E3" w:rsidRPr="00D516D6">
        <w:rPr>
          <w:rFonts w:ascii="Calibri" w:hAnsi="Calibri"/>
          <w:spacing w:val="25"/>
          <w:sz w:val="18"/>
          <w:lang w:val="en-GB"/>
        </w:rPr>
        <w:t xml:space="preserve"> </w:t>
      </w:r>
      <w:r w:rsidR="009308E3" w:rsidRPr="00D516D6">
        <w:rPr>
          <w:rFonts w:ascii="Calibri" w:hAnsi="Calibri"/>
          <w:sz w:val="18"/>
          <w:lang w:val="en-GB"/>
        </w:rPr>
        <w:t>wait</w:t>
      </w:r>
      <w:r w:rsidR="009308E3" w:rsidRPr="00D516D6">
        <w:rPr>
          <w:rFonts w:ascii="Calibri" w:hAnsi="Calibri"/>
          <w:spacing w:val="25"/>
          <w:sz w:val="18"/>
          <w:lang w:val="en-GB"/>
        </w:rPr>
        <w:t xml:space="preserve"> </w:t>
      </w:r>
      <w:r w:rsidR="009308E3" w:rsidRPr="00D516D6">
        <w:rPr>
          <w:rFonts w:ascii="Calibri" w:hAnsi="Calibri"/>
          <w:sz w:val="18"/>
          <w:lang w:val="en-GB"/>
        </w:rPr>
        <w:t>for</w:t>
      </w:r>
      <w:r w:rsidR="009308E3" w:rsidRPr="00D516D6">
        <w:rPr>
          <w:rFonts w:ascii="Calibri" w:hAnsi="Calibri"/>
          <w:spacing w:val="25"/>
          <w:sz w:val="18"/>
          <w:lang w:val="en-GB"/>
        </w:rPr>
        <w:t xml:space="preserve"> </w:t>
      </w:r>
      <w:r w:rsidR="009308E3" w:rsidRPr="00D516D6">
        <w:rPr>
          <w:rFonts w:ascii="Calibri" w:hAnsi="Calibri"/>
          <w:sz w:val="18"/>
          <w:lang w:val="en-GB"/>
        </w:rPr>
        <w:t>the</w:t>
      </w:r>
      <w:r w:rsidR="009308E3" w:rsidRPr="00D516D6">
        <w:rPr>
          <w:rFonts w:ascii="Calibri" w:hAnsi="Calibri"/>
          <w:spacing w:val="25"/>
          <w:sz w:val="18"/>
          <w:lang w:val="en-GB"/>
        </w:rPr>
        <w:t xml:space="preserve"> </w:t>
      </w:r>
      <w:r w:rsidR="009308E3" w:rsidRPr="00D516D6">
        <w:rPr>
          <w:rFonts w:ascii="Calibri" w:hAnsi="Calibri"/>
          <w:sz w:val="18"/>
          <w:lang w:val="en-GB"/>
        </w:rPr>
        <w:t>facial</w:t>
      </w:r>
      <w:r w:rsidR="009308E3" w:rsidRPr="00D516D6">
        <w:rPr>
          <w:rFonts w:ascii="Calibri" w:hAnsi="Calibri"/>
          <w:spacing w:val="25"/>
          <w:sz w:val="18"/>
          <w:lang w:val="en-GB"/>
        </w:rPr>
        <w:t xml:space="preserve"> </w:t>
      </w:r>
      <w:r w:rsidR="009308E3" w:rsidRPr="00D516D6">
        <w:rPr>
          <w:rFonts w:ascii="Calibri" w:hAnsi="Calibri"/>
          <w:sz w:val="18"/>
          <w:lang w:val="en-GB"/>
        </w:rPr>
        <w:t>training</w:t>
      </w:r>
      <w:r w:rsidR="009308E3" w:rsidRPr="00D516D6">
        <w:rPr>
          <w:rFonts w:ascii="Calibri" w:hAnsi="Calibri"/>
          <w:spacing w:val="25"/>
          <w:sz w:val="18"/>
          <w:lang w:val="en-GB"/>
        </w:rPr>
        <w:t xml:space="preserve"> </w:t>
      </w:r>
      <w:r w:rsidR="009308E3" w:rsidRPr="00D516D6">
        <w:rPr>
          <w:rFonts w:ascii="Calibri" w:hAnsi="Calibri"/>
          <w:sz w:val="18"/>
          <w:lang w:val="en-GB"/>
        </w:rPr>
        <w:t>process</w:t>
      </w:r>
      <w:r w:rsidR="009308E3" w:rsidRPr="00D516D6">
        <w:rPr>
          <w:rFonts w:ascii="Calibri" w:hAnsi="Calibri"/>
          <w:spacing w:val="25"/>
          <w:sz w:val="18"/>
          <w:lang w:val="en-GB"/>
        </w:rPr>
        <w:t xml:space="preserve"> </w:t>
      </w:r>
      <w:r w:rsidR="009308E3" w:rsidRPr="00D516D6">
        <w:rPr>
          <w:rFonts w:ascii="Calibri" w:hAnsi="Calibri"/>
          <w:sz w:val="18"/>
          <w:lang w:val="en-GB"/>
        </w:rPr>
        <w:t xml:space="preserve">to </w:t>
      </w:r>
      <w:r w:rsidR="009308E3" w:rsidRPr="00D516D6">
        <w:rPr>
          <w:rFonts w:ascii="Calibri" w:hAnsi="Calibri"/>
          <w:spacing w:val="-2"/>
          <w:sz w:val="18"/>
          <w:lang w:val="en-GB"/>
        </w:rPr>
        <w:t>complete.</w:t>
      </w:r>
    </w:p>
    <w:p w14:paraId="13ED399A" w14:textId="77777777" w:rsidR="00AF779A" w:rsidRPr="00D516D6" w:rsidRDefault="00AF779A">
      <w:pPr>
        <w:pStyle w:val="Textoindependiente"/>
        <w:spacing w:before="3"/>
        <w:rPr>
          <w:rFonts w:ascii="Calibri"/>
          <w:sz w:val="18"/>
          <w:lang w:val="en-GB"/>
        </w:rPr>
      </w:pPr>
    </w:p>
    <w:p w14:paraId="0EC7851E" w14:textId="77777777" w:rsidR="00AF779A" w:rsidRPr="00D516D6" w:rsidRDefault="00E9277B">
      <w:pPr>
        <w:spacing w:before="94" w:line="219" w:lineRule="exact"/>
        <w:ind w:left="116"/>
        <w:rPr>
          <w:rFonts w:ascii="Calibri"/>
          <w:b/>
          <w:sz w:val="18"/>
          <w:lang w:val="en-GB"/>
        </w:rPr>
      </w:pPr>
      <w:bookmarkStart w:id="212" w:name="_bookmark29"/>
      <w:bookmarkEnd w:id="212"/>
      <w:r w:rsidRPr="00D516D6">
        <w:rPr>
          <w:rFonts w:ascii="Calibri"/>
          <w:b/>
          <w:w w:val="105"/>
          <w:sz w:val="18"/>
          <w:lang w:val="en-GB"/>
        </w:rPr>
        <w:t>Table</w:t>
      </w:r>
      <w:r w:rsidRPr="00D516D6">
        <w:rPr>
          <w:rFonts w:ascii="Calibri"/>
          <w:b/>
          <w:spacing w:val="15"/>
          <w:w w:val="105"/>
          <w:sz w:val="18"/>
          <w:lang w:val="en-GB"/>
        </w:rPr>
        <w:t xml:space="preserve"> </w:t>
      </w:r>
      <w:r w:rsidRPr="00D516D6">
        <w:rPr>
          <w:rFonts w:ascii="Calibri"/>
          <w:b/>
          <w:spacing w:val="-5"/>
          <w:w w:val="105"/>
          <w:sz w:val="18"/>
          <w:lang w:val="en-GB"/>
        </w:rPr>
        <w:t>19</w:t>
      </w:r>
    </w:p>
    <w:p w14:paraId="174A7DE8" w14:textId="60DA7712" w:rsidR="00AF779A" w:rsidRPr="00D516D6" w:rsidRDefault="00E9277B">
      <w:pPr>
        <w:spacing w:line="219" w:lineRule="exact"/>
        <w:ind w:left="116"/>
        <w:rPr>
          <w:rFonts w:ascii="Calibri"/>
          <w:sz w:val="18"/>
          <w:lang w:val="en-GB"/>
        </w:rPr>
      </w:pPr>
      <w:r w:rsidRPr="00D516D6">
        <w:rPr>
          <w:rFonts w:ascii="Calibri"/>
          <w:w w:val="105"/>
          <w:sz w:val="18"/>
          <w:lang w:val="en-GB"/>
        </w:rPr>
        <w:t>Test</w:t>
      </w:r>
      <w:r w:rsidRPr="00D516D6">
        <w:rPr>
          <w:rFonts w:ascii="Calibri"/>
          <w:spacing w:val="9"/>
          <w:w w:val="105"/>
          <w:sz w:val="18"/>
          <w:lang w:val="en-GB"/>
        </w:rPr>
        <w:t xml:space="preserve"> </w:t>
      </w:r>
      <w:r w:rsidR="00872B69">
        <w:rPr>
          <w:rFonts w:ascii="Calibri"/>
          <w:w w:val="105"/>
          <w:sz w:val="18"/>
          <w:lang w:val="en-GB"/>
        </w:rPr>
        <w:t>c</w:t>
      </w:r>
      <w:r w:rsidRPr="00D516D6">
        <w:rPr>
          <w:rFonts w:ascii="Calibri"/>
          <w:w w:val="105"/>
          <w:sz w:val="18"/>
          <w:lang w:val="en-GB"/>
        </w:rPr>
        <w:t>ase</w:t>
      </w:r>
      <w:r w:rsidRPr="00D516D6">
        <w:rPr>
          <w:rFonts w:ascii="Calibri"/>
          <w:spacing w:val="9"/>
          <w:w w:val="105"/>
          <w:sz w:val="18"/>
          <w:lang w:val="en-GB"/>
        </w:rPr>
        <w:t xml:space="preserve"> </w:t>
      </w:r>
      <w:r w:rsidRPr="00D516D6">
        <w:rPr>
          <w:rFonts w:ascii="Calibri"/>
          <w:w w:val="105"/>
          <w:sz w:val="18"/>
          <w:lang w:val="en-GB"/>
        </w:rPr>
        <w:t>for</w:t>
      </w:r>
      <w:r w:rsidRPr="00D516D6">
        <w:rPr>
          <w:rFonts w:ascii="Calibri"/>
          <w:spacing w:val="9"/>
          <w:w w:val="105"/>
          <w:sz w:val="18"/>
          <w:lang w:val="en-GB"/>
        </w:rPr>
        <w:t xml:space="preserve"> </w:t>
      </w:r>
      <w:r w:rsidR="00872B69">
        <w:rPr>
          <w:rFonts w:ascii="Calibri"/>
          <w:w w:val="105"/>
          <w:sz w:val="18"/>
          <w:lang w:val="en-GB"/>
        </w:rPr>
        <w:t>d</w:t>
      </w:r>
      <w:r w:rsidRPr="00D516D6">
        <w:rPr>
          <w:rFonts w:ascii="Calibri"/>
          <w:w w:val="105"/>
          <w:sz w:val="18"/>
          <w:lang w:val="en-GB"/>
        </w:rPr>
        <w:t>evice</w:t>
      </w:r>
      <w:r w:rsidRPr="00D516D6">
        <w:rPr>
          <w:rFonts w:ascii="Calibri"/>
          <w:spacing w:val="9"/>
          <w:w w:val="105"/>
          <w:sz w:val="18"/>
          <w:lang w:val="en-GB"/>
        </w:rPr>
        <w:t xml:space="preserve"> </w:t>
      </w:r>
      <w:r w:rsidR="00872B69">
        <w:rPr>
          <w:rFonts w:ascii="Calibri"/>
          <w:spacing w:val="-2"/>
          <w:w w:val="105"/>
          <w:sz w:val="18"/>
          <w:lang w:val="en-GB"/>
        </w:rPr>
        <w:t>r</w:t>
      </w:r>
      <w:r w:rsidRPr="00D516D6">
        <w:rPr>
          <w:rFonts w:ascii="Calibri"/>
          <w:spacing w:val="-2"/>
          <w:w w:val="105"/>
          <w:sz w:val="18"/>
          <w:lang w:val="en-GB"/>
        </w:rPr>
        <w:t>egistration</w:t>
      </w:r>
    </w:p>
    <w:p w14:paraId="1FCCF4FD" w14:textId="77777777" w:rsidR="00AF779A" w:rsidRPr="00D516D6" w:rsidRDefault="00E9277B">
      <w:pPr>
        <w:pStyle w:val="Textoindependiente"/>
        <w:spacing w:before="9"/>
        <w:rPr>
          <w:rFonts w:ascii="Calibri"/>
          <w:sz w:val="5"/>
          <w:lang w:val="en-GB"/>
        </w:rPr>
      </w:pPr>
      <w:r>
        <w:rPr>
          <w:lang w:val="en-GB"/>
        </w:rPr>
        <w:pict w14:anchorId="7D9102BC">
          <v:shape id="docshape114" o:spid="_x0000_s1186" alt="" style="position:absolute;margin-left:38.85pt;margin-top:4.7pt;width:466.6pt;height:.1pt;z-index:-15688704;mso-wrap-edited:f;mso-width-percent:0;mso-height-percent:0;mso-wrap-distance-left:0;mso-wrap-distance-right:0;mso-position-horizontal-relative:page;mso-width-percent:0;mso-height-percent:0" coordsize="9332,1270" path="m,l9331,e" filled="f" strokeweight=".28117mm">
            <v:path arrowok="t" o:connecttype="custom" o:connectlocs="0,0;2147483646,0" o:connectangles="0,0"/>
            <w10:wrap type="topAndBottom" anchorx="page"/>
          </v:shape>
        </w:pict>
      </w:r>
    </w:p>
    <w:p w14:paraId="14DF613C" w14:textId="77777777" w:rsidR="00AF779A" w:rsidRPr="00D516D6" w:rsidRDefault="00E9277B">
      <w:pPr>
        <w:tabs>
          <w:tab w:val="left" w:pos="1828"/>
        </w:tabs>
        <w:spacing w:before="38" w:line="219" w:lineRule="exact"/>
        <w:ind w:left="236"/>
        <w:rPr>
          <w:rFonts w:ascii="Calibri"/>
          <w:sz w:val="18"/>
          <w:lang w:val="en-GB"/>
        </w:rPr>
      </w:pPr>
      <w:r w:rsidRPr="00D516D6">
        <w:rPr>
          <w:rFonts w:ascii="Calibri"/>
          <w:b/>
          <w:w w:val="110"/>
          <w:sz w:val="18"/>
          <w:lang w:val="en-GB"/>
        </w:rPr>
        <w:t>Test</w:t>
      </w:r>
      <w:r w:rsidRPr="00D516D6">
        <w:rPr>
          <w:rFonts w:ascii="Calibri"/>
          <w:b/>
          <w:spacing w:val="8"/>
          <w:w w:val="110"/>
          <w:sz w:val="18"/>
          <w:lang w:val="en-GB"/>
        </w:rPr>
        <w:t xml:space="preserve"> </w:t>
      </w:r>
      <w:r w:rsidRPr="00D516D6">
        <w:rPr>
          <w:rFonts w:ascii="Calibri"/>
          <w:b/>
          <w:w w:val="110"/>
          <w:sz w:val="18"/>
          <w:lang w:val="en-GB"/>
        </w:rPr>
        <w:t>Case</w:t>
      </w:r>
      <w:r w:rsidRPr="00D516D6">
        <w:rPr>
          <w:rFonts w:ascii="Calibri"/>
          <w:b/>
          <w:spacing w:val="9"/>
          <w:w w:val="110"/>
          <w:sz w:val="18"/>
          <w:lang w:val="en-GB"/>
        </w:rPr>
        <w:t xml:space="preserve"> </w:t>
      </w:r>
      <w:r w:rsidRPr="00D516D6">
        <w:rPr>
          <w:rFonts w:ascii="Calibri"/>
          <w:b/>
          <w:spacing w:val="-4"/>
          <w:w w:val="110"/>
          <w:sz w:val="18"/>
          <w:lang w:val="en-GB"/>
        </w:rPr>
        <w:t>Code:</w:t>
      </w:r>
      <w:r w:rsidRPr="00D516D6">
        <w:rPr>
          <w:rFonts w:ascii="Calibri"/>
          <w:b/>
          <w:sz w:val="18"/>
          <w:lang w:val="en-GB"/>
        </w:rPr>
        <w:tab/>
      </w:r>
      <w:r w:rsidRPr="00D516D6">
        <w:rPr>
          <w:rFonts w:ascii="Calibri"/>
          <w:w w:val="110"/>
          <w:sz w:val="18"/>
          <w:lang w:val="en-GB"/>
        </w:rPr>
        <w:t>PU-</w:t>
      </w:r>
      <w:r w:rsidRPr="00D516D6">
        <w:rPr>
          <w:rFonts w:ascii="Calibri"/>
          <w:spacing w:val="-10"/>
          <w:w w:val="110"/>
          <w:sz w:val="18"/>
          <w:lang w:val="en-GB"/>
        </w:rPr>
        <w:t>4</w:t>
      </w:r>
    </w:p>
    <w:p w14:paraId="58A1EDAC" w14:textId="77777777" w:rsidR="00AF779A" w:rsidRPr="00D516D6" w:rsidRDefault="00E9277B">
      <w:pPr>
        <w:tabs>
          <w:tab w:val="left" w:pos="1828"/>
        </w:tabs>
        <w:spacing w:line="219" w:lineRule="exact"/>
        <w:ind w:left="236"/>
        <w:rPr>
          <w:rFonts w:ascii="Calibri"/>
          <w:sz w:val="18"/>
          <w:lang w:val="en-GB"/>
        </w:rPr>
      </w:pPr>
      <w:r w:rsidRPr="00D516D6">
        <w:rPr>
          <w:rFonts w:ascii="Calibri"/>
          <w:b/>
          <w:w w:val="105"/>
          <w:sz w:val="18"/>
          <w:lang w:val="en-GB"/>
        </w:rPr>
        <w:t>Test</w:t>
      </w:r>
      <w:r w:rsidRPr="00D516D6">
        <w:rPr>
          <w:rFonts w:ascii="Calibri"/>
          <w:b/>
          <w:spacing w:val="27"/>
          <w:w w:val="105"/>
          <w:sz w:val="18"/>
          <w:lang w:val="en-GB"/>
        </w:rPr>
        <w:t xml:space="preserve"> </w:t>
      </w:r>
      <w:r w:rsidRPr="00D516D6">
        <w:rPr>
          <w:rFonts w:ascii="Calibri"/>
          <w:b/>
          <w:w w:val="105"/>
          <w:sz w:val="18"/>
          <w:lang w:val="en-GB"/>
        </w:rPr>
        <w:t>Case</w:t>
      </w:r>
      <w:r w:rsidRPr="00D516D6">
        <w:rPr>
          <w:rFonts w:ascii="Calibri"/>
          <w:b/>
          <w:spacing w:val="27"/>
          <w:w w:val="105"/>
          <w:sz w:val="18"/>
          <w:lang w:val="en-GB"/>
        </w:rPr>
        <w:t xml:space="preserve"> </w:t>
      </w:r>
      <w:r w:rsidRPr="00D516D6">
        <w:rPr>
          <w:rFonts w:ascii="Calibri"/>
          <w:b/>
          <w:spacing w:val="-2"/>
          <w:w w:val="105"/>
          <w:sz w:val="18"/>
          <w:lang w:val="en-GB"/>
        </w:rPr>
        <w:t>Name:</w:t>
      </w:r>
      <w:r w:rsidRPr="00D516D6">
        <w:rPr>
          <w:rFonts w:ascii="Calibri"/>
          <w:b/>
          <w:sz w:val="18"/>
          <w:lang w:val="en-GB"/>
        </w:rPr>
        <w:tab/>
      </w:r>
      <w:r w:rsidRPr="00D516D6">
        <w:rPr>
          <w:rFonts w:ascii="Calibri"/>
          <w:w w:val="105"/>
          <w:sz w:val="18"/>
          <w:lang w:val="en-GB"/>
        </w:rPr>
        <w:t>Device</w:t>
      </w:r>
      <w:r w:rsidRPr="00D516D6">
        <w:rPr>
          <w:rFonts w:ascii="Calibri"/>
          <w:spacing w:val="2"/>
          <w:w w:val="105"/>
          <w:sz w:val="18"/>
          <w:lang w:val="en-GB"/>
        </w:rPr>
        <w:t xml:space="preserve"> </w:t>
      </w:r>
      <w:r w:rsidRPr="00D516D6">
        <w:rPr>
          <w:rFonts w:ascii="Calibri"/>
          <w:spacing w:val="-2"/>
          <w:w w:val="105"/>
          <w:sz w:val="18"/>
          <w:lang w:val="en-GB"/>
        </w:rPr>
        <w:t>Registration</w:t>
      </w:r>
    </w:p>
    <w:p w14:paraId="5727C623" w14:textId="77777777" w:rsidR="00AF779A" w:rsidRPr="00D516D6" w:rsidRDefault="00E9277B">
      <w:pPr>
        <w:tabs>
          <w:tab w:val="left" w:pos="1828"/>
        </w:tabs>
        <w:spacing w:line="219" w:lineRule="exact"/>
        <w:ind w:left="236"/>
        <w:rPr>
          <w:rFonts w:ascii="Calibri"/>
          <w:sz w:val="18"/>
          <w:lang w:val="en-GB"/>
        </w:rPr>
      </w:pPr>
      <w:r>
        <w:rPr>
          <w:lang w:val="en-GB"/>
        </w:rPr>
        <w:pict w14:anchorId="233C5FBB">
          <v:shape id="docshape115" o:spid="_x0000_s1185" alt="" style="position:absolute;left:0;text-align:left;margin-left:38.85pt;margin-top:13.8pt;width:466.6pt;height:.1pt;z-index:-15688192;mso-wrap-edited:f;mso-width-percent:0;mso-height-percent:0;mso-wrap-distance-left:0;mso-wrap-distance-right:0;mso-position-horizontal-relative:page;mso-width-percent:0;mso-height-percent:0" coordsize="9332,1270" path="m,l9331,e" filled="f" strokeweight=".17569mm">
            <v:path arrowok="t" o:connecttype="custom" o:connectlocs="0,0;2147483646,0" o:connectangles="0,0"/>
            <w10:wrap type="topAndBottom" anchorx="page"/>
          </v:shape>
        </w:pict>
      </w:r>
      <w:r w:rsidR="009308E3" w:rsidRPr="00D516D6">
        <w:rPr>
          <w:rFonts w:ascii="Calibri"/>
          <w:b/>
          <w:sz w:val="18"/>
          <w:lang w:val="en-GB"/>
        </w:rPr>
        <w:t>Expected</w:t>
      </w:r>
      <w:r w:rsidR="009308E3" w:rsidRPr="00D516D6">
        <w:rPr>
          <w:rFonts w:ascii="Calibri"/>
          <w:b/>
          <w:spacing w:val="58"/>
          <w:sz w:val="18"/>
          <w:lang w:val="en-GB"/>
        </w:rPr>
        <w:t xml:space="preserve"> </w:t>
      </w:r>
      <w:r w:rsidR="009308E3" w:rsidRPr="00D516D6">
        <w:rPr>
          <w:rFonts w:ascii="Calibri"/>
          <w:b/>
          <w:spacing w:val="-2"/>
          <w:sz w:val="18"/>
          <w:lang w:val="en-GB"/>
        </w:rPr>
        <w:t>Result:</w:t>
      </w:r>
      <w:r w:rsidR="009308E3" w:rsidRPr="00D516D6">
        <w:rPr>
          <w:rFonts w:ascii="Calibri"/>
          <w:b/>
          <w:sz w:val="18"/>
          <w:lang w:val="en-GB"/>
        </w:rPr>
        <w:tab/>
      </w:r>
      <w:r w:rsidR="009308E3" w:rsidRPr="00D516D6">
        <w:rPr>
          <w:rFonts w:ascii="Calibri"/>
          <w:sz w:val="18"/>
          <w:lang w:val="en-GB"/>
        </w:rPr>
        <w:t>Successfully</w:t>
      </w:r>
      <w:r w:rsidR="009308E3" w:rsidRPr="00D516D6">
        <w:rPr>
          <w:rFonts w:ascii="Calibri"/>
          <w:spacing w:val="21"/>
          <w:sz w:val="18"/>
          <w:lang w:val="en-GB"/>
        </w:rPr>
        <w:t xml:space="preserve"> </w:t>
      </w:r>
      <w:r w:rsidR="009308E3" w:rsidRPr="00D516D6">
        <w:rPr>
          <w:rFonts w:ascii="Calibri"/>
          <w:sz w:val="18"/>
          <w:lang w:val="en-GB"/>
        </w:rPr>
        <w:t>register</w:t>
      </w:r>
      <w:r w:rsidR="009308E3" w:rsidRPr="00D516D6">
        <w:rPr>
          <w:rFonts w:ascii="Calibri"/>
          <w:spacing w:val="21"/>
          <w:sz w:val="18"/>
          <w:lang w:val="en-GB"/>
        </w:rPr>
        <w:t xml:space="preserve"> </w:t>
      </w:r>
      <w:r w:rsidR="009308E3" w:rsidRPr="00D516D6">
        <w:rPr>
          <w:rFonts w:ascii="Calibri"/>
          <w:sz w:val="18"/>
          <w:lang w:val="en-GB"/>
        </w:rPr>
        <w:t>the</w:t>
      </w:r>
      <w:r w:rsidR="009308E3" w:rsidRPr="00D516D6">
        <w:rPr>
          <w:rFonts w:ascii="Calibri"/>
          <w:spacing w:val="21"/>
          <w:sz w:val="18"/>
          <w:lang w:val="en-GB"/>
        </w:rPr>
        <w:t xml:space="preserve"> </w:t>
      </w:r>
      <w:r w:rsidR="009308E3" w:rsidRPr="00D516D6">
        <w:rPr>
          <w:rFonts w:ascii="Calibri"/>
          <w:sz w:val="18"/>
          <w:lang w:val="en-GB"/>
        </w:rPr>
        <w:t>device</w:t>
      </w:r>
      <w:r w:rsidR="009308E3" w:rsidRPr="00D516D6">
        <w:rPr>
          <w:rFonts w:ascii="Calibri"/>
          <w:spacing w:val="21"/>
          <w:sz w:val="18"/>
          <w:lang w:val="en-GB"/>
        </w:rPr>
        <w:t xml:space="preserve"> </w:t>
      </w:r>
      <w:r w:rsidR="009308E3" w:rsidRPr="00D516D6">
        <w:rPr>
          <w:rFonts w:ascii="Calibri"/>
          <w:sz w:val="18"/>
          <w:lang w:val="en-GB"/>
        </w:rPr>
        <w:t>with</w:t>
      </w:r>
      <w:r w:rsidR="009308E3" w:rsidRPr="00D516D6">
        <w:rPr>
          <w:rFonts w:ascii="Calibri"/>
          <w:spacing w:val="20"/>
          <w:sz w:val="18"/>
          <w:lang w:val="en-GB"/>
        </w:rPr>
        <w:t xml:space="preserve"> </w:t>
      </w:r>
      <w:r w:rsidR="009308E3" w:rsidRPr="00D516D6">
        <w:rPr>
          <w:rFonts w:ascii="Calibri"/>
          <w:sz w:val="18"/>
          <w:lang w:val="en-GB"/>
        </w:rPr>
        <w:t>the</w:t>
      </w:r>
      <w:r w:rsidR="009308E3" w:rsidRPr="00D516D6">
        <w:rPr>
          <w:rFonts w:ascii="Calibri"/>
          <w:spacing w:val="22"/>
          <w:sz w:val="18"/>
          <w:lang w:val="en-GB"/>
        </w:rPr>
        <w:t xml:space="preserve"> </w:t>
      </w:r>
      <w:r w:rsidR="009308E3" w:rsidRPr="00D516D6">
        <w:rPr>
          <w:rFonts w:ascii="Calibri"/>
          <w:sz w:val="18"/>
          <w:lang w:val="en-GB"/>
        </w:rPr>
        <w:t>mobile</w:t>
      </w:r>
      <w:r w:rsidR="009308E3" w:rsidRPr="00D516D6">
        <w:rPr>
          <w:rFonts w:ascii="Calibri"/>
          <w:spacing w:val="20"/>
          <w:sz w:val="18"/>
          <w:lang w:val="en-GB"/>
        </w:rPr>
        <w:t xml:space="preserve"> </w:t>
      </w:r>
      <w:r w:rsidR="009308E3" w:rsidRPr="00D516D6">
        <w:rPr>
          <w:rFonts w:ascii="Calibri"/>
          <w:spacing w:val="-2"/>
          <w:sz w:val="18"/>
          <w:lang w:val="en-GB"/>
        </w:rPr>
        <w:t>application</w:t>
      </w:r>
    </w:p>
    <w:p w14:paraId="2BE900B6" w14:textId="77777777" w:rsidR="00AF779A" w:rsidRPr="00D516D6" w:rsidRDefault="00E9277B">
      <w:pPr>
        <w:spacing w:before="37" w:after="58"/>
        <w:ind w:left="3963"/>
        <w:rPr>
          <w:rFonts w:ascii="Calibri"/>
          <w:b/>
          <w:sz w:val="18"/>
          <w:lang w:val="en-GB"/>
        </w:rPr>
      </w:pPr>
      <w:r w:rsidRPr="00D516D6">
        <w:rPr>
          <w:rFonts w:ascii="Calibri"/>
          <w:b/>
          <w:w w:val="105"/>
          <w:sz w:val="18"/>
          <w:lang w:val="en-GB"/>
        </w:rPr>
        <w:t>Test</w:t>
      </w:r>
      <w:r w:rsidRPr="00D516D6">
        <w:rPr>
          <w:rFonts w:ascii="Calibri"/>
          <w:b/>
          <w:spacing w:val="27"/>
          <w:w w:val="105"/>
          <w:sz w:val="18"/>
          <w:lang w:val="en-GB"/>
        </w:rPr>
        <w:t xml:space="preserve"> </w:t>
      </w:r>
      <w:r w:rsidRPr="00D516D6">
        <w:rPr>
          <w:rFonts w:ascii="Calibri"/>
          <w:b/>
          <w:w w:val="105"/>
          <w:sz w:val="18"/>
          <w:lang w:val="en-GB"/>
        </w:rPr>
        <w:t>Case</w:t>
      </w:r>
      <w:r w:rsidRPr="00D516D6">
        <w:rPr>
          <w:rFonts w:ascii="Calibri"/>
          <w:b/>
          <w:spacing w:val="27"/>
          <w:w w:val="105"/>
          <w:sz w:val="18"/>
          <w:lang w:val="en-GB"/>
        </w:rPr>
        <w:t xml:space="preserve"> </w:t>
      </w:r>
      <w:r w:rsidRPr="00D516D6">
        <w:rPr>
          <w:rFonts w:ascii="Calibri"/>
          <w:b/>
          <w:spacing w:val="-2"/>
          <w:w w:val="105"/>
          <w:sz w:val="18"/>
          <w:lang w:val="en-GB"/>
        </w:rPr>
        <w:t>Procedure</w:t>
      </w:r>
    </w:p>
    <w:p w14:paraId="24CD1159" w14:textId="77777777" w:rsidR="00AF779A" w:rsidRPr="00D516D6" w:rsidRDefault="00E9277B">
      <w:pPr>
        <w:pStyle w:val="Textoindependiente"/>
        <w:spacing w:line="20" w:lineRule="exact"/>
        <w:ind w:left="116"/>
        <w:rPr>
          <w:rFonts w:ascii="Calibri"/>
          <w:sz w:val="2"/>
          <w:lang w:val="en-GB"/>
        </w:rPr>
      </w:pPr>
      <w:r>
        <w:rPr>
          <w:rFonts w:ascii="Calibri"/>
          <w:sz w:val="2"/>
          <w:lang w:val="en-GB"/>
        </w:rPr>
      </w:r>
      <w:r>
        <w:rPr>
          <w:rFonts w:ascii="Calibri"/>
          <w:sz w:val="2"/>
          <w:lang w:val="en-GB"/>
        </w:rPr>
        <w:pict w14:anchorId="27B02763">
          <v:group id="docshapegroup116" o:spid="_x0000_s1183" alt="" style="width:466.6pt;height:.5pt;mso-position-horizontal-relative:char;mso-position-vertical-relative:line" coordsize="9332,10">
            <v:line id="_x0000_s1184" alt="" style="position:absolute" from="0,5" to="9332,5" strokeweight=".17569mm"/>
            <w10:anchorlock/>
          </v:group>
        </w:pict>
      </w:r>
    </w:p>
    <w:p w14:paraId="6A1F44E4" w14:textId="77777777" w:rsidR="00AF779A" w:rsidRPr="00D516D6" w:rsidRDefault="00E9277B">
      <w:pPr>
        <w:tabs>
          <w:tab w:val="left" w:pos="1828"/>
        </w:tabs>
        <w:spacing w:before="22"/>
        <w:ind w:left="770"/>
        <w:rPr>
          <w:rFonts w:ascii="Calibri"/>
          <w:b/>
          <w:sz w:val="18"/>
          <w:lang w:val="en-GB"/>
        </w:rPr>
      </w:pPr>
      <w:r>
        <w:rPr>
          <w:lang w:val="en-GB"/>
        </w:rPr>
        <w:pict w14:anchorId="43609806">
          <v:shape id="docshape117" o:spid="_x0000_s1182" alt="" style="position:absolute;left:0;text-align:left;margin-left:38.85pt;margin-top:14.9pt;width:466.6pt;height:.1pt;z-index:-15687168;mso-wrap-edited:f;mso-width-percent:0;mso-height-percent:0;mso-wrap-distance-left:0;mso-wrap-distance-right:0;mso-position-horizontal-relative:page;mso-width-percent:0;mso-height-percent:0" coordsize="9332,1270" path="m,l9331,e" filled="f" strokeweight=".17569mm">
            <v:path arrowok="t" o:connecttype="custom" o:connectlocs="0,0;2147483646,0" o:connectangles="0,0"/>
            <w10:wrap type="topAndBottom" anchorx="page"/>
          </v:shape>
        </w:pict>
      </w:r>
      <w:r w:rsidR="009308E3" w:rsidRPr="00D516D6">
        <w:rPr>
          <w:rFonts w:ascii="Calibri"/>
          <w:b/>
          <w:spacing w:val="-5"/>
          <w:w w:val="105"/>
          <w:sz w:val="18"/>
          <w:lang w:val="en-GB"/>
        </w:rPr>
        <w:t>No.</w:t>
      </w:r>
      <w:r w:rsidR="009308E3" w:rsidRPr="00D516D6">
        <w:rPr>
          <w:rFonts w:ascii="Calibri"/>
          <w:b/>
          <w:sz w:val="18"/>
          <w:lang w:val="en-GB"/>
        </w:rPr>
        <w:tab/>
      </w:r>
      <w:r w:rsidR="009308E3" w:rsidRPr="00D516D6">
        <w:rPr>
          <w:rFonts w:ascii="Calibri"/>
          <w:b/>
          <w:w w:val="105"/>
          <w:sz w:val="18"/>
          <w:lang w:val="en-GB"/>
        </w:rPr>
        <w:t>Step</w:t>
      </w:r>
      <w:r w:rsidR="009308E3" w:rsidRPr="00D516D6">
        <w:rPr>
          <w:rFonts w:ascii="Calibri"/>
          <w:b/>
          <w:spacing w:val="25"/>
          <w:w w:val="105"/>
          <w:sz w:val="18"/>
          <w:lang w:val="en-GB"/>
        </w:rPr>
        <w:t xml:space="preserve"> </w:t>
      </w:r>
      <w:r w:rsidR="009308E3" w:rsidRPr="00D516D6">
        <w:rPr>
          <w:rFonts w:ascii="Calibri"/>
          <w:b/>
          <w:spacing w:val="-2"/>
          <w:w w:val="105"/>
          <w:sz w:val="18"/>
          <w:lang w:val="en-GB"/>
        </w:rPr>
        <w:t>Description</w:t>
      </w:r>
    </w:p>
    <w:p w14:paraId="4CA2DC8F" w14:textId="77777777" w:rsidR="00AF779A" w:rsidRPr="00D516D6" w:rsidRDefault="00E9277B">
      <w:pPr>
        <w:pStyle w:val="Prrafodelista"/>
        <w:numPr>
          <w:ilvl w:val="0"/>
          <w:numId w:val="8"/>
        </w:numPr>
        <w:tabs>
          <w:tab w:val="left" w:pos="1828"/>
          <w:tab w:val="left" w:pos="1829"/>
        </w:tabs>
        <w:spacing w:before="37" w:line="219" w:lineRule="exact"/>
        <w:ind w:hanging="963"/>
        <w:rPr>
          <w:rFonts w:ascii="Calibri"/>
          <w:sz w:val="18"/>
          <w:lang w:val="en-GB"/>
        </w:rPr>
      </w:pPr>
      <w:r w:rsidRPr="00D516D6">
        <w:rPr>
          <w:rFonts w:ascii="Calibri"/>
          <w:w w:val="105"/>
          <w:sz w:val="18"/>
          <w:lang w:val="en-GB"/>
        </w:rPr>
        <w:t>Select</w:t>
      </w:r>
      <w:r w:rsidRPr="00D516D6">
        <w:rPr>
          <w:rFonts w:ascii="Calibri"/>
          <w:spacing w:val="12"/>
          <w:w w:val="105"/>
          <w:sz w:val="18"/>
          <w:lang w:val="en-GB"/>
        </w:rPr>
        <w:t xml:space="preserve"> </w:t>
      </w:r>
      <w:r w:rsidRPr="00D516D6">
        <w:rPr>
          <w:rFonts w:ascii="Calibri"/>
          <w:w w:val="105"/>
          <w:sz w:val="18"/>
          <w:lang w:val="en-GB"/>
        </w:rPr>
        <w:t>the</w:t>
      </w:r>
      <w:r w:rsidRPr="00D516D6">
        <w:rPr>
          <w:rFonts w:ascii="Calibri"/>
          <w:spacing w:val="12"/>
          <w:w w:val="105"/>
          <w:sz w:val="18"/>
          <w:lang w:val="en-GB"/>
        </w:rPr>
        <w:t xml:space="preserve"> </w:t>
      </w:r>
      <w:r w:rsidRPr="00D516D6">
        <w:rPr>
          <w:rFonts w:ascii="Calibri"/>
          <w:w w:val="105"/>
          <w:sz w:val="18"/>
          <w:lang w:val="en-GB"/>
        </w:rPr>
        <w:t>"Register</w:t>
      </w:r>
      <w:r w:rsidRPr="00D516D6">
        <w:rPr>
          <w:rFonts w:ascii="Calibri"/>
          <w:spacing w:val="12"/>
          <w:w w:val="105"/>
          <w:sz w:val="18"/>
          <w:lang w:val="en-GB"/>
        </w:rPr>
        <w:t xml:space="preserve"> </w:t>
      </w:r>
      <w:r w:rsidRPr="00D516D6">
        <w:rPr>
          <w:rFonts w:ascii="Calibri"/>
          <w:w w:val="105"/>
          <w:sz w:val="18"/>
          <w:lang w:val="en-GB"/>
        </w:rPr>
        <w:t>Device"</w:t>
      </w:r>
      <w:r w:rsidRPr="00D516D6">
        <w:rPr>
          <w:rFonts w:ascii="Calibri"/>
          <w:spacing w:val="13"/>
          <w:w w:val="105"/>
          <w:sz w:val="18"/>
          <w:lang w:val="en-GB"/>
        </w:rPr>
        <w:t xml:space="preserve"> </w:t>
      </w:r>
      <w:r w:rsidRPr="00D516D6">
        <w:rPr>
          <w:rFonts w:ascii="Calibri"/>
          <w:spacing w:val="-2"/>
          <w:w w:val="105"/>
          <w:sz w:val="18"/>
          <w:lang w:val="en-GB"/>
        </w:rPr>
        <w:t>option.</w:t>
      </w:r>
    </w:p>
    <w:p w14:paraId="1EF42BD9" w14:textId="77777777" w:rsidR="00AF779A" w:rsidRPr="00D516D6" w:rsidRDefault="00E9277B">
      <w:pPr>
        <w:pStyle w:val="Prrafodelista"/>
        <w:numPr>
          <w:ilvl w:val="0"/>
          <w:numId w:val="8"/>
        </w:numPr>
        <w:tabs>
          <w:tab w:val="left" w:pos="1828"/>
          <w:tab w:val="left" w:pos="1829"/>
        </w:tabs>
        <w:spacing w:line="219" w:lineRule="exact"/>
        <w:ind w:hanging="963"/>
        <w:rPr>
          <w:rFonts w:ascii="Calibri"/>
          <w:sz w:val="18"/>
          <w:lang w:val="en-GB"/>
        </w:rPr>
      </w:pPr>
      <w:r w:rsidRPr="00D516D6">
        <w:rPr>
          <w:rFonts w:ascii="Calibri"/>
          <w:w w:val="105"/>
          <w:sz w:val="18"/>
          <w:lang w:val="en-GB"/>
        </w:rPr>
        <w:t>Enter</w:t>
      </w:r>
      <w:r w:rsidRPr="00D516D6">
        <w:rPr>
          <w:rFonts w:ascii="Calibri"/>
          <w:spacing w:val="8"/>
          <w:w w:val="105"/>
          <w:sz w:val="18"/>
          <w:lang w:val="en-GB"/>
        </w:rPr>
        <w:t xml:space="preserve"> </w:t>
      </w:r>
      <w:r w:rsidRPr="00D516D6">
        <w:rPr>
          <w:rFonts w:ascii="Calibri"/>
          <w:w w:val="105"/>
          <w:sz w:val="18"/>
          <w:lang w:val="en-GB"/>
        </w:rPr>
        <w:t>the</w:t>
      </w:r>
      <w:r w:rsidRPr="00D516D6">
        <w:rPr>
          <w:rFonts w:ascii="Calibri"/>
          <w:spacing w:val="8"/>
          <w:w w:val="105"/>
          <w:sz w:val="18"/>
          <w:lang w:val="en-GB"/>
        </w:rPr>
        <w:t xml:space="preserve"> </w:t>
      </w:r>
      <w:r w:rsidRPr="00D516D6">
        <w:rPr>
          <w:rFonts w:ascii="Calibri"/>
          <w:w w:val="105"/>
          <w:sz w:val="18"/>
          <w:lang w:val="en-GB"/>
        </w:rPr>
        <w:t>IP</w:t>
      </w:r>
      <w:r w:rsidRPr="00D516D6">
        <w:rPr>
          <w:rFonts w:ascii="Calibri"/>
          <w:spacing w:val="8"/>
          <w:w w:val="105"/>
          <w:sz w:val="18"/>
          <w:lang w:val="en-GB"/>
        </w:rPr>
        <w:t xml:space="preserve"> </w:t>
      </w:r>
      <w:r w:rsidRPr="00D516D6">
        <w:rPr>
          <w:rFonts w:ascii="Calibri"/>
          <w:w w:val="105"/>
          <w:sz w:val="18"/>
          <w:lang w:val="en-GB"/>
        </w:rPr>
        <w:t>address</w:t>
      </w:r>
      <w:r w:rsidRPr="00D516D6">
        <w:rPr>
          <w:rFonts w:ascii="Calibri"/>
          <w:spacing w:val="8"/>
          <w:w w:val="105"/>
          <w:sz w:val="18"/>
          <w:lang w:val="en-GB"/>
        </w:rPr>
        <w:t xml:space="preserve"> </w:t>
      </w:r>
      <w:r w:rsidRPr="00D516D6">
        <w:rPr>
          <w:rFonts w:ascii="Calibri"/>
          <w:w w:val="105"/>
          <w:sz w:val="18"/>
          <w:lang w:val="en-GB"/>
        </w:rPr>
        <w:t>of</w:t>
      </w:r>
      <w:r w:rsidRPr="00D516D6">
        <w:rPr>
          <w:rFonts w:ascii="Calibri"/>
          <w:spacing w:val="9"/>
          <w:w w:val="105"/>
          <w:sz w:val="18"/>
          <w:lang w:val="en-GB"/>
        </w:rPr>
        <w:t xml:space="preserve"> </w:t>
      </w:r>
      <w:r w:rsidRPr="00D516D6">
        <w:rPr>
          <w:rFonts w:ascii="Calibri"/>
          <w:w w:val="105"/>
          <w:sz w:val="18"/>
          <w:lang w:val="en-GB"/>
        </w:rPr>
        <w:t>the</w:t>
      </w:r>
      <w:r w:rsidRPr="00D516D6">
        <w:rPr>
          <w:rFonts w:ascii="Calibri"/>
          <w:spacing w:val="7"/>
          <w:w w:val="105"/>
          <w:sz w:val="18"/>
          <w:lang w:val="en-GB"/>
        </w:rPr>
        <w:t xml:space="preserve"> </w:t>
      </w:r>
      <w:r w:rsidRPr="00D516D6">
        <w:rPr>
          <w:rFonts w:ascii="Calibri"/>
          <w:spacing w:val="-2"/>
          <w:w w:val="105"/>
          <w:sz w:val="18"/>
          <w:lang w:val="en-GB"/>
        </w:rPr>
        <w:t>device.</w:t>
      </w:r>
    </w:p>
    <w:p w14:paraId="1842EBC4" w14:textId="77777777" w:rsidR="00AF779A" w:rsidRPr="00D516D6" w:rsidRDefault="00E9277B">
      <w:pPr>
        <w:pStyle w:val="Prrafodelista"/>
        <w:numPr>
          <w:ilvl w:val="0"/>
          <w:numId w:val="8"/>
        </w:numPr>
        <w:tabs>
          <w:tab w:val="left" w:pos="1828"/>
          <w:tab w:val="left" w:pos="1829"/>
        </w:tabs>
        <w:spacing w:line="219" w:lineRule="exact"/>
        <w:ind w:hanging="963"/>
        <w:rPr>
          <w:rFonts w:ascii="Calibri"/>
          <w:sz w:val="18"/>
          <w:lang w:val="en-GB"/>
        </w:rPr>
      </w:pPr>
      <w:r>
        <w:rPr>
          <w:lang w:val="en-GB"/>
        </w:rPr>
        <w:pict w14:anchorId="56E152CF">
          <v:shape id="docshape118" o:spid="_x0000_s1181" alt="" style="position:absolute;left:0;text-align:left;margin-left:38.85pt;margin-top:13.95pt;width:466.6pt;height:.1pt;z-index:-15686656;mso-wrap-edited:f;mso-width-percent:0;mso-height-percent:0;mso-wrap-distance-left:0;mso-wrap-distance-right:0;mso-position-horizontal-relative:page;mso-width-percent:0;mso-height-percent:0" coordsize="9332,1270" path="m,l9331,e" filled="f" strokeweight=".28117mm">
            <v:path arrowok="t" o:connecttype="custom" o:connectlocs="0,0;2147483646,0" o:connectangles="0,0"/>
            <w10:wrap type="topAndBottom" anchorx="page"/>
          </v:shape>
        </w:pict>
      </w:r>
      <w:r w:rsidR="009308E3" w:rsidRPr="00D516D6">
        <w:rPr>
          <w:rFonts w:ascii="Calibri"/>
          <w:w w:val="105"/>
          <w:sz w:val="18"/>
          <w:lang w:val="en-GB"/>
        </w:rPr>
        <w:t>Select</w:t>
      </w:r>
      <w:r w:rsidR="009308E3" w:rsidRPr="00D516D6">
        <w:rPr>
          <w:rFonts w:ascii="Calibri"/>
          <w:spacing w:val="19"/>
          <w:w w:val="105"/>
          <w:sz w:val="18"/>
          <w:lang w:val="en-GB"/>
        </w:rPr>
        <w:t xml:space="preserve"> </w:t>
      </w:r>
      <w:r w:rsidR="009308E3" w:rsidRPr="00D516D6">
        <w:rPr>
          <w:rFonts w:ascii="Calibri"/>
          <w:w w:val="105"/>
          <w:sz w:val="18"/>
          <w:lang w:val="en-GB"/>
        </w:rPr>
        <w:t>the</w:t>
      </w:r>
      <w:r w:rsidR="009308E3" w:rsidRPr="00D516D6">
        <w:rPr>
          <w:rFonts w:ascii="Calibri"/>
          <w:spacing w:val="19"/>
          <w:w w:val="105"/>
          <w:sz w:val="18"/>
          <w:lang w:val="en-GB"/>
        </w:rPr>
        <w:t xml:space="preserve"> </w:t>
      </w:r>
      <w:r w:rsidR="009308E3" w:rsidRPr="00D516D6">
        <w:rPr>
          <w:rFonts w:ascii="Calibri"/>
          <w:w w:val="105"/>
          <w:sz w:val="18"/>
          <w:lang w:val="en-GB"/>
        </w:rPr>
        <w:t>"Save"</w:t>
      </w:r>
      <w:r w:rsidR="009308E3" w:rsidRPr="00D516D6">
        <w:rPr>
          <w:rFonts w:ascii="Calibri"/>
          <w:spacing w:val="19"/>
          <w:w w:val="105"/>
          <w:sz w:val="18"/>
          <w:lang w:val="en-GB"/>
        </w:rPr>
        <w:t xml:space="preserve"> </w:t>
      </w:r>
      <w:r w:rsidR="009308E3" w:rsidRPr="00D516D6">
        <w:rPr>
          <w:rFonts w:ascii="Calibri"/>
          <w:spacing w:val="-2"/>
          <w:w w:val="105"/>
          <w:sz w:val="18"/>
          <w:lang w:val="en-GB"/>
        </w:rPr>
        <w:t>option.</w:t>
      </w:r>
    </w:p>
    <w:p w14:paraId="5A5B8010" w14:textId="77777777" w:rsidR="00AF779A" w:rsidRPr="00D516D6" w:rsidRDefault="00AF779A">
      <w:pPr>
        <w:pStyle w:val="Textoindependiente"/>
        <w:spacing w:before="3"/>
        <w:rPr>
          <w:rFonts w:ascii="Calibri"/>
          <w:sz w:val="18"/>
          <w:lang w:val="en-GB"/>
        </w:rPr>
      </w:pPr>
    </w:p>
    <w:p w14:paraId="034CD90E" w14:textId="77777777" w:rsidR="00AF779A" w:rsidRPr="00D516D6" w:rsidRDefault="00E9277B">
      <w:pPr>
        <w:spacing w:before="94" w:line="219" w:lineRule="exact"/>
        <w:ind w:left="116"/>
        <w:rPr>
          <w:rFonts w:ascii="Calibri"/>
          <w:b/>
          <w:sz w:val="18"/>
          <w:lang w:val="en-GB"/>
        </w:rPr>
      </w:pPr>
      <w:bookmarkStart w:id="213" w:name="_bookmark30"/>
      <w:bookmarkEnd w:id="213"/>
      <w:r w:rsidRPr="00D516D6">
        <w:rPr>
          <w:rFonts w:ascii="Calibri"/>
          <w:b/>
          <w:w w:val="105"/>
          <w:sz w:val="18"/>
          <w:lang w:val="en-GB"/>
        </w:rPr>
        <w:t>Table</w:t>
      </w:r>
      <w:r w:rsidRPr="00D516D6">
        <w:rPr>
          <w:rFonts w:ascii="Calibri"/>
          <w:b/>
          <w:spacing w:val="15"/>
          <w:w w:val="105"/>
          <w:sz w:val="18"/>
          <w:lang w:val="en-GB"/>
        </w:rPr>
        <w:t xml:space="preserve"> </w:t>
      </w:r>
      <w:r w:rsidRPr="00D516D6">
        <w:rPr>
          <w:rFonts w:ascii="Calibri"/>
          <w:b/>
          <w:spacing w:val="-5"/>
          <w:w w:val="105"/>
          <w:sz w:val="18"/>
          <w:lang w:val="en-GB"/>
        </w:rPr>
        <w:t>20</w:t>
      </w:r>
    </w:p>
    <w:p w14:paraId="362FAF80" w14:textId="297127CC" w:rsidR="00AF779A" w:rsidRPr="00D516D6" w:rsidRDefault="00E9277B">
      <w:pPr>
        <w:spacing w:line="219" w:lineRule="exact"/>
        <w:ind w:left="116"/>
        <w:rPr>
          <w:rFonts w:ascii="Calibri"/>
          <w:sz w:val="18"/>
          <w:lang w:val="en-GB"/>
        </w:rPr>
      </w:pPr>
      <w:r w:rsidRPr="00D516D6">
        <w:rPr>
          <w:rFonts w:ascii="Calibri"/>
          <w:w w:val="105"/>
          <w:sz w:val="18"/>
          <w:lang w:val="en-GB"/>
        </w:rPr>
        <w:t>Test</w:t>
      </w:r>
      <w:r w:rsidRPr="00D516D6">
        <w:rPr>
          <w:rFonts w:ascii="Calibri"/>
          <w:spacing w:val="12"/>
          <w:w w:val="105"/>
          <w:sz w:val="18"/>
          <w:lang w:val="en-GB"/>
        </w:rPr>
        <w:t xml:space="preserve"> </w:t>
      </w:r>
      <w:r w:rsidR="00872B69">
        <w:rPr>
          <w:rFonts w:ascii="Calibri"/>
          <w:w w:val="105"/>
          <w:sz w:val="18"/>
          <w:lang w:val="en-GB"/>
        </w:rPr>
        <w:t>c</w:t>
      </w:r>
      <w:r w:rsidRPr="00D516D6">
        <w:rPr>
          <w:rFonts w:ascii="Calibri"/>
          <w:w w:val="105"/>
          <w:sz w:val="18"/>
          <w:lang w:val="en-GB"/>
        </w:rPr>
        <w:t>ase</w:t>
      </w:r>
      <w:r w:rsidRPr="00D516D6">
        <w:rPr>
          <w:rFonts w:ascii="Calibri"/>
          <w:spacing w:val="12"/>
          <w:w w:val="105"/>
          <w:sz w:val="18"/>
          <w:lang w:val="en-GB"/>
        </w:rPr>
        <w:t xml:space="preserve"> </w:t>
      </w:r>
      <w:r w:rsidRPr="00D516D6">
        <w:rPr>
          <w:rFonts w:ascii="Calibri"/>
          <w:w w:val="105"/>
          <w:sz w:val="18"/>
          <w:lang w:val="en-GB"/>
        </w:rPr>
        <w:t>for</w:t>
      </w:r>
      <w:r w:rsidRPr="00D516D6">
        <w:rPr>
          <w:rFonts w:ascii="Calibri"/>
          <w:spacing w:val="11"/>
          <w:w w:val="105"/>
          <w:sz w:val="18"/>
          <w:lang w:val="en-GB"/>
        </w:rPr>
        <w:t xml:space="preserve"> </w:t>
      </w:r>
      <w:r w:rsidR="00872B69">
        <w:rPr>
          <w:rFonts w:ascii="Calibri"/>
          <w:w w:val="105"/>
          <w:sz w:val="18"/>
          <w:lang w:val="en-GB"/>
        </w:rPr>
        <w:t>c</w:t>
      </w:r>
      <w:r w:rsidRPr="00D516D6">
        <w:rPr>
          <w:rFonts w:ascii="Calibri"/>
          <w:w w:val="105"/>
          <w:sz w:val="18"/>
          <w:lang w:val="en-GB"/>
        </w:rPr>
        <w:t>onfiguring</w:t>
      </w:r>
      <w:r w:rsidRPr="00D516D6">
        <w:rPr>
          <w:rFonts w:ascii="Calibri"/>
          <w:spacing w:val="12"/>
          <w:w w:val="105"/>
          <w:sz w:val="18"/>
          <w:lang w:val="en-GB"/>
        </w:rPr>
        <w:t xml:space="preserve"> </w:t>
      </w:r>
      <w:r w:rsidR="00872B69">
        <w:rPr>
          <w:rFonts w:ascii="Calibri"/>
          <w:w w:val="105"/>
          <w:sz w:val="18"/>
          <w:lang w:val="en-GB"/>
        </w:rPr>
        <w:t>o</w:t>
      </w:r>
      <w:r w:rsidRPr="00D516D6">
        <w:rPr>
          <w:rFonts w:ascii="Calibri"/>
          <w:w w:val="105"/>
          <w:sz w:val="18"/>
          <w:lang w:val="en-GB"/>
        </w:rPr>
        <w:t>bject</w:t>
      </w:r>
      <w:r w:rsidRPr="00D516D6">
        <w:rPr>
          <w:rFonts w:ascii="Calibri"/>
          <w:spacing w:val="12"/>
          <w:w w:val="105"/>
          <w:sz w:val="18"/>
          <w:lang w:val="en-GB"/>
        </w:rPr>
        <w:t xml:space="preserve"> </w:t>
      </w:r>
      <w:r w:rsidR="00872B69">
        <w:rPr>
          <w:rFonts w:ascii="Calibri"/>
          <w:spacing w:val="-2"/>
          <w:w w:val="105"/>
          <w:sz w:val="18"/>
          <w:lang w:val="en-GB"/>
        </w:rPr>
        <w:t>u</w:t>
      </w:r>
      <w:r w:rsidRPr="00D516D6">
        <w:rPr>
          <w:rFonts w:ascii="Calibri"/>
          <w:spacing w:val="-2"/>
          <w:w w:val="105"/>
          <w:sz w:val="18"/>
          <w:lang w:val="en-GB"/>
        </w:rPr>
        <w:t>sage</w:t>
      </w:r>
    </w:p>
    <w:p w14:paraId="5E6C8AEE" w14:textId="77777777" w:rsidR="00AF779A" w:rsidRPr="00D516D6" w:rsidRDefault="00E9277B">
      <w:pPr>
        <w:pStyle w:val="Textoindependiente"/>
        <w:spacing w:before="9"/>
        <w:rPr>
          <w:rFonts w:ascii="Calibri"/>
          <w:sz w:val="5"/>
          <w:lang w:val="en-GB"/>
        </w:rPr>
      </w:pPr>
      <w:r>
        <w:rPr>
          <w:lang w:val="en-GB"/>
        </w:rPr>
        <w:pict w14:anchorId="65CA579D">
          <v:shape id="docshape119" o:spid="_x0000_s1180" alt="" style="position:absolute;margin-left:38.85pt;margin-top:4.7pt;width:466.6pt;height:.1pt;z-index:-15686144;mso-wrap-edited:f;mso-width-percent:0;mso-height-percent:0;mso-wrap-distance-left:0;mso-wrap-distance-right:0;mso-position-horizontal-relative:page;mso-width-percent:0;mso-height-percent:0" coordsize="9332,1270" path="m,l9331,e" filled="f" strokeweight=".28117mm">
            <v:path arrowok="t" o:connecttype="custom" o:connectlocs="0,0;2147483646,0" o:connectangles="0,0"/>
            <w10:wrap type="topAndBottom" anchorx="page"/>
          </v:shape>
        </w:pict>
      </w:r>
    </w:p>
    <w:p w14:paraId="051ABD9B" w14:textId="77777777" w:rsidR="00AF779A" w:rsidRPr="00D516D6" w:rsidRDefault="00E9277B">
      <w:pPr>
        <w:tabs>
          <w:tab w:val="left" w:pos="1828"/>
        </w:tabs>
        <w:spacing w:before="38" w:line="219" w:lineRule="exact"/>
        <w:ind w:left="236"/>
        <w:rPr>
          <w:rFonts w:ascii="Calibri"/>
          <w:sz w:val="18"/>
          <w:lang w:val="en-GB"/>
        </w:rPr>
      </w:pPr>
      <w:r w:rsidRPr="00D516D6">
        <w:rPr>
          <w:rFonts w:ascii="Calibri"/>
          <w:b/>
          <w:w w:val="110"/>
          <w:sz w:val="18"/>
          <w:lang w:val="en-GB"/>
        </w:rPr>
        <w:t>Test</w:t>
      </w:r>
      <w:r w:rsidRPr="00D516D6">
        <w:rPr>
          <w:rFonts w:ascii="Calibri"/>
          <w:b/>
          <w:spacing w:val="8"/>
          <w:w w:val="110"/>
          <w:sz w:val="18"/>
          <w:lang w:val="en-GB"/>
        </w:rPr>
        <w:t xml:space="preserve"> </w:t>
      </w:r>
      <w:r w:rsidRPr="00D516D6">
        <w:rPr>
          <w:rFonts w:ascii="Calibri"/>
          <w:b/>
          <w:w w:val="110"/>
          <w:sz w:val="18"/>
          <w:lang w:val="en-GB"/>
        </w:rPr>
        <w:t>Case</w:t>
      </w:r>
      <w:r w:rsidRPr="00D516D6">
        <w:rPr>
          <w:rFonts w:ascii="Calibri"/>
          <w:b/>
          <w:spacing w:val="9"/>
          <w:w w:val="110"/>
          <w:sz w:val="18"/>
          <w:lang w:val="en-GB"/>
        </w:rPr>
        <w:t xml:space="preserve"> </w:t>
      </w:r>
      <w:r w:rsidRPr="00D516D6">
        <w:rPr>
          <w:rFonts w:ascii="Calibri"/>
          <w:b/>
          <w:spacing w:val="-4"/>
          <w:w w:val="110"/>
          <w:sz w:val="18"/>
          <w:lang w:val="en-GB"/>
        </w:rPr>
        <w:t>Code:</w:t>
      </w:r>
      <w:r w:rsidRPr="00D516D6">
        <w:rPr>
          <w:rFonts w:ascii="Calibri"/>
          <w:b/>
          <w:sz w:val="18"/>
          <w:lang w:val="en-GB"/>
        </w:rPr>
        <w:tab/>
      </w:r>
      <w:r w:rsidRPr="00D516D6">
        <w:rPr>
          <w:rFonts w:ascii="Calibri"/>
          <w:w w:val="110"/>
          <w:sz w:val="18"/>
          <w:lang w:val="en-GB"/>
        </w:rPr>
        <w:t>PU-</w:t>
      </w:r>
      <w:r w:rsidRPr="00D516D6">
        <w:rPr>
          <w:rFonts w:ascii="Calibri"/>
          <w:spacing w:val="-10"/>
          <w:w w:val="110"/>
          <w:sz w:val="18"/>
          <w:lang w:val="en-GB"/>
        </w:rPr>
        <w:t>5</w:t>
      </w:r>
    </w:p>
    <w:p w14:paraId="6DE8A16C" w14:textId="77777777" w:rsidR="00AF779A" w:rsidRPr="00D516D6" w:rsidRDefault="00E9277B">
      <w:pPr>
        <w:tabs>
          <w:tab w:val="left" w:pos="1828"/>
        </w:tabs>
        <w:spacing w:line="219" w:lineRule="exact"/>
        <w:ind w:left="236"/>
        <w:rPr>
          <w:rFonts w:ascii="Calibri"/>
          <w:sz w:val="18"/>
          <w:lang w:val="en-GB"/>
        </w:rPr>
      </w:pPr>
      <w:r w:rsidRPr="00D516D6">
        <w:rPr>
          <w:rFonts w:ascii="Calibri"/>
          <w:b/>
          <w:w w:val="105"/>
          <w:sz w:val="18"/>
          <w:lang w:val="en-GB"/>
        </w:rPr>
        <w:t>Test</w:t>
      </w:r>
      <w:r w:rsidRPr="00D516D6">
        <w:rPr>
          <w:rFonts w:ascii="Calibri"/>
          <w:b/>
          <w:spacing w:val="27"/>
          <w:w w:val="105"/>
          <w:sz w:val="18"/>
          <w:lang w:val="en-GB"/>
        </w:rPr>
        <w:t xml:space="preserve"> </w:t>
      </w:r>
      <w:r w:rsidRPr="00D516D6">
        <w:rPr>
          <w:rFonts w:ascii="Calibri"/>
          <w:b/>
          <w:w w:val="105"/>
          <w:sz w:val="18"/>
          <w:lang w:val="en-GB"/>
        </w:rPr>
        <w:t>Case</w:t>
      </w:r>
      <w:r w:rsidRPr="00D516D6">
        <w:rPr>
          <w:rFonts w:ascii="Calibri"/>
          <w:b/>
          <w:spacing w:val="27"/>
          <w:w w:val="105"/>
          <w:sz w:val="18"/>
          <w:lang w:val="en-GB"/>
        </w:rPr>
        <w:t xml:space="preserve"> </w:t>
      </w:r>
      <w:r w:rsidRPr="00D516D6">
        <w:rPr>
          <w:rFonts w:ascii="Calibri"/>
          <w:b/>
          <w:spacing w:val="-2"/>
          <w:w w:val="105"/>
          <w:sz w:val="18"/>
          <w:lang w:val="en-GB"/>
        </w:rPr>
        <w:t>Name:</w:t>
      </w:r>
      <w:r w:rsidRPr="00D516D6">
        <w:rPr>
          <w:rFonts w:ascii="Calibri"/>
          <w:b/>
          <w:sz w:val="18"/>
          <w:lang w:val="en-GB"/>
        </w:rPr>
        <w:tab/>
      </w:r>
      <w:r w:rsidRPr="00D516D6">
        <w:rPr>
          <w:rFonts w:ascii="Calibri"/>
          <w:w w:val="105"/>
          <w:sz w:val="18"/>
          <w:lang w:val="en-GB"/>
        </w:rPr>
        <w:t>Configuring</w:t>
      </w:r>
      <w:r w:rsidRPr="00D516D6">
        <w:rPr>
          <w:rFonts w:ascii="Calibri"/>
          <w:spacing w:val="13"/>
          <w:w w:val="105"/>
          <w:sz w:val="18"/>
          <w:lang w:val="en-GB"/>
        </w:rPr>
        <w:t xml:space="preserve"> </w:t>
      </w:r>
      <w:r w:rsidRPr="00D516D6">
        <w:rPr>
          <w:rFonts w:ascii="Calibri"/>
          <w:w w:val="105"/>
          <w:sz w:val="18"/>
          <w:lang w:val="en-GB"/>
        </w:rPr>
        <w:t>Object</w:t>
      </w:r>
      <w:r w:rsidRPr="00D516D6">
        <w:rPr>
          <w:rFonts w:ascii="Calibri"/>
          <w:spacing w:val="14"/>
          <w:w w:val="105"/>
          <w:sz w:val="18"/>
          <w:lang w:val="en-GB"/>
        </w:rPr>
        <w:t xml:space="preserve"> </w:t>
      </w:r>
      <w:r w:rsidRPr="00D516D6">
        <w:rPr>
          <w:rFonts w:ascii="Calibri"/>
          <w:spacing w:val="-2"/>
          <w:w w:val="105"/>
          <w:sz w:val="18"/>
          <w:lang w:val="en-GB"/>
        </w:rPr>
        <w:t>Usage</w:t>
      </w:r>
    </w:p>
    <w:p w14:paraId="10859C55" w14:textId="77777777" w:rsidR="00AF779A" w:rsidRPr="00D516D6" w:rsidRDefault="00E9277B">
      <w:pPr>
        <w:tabs>
          <w:tab w:val="left" w:pos="1828"/>
        </w:tabs>
        <w:spacing w:line="219" w:lineRule="exact"/>
        <w:ind w:left="236"/>
        <w:rPr>
          <w:rFonts w:ascii="Calibri"/>
          <w:sz w:val="18"/>
          <w:lang w:val="en-GB"/>
        </w:rPr>
      </w:pPr>
      <w:r>
        <w:rPr>
          <w:lang w:val="en-GB"/>
        </w:rPr>
        <w:pict w14:anchorId="15C2DDF0">
          <v:shape id="docshape120" o:spid="_x0000_s1179" alt="" style="position:absolute;left:0;text-align:left;margin-left:38.85pt;margin-top:13.8pt;width:466.6pt;height:.1pt;z-index:-15685632;mso-wrap-edited:f;mso-width-percent:0;mso-height-percent:0;mso-wrap-distance-left:0;mso-wrap-distance-right:0;mso-position-horizontal-relative:page;mso-width-percent:0;mso-height-percent:0" coordsize="9332,1270" path="m,l9331,e" filled="f" strokeweight=".17569mm">
            <v:path arrowok="t" o:connecttype="custom" o:connectlocs="0,0;2147483646,0" o:connectangles="0,0"/>
            <w10:wrap type="topAndBottom" anchorx="page"/>
          </v:shape>
        </w:pict>
      </w:r>
      <w:r w:rsidR="009308E3" w:rsidRPr="00D516D6">
        <w:rPr>
          <w:rFonts w:ascii="Calibri"/>
          <w:b/>
          <w:sz w:val="18"/>
          <w:lang w:val="en-GB"/>
        </w:rPr>
        <w:t>Expected</w:t>
      </w:r>
      <w:r w:rsidR="009308E3" w:rsidRPr="00D516D6">
        <w:rPr>
          <w:rFonts w:ascii="Calibri"/>
          <w:b/>
          <w:spacing w:val="58"/>
          <w:sz w:val="18"/>
          <w:lang w:val="en-GB"/>
        </w:rPr>
        <w:t xml:space="preserve"> </w:t>
      </w:r>
      <w:r w:rsidR="009308E3" w:rsidRPr="00D516D6">
        <w:rPr>
          <w:rFonts w:ascii="Calibri"/>
          <w:b/>
          <w:spacing w:val="-2"/>
          <w:sz w:val="18"/>
          <w:lang w:val="en-GB"/>
        </w:rPr>
        <w:t>Result:</w:t>
      </w:r>
      <w:r w:rsidR="009308E3" w:rsidRPr="00D516D6">
        <w:rPr>
          <w:rFonts w:ascii="Calibri"/>
          <w:b/>
          <w:sz w:val="18"/>
          <w:lang w:val="en-GB"/>
        </w:rPr>
        <w:tab/>
      </w:r>
      <w:r w:rsidR="009308E3" w:rsidRPr="00D516D6">
        <w:rPr>
          <w:rFonts w:ascii="Calibri"/>
          <w:sz w:val="18"/>
          <w:lang w:val="en-GB"/>
        </w:rPr>
        <w:t>Successfully</w:t>
      </w:r>
      <w:r w:rsidR="009308E3" w:rsidRPr="00D516D6">
        <w:rPr>
          <w:rFonts w:ascii="Calibri"/>
          <w:spacing w:val="21"/>
          <w:sz w:val="18"/>
          <w:lang w:val="en-GB"/>
        </w:rPr>
        <w:t xml:space="preserve"> </w:t>
      </w:r>
      <w:r w:rsidR="009308E3" w:rsidRPr="00D516D6">
        <w:rPr>
          <w:rFonts w:ascii="Calibri"/>
          <w:sz w:val="18"/>
          <w:lang w:val="en-GB"/>
        </w:rPr>
        <w:t>configure</w:t>
      </w:r>
      <w:r w:rsidR="009308E3" w:rsidRPr="00D516D6">
        <w:rPr>
          <w:rFonts w:ascii="Calibri"/>
          <w:spacing w:val="21"/>
          <w:sz w:val="18"/>
          <w:lang w:val="en-GB"/>
        </w:rPr>
        <w:t xml:space="preserve"> </w:t>
      </w:r>
      <w:r w:rsidR="009308E3" w:rsidRPr="00D516D6">
        <w:rPr>
          <w:rFonts w:ascii="Calibri"/>
          <w:sz w:val="18"/>
          <w:lang w:val="en-GB"/>
        </w:rPr>
        <w:t>the</w:t>
      </w:r>
      <w:r w:rsidR="009308E3" w:rsidRPr="00D516D6">
        <w:rPr>
          <w:rFonts w:ascii="Calibri"/>
          <w:spacing w:val="20"/>
          <w:sz w:val="18"/>
          <w:lang w:val="en-GB"/>
        </w:rPr>
        <w:t xml:space="preserve"> </w:t>
      </w:r>
      <w:r w:rsidR="009308E3" w:rsidRPr="00D516D6">
        <w:rPr>
          <w:rFonts w:ascii="Calibri"/>
          <w:sz w:val="18"/>
          <w:lang w:val="en-GB"/>
        </w:rPr>
        <w:t>use</w:t>
      </w:r>
      <w:r w:rsidR="009308E3" w:rsidRPr="00D516D6">
        <w:rPr>
          <w:rFonts w:ascii="Calibri"/>
          <w:spacing w:val="22"/>
          <w:sz w:val="18"/>
          <w:lang w:val="en-GB"/>
        </w:rPr>
        <w:t xml:space="preserve"> </w:t>
      </w:r>
      <w:r w:rsidR="009308E3" w:rsidRPr="00D516D6">
        <w:rPr>
          <w:rFonts w:ascii="Calibri"/>
          <w:sz w:val="18"/>
          <w:lang w:val="en-GB"/>
        </w:rPr>
        <w:t>of</w:t>
      </w:r>
      <w:r w:rsidR="009308E3" w:rsidRPr="00D516D6">
        <w:rPr>
          <w:rFonts w:ascii="Calibri"/>
          <w:spacing w:val="20"/>
          <w:sz w:val="18"/>
          <w:lang w:val="en-GB"/>
        </w:rPr>
        <w:t xml:space="preserve"> </w:t>
      </w:r>
      <w:r w:rsidR="009308E3" w:rsidRPr="00D516D6">
        <w:rPr>
          <w:rFonts w:ascii="Calibri"/>
          <w:spacing w:val="-2"/>
          <w:sz w:val="18"/>
          <w:lang w:val="en-GB"/>
        </w:rPr>
        <w:t>objects</w:t>
      </w:r>
    </w:p>
    <w:p w14:paraId="70CB1229" w14:textId="77777777" w:rsidR="00AF779A" w:rsidRPr="00D516D6" w:rsidRDefault="00E9277B">
      <w:pPr>
        <w:spacing w:before="38" w:after="57"/>
        <w:ind w:left="3963"/>
        <w:rPr>
          <w:rFonts w:ascii="Calibri"/>
          <w:b/>
          <w:sz w:val="18"/>
          <w:lang w:val="en-GB"/>
        </w:rPr>
      </w:pPr>
      <w:r w:rsidRPr="00D516D6">
        <w:rPr>
          <w:rFonts w:ascii="Calibri"/>
          <w:b/>
          <w:w w:val="105"/>
          <w:sz w:val="18"/>
          <w:lang w:val="en-GB"/>
        </w:rPr>
        <w:t>Test</w:t>
      </w:r>
      <w:r w:rsidRPr="00D516D6">
        <w:rPr>
          <w:rFonts w:ascii="Calibri"/>
          <w:b/>
          <w:spacing w:val="27"/>
          <w:w w:val="105"/>
          <w:sz w:val="18"/>
          <w:lang w:val="en-GB"/>
        </w:rPr>
        <w:t xml:space="preserve"> </w:t>
      </w:r>
      <w:r w:rsidRPr="00D516D6">
        <w:rPr>
          <w:rFonts w:ascii="Calibri"/>
          <w:b/>
          <w:w w:val="105"/>
          <w:sz w:val="18"/>
          <w:lang w:val="en-GB"/>
        </w:rPr>
        <w:t>Case</w:t>
      </w:r>
      <w:r w:rsidRPr="00D516D6">
        <w:rPr>
          <w:rFonts w:ascii="Calibri"/>
          <w:b/>
          <w:spacing w:val="27"/>
          <w:w w:val="105"/>
          <w:sz w:val="18"/>
          <w:lang w:val="en-GB"/>
        </w:rPr>
        <w:t xml:space="preserve"> </w:t>
      </w:r>
      <w:r w:rsidRPr="00D516D6">
        <w:rPr>
          <w:rFonts w:ascii="Calibri"/>
          <w:b/>
          <w:spacing w:val="-2"/>
          <w:w w:val="105"/>
          <w:sz w:val="18"/>
          <w:lang w:val="en-GB"/>
        </w:rPr>
        <w:t>Procedure</w:t>
      </w:r>
    </w:p>
    <w:p w14:paraId="3984B252" w14:textId="77777777" w:rsidR="00AF779A" w:rsidRPr="00D516D6" w:rsidRDefault="00E9277B">
      <w:pPr>
        <w:pStyle w:val="Textoindependiente"/>
        <w:spacing w:line="20" w:lineRule="exact"/>
        <w:ind w:left="116"/>
        <w:rPr>
          <w:rFonts w:ascii="Calibri"/>
          <w:sz w:val="2"/>
          <w:lang w:val="en-GB"/>
        </w:rPr>
      </w:pPr>
      <w:r>
        <w:rPr>
          <w:rFonts w:ascii="Calibri"/>
          <w:sz w:val="2"/>
          <w:lang w:val="en-GB"/>
        </w:rPr>
      </w:r>
      <w:r>
        <w:rPr>
          <w:rFonts w:ascii="Calibri"/>
          <w:sz w:val="2"/>
          <w:lang w:val="en-GB"/>
        </w:rPr>
        <w:pict w14:anchorId="54FA7E8A">
          <v:group id="docshapegroup121" o:spid="_x0000_s1177" alt="" style="width:466.6pt;height:.5pt;mso-position-horizontal-relative:char;mso-position-vertical-relative:line" coordsize="9332,10">
            <v:line id="_x0000_s1178" alt="" style="position:absolute" from="0,5" to="9332,5" strokeweight=".17569mm"/>
            <w10:anchorlock/>
          </v:group>
        </w:pict>
      </w:r>
    </w:p>
    <w:p w14:paraId="32B9BE58" w14:textId="77777777" w:rsidR="00AF779A" w:rsidRPr="00D516D6" w:rsidRDefault="00E9277B">
      <w:pPr>
        <w:tabs>
          <w:tab w:val="left" w:pos="1828"/>
        </w:tabs>
        <w:spacing w:before="22"/>
        <w:ind w:left="770"/>
        <w:rPr>
          <w:rFonts w:ascii="Calibri"/>
          <w:b/>
          <w:sz w:val="18"/>
          <w:lang w:val="en-GB"/>
        </w:rPr>
      </w:pPr>
      <w:r>
        <w:rPr>
          <w:lang w:val="en-GB"/>
        </w:rPr>
        <w:pict w14:anchorId="7EE69173">
          <v:shape id="docshape122" o:spid="_x0000_s1176" alt="" style="position:absolute;left:0;text-align:left;margin-left:38.85pt;margin-top:14.9pt;width:466.6pt;height:.1pt;z-index:-15684608;mso-wrap-edited:f;mso-width-percent:0;mso-height-percent:0;mso-wrap-distance-left:0;mso-wrap-distance-right:0;mso-position-horizontal-relative:page;mso-width-percent:0;mso-height-percent:0" coordsize="9332,1270" path="m,l9331,e" filled="f" strokeweight=".17569mm">
            <v:path arrowok="t" o:connecttype="custom" o:connectlocs="0,0;2147483646,0" o:connectangles="0,0"/>
            <w10:wrap type="topAndBottom" anchorx="page"/>
          </v:shape>
        </w:pict>
      </w:r>
      <w:r w:rsidR="009308E3" w:rsidRPr="00D516D6">
        <w:rPr>
          <w:rFonts w:ascii="Calibri"/>
          <w:b/>
          <w:spacing w:val="-5"/>
          <w:w w:val="105"/>
          <w:sz w:val="18"/>
          <w:lang w:val="en-GB"/>
        </w:rPr>
        <w:t>No.</w:t>
      </w:r>
      <w:r w:rsidR="009308E3" w:rsidRPr="00D516D6">
        <w:rPr>
          <w:rFonts w:ascii="Calibri"/>
          <w:b/>
          <w:sz w:val="18"/>
          <w:lang w:val="en-GB"/>
        </w:rPr>
        <w:tab/>
      </w:r>
      <w:r w:rsidR="009308E3" w:rsidRPr="00D516D6">
        <w:rPr>
          <w:rFonts w:ascii="Calibri"/>
          <w:b/>
          <w:w w:val="105"/>
          <w:sz w:val="18"/>
          <w:lang w:val="en-GB"/>
        </w:rPr>
        <w:t>Step</w:t>
      </w:r>
      <w:r w:rsidR="009308E3" w:rsidRPr="00D516D6">
        <w:rPr>
          <w:rFonts w:ascii="Calibri"/>
          <w:b/>
          <w:spacing w:val="25"/>
          <w:w w:val="105"/>
          <w:sz w:val="18"/>
          <w:lang w:val="en-GB"/>
        </w:rPr>
        <w:t xml:space="preserve"> </w:t>
      </w:r>
      <w:r w:rsidR="009308E3" w:rsidRPr="00D516D6">
        <w:rPr>
          <w:rFonts w:ascii="Calibri"/>
          <w:b/>
          <w:spacing w:val="-2"/>
          <w:w w:val="105"/>
          <w:sz w:val="18"/>
          <w:lang w:val="en-GB"/>
        </w:rPr>
        <w:t>Description</w:t>
      </w:r>
    </w:p>
    <w:p w14:paraId="1AC8058C" w14:textId="77777777" w:rsidR="00AF779A" w:rsidRPr="00D516D6" w:rsidRDefault="00E9277B">
      <w:pPr>
        <w:pStyle w:val="Prrafodelista"/>
        <w:numPr>
          <w:ilvl w:val="0"/>
          <w:numId w:val="7"/>
        </w:numPr>
        <w:tabs>
          <w:tab w:val="left" w:pos="1828"/>
          <w:tab w:val="left" w:pos="1829"/>
        </w:tabs>
        <w:spacing w:before="38" w:line="219" w:lineRule="exact"/>
        <w:ind w:hanging="963"/>
        <w:rPr>
          <w:rFonts w:ascii="Calibri"/>
          <w:sz w:val="18"/>
          <w:lang w:val="en-GB"/>
        </w:rPr>
      </w:pPr>
      <w:r w:rsidRPr="00D516D6">
        <w:rPr>
          <w:rFonts w:ascii="Calibri"/>
          <w:sz w:val="18"/>
          <w:lang w:val="en-GB"/>
        </w:rPr>
        <w:t>Enter</w:t>
      </w:r>
      <w:r w:rsidRPr="00D516D6">
        <w:rPr>
          <w:rFonts w:ascii="Calibri"/>
          <w:spacing w:val="30"/>
          <w:sz w:val="18"/>
          <w:lang w:val="en-GB"/>
        </w:rPr>
        <w:t xml:space="preserve"> </w:t>
      </w:r>
      <w:r w:rsidRPr="00D516D6">
        <w:rPr>
          <w:rFonts w:ascii="Calibri"/>
          <w:sz w:val="18"/>
          <w:lang w:val="en-GB"/>
        </w:rPr>
        <w:t>the</w:t>
      </w:r>
      <w:r w:rsidRPr="00D516D6">
        <w:rPr>
          <w:rFonts w:ascii="Calibri"/>
          <w:spacing w:val="29"/>
          <w:sz w:val="18"/>
          <w:lang w:val="en-GB"/>
        </w:rPr>
        <w:t xml:space="preserve"> </w:t>
      </w:r>
      <w:r w:rsidRPr="00D516D6">
        <w:rPr>
          <w:rFonts w:ascii="Calibri"/>
          <w:sz w:val="18"/>
          <w:lang w:val="en-GB"/>
        </w:rPr>
        <w:t>"Objects"</w:t>
      </w:r>
      <w:r w:rsidRPr="00D516D6">
        <w:rPr>
          <w:rFonts w:ascii="Calibri"/>
          <w:spacing w:val="29"/>
          <w:sz w:val="18"/>
          <w:lang w:val="en-GB"/>
        </w:rPr>
        <w:t xml:space="preserve"> </w:t>
      </w:r>
      <w:r w:rsidRPr="00D516D6">
        <w:rPr>
          <w:rFonts w:ascii="Calibri"/>
          <w:sz w:val="18"/>
          <w:lang w:val="en-GB"/>
        </w:rPr>
        <w:t>module</w:t>
      </w:r>
      <w:r w:rsidRPr="00D516D6">
        <w:rPr>
          <w:rFonts w:ascii="Calibri"/>
          <w:spacing w:val="29"/>
          <w:sz w:val="18"/>
          <w:lang w:val="en-GB"/>
        </w:rPr>
        <w:t xml:space="preserve"> </w:t>
      </w:r>
      <w:r w:rsidRPr="00D516D6">
        <w:rPr>
          <w:rFonts w:ascii="Calibri"/>
          <w:sz w:val="18"/>
          <w:lang w:val="en-GB"/>
        </w:rPr>
        <w:t>of</w:t>
      </w:r>
      <w:r w:rsidRPr="00D516D6">
        <w:rPr>
          <w:rFonts w:ascii="Calibri"/>
          <w:spacing w:val="30"/>
          <w:sz w:val="18"/>
          <w:lang w:val="en-GB"/>
        </w:rPr>
        <w:t xml:space="preserve"> </w:t>
      </w:r>
      <w:r w:rsidRPr="00D516D6">
        <w:rPr>
          <w:rFonts w:ascii="Calibri"/>
          <w:sz w:val="18"/>
          <w:lang w:val="en-GB"/>
        </w:rPr>
        <w:t>the</w:t>
      </w:r>
      <w:r w:rsidRPr="00D516D6">
        <w:rPr>
          <w:rFonts w:ascii="Calibri"/>
          <w:spacing w:val="29"/>
          <w:sz w:val="18"/>
          <w:lang w:val="en-GB"/>
        </w:rPr>
        <w:t xml:space="preserve"> </w:t>
      </w:r>
      <w:r w:rsidRPr="00D516D6">
        <w:rPr>
          <w:rFonts w:ascii="Calibri"/>
          <w:spacing w:val="-2"/>
          <w:sz w:val="18"/>
          <w:lang w:val="en-GB"/>
        </w:rPr>
        <w:t>application.</w:t>
      </w:r>
    </w:p>
    <w:p w14:paraId="06897B98" w14:textId="77777777" w:rsidR="00AF779A" w:rsidRPr="00D516D6" w:rsidRDefault="00E9277B">
      <w:pPr>
        <w:pStyle w:val="Prrafodelista"/>
        <w:numPr>
          <w:ilvl w:val="0"/>
          <w:numId w:val="7"/>
        </w:numPr>
        <w:tabs>
          <w:tab w:val="left" w:pos="1828"/>
          <w:tab w:val="left" w:pos="1829"/>
        </w:tabs>
        <w:spacing w:line="219" w:lineRule="exact"/>
        <w:ind w:hanging="963"/>
        <w:rPr>
          <w:rFonts w:ascii="Calibri"/>
          <w:sz w:val="18"/>
          <w:lang w:val="en-GB"/>
        </w:rPr>
      </w:pPr>
      <w:r w:rsidRPr="00D516D6">
        <w:rPr>
          <w:rFonts w:ascii="Calibri"/>
          <w:sz w:val="18"/>
          <w:lang w:val="en-GB"/>
        </w:rPr>
        <w:t>Search</w:t>
      </w:r>
      <w:r w:rsidRPr="00D516D6">
        <w:rPr>
          <w:rFonts w:ascii="Calibri"/>
          <w:spacing w:val="18"/>
          <w:sz w:val="18"/>
          <w:lang w:val="en-GB"/>
        </w:rPr>
        <w:t xml:space="preserve"> </w:t>
      </w:r>
      <w:r w:rsidRPr="00D516D6">
        <w:rPr>
          <w:rFonts w:ascii="Calibri"/>
          <w:sz w:val="18"/>
          <w:lang w:val="en-GB"/>
        </w:rPr>
        <w:t>for</w:t>
      </w:r>
      <w:r w:rsidRPr="00D516D6">
        <w:rPr>
          <w:rFonts w:ascii="Calibri"/>
          <w:spacing w:val="19"/>
          <w:sz w:val="18"/>
          <w:lang w:val="en-GB"/>
        </w:rPr>
        <w:t xml:space="preserve"> </w:t>
      </w:r>
      <w:r w:rsidRPr="00D516D6">
        <w:rPr>
          <w:rFonts w:ascii="Calibri"/>
          <w:sz w:val="18"/>
          <w:lang w:val="en-GB"/>
        </w:rPr>
        <w:t>the</w:t>
      </w:r>
      <w:r w:rsidRPr="00D516D6">
        <w:rPr>
          <w:rFonts w:ascii="Calibri"/>
          <w:spacing w:val="18"/>
          <w:sz w:val="18"/>
          <w:lang w:val="en-GB"/>
        </w:rPr>
        <w:t xml:space="preserve"> </w:t>
      </w:r>
      <w:r w:rsidRPr="00D516D6">
        <w:rPr>
          <w:rFonts w:ascii="Calibri"/>
          <w:sz w:val="18"/>
          <w:lang w:val="en-GB"/>
        </w:rPr>
        <w:t>object</w:t>
      </w:r>
      <w:r w:rsidRPr="00D516D6">
        <w:rPr>
          <w:rFonts w:ascii="Calibri"/>
          <w:spacing w:val="20"/>
          <w:sz w:val="18"/>
          <w:lang w:val="en-GB"/>
        </w:rPr>
        <w:t xml:space="preserve"> </w:t>
      </w:r>
      <w:r w:rsidRPr="00D516D6">
        <w:rPr>
          <w:rFonts w:ascii="Calibri"/>
          <w:sz w:val="18"/>
          <w:lang w:val="en-GB"/>
        </w:rPr>
        <w:t>you</w:t>
      </w:r>
      <w:r w:rsidRPr="00D516D6">
        <w:rPr>
          <w:rFonts w:ascii="Calibri"/>
          <w:spacing w:val="19"/>
          <w:sz w:val="18"/>
          <w:lang w:val="en-GB"/>
        </w:rPr>
        <w:t xml:space="preserve"> </w:t>
      </w:r>
      <w:r w:rsidRPr="00D516D6">
        <w:rPr>
          <w:rFonts w:ascii="Calibri"/>
          <w:sz w:val="18"/>
          <w:lang w:val="en-GB"/>
        </w:rPr>
        <w:t>wish</w:t>
      </w:r>
      <w:r w:rsidRPr="00D516D6">
        <w:rPr>
          <w:rFonts w:ascii="Calibri"/>
          <w:spacing w:val="18"/>
          <w:sz w:val="18"/>
          <w:lang w:val="en-GB"/>
        </w:rPr>
        <w:t xml:space="preserve"> </w:t>
      </w:r>
      <w:r w:rsidRPr="00D516D6">
        <w:rPr>
          <w:rFonts w:ascii="Calibri"/>
          <w:sz w:val="18"/>
          <w:lang w:val="en-GB"/>
        </w:rPr>
        <w:t>to</w:t>
      </w:r>
      <w:r w:rsidRPr="00D516D6">
        <w:rPr>
          <w:rFonts w:ascii="Calibri"/>
          <w:spacing w:val="19"/>
          <w:sz w:val="18"/>
          <w:lang w:val="en-GB"/>
        </w:rPr>
        <w:t xml:space="preserve"> </w:t>
      </w:r>
      <w:r w:rsidRPr="00D516D6">
        <w:rPr>
          <w:rFonts w:ascii="Calibri"/>
          <w:spacing w:val="-2"/>
          <w:sz w:val="18"/>
          <w:lang w:val="en-GB"/>
        </w:rPr>
        <w:t>activate/deactivate.</w:t>
      </w:r>
    </w:p>
    <w:p w14:paraId="63571E61" w14:textId="77777777" w:rsidR="00AF779A" w:rsidRPr="00D516D6" w:rsidRDefault="00E9277B">
      <w:pPr>
        <w:pStyle w:val="Prrafodelista"/>
        <w:numPr>
          <w:ilvl w:val="0"/>
          <w:numId w:val="7"/>
        </w:numPr>
        <w:tabs>
          <w:tab w:val="left" w:pos="1828"/>
          <w:tab w:val="left" w:pos="1829"/>
        </w:tabs>
        <w:spacing w:line="219" w:lineRule="exact"/>
        <w:ind w:hanging="963"/>
        <w:rPr>
          <w:rFonts w:ascii="Calibri"/>
          <w:sz w:val="18"/>
          <w:lang w:val="en-GB"/>
        </w:rPr>
      </w:pPr>
      <w:r>
        <w:rPr>
          <w:lang w:val="en-GB"/>
        </w:rPr>
        <w:pict w14:anchorId="5A50A2DD">
          <v:shape id="docshape123" o:spid="_x0000_s1175" alt="" style="position:absolute;left:0;text-align:left;margin-left:38.85pt;margin-top:13.95pt;width:466.6pt;height:.1pt;z-index:-15684096;mso-wrap-edited:f;mso-width-percent:0;mso-height-percent:0;mso-wrap-distance-left:0;mso-wrap-distance-right:0;mso-position-horizontal-relative:page;mso-width-percent:0;mso-height-percent:0" coordsize="9332,1270" path="m,l9331,e" filled="f" strokeweight=".28117mm">
            <v:path arrowok="t" o:connecttype="custom" o:connectlocs="0,0;2147483646,0" o:connectangles="0,0"/>
            <w10:wrap type="topAndBottom" anchorx="page"/>
          </v:shape>
        </w:pict>
      </w:r>
      <w:r w:rsidR="009308E3" w:rsidRPr="00D516D6">
        <w:rPr>
          <w:rFonts w:ascii="Calibri"/>
          <w:w w:val="105"/>
          <w:sz w:val="18"/>
          <w:lang w:val="en-GB"/>
        </w:rPr>
        <w:t>Select the switch control of an</w:t>
      </w:r>
      <w:r w:rsidR="009308E3" w:rsidRPr="00D516D6">
        <w:rPr>
          <w:rFonts w:ascii="Calibri"/>
          <w:spacing w:val="1"/>
          <w:w w:val="105"/>
          <w:sz w:val="18"/>
          <w:lang w:val="en-GB"/>
        </w:rPr>
        <w:t xml:space="preserve"> </w:t>
      </w:r>
      <w:r w:rsidR="009308E3" w:rsidRPr="00D516D6">
        <w:rPr>
          <w:rFonts w:ascii="Calibri"/>
          <w:w w:val="105"/>
          <w:sz w:val="18"/>
          <w:lang w:val="en-GB"/>
        </w:rPr>
        <w:t>object to activate/deactivate</w:t>
      </w:r>
      <w:r w:rsidR="009308E3" w:rsidRPr="00D516D6">
        <w:rPr>
          <w:rFonts w:ascii="Calibri"/>
          <w:spacing w:val="1"/>
          <w:w w:val="105"/>
          <w:sz w:val="18"/>
          <w:lang w:val="en-GB"/>
        </w:rPr>
        <w:t xml:space="preserve"> </w:t>
      </w:r>
      <w:r w:rsidR="009308E3" w:rsidRPr="00D516D6">
        <w:rPr>
          <w:rFonts w:ascii="Calibri"/>
          <w:spacing w:val="-5"/>
          <w:w w:val="105"/>
          <w:sz w:val="18"/>
          <w:lang w:val="en-GB"/>
        </w:rPr>
        <w:t>it.</w:t>
      </w:r>
    </w:p>
    <w:p w14:paraId="203556DE" w14:textId="77777777" w:rsidR="00AF779A" w:rsidRPr="00D516D6" w:rsidRDefault="00AF779A">
      <w:pPr>
        <w:pStyle w:val="Textoindependiente"/>
        <w:spacing w:before="1"/>
        <w:rPr>
          <w:rFonts w:ascii="Calibri"/>
          <w:sz w:val="25"/>
          <w:lang w:val="en-GB"/>
        </w:rPr>
      </w:pPr>
    </w:p>
    <w:p w14:paraId="39523E24" w14:textId="77777777" w:rsidR="00AF779A" w:rsidRPr="00D516D6" w:rsidRDefault="00E9277B">
      <w:pPr>
        <w:pStyle w:val="Prrafodelista"/>
        <w:numPr>
          <w:ilvl w:val="4"/>
          <w:numId w:val="15"/>
        </w:numPr>
        <w:tabs>
          <w:tab w:val="left" w:pos="1054"/>
        </w:tabs>
        <w:spacing w:before="101"/>
        <w:ind w:hanging="201"/>
        <w:rPr>
          <w:sz w:val="20"/>
          <w:lang w:val="en-GB"/>
        </w:rPr>
      </w:pPr>
      <w:r w:rsidRPr="00D516D6">
        <w:rPr>
          <w:w w:val="90"/>
          <w:sz w:val="20"/>
          <w:lang w:val="en-GB"/>
        </w:rPr>
        <w:t>Persons:</w:t>
      </w:r>
      <w:r w:rsidRPr="00D516D6">
        <w:rPr>
          <w:spacing w:val="9"/>
          <w:sz w:val="20"/>
          <w:lang w:val="en-GB"/>
        </w:rPr>
        <w:t xml:space="preserve"> </w:t>
      </w:r>
      <w:r w:rsidRPr="00D516D6">
        <w:rPr>
          <w:spacing w:val="-10"/>
          <w:sz w:val="20"/>
          <w:lang w:val="en-GB"/>
        </w:rPr>
        <w:t>1</w:t>
      </w:r>
    </w:p>
    <w:p w14:paraId="2326CD76" w14:textId="77777777" w:rsidR="00AF779A" w:rsidRPr="00D516D6" w:rsidRDefault="00E9277B">
      <w:pPr>
        <w:pStyle w:val="Prrafodelista"/>
        <w:numPr>
          <w:ilvl w:val="4"/>
          <w:numId w:val="15"/>
        </w:numPr>
        <w:tabs>
          <w:tab w:val="left" w:pos="1054"/>
        </w:tabs>
        <w:spacing w:before="85"/>
        <w:ind w:hanging="201"/>
        <w:rPr>
          <w:sz w:val="20"/>
          <w:lang w:val="en-GB"/>
        </w:rPr>
      </w:pPr>
      <w:r w:rsidRPr="00D516D6">
        <w:rPr>
          <w:w w:val="95"/>
          <w:sz w:val="20"/>
          <w:lang w:val="en-GB"/>
        </w:rPr>
        <w:t>Facial</w:t>
      </w:r>
      <w:r w:rsidRPr="00D516D6">
        <w:rPr>
          <w:spacing w:val="-1"/>
          <w:w w:val="95"/>
          <w:sz w:val="20"/>
          <w:lang w:val="en-GB"/>
        </w:rPr>
        <w:t xml:space="preserve"> </w:t>
      </w:r>
      <w:r w:rsidRPr="00D516D6">
        <w:rPr>
          <w:w w:val="95"/>
          <w:sz w:val="20"/>
          <w:lang w:val="en-GB"/>
        </w:rPr>
        <w:t>Expressions:</w:t>
      </w:r>
      <w:r w:rsidRPr="00D516D6">
        <w:rPr>
          <w:spacing w:val="-1"/>
          <w:w w:val="95"/>
          <w:sz w:val="20"/>
          <w:lang w:val="en-GB"/>
        </w:rPr>
        <w:t xml:space="preserve"> </w:t>
      </w:r>
      <w:r w:rsidRPr="00D516D6">
        <w:rPr>
          <w:spacing w:val="-10"/>
          <w:w w:val="95"/>
          <w:sz w:val="20"/>
          <w:lang w:val="en-GB"/>
        </w:rPr>
        <w:t>1</w:t>
      </w:r>
    </w:p>
    <w:p w14:paraId="22A4EE4D" w14:textId="77777777" w:rsidR="00AF779A" w:rsidRPr="00D516D6" w:rsidRDefault="00E9277B">
      <w:pPr>
        <w:pStyle w:val="Prrafodelista"/>
        <w:numPr>
          <w:ilvl w:val="4"/>
          <w:numId w:val="15"/>
        </w:numPr>
        <w:tabs>
          <w:tab w:val="left" w:pos="1054"/>
        </w:tabs>
        <w:spacing w:before="84"/>
        <w:ind w:hanging="201"/>
        <w:rPr>
          <w:sz w:val="20"/>
          <w:lang w:val="en-GB"/>
        </w:rPr>
      </w:pPr>
      <w:r w:rsidRPr="00D516D6">
        <w:rPr>
          <w:sz w:val="20"/>
          <w:lang w:val="en-GB"/>
        </w:rPr>
        <w:t>Sleep:</w:t>
      </w:r>
      <w:r w:rsidRPr="00D516D6">
        <w:rPr>
          <w:spacing w:val="-11"/>
          <w:sz w:val="20"/>
          <w:lang w:val="en-GB"/>
        </w:rPr>
        <w:t xml:space="preserve"> </w:t>
      </w:r>
      <w:r w:rsidRPr="00D516D6">
        <w:rPr>
          <w:spacing w:val="-10"/>
          <w:sz w:val="20"/>
          <w:lang w:val="en-GB"/>
        </w:rPr>
        <w:t>2</w:t>
      </w:r>
    </w:p>
    <w:p w14:paraId="2C56CFEC" w14:textId="77777777" w:rsidR="00AF779A" w:rsidRPr="00D516D6" w:rsidRDefault="00E9277B">
      <w:pPr>
        <w:pStyle w:val="Prrafodelista"/>
        <w:numPr>
          <w:ilvl w:val="4"/>
          <w:numId w:val="15"/>
        </w:numPr>
        <w:tabs>
          <w:tab w:val="left" w:pos="1054"/>
        </w:tabs>
        <w:spacing w:before="84"/>
        <w:ind w:hanging="201"/>
        <w:rPr>
          <w:sz w:val="20"/>
          <w:lang w:val="en-GB"/>
        </w:rPr>
      </w:pPr>
      <w:r w:rsidRPr="00D516D6">
        <w:rPr>
          <w:w w:val="95"/>
          <w:sz w:val="20"/>
          <w:lang w:val="en-GB"/>
        </w:rPr>
        <w:t>Distractor</w:t>
      </w:r>
      <w:r w:rsidRPr="00D516D6">
        <w:rPr>
          <w:spacing w:val="-8"/>
          <w:w w:val="95"/>
          <w:sz w:val="20"/>
          <w:lang w:val="en-GB"/>
        </w:rPr>
        <w:t xml:space="preserve"> </w:t>
      </w:r>
      <w:r w:rsidRPr="00D516D6">
        <w:rPr>
          <w:w w:val="95"/>
          <w:sz w:val="20"/>
          <w:lang w:val="en-GB"/>
        </w:rPr>
        <w:t>Objects:</w:t>
      </w:r>
      <w:r w:rsidRPr="00D516D6">
        <w:rPr>
          <w:spacing w:val="-7"/>
          <w:w w:val="95"/>
          <w:sz w:val="20"/>
          <w:lang w:val="en-GB"/>
        </w:rPr>
        <w:t xml:space="preserve"> </w:t>
      </w:r>
      <w:r w:rsidRPr="00D516D6">
        <w:rPr>
          <w:spacing w:val="-10"/>
          <w:w w:val="95"/>
          <w:sz w:val="20"/>
          <w:lang w:val="en-GB"/>
        </w:rPr>
        <w:t>3</w:t>
      </w:r>
    </w:p>
    <w:p w14:paraId="1973634F" w14:textId="77777777" w:rsidR="00AF779A" w:rsidRPr="00D516D6" w:rsidRDefault="00AF779A">
      <w:pPr>
        <w:pStyle w:val="Textoindependiente"/>
        <w:spacing w:before="10"/>
        <w:rPr>
          <w:sz w:val="16"/>
          <w:lang w:val="en-GB"/>
        </w:rPr>
      </w:pPr>
    </w:p>
    <w:p w14:paraId="7AB5879E" w14:textId="77777777" w:rsidR="00AF779A" w:rsidRPr="00D516D6" w:rsidRDefault="00E9277B">
      <w:pPr>
        <w:pStyle w:val="Ttulo3"/>
        <w:numPr>
          <w:ilvl w:val="2"/>
          <w:numId w:val="15"/>
        </w:numPr>
        <w:tabs>
          <w:tab w:val="left" w:pos="693"/>
        </w:tabs>
        <w:spacing w:before="1"/>
        <w:ind w:hanging="577"/>
        <w:rPr>
          <w:lang w:val="en-GB"/>
        </w:rPr>
      </w:pPr>
      <w:r w:rsidRPr="00D516D6">
        <w:rPr>
          <w:spacing w:val="-2"/>
          <w:lang w:val="en-GB"/>
        </w:rPr>
        <w:t>Average</w:t>
      </w:r>
      <w:r w:rsidRPr="00D516D6">
        <w:rPr>
          <w:spacing w:val="-4"/>
          <w:lang w:val="en-GB"/>
        </w:rPr>
        <w:t xml:space="preserve"> </w:t>
      </w:r>
      <w:r w:rsidRPr="00D516D6">
        <w:rPr>
          <w:spacing w:val="-2"/>
          <w:lang w:val="en-GB"/>
        </w:rPr>
        <w:t>Recognition</w:t>
      </w:r>
      <w:r w:rsidRPr="00D516D6">
        <w:rPr>
          <w:spacing w:val="-4"/>
          <w:lang w:val="en-GB"/>
        </w:rPr>
        <w:t xml:space="preserve"> Time</w:t>
      </w:r>
    </w:p>
    <w:p w14:paraId="2120A1E6" w14:textId="77777777" w:rsidR="00AF779A" w:rsidRPr="00D516D6" w:rsidRDefault="00E9277B">
      <w:pPr>
        <w:pStyle w:val="Textoindependiente"/>
        <w:spacing w:before="5"/>
        <w:ind w:left="415"/>
        <w:rPr>
          <w:lang w:val="en-GB"/>
        </w:rPr>
      </w:pPr>
      <w:r w:rsidRPr="00D516D6">
        <w:rPr>
          <w:w w:val="90"/>
          <w:lang w:val="en-GB"/>
        </w:rPr>
        <w:t>The</w:t>
      </w:r>
      <w:r w:rsidRPr="00D516D6">
        <w:rPr>
          <w:spacing w:val="14"/>
          <w:lang w:val="en-GB"/>
        </w:rPr>
        <w:t xml:space="preserve"> </w:t>
      </w:r>
      <w:r w:rsidRPr="00D516D6">
        <w:rPr>
          <w:w w:val="90"/>
          <w:lang w:val="en-GB"/>
        </w:rPr>
        <w:t>average</w:t>
      </w:r>
      <w:r w:rsidRPr="00D516D6">
        <w:rPr>
          <w:spacing w:val="15"/>
          <w:lang w:val="en-GB"/>
        </w:rPr>
        <w:t xml:space="preserve"> </w:t>
      </w:r>
      <w:r w:rsidRPr="00D516D6">
        <w:rPr>
          <w:w w:val="90"/>
          <w:lang w:val="en-GB"/>
        </w:rPr>
        <w:t>time</w:t>
      </w:r>
      <w:r w:rsidRPr="00D516D6">
        <w:rPr>
          <w:spacing w:val="14"/>
          <w:lang w:val="en-GB"/>
        </w:rPr>
        <w:t xml:space="preserve"> </w:t>
      </w:r>
      <w:r w:rsidRPr="00D516D6">
        <w:rPr>
          <w:w w:val="90"/>
          <w:lang w:val="en-GB"/>
        </w:rPr>
        <w:t>for</w:t>
      </w:r>
      <w:r w:rsidRPr="00D516D6">
        <w:rPr>
          <w:spacing w:val="15"/>
          <w:lang w:val="en-GB"/>
        </w:rPr>
        <w:t xml:space="preserve"> </w:t>
      </w:r>
      <w:r w:rsidRPr="00D516D6">
        <w:rPr>
          <w:w w:val="90"/>
          <w:lang w:val="en-GB"/>
        </w:rPr>
        <w:t>successful</w:t>
      </w:r>
      <w:r w:rsidRPr="00D516D6">
        <w:rPr>
          <w:spacing w:val="14"/>
          <w:lang w:val="en-GB"/>
        </w:rPr>
        <w:t xml:space="preserve"> </w:t>
      </w:r>
      <w:r w:rsidRPr="00D516D6">
        <w:rPr>
          <w:w w:val="90"/>
          <w:lang w:val="en-GB"/>
        </w:rPr>
        <w:t>recognition</w:t>
      </w:r>
      <w:r w:rsidRPr="00D516D6">
        <w:rPr>
          <w:spacing w:val="15"/>
          <w:lang w:val="en-GB"/>
        </w:rPr>
        <w:t xml:space="preserve"> </w:t>
      </w:r>
      <w:r w:rsidRPr="00D516D6">
        <w:rPr>
          <w:w w:val="90"/>
          <w:lang w:val="en-GB"/>
        </w:rPr>
        <w:t>was</w:t>
      </w:r>
      <w:r w:rsidRPr="00D516D6">
        <w:rPr>
          <w:spacing w:val="14"/>
          <w:lang w:val="en-GB"/>
        </w:rPr>
        <w:t xml:space="preserve"> </w:t>
      </w:r>
      <w:r w:rsidRPr="00D516D6">
        <w:rPr>
          <w:w w:val="90"/>
          <w:lang w:val="en-GB"/>
        </w:rPr>
        <w:t>calculated</w:t>
      </w:r>
      <w:r w:rsidRPr="00D516D6">
        <w:rPr>
          <w:spacing w:val="15"/>
          <w:lang w:val="en-GB"/>
        </w:rPr>
        <w:t xml:space="preserve"> </w:t>
      </w:r>
      <w:r w:rsidRPr="00D516D6">
        <w:rPr>
          <w:w w:val="90"/>
          <w:lang w:val="en-GB"/>
        </w:rPr>
        <w:t>for</w:t>
      </w:r>
      <w:r w:rsidRPr="00D516D6">
        <w:rPr>
          <w:spacing w:val="15"/>
          <w:lang w:val="en-GB"/>
        </w:rPr>
        <w:t xml:space="preserve"> </w:t>
      </w:r>
      <w:r w:rsidRPr="00D516D6">
        <w:rPr>
          <w:w w:val="90"/>
          <w:lang w:val="en-GB"/>
        </w:rPr>
        <w:t>each</w:t>
      </w:r>
      <w:r w:rsidRPr="00D516D6">
        <w:rPr>
          <w:spacing w:val="14"/>
          <w:lang w:val="en-GB"/>
        </w:rPr>
        <w:t xml:space="preserve"> </w:t>
      </w:r>
      <w:r w:rsidRPr="00D516D6">
        <w:rPr>
          <w:w w:val="90"/>
          <w:lang w:val="en-GB"/>
        </w:rPr>
        <w:t>recognition</w:t>
      </w:r>
      <w:r w:rsidRPr="00D516D6">
        <w:rPr>
          <w:spacing w:val="15"/>
          <w:lang w:val="en-GB"/>
        </w:rPr>
        <w:t xml:space="preserve"> </w:t>
      </w:r>
      <w:r w:rsidRPr="00D516D6">
        <w:rPr>
          <w:spacing w:val="-2"/>
          <w:w w:val="90"/>
          <w:lang w:val="en-GB"/>
        </w:rPr>
        <w:t>task:</w:t>
      </w:r>
    </w:p>
    <w:p w14:paraId="7BEFC4CD" w14:textId="77777777" w:rsidR="00AF779A" w:rsidRPr="00D516D6" w:rsidRDefault="00AF779A">
      <w:pPr>
        <w:pStyle w:val="Textoindependiente"/>
        <w:spacing w:before="10"/>
        <w:rPr>
          <w:sz w:val="16"/>
          <w:lang w:val="en-GB"/>
        </w:rPr>
      </w:pPr>
    </w:p>
    <w:p w14:paraId="385DDAEB" w14:textId="77777777" w:rsidR="00AF779A" w:rsidRPr="00D516D6" w:rsidRDefault="00E9277B">
      <w:pPr>
        <w:pStyle w:val="Prrafodelista"/>
        <w:numPr>
          <w:ilvl w:val="3"/>
          <w:numId w:val="15"/>
        </w:numPr>
        <w:tabs>
          <w:tab w:val="left" w:pos="615"/>
        </w:tabs>
        <w:spacing w:before="1"/>
        <w:ind w:hanging="205"/>
        <w:rPr>
          <w:sz w:val="20"/>
          <w:lang w:val="en-GB"/>
        </w:rPr>
      </w:pPr>
      <w:r>
        <w:rPr>
          <w:lang w:val="en-GB"/>
        </w:rPr>
        <w:pict w14:anchorId="3D850035">
          <v:shape id="docshape124" o:spid="_x0000_s1174" type="#_x0000_t202" alt="" style="position:absolute;left:0;text-align:left;margin-left:120.6pt;margin-top:8.15pt;width:7.5pt;height:10.2pt;z-index:-17357312;mso-wrap-style:square;mso-wrap-edited:f;mso-width-percent:0;mso-height-percent:0;mso-position-horizontal-relative:page;mso-width-percent:0;mso-height-percent:0;v-text-anchor:top" filled="f" stroked="f">
            <v:textbox inset="0,0,0,0">
              <w:txbxContent>
                <w:p w14:paraId="41951B5B" w14:textId="77777777" w:rsidR="00AF779A" w:rsidRDefault="00E9277B">
                  <w:pPr>
                    <w:spacing w:before="10"/>
                    <w:rPr>
                      <w:sz w:val="15"/>
                    </w:rPr>
                  </w:pPr>
                  <w:r>
                    <w:rPr>
                      <w:spacing w:val="-5"/>
                      <w:w w:val="90"/>
                      <w:sz w:val="15"/>
                    </w:rPr>
                    <w:t>13</w:t>
                  </w:r>
                </w:p>
              </w:txbxContent>
            </v:textbox>
            <w10:wrap anchorx="page"/>
          </v:shape>
        </w:pict>
      </w:r>
      <w:r w:rsidR="009308E3" w:rsidRPr="00D516D6">
        <w:rPr>
          <w:rFonts w:ascii="Times New Roman" w:hAnsi="Times New Roman"/>
          <w:b/>
          <w:sz w:val="20"/>
          <w:lang w:val="en-GB"/>
        </w:rPr>
        <w:t>Persons</w:t>
      </w:r>
      <w:r w:rsidR="009308E3" w:rsidRPr="00D516D6">
        <w:rPr>
          <w:sz w:val="20"/>
          <w:lang w:val="en-GB"/>
        </w:rPr>
        <w:t>:</w:t>
      </w:r>
      <w:r w:rsidR="009308E3" w:rsidRPr="00D516D6">
        <w:rPr>
          <w:spacing w:val="26"/>
          <w:sz w:val="20"/>
          <w:lang w:val="en-GB"/>
        </w:rPr>
        <w:t xml:space="preserve"> </w:t>
      </w:r>
      <w:r w:rsidR="009308E3" w:rsidRPr="00D516D6">
        <w:rPr>
          <w:sz w:val="20"/>
          <w:u w:val="single"/>
          <w:vertAlign w:val="superscript"/>
          <w:lang w:val="en-GB"/>
        </w:rPr>
        <w:t>10</w:t>
      </w:r>
      <w:r w:rsidR="009308E3" w:rsidRPr="00D516D6">
        <w:rPr>
          <w:rFonts w:ascii="Lucida Sans Unicode" w:hAnsi="Lucida Sans Unicode"/>
          <w:sz w:val="20"/>
          <w:u w:val="single"/>
          <w:vertAlign w:val="superscript"/>
          <w:lang w:val="en-GB"/>
        </w:rPr>
        <w:t>.</w:t>
      </w:r>
      <w:r w:rsidR="009308E3" w:rsidRPr="00D516D6">
        <w:rPr>
          <w:sz w:val="20"/>
          <w:u w:val="single"/>
          <w:vertAlign w:val="superscript"/>
          <w:lang w:val="en-GB"/>
        </w:rPr>
        <w:t>56</w:t>
      </w:r>
      <w:r w:rsidR="009308E3" w:rsidRPr="00D516D6">
        <w:rPr>
          <w:spacing w:val="-8"/>
          <w:sz w:val="20"/>
          <w:u w:val="single"/>
          <w:lang w:val="en-GB"/>
        </w:rPr>
        <w:t xml:space="preserve"> </w:t>
      </w:r>
      <w:r w:rsidR="009308E3" w:rsidRPr="00D516D6">
        <w:rPr>
          <w:sz w:val="20"/>
          <w:u w:val="single"/>
          <w:vertAlign w:val="superscript"/>
          <w:lang w:val="en-GB"/>
        </w:rPr>
        <w:t>seconds</w:t>
      </w:r>
      <w:r w:rsidR="009308E3" w:rsidRPr="00D516D6">
        <w:rPr>
          <w:spacing w:val="33"/>
          <w:sz w:val="20"/>
          <w:lang w:val="en-GB"/>
        </w:rPr>
        <w:t xml:space="preserve"> </w:t>
      </w:r>
      <w:r w:rsidR="009308E3" w:rsidRPr="00D516D6">
        <w:rPr>
          <w:sz w:val="20"/>
          <w:lang w:val="en-GB"/>
        </w:rPr>
        <w:t>≈</w:t>
      </w:r>
      <w:r w:rsidR="009308E3" w:rsidRPr="00D516D6">
        <w:rPr>
          <w:spacing w:val="9"/>
          <w:sz w:val="20"/>
          <w:lang w:val="en-GB"/>
        </w:rPr>
        <w:t xml:space="preserve"> </w:t>
      </w:r>
      <w:r w:rsidR="009308E3" w:rsidRPr="00D516D6">
        <w:rPr>
          <w:sz w:val="20"/>
          <w:lang w:val="en-GB"/>
        </w:rPr>
        <w:t>0</w:t>
      </w:r>
      <w:r w:rsidR="009308E3" w:rsidRPr="00D516D6">
        <w:rPr>
          <w:rFonts w:ascii="Lucida Sans Unicode" w:hAnsi="Lucida Sans Unicode"/>
          <w:sz w:val="20"/>
          <w:lang w:val="en-GB"/>
        </w:rPr>
        <w:t>.</w:t>
      </w:r>
      <w:r w:rsidR="009308E3" w:rsidRPr="00D516D6">
        <w:rPr>
          <w:sz w:val="20"/>
          <w:lang w:val="en-GB"/>
        </w:rPr>
        <w:t>81</w:t>
      </w:r>
      <w:r w:rsidR="009308E3" w:rsidRPr="00D516D6">
        <w:rPr>
          <w:spacing w:val="3"/>
          <w:sz w:val="20"/>
          <w:lang w:val="en-GB"/>
        </w:rPr>
        <w:t xml:space="preserve"> </w:t>
      </w:r>
      <w:r w:rsidR="009308E3" w:rsidRPr="00D516D6">
        <w:rPr>
          <w:spacing w:val="-2"/>
          <w:sz w:val="20"/>
          <w:lang w:val="en-GB"/>
        </w:rPr>
        <w:t>seconds</w:t>
      </w:r>
    </w:p>
    <w:p w14:paraId="03A43953" w14:textId="77777777" w:rsidR="00AF779A" w:rsidRPr="00D516D6" w:rsidRDefault="00E9277B">
      <w:pPr>
        <w:pStyle w:val="Prrafodelista"/>
        <w:numPr>
          <w:ilvl w:val="3"/>
          <w:numId w:val="15"/>
        </w:numPr>
        <w:tabs>
          <w:tab w:val="left" w:pos="615"/>
        </w:tabs>
        <w:spacing w:before="168"/>
        <w:ind w:hanging="205"/>
        <w:rPr>
          <w:sz w:val="20"/>
          <w:lang w:val="en-GB"/>
        </w:rPr>
      </w:pPr>
      <w:r>
        <w:rPr>
          <w:lang w:val="en-GB"/>
        </w:rPr>
        <w:pict w14:anchorId="6E355C20">
          <v:shape id="docshape125" o:spid="_x0000_s1173" type="#_x0000_t202" alt="" style="position:absolute;left:0;text-align:left;margin-left:164.1pt;margin-top:16.5pt;width:7.5pt;height:10.2pt;z-index:-17356800;mso-wrap-style:square;mso-wrap-edited:f;mso-width-percent:0;mso-height-percent:0;mso-position-horizontal-relative:page;mso-width-percent:0;mso-height-percent:0;v-text-anchor:top" filled="f" stroked="f">
            <v:textbox inset="0,0,0,0">
              <w:txbxContent>
                <w:p w14:paraId="18321F82" w14:textId="77777777" w:rsidR="00AF779A" w:rsidRDefault="00E9277B">
                  <w:pPr>
                    <w:spacing w:before="10"/>
                    <w:rPr>
                      <w:sz w:val="15"/>
                    </w:rPr>
                  </w:pPr>
                  <w:r>
                    <w:rPr>
                      <w:spacing w:val="-5"/>
                      <w:w w:val="90"/>
                      <w:sz w:val="15"/>
                    </w:rPr>
                    <w:t>13</w:t>
                  </w:r>
                </w:p>
              </w:txbxContent>
            </v:textbox>
            <w10:wrap anchorx="page"/>
          </v:shape>
        </w:pict>
      </w:r>
      <w:r w:rsidR="009308E3" w:rsidRPr="00D516D6">
        <w:rPr>
          <w:rFonts w:ascii="Times New Roman" w:hAnsi="Times New Roman"/>
          <w:b/>
          <w:sz w:val="20"/>
          <w:lang w:val="en-GB"/>
        </w:rPr>
        <w:t>facial</w:t>
      </w:r>
      <w:r w:rsidR="009308E3" w:rsidRPr="00D516D6">
        <w:rPr>
          <w:rFonts w:ascii="Times New Roman" w:hAnsi="Times New Roman"/>
          <w:b/>
          <w:spacing w:val="-4"/>
          <w:sz w:val="20"/>
          <w:lang w:val="en-GB"/>
        </w:rPr>
        <w:t xml:space="preserve"> </w:t>
      </w:r>
      <w:r w:rsidR="009308E3" w:rsidRPr="00D516D6">
        <w:rPr>
          <w:rFonts w:ascii="Times New Roman" w:hAnsi="Times New Roman"/>
          <w:b/>
          <w:sz w:val="20"/>
          <w:lang w:val="en-GB"/>
        </w:rPr>
        <w:t>Expressions</w:t>
      </w:r>
      <w:r w:rsidR="009308E3" w:rsidRPr="00D516D6">
        <w:rPr>
          <w:sz w:val="20"/>
          <w:lang w:val="en-GB"/>
        </w:rPr>
        <w:t>:</w:t>
      </w:r>
      <w:r w:rsidR="009308E3" w:rsidRPr="00D516D6">
        <w:rPr>
          <w:spacing w:val="26"/>
          <w:sz w:val="20"/>
          <w:lang w:val="en-GB"/>
        </w:rPr>
        <w:t xml:space="preserve"> </w:t>
      </w:r>
      <w:r w:rsidR="009308E3" w:rsidRPr="00D516D6">
        <w:rPr>
          <w:sz w:val="20"/>
          <w:u w:val="single"/>
          <w:vertAlign w:val="superscript"/>
          <w:lang w:val="en-GB"/>
        </w:rPr>
        <w:t>17</w:t>
      </w:r>
      <w:r w:rsidR="009308E3" w:rsidRPr="00D516D6">
        <w:rPr>
          <w:rFonts w:ascii="Lucida Sans Unicode" w:hAnsi="Lucida Sans Unicode"/>
          <w:sz w:val="20"/>
          <w:u w:val="single"/>
          <w:vertAlign w:val="superscript"/>
          <w:lang w:val="en-GB"/>
        </w:rPr>
        <w:t>.</w:t>
      </w:r>
      <w:r w:rsidR="009308E3" w:rsidRPr="00D516D6">
        <w:rPr>
          <w:sz w:val="20"/>
          <w:u w:val="single"/>
          <w:vertAlign w:val="superscript"/>
          <w:lang w:val="en-GB"/>
        </w:rPr>
        <w:t>70</w:t>
      </w:r>
      <w:r w:rsidR="009308E3" w:rsidRPr="00D516D6">
        <w:rPr>
          <w:spacing w:val="-9"/>
          <w:sz w:val="20"/>
          <w:u w:val="single"/>
          <w:lang w:val="en-GB"/>
        </w:rPr>
        <w:t xml:space="preserve"> </w:t>
      </w:r>
      <w:r w:rsidR="009308E3" w:rsidRPr="00D516D6">
        <w:rPr>
          <w:sz w:val="20"/>
          <w:u w:val="single"/>
          <w:vertAlign w:val="superscript"/>
          <w:lang w:val="en-GB"/>
        </w:rPr>
        <w:t>seconds</w:t>
      </w:r>
      <w:r w:rsidR="009308E3" w:rsidRPr="00D516D6">
        <w:rPr>
          <w:spacing w:val="31"/>
          <w:sz w:val="20"/>
          <w:lang w:val="en-GB"/>
        </w:rPr>
        <w:t xml:space="preserve"> </w:t>
      </w:r>
      <w:r w:rsidR="009308E3" w:rsidRPr="00D516D6">
        <w:rPr>
          <w:sz w:val="20"/>
          <w:lang w:val="en-GB"/>
        </w:rPr>
        <w:t>≈</w:t>
      </w:r>
      <w:r w:rsidR="009308E3" w:rsidRPr="00D516D6">
        <w:rPr>
          <w:spacing w:val="8"/>
          <w:sz w:val="20"/>
          <w:lang w:val="en-GB"/>
        </w:rPr>
        <w:t xml:space="preserve"> </w:t>
      </w:r>
      <w:r w:rsidR="009308E3" w:rsidRPr="00D516D6">
        <w:rPr>
          <w:sz w:val="20"/>
          <w:lang w:val="en-GB"/>
        </w:rPr>
        <w:t>1</w:t>
      </w:r>
      <w:r w:rsidR="009308E3" w:rsidRPr="00D516D6">
        <w:rPr>
          <w:rFonts w:ascii="Lucida Sans Unicode" w:hAnsi="Lucida Sans Unicode"/>
          <w:sz w:val="20"/>
          <w:lang w:val="en-GB"/>
        </w:rPr>
        <w:t>.</w:t>
      </w:r>
      <w:r w:rsidR="009308E3" w:rsidRPr="00D516D6">
        <w:rPr>
          <w:sz w:val="20"/>
          <w:lang w:val="en-GB"/>
        </w:rPr>
        <w:t>36</w:t>
      </w:r>
      <w:r w:rsidR="009308E3" w:rsidRPr="00D516D6">
        <w:rPr>
          <w:spacing w:val="3"/>
          <w:sz w:val="20"/>
          <w:lang w:val="en-GB"/>
        </w:rPr>
        <w:t xml:space="preserve"> </w:t>
      </w:r>
      <w:r w:rsidR="009308E3" w:rsidRPr="00D516D6">
        <w:rPr>
          <w:spacing w:val="-2"/>
          <w:sz w:val="20"/>
          <w:lang w:val="en-GB"/>
        </w:rPr>
        <w:t>seconds</w:t>
      </w:r>
    </w:p>
    <w:p w14:paraId="4E37D15C" w14:textId="77777777" w:rsidR="00AF779A" w:rsidRPr="00D516D6" w:rsidRDefault="00AF779A">
      <w:pPr>
        <w:rPr>
          <w:sz w:val="20"/>
          <w:lang w:val="en-GB"/>
        </w:rPr>
        <w:sectPr w:rsidR="00AF779A" w:rsidRPr="00D516D6">
          <w:headerReference w:type="default" r:id="rId42"/>
          <w:footerReference w:type="default" r:id="rId43"/>
          <w:pgSz w:w="10890" w:h="14860"/>
          <w:pgMar w:top="1380" w:right="620" w:bottom="840" w:left="660" w:header="673" w:footer="642" w:gutter="0"/>
          <w:cols w:space="720"/>
        </w:sectPr>
      </w:pPr>
    </w:p>
    <w:p w14:paraId="4E6796B4" w14:textId="77777777" w:rsidR="00AF779A" w:rsidRPr="00D516D6" w:rsidRDefault="00AF779A">
      <w:pPr>
        <w:pStyle w:val="Textoindependiente"/>
        <w:spacing w:before="4"/>
        <w:rPr>
          <w:sz w:val="14"/>
          <w:lang w:val="en-GB"/>
        </w:rPr>
      </w:pPr>
    </w:p>
    <w:p w14:paraId="770D60E3" w14:textId="77777777" w:rsidR="00AF779A" w:rsidRPr="00D516D6" w:rsidRDefault="00E9277B">
      <w:pPr>
        <w:spacing w:before="93" w:line="219" w:lineRule="exact"/>
        <w:ind w:left="116"/>
        <w:rPr>
          <w:rFonts w:ascii="Calibri"/>
          <w:b/>
          <w:sz w:val="18"/>
          <w:lang w:val="en-GB"/>
        </w:rPr>
      </w:pPr>
      <w:bookmarkStart w:id="214" w:name="_bookmark31"/>
      <w:bookmarkEnd w:id="214"/>
      <w:r w:rsidRPr="00D516D6">
        <w:rPr>
          <w:rFonts w:ascii="Calibri"/>
          <w:b/>
          <w:w w:val="105"/>
          <w:sz w:val="18"/>
          <w:lang w:val="en-GB"/>
        </w:rPr>
        <w:t>Table</w:t>
      </w:r>
      <w:r w:rsidRPr="00D516D6">
        <w:rPr>
          <w:rFonts w:ascii="Calibri"/>
          <w:b/>
          <w:spacing w:val="15"/>
          <w:w w:val="105"/>
          <w:sz w:val="18"/>
          <w:lang w:val="en-GB"/>
        </w:rPr>
        <w:t xml:space="preserve"> </w:t>
      </w:r>
      <w:r w:rsidRPr="00D516D6">
        <w:rPr>
          <w:rFonts w:ascii="Calibri"/>
          <w:b/>
          <w:spacing w:val="-5"/>
          <w:w w:val="105"/>
          <w:sz w:val="18"/>
          <w:lang w:val="en-GB"/>
        </w:rPr>
        <w:t>21</w:t>
      </w:r>
    </w:p>
    <w:p w14:paraId="574ADB13" w14:textId="2013B9FC" w:rsidR="00AF779A" w:rsidRPr="00D516D6" w:rsidRDefault="00E9277B">
      <w:pPr>
        <w:spacing w:line="219" w:lineRule="exact"/>
        <w:ind w:left="116"/>
        <w:rPr>
          <w:rFonts w:ascii="Calibri"/>
          <w:sz w:val="18"/>
          <w:lang w:val="en-GB"/>
        </w:rPr>
      </w:pPr>
      <w:r>
        <w:rPr>
          <w:lang w:val="en-GB"/>
        </w:rPr>
        <w:pict w14:anchorId="4EE424A2">
          <v:shape id="docshape129" o:spid="_x0000_s1172" alt="" style="position:absolute;left:0;text-align:left;margin-left:38.85pt;margin-top:13.95pt;width:466.6pt;height:.1pt;z-index:-15682560;mso-wrap-edited:f;mso-width-percent:0;mso-height-percent:0;mso-wrap-distance-left:0;mso-wrap-distance-right:0;mso-position-horizontal-relative:page;mso-width-percent:0;mso-height-percent:0" coordsize="9332,1270" path="m,l9331,e" filled="f" strokeweight=".28117mm">
            <v:path arrowok="t" o:connecttype="custom" o:connectlocs="0,0;2147483646,0" o:connectangles="0,0"/>
            <w10:wrap type="topAndBottom" anchorx="page"/>
          </v:shape>
        </w:pict>
      </w:r>
      <w:r w:rsidR="009308E3" w:rsidRPr="00D516D6">
        <w:rPr>
          <w:rFonts w:ascii="Calibri"/>
          <w:sz w:val="18"/>
          <w:lang w:val="en-GB"/>
        </w:rPr>
        <w:t>Definition</w:t>
      </w:r>
      <w:r w:rsidR="009308E3" w:rsidRPr="00D516D6">
        <w:rPr>
          <w:rFonts w:ascii="Calibri"/>
          <w:spacing w:val="22"/>
          <w:sz w:val="18"/>
          <w:lang w:val="en-GB"/>
        </w:rPr>
        <w:t xml:space="preserve"> </w:t>
      </w:r>
      <w:r w:rsidR="009308E3" w:rsidRPr="00D516D6">
        <w:rPr>
          <w:rFonts w:ascii="Calibri"/>
          <w:sz w:val="18"/>
          <w:lang w:val="en-GB"/>
        </w:rPr>
        <w:t>of</w:t>
      </w:r>
      <w:r w:rsidR="009308E3" w:rsidRPr="00D516D6">
        <w:rPr>
          <w:rFonts w:ascii="Calibri"/>
          <w:spacing w:val="23"/>
          <w:sz w:val="18"/>
          <w:lang w:val="en-GB"/>
        </w:rPr>
        <w:t xml:space="preserve"> </w:t>
      </w:r>
      <w:r w:rsidR="0081606F">
        <w:rPr>
          <w:rFonts w:ascii="Calibri"/>
          <w:sz w:val="18"/>
          <w:lang w:val="en-GB"/>
        </w:rPr>
        <w:t>m</w:t>
      </w:r>
      <w:r w:rsidR="009308E3" w:rsidRPr="00D516D6">
        <w:rPr>
          <w:rFonts w:ascii="Calibri"/>
          <w:sz w:val="18"/>
          <w:lang w:val="en-GB"/>
        </w:rPr>
        <w:t>aintenance</w:t>
      </w:r>
      <w:r w:rsidR="009308E3" w:rsidRPr="00D516D6">
        <w:rPr>
          <w:rFonts w:ascii="Calibri"/>
          <w:spacing w:val="22"/>
          <w:sz w:val="18"/>
          <w:lang w:val="en-GB"/>
        </w:rPr>
        <w:t xml:space="preserve"> </w:t>
      </w:r>
      <w:r w:rsidR="0081606F">
        <w:rPr>
          <w:rFonts w:ascii="Calibri"/>
          <w:spacing w:val="-2"/>
          <w:sz w:val="18"/>
          <w:lang w:val="en-GB"/>
        </w:rPr>
        <w:t>t</w:t>
      </w:r>
      <w:r w:rsidR="009308E3" w:rsidRPr="00D516D6">
        <w:rPr>
          <w:rFonts w:ascii="Calibri"/>
          <w:spacing w:val="-2"/>
          <w:sz w:val="18"/>
          <w:lang w:val="en-GB"/>
        </w:rPr>
        <w:t>asks</w:t>
      </w:r>
    </w:p>
    <w:p w14:paraId="6DC3566B" w14:textId="77777777" w:rsidR="00AF779A" w:rsidRPr="00D516D6" w:rsidRDefault="00E9277B">
      <w:pPr>
        <w:tabs>
          <w:tab w:val="left" w:pos="759"/>
          <w:tab w:val="left" w:pos="7393"/>
          <w:tab w:val="left" w:pos="8367"/>
        </w:tabs>
        <w:spacing w:before="37" w:after="58"/>
        <w:ind w:left="236"/>
        <w:rPr>
          <w:rFonts w:ascii="Calibri"/>
          <w:b/>
          <w:sz w:val="18"/>
          <w:lang w:val="en-GB"/>
        </w:rPr>
      </w:pPr>
      <w:r w:rsidRPr="00D516D6">
        <w:rPr>
          <w:rFonts w:ascii="Calibri"/>
          <w:b/>
          <w:spacing w:val="-5"/>
          <w:w w:val="105"/>
          <w:sz w:val="18"/>
          <w:lang w:val="en-GB"/>
        </w:rPr>
        <w:t>No.</w:t>
      </w:r>
      <w:r w:rsidRPr="00D516D6">
        <w:rPr>
          <w:rFonts w:ascii="Calibri"/>
          <w:b/>
          <w:sz w:val="18"/>
          <w:lang w:val="en-GB"/>
        </w:rPr>
        <w:tab/>
        <w:t>Maintenance</w:t>
      </w:r>
      <w:r w:rsidRPr="00D516D6">
        <w:rPr>
          <w:rFonts w:ascii="Calibri"/>
          <w:b/>
          <w:spacing w:val="29"/>
          <w:w w:val="105"/>
          <w:sz w:val="18"/>
          <w:lang w:val="en-GB"/>
        </w:rPr>
        <w:t xml:space="preserve"> </w:t>
      </w:r>
      <w:r w:rsidRPr="00D516D6">
        <w:rPr>
          <w:rFonts w:ascii="Calibri"/>
          <w:b/>
          <w:spacing w:val="-2"/>
          <w:w w:val="105"/>
          <w:sz w:val="18"/>
          <w:lang w:val="en-GB"/>
        </w:rPr>
        <w:t>Tasks</w:t>
      </w:r>
      <w:r w:rsidRPr="00D516D6">
        <w:rPr>
          <w:rFonts w:ascii="Calibri"/>
          <w:b/>
          <w:sz w:val="18"/>
          <w:lang w:val="en-GB"/>
        </w:rPr>
        <w:tab/>
      </w:r>
      <w:r w:rsidRPr="00D516D6">
        <w:rPr>
          <w:rFonts w:ascii="Calibri"/>
          <w:b/>
          <w:spacing w:val="-2"/>
          <w:sz w:val="18"/>
          <w:lang w:val="en-GB"/>
        </w:rPr>
        <w:t>Quarterly</w:t>
      </w:r>
      <w:r w:rsidRPr="00D516D6">
        <w:rPr>
          <w:rFonts w:ascii="Calibri"/>
          <w:b/>
          <w:sz w:val="18"/>
          <w:lang w:val="en-GB"/>
        </w:rPr>
        <w:tab/>
        <w:t>Semi-</w:t>
      </w:r>
      <w:r w:rsidRPr="00D516D6">
        <w:rPr>
          <w:rFonts w:ascii="Calibri"/>
          <w:b/>
          <w:spacing w:val="-2"/>
          <w:w w:val="105"/>
          <w:sz w:val="18"/>
          <w:lang w:val="en-GB"/>
        </w:rPr>
        <w:t>annual</w:t>
      </w:r>
    </w:p>
    <w:p w14:paraId="79D74400" w14:textId="77777777" w:rsidR="00AF779A" w:rsidRPr="00D516D6" w:rsidRDefault="00E9277B">
      <w:pPr>
        <w:pStyle w:val="Textoindependiente"/>
        <w:spacing w:line="20" w:lineRule="exact"/>
        <w:ind w:left="116"/>
        <w:rPr>
          <w:rFonts w:ascii="Calibri"/>
          <w:sz w:val="2"/>
          <w:lang w:val="en-GB"/>
        </w:rPr>
      </w:pPr>
      <w:r>
        <w:rPr>
          <w:rFonts w:ascii="Calibri"/>
          <w:sz w:val="2"/>
          <w:lang w:val="en-GB"/>
        </w:rPr>
      </w:r>
      <w:r>
        <w:rPr>
          <w:rFonts w:ascii="Calibri"/>
          <w:sz w:val="2"/>
          <w:lang w:val="en-GB"/>
        </w:rPr>
        <w:pict w14:anchorId="7FFE3C57">
          <v:group id="docshapegroup130" o:spid="_x0000_s1170" alt="" style="width:466.6pt;height:.5pt;mso-position-horizontal-relative:char;mso-position-vertical-relative:line" coordsize="9332,10">
            <v:line id="_x0000_s1171" alt="" style="position:absolute" from="0,5" to="9332,5" strokeweight=".17569mm"/>
            <w10:anchorlock/>
          </v:group>
        </w:pict>
      </w:r>
    </w:p>
    <w:p w14:paraId="52589B07" w14:textId="77777777" w:rsidR="00AF779A" w:rsidRPr="00D516D6" w:rsidRDefault="00E9277B">
      <w:pPr>
        <w:pStyle w:val="Prrafodelista"/>
        <w:numPr>
          <w:ilvl w:val="0"/>
          <w:numId w:val="6"/>
        </w:numPr>
        <w:tabs>
          <w:tab w:val="left" w:pos="759"/>
          <w:tab w:val="left" w:pos="760"/>
          <w:tab w:val="left" w:pos="7714"/>
        </w:tabs>
        <w:spacing w:before="22" w:line="219" w:lineRule="exact"/>
        <w:rPr>
          <w:rFonts w:ascii="Calibri"/>
          <w:sz w:val="18"/>
          <w:lang w:val="en-GB"/>
        </w:rPr>
      </w:pPr>
      <w:r w:rsidRPr="00D516D6">
        <w:rPr>
          <w:rFonts w:ascii="Calibri"/>
          <w:sz w:val="18"/>
          <w:lang w:val="en-GB"/>
        </w:rPr>
        <w:t>Internal</w:t>
      </w:r>
      <w:r w:rsidRPr="00D516D6">
        <w:rPr>
          <w:rFonts w:ascii="Calibri"/>
          <w:spacing w:val="21"/>
          <w:sz w:val="18"/>
          <w:lang w:val="en-GB"/>
        </w:rPr>
        <w:t xml:space="preserve"> </w:t>
      </w:r>
      <w:r w:rsidRPr="00D516D6">
        <w:rPr>
          <w:rFonts w:ascii="Calibri"/>
          <w:sz w:val="18"/>
          <w:lang w:val="en-GB"/>
        </w:rPr>
        <w:t>cleaning</w:t>
      </w:r>
      <w:r w:rsidRPr="00D516D6">
        <w:rPr>
          <w:rFonts w:ascii="Calibri"/>
          <w:spacing w:val="20"/>
          <w:sz w:val="18"/>
          <w:lang w:val="en-GB"/>
        </w:rPr>
        <w:t xml:space="preserve"> </w:t>
      </w:r>
      <w:r w:rsidRPr="00D516D6">
        <w:rPr>
          <w:rFonts w:ascii="Calibri"/>
          <w:sz w:val="18"/>
          <w:lang w:val="en-GB"/>
        </w:rPr>
        <w:t>of</w:t>
      </w:r>
      <w:r w:rsidRPr="00D516D6">
        <w:rPr>
          <w:rFonts w:ascii="Calibri"/>
          <w:spacing w:val="22"/>
          <w:sz w:val="18"/>
          <w:lang w:val="en-GB"/>
        </w:rPr>
        <w:t xml:space="preserve"> </w:t>
      </w:r>
      <w:r w:rsidRPr="00D516D6">
        <w:rPr>
          <w:rFonts w:ascii="Calibri"/>
          <w:sz w:val="18"/>
          <w:lang w:val="en-GB"/>
        </w:rPr>
        <w:t>the</w:t>
      </w:r>
      <w:r w:rsidRPr="00D516D6">
        <w:rPr>
          <w:rFonts w:ascii="Calibri"/>
          <w:spacing w:val="20"/>
          <w:sz w:val="18"/>
          <w:lang w:val="en-GB"/>
        </w:rPr>
        <w:t xml:space="preserve"> </w:t>
      </w:r>
      <w:r w:rsidRPr="00D516D6">
        <w:rPr>
          <w:rFonts w:ascii="Calibri"/>
          <w:spacing w:val="-2"/>
          <w:sz w:val="18"/>
          <w:lang w:val="en-GB"/>
        </w:rPr>
        <w:t>device.</w:t>
      </w:r>
      <w:r w:rsidRPr="00D516D6">
        <w:rPr>
          <w:rFonts w:ascii="Calibri"/>
          <w:sz w:val="18"/>
          <w:lang w:val="en-GB"/>
        </w:rPr>
        <w:tab/>
      </w:r>
      <w:r w:rsidRPr="00D516D6">
        <w:rPr>
          <w:rFonts w:ascii="Calibri"/>
          <w:spacing w:val="-10"/>
          <w:sz w:val="18"/>
          <w:lang w:val="en-GB"/>
        </w:rPr>
        <w:t>*</w:t>
      </w:r>
    </w:p>
    <w:p w14:paraId="2C402C18" w14:textId="77777777" w:rsidR="00AF779A" w:rsidRPr="00D516D6" w:rsidRDefault="00E9277B">
      <w:pPr>
        <w:pStyle w:val="Prrafodelista"/>
        <w:numPr>
          <w:ilvl w:val="0"/>
          <w:numId w:val="6"/>
        </w:numPr>
        <w:tabs>
          <w:tab w:val="left" w:pos="759"/>
          <w:tab w:val="left" w:pos="760"/>
          <w:tab w:val="left" w:pos="8801"/>
        </w:tabs>
        <w:spacing w:line="219" w:lineRule="exact"/>
        <w:rPr>
          <w:rFonts w:ascii="Calibri"/>
          <w:sz w:val="18"/>
          <w:lang w:val="en-GB"/>
        </w:rPr>
      </w:pPr>
      <w:r w:rsidRPr="00D516D6">
        <w:rPr>
          <w:rFonts w:ascii="Calibri"/>
          <w:sz w:val="18"/>
          <w:lang w:val="en-GB"/>
        </w:rPr>
        <w:t>Check</w:t>
      </w:r>
      <w:r w:rsidRPr="00D516D6">
        <w:rPr>
          <w:rFonts w:ascii="Calibri"/>
          <w:spacing w:val="19"/>
          <w:sz w:val="18"/>
          <w:lang w:val="en-GB"/>
        </w:rPr>
        <w:t xml:space="preserve"> </w:t>
      </w:r>
      <w:r w:rsidRPr="00D516D6">
        <w:rPr>
          <w:rFonts w:ascii="Calibri"/>
          <w:sz w:val="18"/>
          <w:lang w:val="en-GB"/>
        </w:rPr>
        <w:t>if</w:t>
      </w:r>
      <w:r w:rsidRPr="00D516D6">
        <w:rPr>
          <w:rFonts w:ascii="Calibri"/>
          <w:spacing w:val="19"/>
          <w:sz w:val="18"/>
          <w:lang w:val="en-GB"/>
        </w:rPr>
        <w:t xml:space="preserve"> </w:t>
      </w:r>
      <w:r w:rsidRPr="00D516D6">
        <w:rPr>
          <w:rFonts w:ascii="Calibri"/>
          <w:sz w:val="18"/>
          <w:lang w:val="en-GB"/>
        </w:rPr>
        <w:t>the</w:t>
      </w:r>
      <w:r w:rsidRPr="00D516D6">
        <w:rPr>
          <w:rFonts w:ascii="Calibri"/>
          <w:spacing w:val="19"/>
          <w:sz w:val="18"/>
          <w:lang w:val="en-GB"/>
        </w:rPr>
        <w:t xml:space="preserve"> </w:t>
      </w:r>
      <w:r w:rsidRPr="00D516D6">
        <w:rPr>
          <w:rFonts w:ascii="Calibri"/>
          <w:sz w:val="18"/>
          <w:lang w:val="en-GB"/>
        </w:rPr>
        <w:t>device</w:t>
      </w:r>
      <w:r w:rsidRPr="00D516D6">
        <w:rPr>
          <w:rFonts w:ascii="Calibri"/>
          <w:spacing w:val="19"/>
          <w:sz w:val="18"/>
          <w:lang w:val="en-GB"/>
        </w:rPr>
        <w:t xml:space="preserve"> </w:t>
      </w:r>
      <w:r w:rsidRPr="00D516D6">
        <w:rPr>
          <w:rFonts w:ascii="Calibri"/>
          <w:sz w:val="18"/>
          <w:lang w:val="en-GB"/>
        </w:rPr>
        <w:t>components</w:t>
      </w:r>
      <w:r w:rsidRPr="00D516D6">
        <w:rPr>
          <w:rFonts w:ascii="Calibri"/>
          <w:spacing w:val="18"/>
          <w:sz w:val="18"/>
          <w:lang w:val="en-GB"/>
        </w:rPr>
        <w:t xml:space="preserve"> </w:t>
      </w:r>
      <w:r w:rsidRPr="00D516D6">
        <w:rPr>
          <w:rFonts w:ascii="Calibri"/>
          <w:sz w:val="18"/>
          <w:lang w:val="en-GB"/>
        </w:rPr>
        <w:t>have</w:t>
      </w:r>
      <w:r w:rsidRPr="00D516D6">
        <w:rPr>
          <w:rFonts w:ascii="Calibri"/>
          <w:spacing w:val="19"/>
          <w:sz w:val="18"/>
          <w:lang w:val="en-GB"/>
        </w:rPr>
        <w:t xml:space="preserve"> </w:t>
      </w:r>
      <w:r w:rsidRPr="00D516D6">
        <w:rPr>
          <w:rFonts w:ascii="Calibri"/>
          <w:sz w:val="18"/>
          <w:lang w:val="en-GB"/>
        </w:rPr>
        <w:t>any</w:t>
      </w:r>
      <w:r w:rsidRPr="00D516D6">
        <w:rPr>
          <w:rFonts w:ascii="Calibri"/>
          <w:spacing w:val="19"/>
          <w:sz w:val="18"/>
          <w:lang w:val="en-GB"/>
        </w:rPr>
        <w:t xml:space="preserve"> </w:t>
      </w:r>
      <w:r w:rsidRPr="00D516D6">
        <w:rPr>
          <w:rFonts w:ascii="Calibri"/>
          <w:sz w:val="18"/>
          <w:lang w:val="en-GB"/>
        </w:rPr>
        <w:t>imperfections</w:t>
      </w:r>
      <w:r w:rsidRPr="00D516D6">
        <w:rPr>
          <w:rFonts w:ascii="Calibri"/>
          <w:spacing w:val="19"/>
          <w:sz w:val="18"/>
          <w:lang w:val="en-GB"/>
        </w:rPr>
        <w:t xml:space="preserve"> </w:t>
      </w:r>
      <w:r w:rsidRPr="00D516D6">
        <w:rPr>
          <w:rFonts w:ascii="Calibri"/>
          <w:sz w:val="18"/>
          <w:lang w:val="en-GB"/>
        </w:rPr>
        <w:t>or</w:t>
      </w:r>
      <w:r w:rsidRPr="00D516D6">
        <w:rPr>
          <w:rFonts w:ascii="Calibri"/>
          <w:spacing w:val="18"/>
          <w:sz w:val="18"/>
          <w:lang w:val="en-GB"/>
        </w:rPr>
        <w:t xml:space="preserve"> </w:t>
      </w:r>
      <w:r w:rsidRPr="00D516D6">
        <w:rPr>
          <w:rFonts w:ascii="Calibri"/>
          <w:spacing w:val="-2"/>
          <w:sz w:val="18"/>
          <w:lang w:val="en-GB"/>
        </w:rPr>
        <w:t>damage.</w:t>
      </w:r>
      <w:r w:rsidRPr="00D516D6">
        <w:rPr>
          <w:rFonts w:ascii="Calibri"/>
          <w:sz w:val="18"/>
          <w:lang w:val="en-GB"/>
        </w:rPr>
        <w:tab/>
      </w:r>
      <w:r w:rsidRPr="00D516D6">
        <w:rPr>
          <w:rFonts w:ascii="Calibri"/>
          <w:spacing w:val="-10"/>
          <w:sz w:val="18"/>
          <w:lang w:val="en-GB"/>
        </w:rPr>
        <w:t>*</w:t>
      </w:r>
    </w:p>
    <w:p w14:paraId="34E85250" w14:textId="77777777" w:rsidR="00AF779A" w:rsidRPr="00D516D6" w:rsidRDefault="00E9277B">
      <w:pPr>
        <w:pStyle w:val="Prrafodelista"/>
        <w:numPr>
          <w:ilvl w:val="0"/>
          <w:numId w:val="6"/>
        </w:numPr>
        <w:tabs>
          <w:tab w:val="left" w:pos="759"/>
          <w:tab w:val="left" w:pos="760"/>
          <w:tab w:val="left" w:pos="8800"/>
        </w:tabs>
        <w:spacing w:line="219" w:lineRule="exact"/>
        <w:rPr>
          <w:rFonts w:ascii="Calibri"/>
          <w:sz w:val="18"/>
          <w:lang w:val="en-GB"/>
        </w:rPr>
      </w:pPr>
      <w:r w:rsidRPr="00D516D6">
        <w:rPr>
          <w:rFonts w:ascii="Calibri"/>
          <w:sz w:val="18"/>
          <w:lang w:val="en-GB"/>
        </w:rPr>
        <w:t>Verify</w:t>
      </w:r>
      <w:r w:rsidRPr="00D516D6">
        <w:rPr>
          <w:rFonts w:ascii="Calibri"/>
          <w:spacing w:val="20"/>
          <w:sz w:val="18"/>
          <w:lang w:val="en-GB"/>
        </w:rPr>
        <w:t xml:space="preserve"> </w:t>
      </w:r>
      <w:r w:rsidRPr="00D516D6">
        <w:rPr>
          <w:rFonts w:ascii="Calibri"/>
          <w:sz w:val="18"/>
          <w:lang w:val="en-GB"/>
        </w:rPr>
        <w:t>cable</w:t>
      </w:r>
      <w:r w:rsidRPr="00D516D6">
        <w:rPr>
          <w:rFonts w:ascii="Calibri"/>
          <w:spacing w:val="21"/>
          <w:sz w:val="18"/>
          <w:lang w:val="en-GB"/>
        </w:rPr>
        <w:t xml:space="preserve"> </w:t>
      </w:r>
      <w:r w:rsidRPr="00D516D6">
        <w:rPr>
          <w:rFonts w:ascii="Calibri"/>
          <w:sz w:val="18"/>
          <w:lang w:val="en-GB"/>
        </w:rPr>
        <w:t>connections,</w:t>
      </w:r>
      <w:r w:rsidRPr="00D516D6">
        <w:rPr>
          <w:rFonts w:ascii="Calibri"/>
          <w:spacing w:val="20"/>
          <w:sz w:val="18"/>
          <w:lang w:val="en-GB"/>
        </w:rPr>
        <w:t xml:space="preserve"> </w:t>
      </w:r>
      <w:r w:rsidRPr="00D516D6">
        <w:rPr>
          <w:rFonts w:ascii="Calibri"/>
          <w:sz w:val="18"/>
          <w:lang w:val="en-GB"/>
        </w:rPr>
        <w:t>cable</w:t>
      </w:r>
      <w:r w:rsidRPr="00D516D6">
        <w:rPr>
          <w:rFonts w:ascii="Calibri"/>
          <w:spacing w:val="21"/>
          <w:sz w:val="18"/>
          <w:lang w:val="en-GB"/>
        </w:rPr>
        <w:t xml:space="preserve"> </w:t>
      </w:r>
      <w:r w:rsidRPr="00D516D6">
        <w:rPr>
          <w:rFonts w:ascii="Calibri"/>
          <w:sz w:val="18"/>
          <w:lang w:val="en-GB"/>
        </w:rPr>
        <w:t>conditions,</w:t>
      </w:r>
      <w:r w:rsidRPr="00D516D6">
        <w:rPr>
          <w:rFonts w:ascii="Calibri"/>
          <w:spacing w:val="20"/>
          <w:sz w:val="18"/>
          <w:lang w:val="en-GB"/>
        </w:rPr>
        <w:t xml:space="preserve"> </w:t>
      </w:r>
      <w:r w:rsidRPr="00D516D6">
        <w:rPr>
          <w:rFonts w:ascii="Calibri"/>
          <w:sz w:val="18"/>
          <w:lang w:val="en-GB"/>
        </w:rPr>
        <w:t>connectors,</w:t>
      </w:r>
      <w:r w:rsidRPr="00D516D6">
        <w:rPr>
          <w:rFonts w:ascii="Calibri"/>
          <w:spacing w:val="21"/>
          <w:sz w:val="18"/>
          <w:lang w:val="en-GB"/>
        </w:rPr>
        <w:t xml:space="preserve"> </w:t>
      </w:r>
      <w:r w:rsidRPr="00D516D6">
        <w:rPr>
          <w:rFonts w:ascii="Calibri"/>
          <w:spacing w:val="-4"/>
          <w:sz w:val="18"/>
          <w:lang w:val="en-GB"/>
        </w:rPr>
        <w:t>etc.</w:t>
      </w:r>
      <w:r w:rsidRPr="00D516D6">
        <w:rPr>
          <w:rFonts w:ascii="Calibri"/>
          <w:sz w:val="18"/>
          <w:lang w:val="en-GB"/>
        </w:rPr>
        <w:tab/>
      </w:r>
      <w:r w:rsidRPr="00D516D6">
        <w:rPr>
          <w:rFonts w:ascii="Calibri"/>
          <w:spacing w:val="-10"/>
          <w:sz w:val="18"/>
          <w:lang w:val="en-GB"/>
        </w:rPr>
        <w:t>*</w:t>
      </w:r>
    </w:p>
    <w:p w14:paraId="4FAA8660" w14:textId="77777777" w:rsidR="00AF779A" w:rsidRPr="00D516D6" w:rsidRDefault="00E9277B">
      <w:pPr>
        <w:pStyle w:val="Prrafodelista"/>
        <w:numPr>
          <w:ilvl w:val="0"/>
          <w:numId w:val="6"/>
        </w:numPr>
        <w:tabs>
          <w:tab w:val="left" w:pos="759"/>
          <w:tab w:val="left" w:pos="760"/>
          <w:tab w:val="left" w:pos="7715"/>
        </w:tabs>
        <w:spacing w:line="219" w:lineRule="exact"/>
        <w:rPr>
          <w:rFonts w:ascii="Calibri"/>
          <w:sz w:val="18"/>
          <w:lang w:val="en-GB"/>
        </w:rPr>
      </w:pPr>
      <w:r w:rsidRPr="00D516D6">
        <w:rPr>
          <w:rFonts w:ascii="Calibri"/>
          <w:w w:val="105"/>
          <w:sz w:val="18"/>
          <w:lang w:val="en-GB"/>
        </w:rPr>
        <w:t>Test</w:t>
      </w:r>
      <w:r w:rsidRPr="00D516D6">
        <w:rPr>
          <w:rFonts w:ascii="Calibri"/>
          <w:spacing w:val="4"/>
          <w:w w:val="105"/>
          <w:sz w:val="18"/>
          <w:lang w:val="en-GB"/>
        </w:rPr>
        <w:t xml:space="preserve"> </w:t>
      </w:r>
      <w:r w:rsidRPr="00D516D6">
        <w:rPr>
          <w:rFonts w:ascii="Calibri"/>
          <w:w w:val="105"/>
          <w:sz w:val="18"/>
          <w:lang w:val="en-GB"/>
        </w:rPr>
        <w:t>the</w:t>
      </w:r>
      <w:r w:rsidRPr="00D516D6">
        <w:rPr>
          <w:rFonts w:ascii="Calibri"/>
          <w:spacing w:val="6"/>
          <w:w w:val="105"/>
          <w:sz w:val="18"/>
          <w:lang w:val="en-GB"/>
        </w:rPr>
        <w:t xml:space="preserve"> </w:t>
      </w:r>
      <w:r w:rsidRPr="00D516D6">
        <w:rPr>
          <w:rFonts w:ascii="Calibri"/>
          <w:w w:val="105"/>
          <w:sz w:val="18"/>
          <w:lang w:val="en-GB"/>
        </w:rPr>
        <w:t>functioning</w:t>
      </w:r>
      <w:r w:rsidRPr="00D516D6">
        <w:rPr>
          <w:rFonts w:ascii="Calibri"/>
          <w:spacing w:val="4"/>
          <w:w w:val="105"/>
          <w:sz w:val="18"/>
          <w:lang w:val="en-GB"/>
        </w:rPr>
        <w:t xml:space="preserve"> </w:t>
      </w:r>
      <w:r w:rsidRPr="00D516D6">
        <w:rPr>
          <w:rFonts w:ascii="Calibri"/>
          <w:w w:val="105"/>
          <w:sz w:val="18"/>
          <w:lang w:val="en-GB"/>
        </w:rPr>
        <w:t>of</w:t>
      </w:r>
      <w:r w:rsidRPr="00D516D6">
        <w:rPr>
          <w:rFonts w:ascii="Calibri"/>
          <w:spacing w:val="6"/>
          <w:w w:val="105"/>
          <w:sz w:val="18"/>
          <w:lang w:val="en-GB"/>
        </w:rPr>
        <w:t xml:space="preserve"> </w:t>
      </w:r>
      <w:r w:rsidRPr="00D516D6">
        <w:rPr>
          <w:rFonts w:ascii="Calibri"/>
          <w:w w:val="105"/>
          <w:sz w:val="18"/>
          <w:lang w:val="en-GB"/>
        </w:rPr>
        <w:t>the</w:t>
      </w:r>
      <w:r w:rsidRPr="00D516D6">
        <w:rPr>
          <w:rFonts w:ascii="Calibri"/>
          <w:spacing w:val="5"/>
          <w:w w:val="105"/>
          <w:sz w:val="18"/>
          <w:lang w:val="en-GB"/>
        </w:rPr>
        <w:t xml:space="preserve"> </w:t>
      </w:r>
      <w:r w:rsidRPr="00D516D6">
        <w:rPr>
          <w:rFonts w:ascii="Calibri"/>
          <w:w w:val="105"/>
          <w:sz w:val="18"/>
          <w:lang w:val="en-GB"/>
        </w:rPr>
        <w:t>buzzer</w:t>
      </w:r>
      <w:r w:rsidRPr="00D516D6">
        <w:rPr>
          <w:rFonts w:ascii="Calibri"/>
          <w:spacing w:val="5"/>
          <w:w w:val="105"/>
          <w:sz w:val="18"/>
          <w:lang w:val="en-GB"/>
        </w:rPr>
        <w:t xml:space="preserve"> </w:t>
      </w:r>
      <w:r w:rsidRPr="00D516D6">
        <w:rPr>
          <w:rFonts w:ascii="Calibri"/>
          <w:w w:val="105"/>
          <w:sz w:val="18"/>
          <w:lang w:val="en-GB"/>
        </w:rPr>
        <w:t>and</w:t>
      </w:r>
      <w:r w:rsidRPr="00D516D6">
        <w:rPr>
          <w:rFonts w:ascii="Calibri"/>
          <w:spacing w:val="5"/>
          <w:w w:val="105"/>
          <w:sz w:val="18"/>
          <w:lang w:val="en-GB"/>
        </w:rPr>
        <w:t xml:space="preserve"> </w:t>
      </w:r>
      <w:r w:rsidRPr="00D516D6">
        <w:rPr>
          <w:rFonts w:ascii="Calibri"/>
          <w:spacing w:val="-2"/>
          <w:w w:val="105"/>
          <w:sz w:val="18"/>
          <w:lang w:val="en-GB"/>
        </w:rPr>
        <w:t>LEDs.</w:t>
      </w:r>
      <w:r w:rsidRPr="00D516D6">
        <w:rPr>
          <w:rFonts w:ascii="Calibri"/>
          <w:sz w:val="18"/>
          <w:lang w:val="en-GB"/>
        </w:rPr>
        <w:tab/>
      </w:r>
      <w:r w:rsidRPr="00D516D6">
        <w:rPr>
          <w:rFonts w:ascii="Calibri"/>
          <w:spacing w:val="-10"/>
          <w:w w:val="105"/>
          <w:sz w:val="18"/>
          <w:lang w:val="en-GB"/>
        </w:rPr>
        <w:t>*</w:t>
      </w:r>
    </w:p>
    <w:p w14:paraId="5BF1FD5F" w14:textId="77777777" w:rsidR="00AF779A" w:rsidRPr="00D516D6" w:rsidRDefault="00E9277B">
      <w:pPr>
        <w:pStyle w:val="Prrafodelista"/>
        <w:numPr>
          <w:ilvl w:val="0"/>
          <w:numId w:val="6"/>
        </w:numPr>
        <w:tabs>
          <w:tab w:val="left" w:pos="759"/>
          <w:tab w:val="left" w:pos="760"/>
          <w:tab w:val="left" w:pos="8801"/>
        </w:tabs>
        <w:ind w:right="708"/>
        <w:rPr>
          <w:rFonts w:ascii="Calibri"/>
          <w:sz w:val="18"/>
          <w:lang w:val="en-GB"/>
        </w:rPr>
      </w:pPr>
      <w:r>
        <w:rPr>
          <w:lang w:val="en-GB"/>
        </w:rPr>
        <w:pict w14:anchorId="438567BC">
          <v:shape id="docshape131" o:spid="_x0000_s1169" alt="" style="position:absolute;left:0;text-align:left;margin-left:38.85pt;margin-top:24.95pt;width:466.6pt;height:.1pt;z-index:-15681536;mso-wrap-edited:f;mso-width-percent:0;mso-height-percent:0;mso-wrap-distance-left:0;mso-wrap-distance-right:0;mso-position-horizontal-relative:page;mso-width-percent:0;mso-height-percent:0" coordsize="9332,1270" path="m,l9331,e" filled="f" strokeweight=".28117mm">
            <v:path arrowok="t" o:connecttype="custom" o:connectlocs="0,0;2147483646,0" o:connectangles="0,0"/>
            <w10:wrap type="topAndBottom" anchorx="page"/>
          </v:shape>
        </w:pict>
      </w:r>
      <w:r w:rsidR="009308E3" w:rsidRPr="00D516D6">
        <w:rPr>
          <w:rFonts w:ascii="Calibri"/>
          <w:w w:val="105"/>
          <w:sz w:val="18"/>
          <w:lang w:val="en-GB"/>
        </w:rPr>
        <w:t>Test</w:t>
      </w:r>
      <w:r w:rsidR="009308E3" w:rsidRPr="00D516D6">
        <w:rPr>
          <w:rFonts w:ascii="Calibri"/>
          <w:spacing w:val="40"/>
          <w:w w:val="105"/>
          <w:sz w:val="18"/>
          <w:lang w:val="en-GB"/>
        </w:rPr>
        <w:t xml:space="preserve"> </w:t>
      </w:r>
      <w:r w:rsidR="009308E3" w:rsidRPr="00D516D6">
        <w:rPr>
          <w:rFonts w:ascii="Calibri"/>
          <w:w w:val="105"/>
          <w:sz w:val="18"/>
          <w:lang w:val="en-GB"/>
        </w:rPr>
        <w:t>the</w:t>
      </w:r>
      <w:r w:rsidR="009308E3" w:rsidRPr="00D516D6">
        <w:rPr>
          <w:rFonts w:ascii="Calibri"/>
          <w:spacing w:val="40"/>
          <w:w w:val="105"/>
          <w:sz w:val="18"/>
          <w:lang w:val="en-GB"/>
        </w:rPr>
        <w:t xml:space="preserve"> </w:t>
      </w:r>
      <w:r w:rsidR="009308E3" w:rsidRPr="00D516D6">
        <w:rPr>
          <w:rFonts w:ascii="Calibri"/>
          <w:w w:val="105"/>
          <w:sz w:val="18"/>
          <w:lang w:val="en-GB"/>
        </w:rPr>
        <w:t>IT</w:t>
      </w:r>
      <w:r w:rsidR="009308E3" w:rsidRPr="00D516D6">
        <w:rPr>
          <w:rFonts w:ascii="Calibri"/>
          <w:spacing w:val="40"/>
          <w:w w:val="105"/>
          <w:sz w:val="18"/>
          <w:lang w:val="en-GB"/>
        </w:rPr>
        <w:t xml:space="preserve"> </w:t>
      </w:r>
      <w:r w:rsidR="009308E3" w:rsidRPr="00D516D6">
        <w:rPr>
          <w:rFonts w:ascii="Calibri"/>
          <w:w w:val="105"/>
          <w:sz w:val="18"/>
          <w:lang w:val="en-GB"/>
        </w:rPr>
        <w:t>system</w:t>
      </w:r>
      <w:r w:rsidR="009308E3" w:rsidRPr="00D516D6">
        <w:rPr>
          <w:rFonts w:ascii="Calibri"/>
          <w:spacing w:val="40"/>
          <w:w w:val="105"/>
          <w:sz w:val="18"/>
          <w:lang w:val="en-GB"/>
        </w:rPr>
        <w:t xml:space="preserve"> </w:t>
      </w:r>
      <w:r w:rsidR="009308E3" w:rsidRPr="00D516D6">
        <w:rPr>
          <w:rFonts w:ascii="Calibri"/>
          <w:w w:val="105"/>
          <w:sz w:val="18"/>
          <w:lang w:val="en-GB"/>
        </w:rPr>
        <w:t>(web</w:t>
      </w:r>
      <w:r w:rsidR="009308E3" w:rsidRPr="00D516D6">
        <w:rPr>
          <w:rFonts w:ascii="Calibri"/>
          <w:spacing w:val="40"/>
          <w:w w:val="105"/>
          <w:sz w:val="18"/>
          <w:lang w:val="en-GB"/>
        </w:rPr>
        <w:t xml:space="preserve"> </w:t>
      </w:r>
      <w:r w:rsidR="009308E3" w:rsidRPr="00D516D6">
        <w:rPr>
          <w:rFonts w:ascii="Calibri"/>
          <w:w w:val="105"/>
          <w:sz w:val="18"/>
          <w:lang w:val="en-GB"/>
        </w:rPr>
        <w:t>application</w:t>
      </w:r>
      <w:r w:rsidR="009308E3" w:rsidRPr="00D516D6">
        <w:rPr>
          <w:rFonts w:ascii="Calibri"/>
          <w:spacing w:val="40"/>
          <w:w w:val="105"/>
          <w:sz w:val="18"/>
          <w:lang w:val="en-GB"/>
        </w:rPr>
        <w:t xml:space="preserve"> </w:t>
      </w:r>
      <w:r w:rsidR="009308E3" w:rsidRPr="00D516D6">
        <w:rPr>
          <w:rFonts w:ascii="Calibri"/>
          <w:w w:val="105"/>
          <w:sz w:val="18"/>
          <w:lang w:val="en-GB"/>
        </w:rPr>
        <w:t>server,</w:t>
      </w:r>
      <w:r w:rsidR="009308E3" w:rsidRPr="00D516D6">
        <w:rPr>
          <w:rFonts w:ascii="Calibri"/>
          <w:spacing w:val="40"/>
          <w:w w:val="105"/>
          <w:sz w:val="18"/>
          <w:lang w:val="en-GB"/>
        </w:rPr>
        <w:t xml:space="preserve"> </w:t>
      </w:r>
      <w:r w:rsidR="009308E3" w:rsidRPr="00D516D6">
        <w:rPr>
          <w:rFonts w:ascii="Calibri"/>
          <w:w w:val="105"/>
          <w:sz w:val="18"/>
          <w:lang w:val="en-GB"/>
        </w:rPr>
        <w:t>web</w:t>
      </w:r>
      <w:r w:rsidR="009308E3" w:rsidRPr="00D516D6">
        <w:rPr>
          <w:rFonts w:ascii="Calibri"/>
          <w:spacing w:val="40"/>
          <w:w w:val="105"/>
          <w:sz w:val="18"/>
          <w:lang w:val="en-GB"/>
        </w:rPr>
        <w:t xml:space="preserve"> </w:t>
      </w:r>
      <w:r w:rsidR="009308E3" w:rsidRPr="00D516D6">
        <w:rPr>
          <w:rFonts w:ascii="Calibri"/>
          <w:w w:val="105"/>
          <w:sz w:val="18"/>
          <w:lang w:val="en-GB"/>
        </w:rPr>
        <w:t>services,</w:t>
      </w:r>
      <w:r w:rsidR="009308E3" w:rsidRPr="00D516D6">
        <w:rPr>
          <w:rFonts w:ascii="Calibri"/>
          <w:spacing w:val="40"/>
          <w:w w:val="105"/>
          <w:sz w:val="18"/>
          <w:lang w:val="en-GB"/>
        </w:rPr>
        <w:t xml:space="preserve"> </w:t>
      </w:r>
      <w:r w:rsidR="009308E3" w:rsidRPr="00D516D6">
        <w:rPr>
          <w:rFonts w:ascii="Calibri"/>
          <w:w w:val="105"/>
          <w:sz w:val="18"/>
          <w:lang w:val="en-GB"/>
        </w:rPr>
        <w:t>mobile</w:t>
      </w:r>
      <w:r w:rsidR="009308E3" w:rsidRPr="00D516D6">
        <w:rPr>
          <w:rFonts w:ascii="Calibri"/>
          <w:spacing w:val="40"/>
          <w:w w:val="105"/>
          <w:sz w:val="18"/>
          <w:lang w:val="en-GB"/>
        </w:rPr>
        <w:t xml:space="preserve"> </w:t>
      </w:r>
      <w:r w:rsidR="009308E3" w:rsidRPr="00D516D6">
        <w:rPr>
          <w:rFonts w:ascii="Calibri"/>
          <w:w w:val="105"/>
          <w:sz w:val="18"/>
          <w:lang w:val="en-GB"/>
        </w:rPr>
        <w:t>application,</w:t>
      </w:r>
      <w:r w:rsidR="009308E3" w:rsidRPr="00D516D6">
        <w:rPr>
          <w:rFonts w:ascii="Calibri"/>
          <w:spacing w:val="40"/>
          <w:w w:val="105"/>
          <w:sz w:val="18"/>
          <w:lang w:val="en-GB"/>
        </w:rPr>
        <w:t xml:space="preserve"> </w:t>
      </w:r>
      <w:r w:rsidR="009308E3" w:rsidRPr="00D516D6">
        <w:rPr>
          <w:rFonts w:ascii="Calibri"/>
          <w:w w:val="105"/>
          <w:sz w:val="18"/>
          <w:lang w:val="en-GB"/>
        </w:rPr>
        <w:t>IoT</w:t>
      </w:r>
      <w:r w:rsidR="009308E3" w:rsidRPr="00D516D6">
        <w:rPr>
          <w:rFonts w:ascii="Calibri"/>
          <w:sz w:val="18"/>
          <w:lang w:val="en-GB"/>
        </w:rPr>
        <w:tab/>
      </w:r>
      <w:r w:rsidR="009308E3" w:rsidRPr="00D516D6">
        <w:rPr>
          <w:rFonts w:ascii="Calibri"/>
          <w:spacing w:val="-10"/>
          <w:w w:val="105"/>
          <w:sz w:val="18"/>
          <w:lang w:val="en-GB"/>
        </w:rPr>
        <w:t>*</w:t>
      </w:r>
      <w:r w:rsidR="009308E3" w:rsidRPr="00D516D6">
        <w:rPr>
          <w:rFonts w:ascii="Calibri"/>
          <w:spacing w:val="-2"/>
          <w:w w:val="105"/>
          <w:sz w:val="18"/>
          <w:lang w:val="en-GB"/>
        </w:rPr>
        <w:t xml:space="preserve"> device).</w:t>
      </w:r>
    </w:p>
    <w:p w14:paraId="6D91FFF3" w14:textId="77777777" w:rsidR="00AF779A" w:rsidRPr="00D516D6" w:rsidRDefault="00AF779A">
      <w:pPr>
        <w:pStyle w:val="Textoindependiente"/>
        <w:rPr>
          <w:rFonts w:ascii="Calibri"/>
          <w:sz w:val="18"/>
          <w:lang w:val="en-GB"/>
        </w:rPr>
      </w:pPr>
    </w:p>
    <w:p w14:paraId="1514F056" w14:textId="77777777" w:rsidR="00AF779A" w:rsidRPr="00D516D6" w:rsidRDefault="00E9277B">
      <w:pPr>
        <w:spacing w:before="93" w:line="219" w:lineRule="exact"/>
        <w:ind w:left="116"/>
        <w:rPr>
          <w:rFonts w:ascii="Calibri"/>
          <w:b/>
          <w:sz w:val="18"/>
          <w:lang w:val="en-GB"/>
        </w:rPr>
      </w:pPr>
      <w:bookmarkStart w:id="215" w:name="_bookmark32"/>
      <w:bookmarkEnd w:id="215"/>
      <w:r w:rsidRPr="00D516D6">
        <w:rPr>
          <w:rFonts w:ascii="Calibri"/>
          <w:b/>
          <w:w w:val="105"/>
          <w:sz w:val="18"/>
          <w:lang w:val="en-GB"/>
        </w:rPr>
        <w:t>Table</w:t>
      </w:r>
      <w:r w:rsidRPr="00D516D6">
        <w:rPr>
          <w:rFonts w:ascii="Calibri"/>
          <w:b/>
          <w:spacing w:val="15"/>
          <w:w w:val="105"/>
          <w:sz w:val="18"/>
          <w:lang w:val="en-GB"/>
        </w:rPr>
        <w:t xml:space="preserve"> </w:t>
      </w:r>
      <w:r w:rsidRPr="00D516D6">
        <w:rPr>
          <w:rFonts w:ascii="Calibri"/>
          <w:b/>
          <w:spacing w:val="-5"/>
          <w:w w:val="105"/>
          <w:sz w:val="18"/>
          <w:lang w:val="en-GB"/>
        </w:rPr>
        <w:t>22</w:t>
      </w:r>
    </w:p>
    <w:p w14:paraId="5F54CBD0" w14:textId="449080A3" w:rsidR="00AF779A" w:rsidRPr="00D516D6" w:rsidRDefault="00E9277B">
      <w:pPr>
        <w:spacing w:line="219" w:lineRule="exact"/>
        <w:ind w:left="116"/>
        <w:rPr>
          <w:rFonts w:ascii="Calibri"/>
          <w:sz w:val="18"/>
          <w:lang w:val="en-GB"/>
        </w:rPr>
      </w:pPr>
      <w:r w:rsidRPr="00D516D6">
        <w:rPr>
          <w:rFonts w:ascii="Calibri"/>
          <w:spacing w:val="-2"/>
          <w:w w:val="105"/>
          <w:sz w:val="18"/>
          <w:lang w:val="en-GB"/>
        </w:rPr>
        <w:t>Aggregate</w:t>
      </w:r>
      <w:r w:rsidRPr="00D516D6">
        <w:rPr>
          <w:rFonts w:ascii="Calibri"/>
          <w:spacing w:val="15"/>
          <w:w w:val="105"/>
          <w:sz w:val="18"/>
          <w:lang w:val="en-GB"/>
        </w:rPr>
        <w:t xml:space="preserve"> </w:t>
      </w:r>
      <w:r w:rsidR="0081606F">
        <w:rPr>
          <w:rFonts w:ascii="Calibri"/>
          <w:spacing w:val="-2"/>
          <w:w w:val="105"/>
          <w:sz w:val="18"/>
          <w:lang w:val="en-GB"/>
        </w:rPr>
        <w:t>r</w:t>
      </w:r>
      <w:r w:rsidRPr="00D516D6">
        <w:rPr>
          <w:rFonts w:ascii="Calibri"/>
          <w:spacing w:val="-2"/>
          <w:w w:val="105"/>
          <w:sz w:val="18"/>
          <w:lang w:val="en-GB"/>
        </w:rPr>
        <w:t>ecognition</w:t>
      </w:r>
      <w:r w:rsidRPr="00D516D6">
        <w:rPr>
          <w:rFonts w:ascii="Calibri"/>
          <w:spacing w:val="17"/>
          <w:w w:val="105"/>
          <w:sz w:val="18"/>
          <w:lang w:val="en-GB"/>
        </w:rPr>
        <w:t xml:space="preserve"> </w:t>
      </w:r>
      <w:r w:rsidR="0081606F">
        <w:rPr>
          <w:rFonts w:ascii="Calibri"/>
          <w:spacing w:val="-2"/>
          <w:w w:val="105"/>
          <w:sz w:val="18"/>
          <w:lang w:val="en-GB"/>
        </w:rPr>
        <w:t>r</w:t>
      </w:r>
      <w:r w:rsidRPr="00D516D6">
        <w:rPr>
          <w:rFonts w:ascii="Calibri"/>
          <w:spacing w:val="-2"/>
          <w:w w:val="105"/>
          <w:sz w:val="18"/>
          <w:lang w:val="en-GB"/>
        </w:rPr>
        <w:t>esults</w:t>
      </w:r>
    </w:p>
    <w:p w14:paraId="531BC9B8" w14:textId="77777777" w:rsidR="00AF779A" w:rsidRPr="00D516D6" w:rsidRDefault="00AF779A">
      <w:pPr>
        <w:pStyle w:val="Textoindependiente"/>
        <w:spacing w:before="8"/>
        <w:rPr>
          <w:rFonts w:ascii="Calibri"/>
          <w:sz w:val="7"/>
          <w:lang w:val="en-GB"/>
        </w:rPr>
      </w:pPr>
    </w:p>
    <w:tbl>
      <w:tblPr>
        <w:tblStyle w:val="TableNormal"/>
        <w:tblW w:w="0" w:type="auto"/>
        <w:tblInd w:w="124" w:type="dxa"/>
        <w:tblLayout w:type="fixed"/>
        <w:tblLook w:val="01E0" w:firstRow="1" w:lastRow="1" w:firstColumn="1" w:lastColumn="1" w:noHBand="0" w:noVBand="0"/>
      </w:tblPr>
      <w:tblGrid>
        <w:gridCol w:w="524"/>
        <w:gridCol w:w="1153"/>
        <w:gridCol w:w="1128"/>
        <w:gridCol w:w="1075"/>
        <w:gridCol w:w="1128"/>
        <w:gridCol w:w="1076"/>
        <w:gridCol w:w="1128"/>
        <w:gridCol w:w="1077"/>
        <w:gridCol w:w="1051"/>
      </w:tblGrid>
      <w:tr w:rsidR="00AF779A" w:rsidRPr="00D516D6" w14:paraId="19613146" w14:textId="77777777">
        <w:trPr>
          <w:trHeight w:val="262"/>
        </w:trPr>
        <w:tc>
          <w:tcPr>
            <w:tcW w:w="524" w:type="dxa"/>
            <w:tcBorders>
              <w:top w:val="single" w:sz="8" w:space="0" w:color="000000"/>
            </w:tcBorders>
          </w:tcPr>
          <w:p w14:paraId="6C168BE8" w14:textId="77777777" w:rsidR="00AF779A" w:rsidRPr="00D516D6" w:rsidRDefault="00E9277B">
            <w:pPr>
              <w:pStyle w:val="TableParagraph"/>
              <w:spacing w:before="35" w:line="207" w:lineRule="exact"/>
              <w:ind w:right="117"/>
              <w:jc w:val="right"/>
              <w:rPr>
                <w:b/>
                <w:sz w:val="18"/>
                <w:lang w:val="en-GB"/>
              </w:rPr>
            </w:pPr>
            <w:r w:rsidRPr="00D516D6">
              <w:rPr>
                <w:b/>
                <w:spacing w:val="-5"/>
                <w:w w:val="105"/>
                <w:sz w:val="18"/>
                <w:lang w:val="en-GB"/>
              </w:rPr>
              <w:t>No.</w:t>
            </w:r>
          </w:p>
        </w:tc>
        <w:tc>
          <w:tcPr>
            <w:tcW w:w="2281" w:type="dxa"/>
            <w:gridSpan w:val="2"/>
            <w:tcBorders>
              <w:top w:val="single" w:sz="8" w:space="0" w:color="000000"/>
              <w:bottom w:val="single" w:sz="4" w:space="0" w:color="000000"/>
            </w:tcBorders>
          </w:tcPr>
          <w:p w14:paraId="38022AFC" w14:textId="77777777" w:rsidR="00AF779A" w:rsidRPr="00D516D6" w:rsidRDefault="00E9277B">
            <w:pPr>
              <w:pStyle w:val="TableParagraph"/>
              <w:spacing w:before="35" w:line="216" w:lineRule="exact"/>
              <w:ind w:left="780" w:right="857"/>
              <w:jc w:val="center"/>
              <w:rPr>
                <w:b/>
                <w:sz w:val="18"/>
                <w:lang w:val="en-GB"/>
              </w:rPr>
            </w:pPr>
            <w:r w:rsidRPr="00D516D6">
              <w:rPr>
                <w:b/>
                <w:spacing w:val="-2"/>
                <w:w w:val="105"/>
                <w:sz w:val="18"/>
                <w:lang w:val="en-GB"/>
              </w:rPr>
              <w:t>Persons</w:t>
            </w:r>
          </w:p>
        </w:tc>
        <w:tc>
          <w:tcPr>
            <w:tcW w:w="2203" w:type="dxa"/>
            <w:gridSpan w:val="2"/>
            <w:tcBorders>
              <w:top w:val="single" w:sz="8" w:space="0" w:color="000000"/>
              <w:bottom w:val="single" w:sz="4" w:space="0" w:color="000000"/>
            </w:tcBorders>
          </w:tcPr>
          <w:p w14:paraId="4637C802" w14:textId="77777777" w:rsidR="00AF779A" w:rsidRPr="00D516D6" w:rsidRDefault="00E9277B">
            <w:pPr>
              <w:pStyle w:val="TableParagraph"/>
              <w:spacing w:before="35" w:line="216" w:lineRule="exact"/>
              <w:ind w:left="319"/>
              <w:rPr>
                <w:b/>
                <w:sz w:val="18"/>
                <w:lang w:val="en-GB"/>
              </w:rPr>
            </w:pPr>
            <w:r w:rsidRPr="00D516D6">
              <w:rPr>
                <w:b/>
                <w:w w:val="105"/>
                <w:sz w:val="18"/>
                <w:lang w:val="en-GB"/>
              </w:rPr>
              <w:t>Facial</w:t>
            </w:r>
            <w:r w:rsidRPr="00D516D6">
              <w:rPr>
                <w:b/>
                <w:spacing w:val="24"/>
                <w:w w:val="105"/>
                <w:sz w:val="18"/>
                <w:lang w:val="en-GB"/>
              </w:rPr>
              <w:t xml:space="preserve"> </w:t>
            </w:r>
            <w:r w:rsidRPr="00D516D6">
              <w:rPr>
                <w:b/>
                <w:spacing w:val="-2"/>
                <w:w w:val="105"/>
                <w:sz w:val="18"/>
                <w:lang w:val="en-GB"/>
              </w:rPr>
              <w:t>Expressions</w:t>
            </w:r>
          </w:p>
        </w:tc>
        <w:tc>
          <w:tcPr>
            <w:tcW w:w="2204" w:type="dxa"/>
            <w:gridSpan w:val="2"/>
            <w:tcBorders>
              <w:top w:val="single" w:sz="8" w:space="0" w:color="000000"/>
              <w:bottom w:val="single" w:sz="4" w:space="0" w:color="000000"/>
            </w:tcBorders>
          </w:tcPr>
          <w:p w14:paraId="6500D2FC" w14:textId="77777777" w:rsidR="00AF779A" w:rsidRPr="00D516D6" w:rsidRDefault="00E9277B">
            <w:pPr>
              <w:pStyle w:val="TableParagraph"/>
              <w:spacing w:before="35" w:line="216" w:lineRule="exact"/>
              <w:ind w:left="430"/>
              <w:rPr>
                <w:b/>
                <w:sz w:val="18"/>
                <w:lang w:val="en-GB"/>
              </w:rPr>
            </w:pPr>
            <w:r w:rsidRPr="00D516D6">
              <w:rPr>
                <w:b/>
                <w:w w:val="105"/>
                <w:sz w:val="18"/>
                <w:lang w:val="en-GB"/>
              </w:rPr>
              <w:t>Sleep</w:t>
            </w:r>
            <w:r w:rsidRPr="00D516D6">
              <w:rPr>
                <w:b/>
                <w:spacing w:val="10"/>
                <w:w w:val="105"/>
                <w:sz w:val="18"/>
                <w:lang w:val="en-GB"/>
              </w:rPr>
              <w:t xml:space="preserve"> </w:t>
            </w:r>
            <w:r w:rsidRPr="00D516D6">
              <w:rPr>
                <w:b/>
                <w:spacing w:val="-2"/>
                <w:w w:val="105"/>
                <w:sz w:val="18"/>
                <w:lang w:val="en-GB"/>
              </w:rPr>
              <w:t>Presence</w:t>
            </w:r>
          </w:p>
        </w:tc>
        <w:tc>
          <w:tcPr>
            <w:tcW w:w="2128" w:type="dxa"/>
            <w:gridSpan w:val="2"/>
            <w:tcBorders>
              <w:top w:val="single" w:sz="8" w:space="0" w:color="000000"/>
              <w:bottom w:val="single" w:sz="4" w:space="0" w:color="000000"/>
            </w:tcBorders>
          </w:tcPr>
          <w:p w14:paraId="6BAAFAB7" w14:textId="77777777" w:rsidR="00AF779A" w:rsidRPr="00D516D6" w:rsidRDefault="00E9277B">
            <w:pPr>
              <w:pStyle w:val="TableParagraph"/>
              <w:spacing w:before="35" w:line="216" w:lineRule="exact"/>
              <w:ind w:left="299"/>
              <w:rPr>
                <w:b/>
                <w:sz w:val="18"/>
                <w:lang w:val="en-GB"/>
              </w:rPr>
            </w:pPr>
            <w:r w:rsidRPr="00D516D6">
              <w:rPr>
                <w:b/>
                <w:w w:val="105"/>
                <w:sz w:val="18"/>
                <w:lang w:val="en-GB"/>
              </w:rPr>
              <w:t>Distractor</w:t>
            </w:r>
            <w:r w:rsidRPr="00D516D6">
              <w:rPr>
                <w:b/>
                <w:spacing w:val="7"/>
                <w:w w:val="105"/>
                <w:sz w:val="18"/>
                <w:lang w:val="en-GB"/>
              </w:rPr>
              <w:t xml:space="preserve"> </w:t>
            </w:r>
            <w:r w:rsidRPr="00D516D6">
              <w:rPr>
                <w:b/>
                <w:spacing w:val="-2"/>
                <w:w w:val="105"/>
                <w:sz w:val="18"/>
                <w:lang w:val="en-GB"/>
              </w:rPr>
              <w:t>Objects</w:t>
            </w:r>
          </w:p>
        </w:tc>
      </w:tr>
      <w:tr w:rsidR="00AF779A" w:rsidRPr="00D516D6" w14:paraId="1EA8FBC4" w14:textId="77777777">
        <w:trPr>
          <w:trHeight w:val="253"/>
        </w:trPr>
        <w:tc>
          <w:tcPr>
            <w:tcW w:w="524" w:type="dxa"/>
            <w:tcBorders>
              <w:bottom w:val="single" w:sz="4" w:space="0" w:color="000000"/>
            </w:tcBorders>
          </w:tcPr>
          <w:p w14:paraId="40AC0865" w14:textId="77777777" w:rsidR="00AF779A" w:rsidRPr="00D516D6" w:rsidRDefault="00AF779A">
            <w:pPr>
              <w:pStyle w:val="TableParagraph"/>
              <w:rPr>
                <w:rFonts w:ascii="Times New Roman"/>
                <w:sz w:val="18"/>
                <w:lang w:val="en-GB"/>
              </w:rPr>
            </w:pPr>
          </w:p>
        </w:tc>
        <w:tc>
          <w:tcPr>
            <w:tcW w:w="2281" w:type="dxa"/>
            <w:gridSpan w:val="2"/>
            <w:tcBorders>
              <w:top w:val="single" w:sz="4" w:space="0" w:color="000000"/>
              <w:bottom w:val="single" w:sz="4" w:space="0" w:color="000000"/>
            </w:tcBorders>
          </w:tcPr>
          <w:p w14:paraId="22CAECD9" w14:textId="77777777" w:rsidR="00AF779A" w:rsidRPr="00D516D6" w:rsidRDefault="00E9277B">
            <w:pPr>
              <w:pStyle w:val="TableParagraph"/>
              <w:tabs>
                <w:tab w:val="left" w:pos="1289"/>
              </w:tabs>
              <w:spacing w:line="193" w:lineRule="exact"/>
              <w:ind w:left="276"/>
              <w:rPr>
                <w:b/>
                <w:sz w:val="18"/>
                <w:lang w:val="en-GB"/>
              </w:rPr>
            </w:pPr>
            <w:r w:rsidRPr="00D516D6">
              <w:rPr>
                <w:b/>
                <w:spacing w:val="-2"/>
                <w:w w:val="105"/>
                <w:sz w:val="18"/>
                <w:lang w:val="en-GB"/>
              </w:rPr>
              <w:t>Latency</w:t>
            </w:r>
            <w:r w:rsidRPr="00D516D6">
              <w:rPr>
                <w:b/>
                <w:sz w:val="18"/>
                <w:lang w:val="en-GB"/>
              </w:rPr>
              <w:tab/>
            </w:r>
            <w:r w:rsidRPr="00D516D6">
              <w:rPr>
                <w:b/>
                <w:spacing w:val="-2"/>
                <w:w w:val="105"/>
                <w:sz w:val="18"/>
                <w:lang w:val="en-GB"/>
              </w:rPr>
              <w:t>Achieved?</w:t>
            </w:r>
          </w:p>
        </w:tc>
        <w:tc>
          <w:tcPr>
            <w:tcW w:w="2203" w:type="dxa"/>
            <w:gridSpan w:val="2"/>
            <w:tcBorders>
              <w:top w:val="single" w:sz="4" w:space="0" w:color="000000"/>
              <w:bottom w:val="single" w:sz="4" w:space="0" w:color="000000"/>
            </w:tcBorders>
          </w:tcPr>
          <w:p w14:paraId="5DED18B9" w14:textId="77777777" w:rsidR="00AF779A" w:rsidRPr="00D516D6" w:rsidRDefault="00E9277B">
            <w:pPr>
              <w:pStyle w:val="TableParagraph"/>
              <w:tabs>
                <w:tab w:val="left" w:pos="1209"/>
              </w:tabs>
              <w:spacing w:line="193" w:lineRule="exact"/>
              <w:ind w:left="197"/>
              <w:rPr>
                <w:b/>
                <w:sz w:val="18"/>
                <w:lang w:val="en-GB"/>
              </w:rPr>
            </w:pPr>
            <w:r w:rsidRPr="00D516D6">
              <w:rPr>
                <w:b/>
                <w:spacing w:val="-2"/>
                <w:w w:val="105"/>
                <w:sz w:val="18"/>
                <w:lang w:val="en-GB"/>
              </w:rPr>
              <w:t>Latency</w:t>
            </w:r>
            <w:r w:rsidRPr="00D516D6">
              <w:rPr>
                <w:b/>
                <w:sz w:val="18"/>
                <w:lang w:val="en-GB"/>
              </w:rPr>
              <w:tab/>
            </w:r>
            <w:r w:rsidRPr="00D516D6">
              <w:rPr>
                <w:b/>
                <w:spacing w:val="-2"/>
                <w:w w:val="105"/>
                <w:sz w:val="18"/>
                <w:lang w:val="en-GB"/>
              </w:rPr>
              <w:t>Achieved?</w:t>
            </w:r>
          </w:p>
        </w:tc>
        <w:tc>
          <w:tcPr>
            <w:tcW w:w="2204" w:type="dxa"/>
            <w:gridSpan w:val="2"/>
            <w:tcBorders>
              <w:top w:val="single" w:sz="4" w:space="0" w:color="000000"/>
              <w:bottom w:val="single" w:sz="4" w:space="0" w:color="000000"/>
            </w:tcBorders>
          </w:tcPr>
          <w:p w14:paraId="6BDA4D84" w14:textId="77777777" w:rsidR="00AF779A" w:rsidRPr="00D516D6" w:rsidRDefault="00E9277B">
            <w:pPr>
              <w:pStyle w:val="TableParagraph"/>
              <w:tabs>
                <w:tab w:val="left" w:pos="1207"/>
              </w:tabs>
              <w:spacing w:line="193" w:lineRule="exact"/>
              <w:ind w:left="195"/>
              <w:rPr>
                <w:b/>
                <w:sz w:val="18"/>
                <w:lang w:val="en-GB"/>
              </w:rPr>
            </w:pPr>
            <w:r w:rsidRPr="00D516D6">
              <w:rPr>
                <w:b/>
                <w:spacing w:val="-2"/>
                <w:w w:val="105"/>
                <w:sz w:val="18"/>
                <w:lang w:val="en-GB"/>
              </w:rPr>
              <w:t>Latency</w:t>
            </w:r>
            <w:r w:rsidRPr="00D516D6">
              <w:rPr>
                <w:b/>
                <w:sz w:val="18"/>
                <w:lang w:val="en-GB"/>
              </w:rPr>
              <w:tab/>
            </w:r>
            <w:r w:rsidRPr="00D516D6">
              <w:rPr>
                <w:b/>
                <w:spacing w:val="-2"/>
                <w:w w:val="105"/>
                <w:sz w:val="18"/>
                <w:lang w:val="en-GB"/>
              </w:rPr>
              <w:t>Achieved?</w:t>
            </w:r>
          </w:p>
        </w:tc>
        <w:tc>
          <w:tcPr>
            <w:tcW w:w="2128" w:type="dxa"/>
            <w:gridSpan w:val="2"/>
            <w:tcBorders>
              <w:top w:val="single" w:sz="4" w:space="0" w:color="000000"/>
              <w:bottom w:val="single" w:sz="4" w:space="0" w:color="000000"/>
            </w:tcBorders>
          </w:tcPr>
          <w:p w14:paraId="30DCB8C4" w14:textId="77777777" w:rsidR="00AF779A" w:rsidRPr="00D516D6" w:rsidRDefault="00E9277B">
            <w:pPr>
              <w:pStyle w:val="TableParagraph"/>
              <w:tabs>
                <w:tab w:val="left" w:pos="1205"/>
              </w:tabs>
              <w:spacing w:line="193" w:lineRule="exact"/>
              <w:ind w:left="192"/>
              <w:rPr>
                <w:b/>
                <w:sz w:val="18"/>
                <w:lang w:val="en-GB"/>
              </w:rPr>
            </w:pPr>
            <w:r w:rsidRPr="00D516D6">
              <w:rPr>
                <w:b/>
                <w:spacing w:val="-2"/>
                <w:w w:val="105"/>
                <w:sz w:val="18"/>
                <w:lang w:val="en-GB"/>
              </w:rPr>
              <w:t>Latency</w:t>
            </w:r>
            <w:r w:rsidRPr="00D516D6">
              <w:rPr>
                <w:b/>
                <w:sz w:val="18"/>
                <w:lang w:val="en-GB"/>
              </w:rPr>
              <w:tab/>
            </w:r>
            <w:r w:rsidRPr="00D516D6">
              <w:rPr>
                <w:b/>
                <w:spacing w:val="-2"/>
                <w:w w:val="105"/>
                <w:sz w:val="18"/>
                <w:lang w:val="en-GB"/>
              </w:rPr>
              <w:t>Achieved?</w:t>
            </w:r>
          </w:p>
        </w:tc>
      </w:tr>
      <w:tr w:rsidR="00AF779A" w:rsidRPr="00D516D6" w14:paraId="29F0BCF7" w14:textId="77777777">
        <w:trPr>
          <w:trHeight w:val="267"/>
        </w:trPr>
        <w:tc>
          <w:tcPr>
            <w:tcW w:w="524" w:type="dxa"/>
          </w:tcPr>
          <w:p w14:paraId="53CF4965" w14:textId="77777777" w:rsidR="00AF779A" w:rsidRPr="00D516D6" w:rsidRDefault="00E9277B">
            <w:pPr>
              <w:pStyle w:val="TableParagraph"/>
              <w:spacing w:before="32" w:line="210" w:lineRule="exact"/>
              <w:ind w:right="214"/>
              <w:jc w:val="right"/>
              <w:rPr>
                <w:sz w:val="18"/>
                <w:lang w:val="en-GB"/>
              </w:rPr>
            </w:pPr>
            <w:r w:rsidRPr="00D516D6">
              <w:rPr>
                <w:w w:val="101"/>
                <w:sz w:val="18"/>
                <w:lang w:val="en-GB"/>
              </w:rPr>
              <w:t>1</w:t>
            </w:r>
          </w:p>
        </w:tc>
        <w:tc>
          <w:tcPr>
            <w:tcW w:w="1153" w:type="dxa"/>
          </w:tcPr>
          <w:p w14:paraId="523F9490" w14:textId="77777777" w:rsidR="00AF779A" w:rsidRPr="00D516D6" w:rsidRDefault="00E9277B">
            <w:pPr>
              <w:pStyle w:val="TableParagraph"/>
              <w:spacing w:before="32" w:line="210" w:lineRule="exact"/>
              <w:ind w:right="402"/>
              <w:jc w:val="right"/>
              <w:rPr>
                <w:sz w:val="18"/>
                <w:lang w:val="en-GB"/>
              </w:rPr>
            </w:pPr>
            <w:r w:rsidRPr="00D516D6">
              <w:rPr>
                <w:spacing w:val="-4"/>
                <w:sz w:val="18"/>
                <w:lang w:val="en-GB"/>
              </w:rPr>
              <w:t>0.57</w:t>
            </w:r>
          </w:p>
        </w:tc>
        <w:tc>
          <w:tcPr>
            <w:tcW w:w="1128" w:type="dxa"/>
          </w:tcPr>
          <w:p w14:paraId="6C332F3A" w14:textId="77777777" w:rsidR="00AF779A" w:rsidRPr="00D516D6" w:rsidRDefault="00E9277B">
            <w:pPr>
              <w:pStyle w:val="TableParagraph"/>
              <w:spacing w:before="32" w:line="210" w:lineRule="exact"/>
              <w:ind w:left="402"/>
              <w:rPr>
                <w:sz w:val="18"/>
                <w:lang w:val="en-GB"/>
              </w:rPr>
            </w:pPr>
            <w:r w:rsidRPr="00D516D6">
              <w:rPr>
                <w:spacing w:val="-5"/>
                <w:w w:val="110"/>
                <w:sz w:val="18"/>
                <w:lang w:val="en-GB"/>
              </w:rPr>
              <w:t>Yes</w:t>
            </w:r>
          </w:p>
        </w:tc>
        <w:tc>
          <w:tcPr>
            <w:tcW w:w="1075" w:type="dxa"/>
          </w:tcPr>
          <w:p w14:paraId="02A7B8E3" w14:textId="77777777" w:rsidR="00AF779A" w:rsidRPr="00D516D6" w:rsidRDefault="00E9277B">
            <w:pPr>
              <w:pStyle w:val="TableParagraph"/>
              <w:spacing w:before="32" w:line="210" w:lineRule="exact"/>
              <w:ind w:left="341"/>
              <w:rPr>
                <w:sz w:val="18"/>
                <w:lang w:val="en-GB"/>
              </w:rPr>
            </w:pPr>
            <w:r w:rsidRPr="00D516D6">
              <w:rPr>
                <w:spacing w:val="-4"/>
                <w:sz w:val="18"/>
                <w:lang w:val="en-GB"/>
              </w:rPr>
              <w:t>1.50</w:t>
            </w:r>
          </w:p>
        </w:tc>
        <w:tc>
          <w:tcPr>
            <w:tcW w:w="1128" w:type="dxa"/>
          </w:tcPr>
          <w:p w14:paraId="776C96D5" w14:textId="77777777" w:rsidR="00AF779A" w:rsidRPr="00D516D6" w:rsidRDefault="00E9277B">
            <w:pPr>
              <w:pStyle w:val="TableParagraph"/>
              <w:spacing w:before="32" w:line="210" w:lineRule="exact"/>
              <w:ind w:left="401"/>
              <w:rPr>
                <w:sz w:val="18"/>
                <w:lang w:val="en-GB"/>
              </w:rPr>
            </w:pPr>
            <w:r w:rsidRPr="00D516D6">
              <w:rPr>
                <w:spacing w:val="-5"/>
                <w:w w:val="110"/>
                <w:sz w:val="18"/>
                <w:lang w:val="en-GB"/>
              </w:rPr>
              <w:t>Yes</w:t>
            </w:r>
          </w:p>
        </w:tc>
        <w:tc>
          <w:tcPr>
            <w:tcW w:w="1076" w:type="dxa"/>
          </w:tcPr>
          <w:p w14:paraId="1BE35654" w14:textId="77777777" w:rsidR="00AF779A" w:rsidRPr="00D516D6" w:rsidRDefault="00E9277B">
            <w:pPr>
              <w:pStyle w:val="TableParagraph"/>
              <w:spacing w:before="32" w:line="210" w:lineRule="exact"/>
              <w:ind w:left="334" w:right="398"/>
              <w:jc w:val="center"/>
              <w:rPr>
                <w:sz w:val="18"/>
                <w:lang w:val="en-GB"/>
              </w:rPr>
            </w:pPr>
            <w:r w:rsidRPr="00D516D6">
              <w:rPr>
                <w:spacing w:val="-4"/>
                <w:sz w:val="18"/>
                <w:lang w:val="en-GB"/>
              </w:rPr>
              <w:t>5.10</w:t>
            </w:r>
          </w:p>
        </w:tc>
        <w:tc>
          <w:tcPr>
            <w:tcW w:w="1128" w:type="dxa"/>
          </w:tcPr>
          <w:p w14:paraId="7B73A31D" w14:textId="77777777" w:rsidR="00AF779A" w:rsidRPr="00D516D6" w:rsidRDefault="00E9277B">
            <w:pPr>
              <w:pStyle w:val="TableParagraph"/>
              <w:spacing w:before="32" w:line="210" w:lineRule="exact"/>
              <w:ind w:left="399"/>
              <w:rPr>
                <w:sz w:val="18"/>
                <w:lang w:val="en-GB"/>
              </w:rPr>
            </w:pPr>
            <w:r w:rsidRPr="00D516D6">
              <w:rPr>
                <w:spacing w:val="-5"/>
                <w:w w:val="110"/>
                <w:sz w:val="18"/>
                <w:lang w:val="en-GB"/>
              </w:rPr>
              <w:t>Yes</w:t>
            </w:r>
          </w:p>
        </w:tc>
        <w:tc>
          <w:tcPr>
            <w:tcW w:w="1077" w:type="dxa"/>
          </w:tcPr>
          <w:p w14:paraId="1E457E22" w14:textId="77777777" w:rsidR="00AF779A" w:rsidRPr="00D516D6" w:rsidRDefault="00E9277B">
            <w:pPr>
              <w:pStyle w:val="TableParagraph"/>
              <w:spacing w:before="32" w:line="210" w:lineRule="exact"/>
              <w:ind w:left="338"/>
              <w:rPr>
                <w:sz w:val="18"/>
                <w:lang w:val="en-GB"/>
              </w:rPr>
            </w:pPr>
            <w:r w:rsidRPr="00D516D6">
              <w:rPr>
                <w:spacing w:val="-4"/>
                <w:sz w:val="18"/>
                <w:lang w:val="en-GB"/>
              </w:rPr>
              <w:t>0.00</w:t>
            </w:r>
          </w:p>
        </w:tc>
        <w:tc>
          <w:tcPr>
            <w:tcW w:w="1051" w:type="dxa"/>
          </w:tcPr>
          <w:p w14:paraId="6B0495B9" w14:textId="77777777" w:rsidR="00AF779A" w:rsidRPr="00D516D6" w:rsidRDefault="00E9277B">
            <w:pPr>
              <w:pStyle w:val="TableParagraph"/>
              <w:spacing w:before="32" w:line="210" w:lineRule="exact"/>
              <w:ind w:left="377" w:right="374"/>
              <w:jc w:val="center"/>
              <w:rPr>
                <w:b/>
                <w:sz w:val="18"/>
                <w:lang w:val="en-GB"/>
              </w:rPr>
            </w:pPr>
            <w:r w:rsidRPr="00D516D6">
              <w:rPr>
                <w:b/>
                <w:spacing w:val="-5"/>
                <w:w w:val="105"/>
                <w:sz w:val="18"/>
                <w:lang w:val="en-GB"/>
              </w:rPr>
              <w:t>No</w:t>
            </w:r>
          </w:p>
        </w:tc>
      </w:tr>
      <w:tr w:rsidR="00AF779A" w:rsidRPr="00D516D6" w14:paraId="0D9B57D0" w14:textId="77777777">
        <w:trPr>
          <w:trHeight w:val="216"/>
        </w:trPr>
        <w:tc>
          <w:tcPr>
            <w:tcW w:w="524" w:type="dxa"/>
          </w:tcPr>
          <w:p w14:paraId="138E12CB" w14:textId="77777777" w:rsidR="00AF779A" w:rsidRPr="00D516D6" w:rsidRDefault="00E9277B">
            <w:pPr>
              <w:pStyle w:val="TableParagraph"/>
              <w:spacing w:line="197" w:lineRule="exact"/>
              <w:ind w:right="214"/>
              <w:jc w:val="right"/>
              <w:rPr>
                <w:sz w:val="18"/>
                <w:lang w:val="en-GB"/>
              </w:rPr>
            </w:pPr>
            <w:r w:rsidRPr="00D516D6">
              <w:rPr>
                <w:w w:val="101"/>
                <w:sz w:val="18"/>
                <w:lang w:val="en-GB"/>
              </w:rPr>
              <w:t>2</w:t>
            </w:r>
          </w:p>
        </w:tc>
        <w:tc>
          <w:tcPr>
            <w:tcW w:w="1153" w:type="dxa"/>
          </w:tcPr>
          <w:p w14:paraId="4C73BF07" w14:textId="77777777" w:rsidR="00AF779A" w:rsidRPr="00D516D6" w:rsidRDefault="00E9277B">
            <w:pPr>
              <w:pStyle w:val="TableParagraph"/>
              <w:spacing w:line="197" w:lineRule="exact"/>
              <w:ind w:right="402"/>
              <w:jc w:val="right"/>
              <w:rPr>
                <w:sz w:val="18"/>
                <w:lang w:val="en-GB"/>
              </w:rPr>
            </w:pPr>
            <w:r w:rsidRPr="00D516D6">
              <w:rPr>
                <w:spacing w:val="-4"/>
                <w:sz w:val="18"/>
                <w:lang w:val="en-GB"/>
              </w:rPr>
              <w:t>0.60</w:t>
            </w:r>
          </w:p>
        </w:tc>
        <w:tc>
          <w:tcPr>
            <w:tcW w:w="1128" w:type="dxa"/>
          </w:tcPr>
          <w:p w14:paraId="0F743BC0" w14:textId="77777777" w:rsidR="00AF779A" w:rsidRPr="00D516D6" w:rsidRDefault="00E9277B">
            <w:pPr>
              <w:pStyle w:val="TableParagraph"/>
              <w:spacing w:line="197" w:lineRule="exact"/>
              <w:ind w:left="402"/>
              <w:rPr>
                <w:sz w:val="18"/>
                <w:lang w:val="en-GB"/>
              </w:rPr>
            </w:pPr>
            <w:r w:rsidRPr="00D516D6">
              <w:rPr>
                <w:spacing w:val="-5"/>
                <w:w w:val="110"/>
                <w:sz w:val="18"/>
                <w:lang w:val="en-GB"/>
              </w:rPr>
              <w:t>Yes</w:t>
            </w:r>
          </w:p>
        </w:tc>
        <w:tc>
          <w:tcPr>
            <w:tcW w:w="1075" w:type="dxa"/>
          </w:tcPr>
          <w:p w14:paraId="7924DDCF" w14:textId="77777777" w:rsidR="00AF779A" w:rsidRPr="00D516D6" w:rsidRDefault="00E9277B">
            <w:pPr>
              <w:pStyle w:val="TableParagraph"/>
              <w:spacing w:line="197" w:lineRule="exact"/>
              <w:ind w:left="341"/>
              <w:rPr>
                <w:sz w:val="18"/>
                <w:lang w:val="en-GB"/>
              </w:rPr>
            </w:pPr>
            <w:r w:rsidRPr="00D516D6">
              <w:rPr>
                <w:spacing w:val="-4"/>
                <w:sz w:val="18"/>
                <w:lang w:val="en-GB"/>
              </w:rPr>
              <w:t>1.20</w:t>
            </w:r>
          </w:p>
        </w:tc>
        <w:tc>
          <w:tcPr>
            <w:tcW w:w="1128" w:type="dxa"/>
          </w:tcPr>
          <w:p w14:paraId="165E3CB9" w14:textId="77777777" w:rsidR="00AF779A" w:rsidRPr="00D516D6" w:rsidRDefault="00E9277B">
            <w:pPr>
              <w:pStyle w:val="TableParagraph"/>
              <w:spacing w:line="197" w:lineRule="exact"/>
              <w:ind w:left="401"/>
              <w:rPr>
                <w:sz w:val="18"/>
                <w:lang w:val="en-GB"/>
              </w:rPr>
            </w:pPr>
            <w:r w:rsidRPr="00D516D6">
              <w:rPr>
                <w:spacing w:val="-5"/>
                <w:w w:val="110"/>
                <w:sz w:val="18"/>
                <w:lang w:val="en-GB"/>
              </w:rPr>
              <w:t>Yes</w:t>
            </w:r>
          </w:p>
        </w:tc>
        <w:tc>
          <w:tcPr>
            <w:tcW w:w="1076" w:type="dxa"/>
          </w:tcPr>
          <w:p w14:paraId="384C35B0" w14:textId="77777777" w:rsidR="00AF779A" w:rsidRPr="00D516D6" w:rsidRDefault="00E9277B">
            <w:pPr>
              <w:pStyle w:val="TableParagraph"/>
              <w:spacing w:line="197" w:lineRule="exact"/>
              <w:ind w:left="334" w:right="398"/>
              <w:jc w:val="center"/>
              <w:rPr>
                <w:sz w:val="18"/>
                <w:lang w:val="en-GB"/>
              </w:rPr>
            </w:pPr>
            <w:r w:rsidRPr="00D516D6">
              <w:rPr>
                <w:spacing w:val="-4"/>
                <w:sz w:val="18"/>
                <w:lang w:val="en-GB"/>
              </w:rPr>
              <w:t>3.50</w:t>
            </w:r>
          </w:p>
        </w:tc>
        <w:tc>
          <w:tcPr>
            <w:tcW w:w="1128" w:type="dxa"/>
          </w:tcPr>
          <w:p w14:paraId="5EB4686B" w14:textId="77777777" w:rsidR="00AF779A" w:rsidRPr="00D516D6" w:rsidRDefault="00E9277B">
            <w:pPr>
              <w:pStyle w:val="TableParagraph"/>
              <w:spacing w:line="197" w:lineRule="exact"/>
              <w:ind w:left="399"/>
              <w:rPr>
                <w:sz w:val="18"/>
                <w:lang w:val="en-GB"/>
              </w:rPr>
            </w:pPr>
            <w:r w:rsidRPr="00D516D6">
              <w:rPr>
                <w:spacing w:val="-5"/>
                <w:w w:val="110"/>
                <w:sz w:val="18"/>
                <w:lang w:val="en-GB"/>
              </w:rPr>
              <w:t>Yes</w:t>
            </w:r>
          </w:p>
        </w:tc>
        <w:tc>
          <w:tcPr>
            <w:tcW w:w="1077" w:type="dxa"/>
          </w:tcPr>
          <w:p w14:paraId="4A16B5A6" w14:textId="77777777" w:rsidR="00AF779A" w:rsidRPr="00D516D6" w:rsidRDefault="00E9277B">
            <w:pPr>
              <w:pStyle w:val="TableParagraph"/>
              <w:spacing w:line="197" w:lineRule="exact"/>
              <w:ind w:left="338"/>
              <w:rPr>
                <w:sz w:val="18"/>
                <w:lang w:val="en-GB"/>
              </w:rPr>
            </w:pPr>
            <w:r w:rsidRPr="00D516D6">
              <w:rPr>
                <w:spacing w:val="-4"/>
                <w:sz w:val="18"/>
                <w:lang w:val="en-GB"/>
              </w:rPr>
              <w:t>1.68</w:t>
            </w:r>
          </w:p>
        </w:tc>
        <w:tc>
          <w:tcPr>
            <w:tcW w:w="1051" w:type="dxa"/>
          </w:tcPr>
          <w:p w14:paraId="644386E8" w14:textId="77777777" w:rsidR="00AF779A" w:rsidRPr="00D516D6" w:rsidRDefault="00E9277B">
            <w:pPr>
              <w:pStyle w:val="TableParagraph"/>
              <w:spacing w:line="197" w:lineRule="exact"/>
              <w:ind w:left="377" w:right="375"/>
              <w:jc w:val="center"/>
              <w:rPr>
                <w:sz w:val="18"/>
                <w:lang w:val="en-GB"/>
              </w:rPr>
            </w:pPr>
            <w:r w:rsidRPr="00D516D6">
              <w:rPr>
                <w:spacing w:val="-5"/>
                <w:w w:val="110"/>
                <w:sz w:val="18"/>
                <w:lang w:val="en-GB"/>
              </w:rPr>
              <w:t>Yes</w:t>
            </w:r>
          </w:p>
        </w:tc>
      </w:tr>
      <w:tr w:rsidR="00AF779A" w:rsidRPr="00D516D6" w14:paraId="19492D83" w14:textId="77777777">
        <w:trPr>
          <w:trHeight w:val="221"/>
        </w:trPr>
        <w:tc>
          <w:tcPr>
            <w:tcW w:w="524" w:type="dxa"/>
          </w:tcPr>
          <w:p w14:paraId="1B847EC3" w14:textId="77777777" w:rsidR="00AF779A" w:rsidRPr="00D516D6" w:rsidRDefault="00E9277B">
            <w:pPr>
              <w:pStyle w:val="TableParagraph"/>
              <w:spacing w:line="202" w:lineRule="exact"/>
              <w:ind w:right="214"/>
              <w:jc w:val="right"/>
              <w:rPr>
                <w:sz w:val="18"/>
                <w:lang w:val="en-GB"/>
              </w:rPr>
            </w:pPr>
            <w:r w:rsidRPr="00D516D6">
              <w:rPr>
                <w:w w:val="101"/>
                <w:sz w:val="18"/>
                <w:lang w:val="en-GB"/>
              </w:rPr>
              <w:t>3</w:t>
            </w:r>
          </w:p>
        </w:tc>
        <w:tc>
          <w:tcPr>
            <w:tcW w:w="1153" w:type="dxa"/>
          </w:tcPr>
          <w:p w14:paraId="44FFBB28" w14:textId="77777777" w:rsidR="00AF779A" w:rsidRPr="00D516D6" w:rsidRDefault="00E9277B">
            <w:pPr>
              <w:pStyle w:val="TableParagraph"/>
              <w:spacing w:line="202" w:lineRule="exact"/>
              <w:ind w:right="402"/>
              <w:jc w:val="right"/>
              <w:rPr>
                <w:sz w:val="18"/>
                <w:lang w:val="en-GB"/>
              </w:rPr>
            </w:pPr>
            <w:r w:rsidRPr="00D516D6">
              <w:rPr>
                <w:spacing w:val="-4"/>
                <w:sz w:val="18"/>
                <w:lang w:val="en-GB"/>
              </w:rPr>
              <w:t>0.00</w:t>
            </w:r>
          </w:p>
        </w:tc>
        <w:tc>
          <w:tcPr>
            <w:tcW w:w="1128" w:type="dxa"/>
          </w:tcPr>
          <w:p w14:paraId="21BBCFD7" w14:textId="77777777" w:rsidR="00AF779A" w:rsidRPr="00D516D6" w:rsidRDefault="00E9277B">
            <w:pPr>
              <w:pStyle w:val="TableParagraph"/>
              <w:spacing w:line="202" w:lineRule="exact"/>
              <w:ind w:left="417"/>
              <w:rPr>
                <w:b/>
                <w:sz w:val="18"/>
                <w:lang w:val="en-GB"/>
              </w:rPr>
            </w:pPr>
            <w:r w:rsidRPr="00D516D6">
              <w:rPr>
                <w:b/>
                <w:spacing w:val="-5"/>
                <w:w w:val="105"/>
                <w:sz w:val="18"/>
                <w:lang w:val="en-GB"/>
              </w:rPr>
              <w:t>No</w:t>
            </w:r>
          </w:p>
        </w:tc>
        <w:tc>
          <w:tcPr>
            <w:tcW w:w="1075" w:type="dxa"/>
          </w:tcPr>
          <w:p w14:paraId="3D212A92" w14:textId="77777777" w:rsidR="00AF779A" w:rsidRPr="00D516D6" w:rsidRDefault="00E9277B">
            <w:pPr>
              <w:pStyle w:val="TableParagraph"/>
              <w:spacing w:line="202" w:lineRule="exact"/>
              <w:ind w:left="342"/>
              <w:rPr>
                <w:sz w:val="18"/>
                <w:lang w:val="en-GB"/>
              </w:rPr>
            </w:pPr>
            <w:r w:rsidRPr="00D516D6">
              <w:rPr>
                <w:spacing w:val="-4"/>
                <w:sz w:val="18"/>
                <w:lang w:val="en-GB"/>
              </w:rPr>
              <w:t>0.70</w:t>
            </w:r>
          </w:p>
        </w:tc>
        <w:tc>
          <w:tcPr>
            <w:tcW w:w="1128" w:type="dxa"/>
          </w:tcPr>
          <w:p w14:paraId="3C6AF71C" w14:textId="77777777" w:rsidR="00AF779A" w:rsidRPr="00D516D6" w:rsidRDefault="00E9277B">
            <w:pPr>
              <w:pStyle w:val="TableParagraph"/>
              <w:spacing w:line="202" w:lineRule="exact"/>
              <w:ind w:left="401"/>
              <w:rPr>
                <w:sz w:val="18"/>
                <w:lang w:val="en-GB"/>
              </w:rPr>
            </w:pPr>
            <w:r w:rsidRPr="00D516D6">
              <w:rPr>
                <w:spacing w:val="-5"/>
                <w:w w:val="110"/>
                <w:sz w:val="18"/>
                <w:lang w:val="en-GB"/>
              </w:rPr>
              <w:t>Yes</w:t>
            </w:r>
          </w:p>
        </w:tc>
        <w:tc>
          <w:tcPr>
            <w:tcW w:w="1076" w:type="dxa"/>
          </w:tcPr>
          <w:p w14:paraId="6E96BF5E" w14:textId="77777777" w:rsidR="00AF779A" w:rsidRPr="00D516D6" w:rsidRDefault="00E9277B">
            <w:pPr>
              <w:pStyle w:val="TableParagraph"/>
              <w:spacing w:line="202" w:lineRule="exact"/>
              <w:ind w:left="334" w:right="398"/>
              <w:jc w:val="center"/>
              <w:rPr>
                <w:sz w:val="18"/>
                <w:lang w:val="en-GB"/>
              </w:rPr>
            </w:pPr>
            <w:r w:rsidRPr="00D516D6">
              <w:rPr>
                <w:spacing w:val="-4"/>
                <w:sz w:val="18"/>
                <w:lang w:val="en-GB"/>
              </w:rPr>
              <w:t>0.00</w:t>
            </w:r>
          </w:p>
        </w:tc>
        <w:tc>
          <w:tcPr>
            <w:tcW w:w="1128" w:type="dxa"/>
          </w:tcPr>
          <w:p w14:paraId="28385CF4" w14:textId="77777777" w:rsidR="00AF779A" w:rsidRPr="00D516D6" w:rsidRDefault="00E9277B">
            <w:pPr>
              <w:pStyle w:val="TableParagraph"/>
              <w:spacing w:line="202" w:lineRule="exact"/>
              <w:ind w:left="414"/>
              <w:rPr>
                <w:b/>
                <w:sz w:val="18"/>
                <w:lang w:val="en-GB"/>
              </w:rPr>
            </w:pPr>
            <w:r w:rsidRPr="00D516D6">
              <w:rPr>
                <w:b/>
                <w:spacing w:val="-5"/>
                <w:w w:val="105"/>
                <w:sz w:val="18"/>
                <w:lang w:val="en-GB"/>
              </w:rPr>
              <w:t>No</w:t>
            </w:r>
          </w:p>
        </w:tc>
        <w:tc>
          <w:tcPr>
            <w:tcW w:w="1077" w:type="dxa"/>
          </w:tcPr>
          <w:p w14:paraId="1552D462" w14:textId="77777777" w:rsidR="00AF779A" w:rsidRPr="00D516D6" w:rsidRDefault="00E9277B">
            <w:pPr>
              <w:pStyle w:val="TableParagraph"/>
              <w:spacing w:line="202" w:lineRule="exact"/>
              <w:ind w:left="339"/>
              <w:rPr>
                <w:sz w:val="18"/>
                <w:lang w:val="en-GB"/>
              </w:rPr>
            </w:pPr>
            <w:r w:rsidRPr="00D516D6">
              <w:rPr>
                <w:spacing w:val="-4"/>
                <w:sz w:val="18"/>
                <w:lang w:val="en-GB"/>
              </w:rPr>
              <w:t>0.00</w:t>
            </w:r>
          </w:p>
        </w:tc>
        <w:tc>
          <w:tcPr>
            <w:tcW w:w="1051" w:type="dxa"/>
          </w:tcPr>
          <w:p w14:paraId="25AA81FA" w14:textId="77777777" w:rsidR="00AF779A" w:rsidRPr="00D516D6" w:rsidRDefault="00E9277B">
            <w:pPr>
              <w:pStyle w:val="TableParagraph"/>
              <w:spacing w:line="202" w:lineRule="exact"/>
              <w:ind w:left="377" w:right="375"/>
              <w:jc w:val="center"/>
              <w:rPr>
                <w:sz w:val="18"/>
                <w:lang w:val="en-GB"/>
              </w:rPr>
            </w:pPr>
            <w:r w:rsidRPr="00D516D6">
              <w:rPr>
                <w:spacing w:val="-5"/>
                <w:w w:val="105"/>
                <w:sz w:val="18"/>
                <w:lang w:val="en-GB"/>
              </w:rPr>
              <w:t>No</w:t>
            </w:r>
          </w:p>
        </w:tc>
      </w:tr>
      <w:tr w:rsidR="00AF779A" w:rsidRPr="00D516D6" w14:paraId="4EEFBE24" w14:textId="77777777">
        <w:trPr>
          <w:trHeight w:val="216"/>
        </w:trPr>
        <w:tc>
          <w:tcPr>
            <w:tcW w:w="524" w:type="dxa"/>
          </w:tcPr>
          <w:p w14:paraId="2763BE54" w14:textId="77777777" w:rsidR="00AF779A" w:rsidRPr="00D516D6" w:rsidRDefault="00E9277B">
            <w:pPr>
              <w:pStyle w:val="TableParagraph"/>
              <w:spacing w:line="197" w:lineRule="exact"/>
              <w:ind w:right="214"/>
              <w:jc w:val="right"/>
              <w:rPr>
                <w:sz w:val="18"/>
                <w:lang w:val="en-GB"/>
              </w:rPr>
            </w:pPr>
            <w:r w:rsidRPr="00D516D6">
              <w:rPr>
                <w:w w:val="101"/>
                <w:sz w:val="18"/>
                <w:lang w:val="en-GB"/>
              </w:rPr>
              <w:t>4</w:t>
            </w:r>
          </w:p>
        </w:tc>
        <w:tc>
          <w:tcPr>
            <w:tcW w:w="1153" w:type="dxa"/>
          </w:tcPr>
          <w:p w14:paraId="388957C9" w14:textId="77777777" w:rsidR="00AF779A" w:rsidRPr="00D516D6" w:rsidRDefault="00E9277B">
            <w:pPr>
              <w:pStyle w:val="TableParagraph"/>
              <w:spacing w:line="197" w:lineRule="exact"/>
              <w:ind w:right="402"/>
              <w:jc w:val="right"/>
              <w:rPr>
                <w:sz w:val="18"/>
                <w:lang w:val="en-GB"/>
              </w:rPr>
            </w:pPr>
            <w:r w:rsidRPr="00D516D6">
              <w:rPr>
                <w:spacing w:val="-4"/>
                <w:sz w:val="18"/>
                <w:lang w:val="en-GB"/>
              </w:rPr>
              <w:t>0.78</w:t>
            </w:r>
          </w:p>
        </w:tc>
        <w:tc>
          <w:tcPr>
            <w:tcW w:w="1128" w:type="dxa"/>
          </w:tcPr>
          <w:p w14:paraId="07F98780" w14:textId="77777777" w:rsidR="00AF779A" w:rsidRPr="00D516D6" w:rsidRDefault="00E9277B">
            <w:pPr>
              <w:pStyle w:val="TableParagraph"/>
              <w:spacing w:line="197" w:lineRule="exact"/>
              <w:ind w:left="402"/>
              <w:rPr>
                <w:sz w:val="18"/>
                <w:lang w:val="en-GB"/>
              </w:rPr>
            </w:pPr>
            <w:r w:rsidRPr="00D516D6">
              <w:rPr>
                <w:spacing w:val="-5"/>
                <w:w w:val="110"/>
                <w:sz w:val="18"/>
                <w:lang w:val="en-GB"/>
              </w:rPr>
              <w:t>Yes</w:t>
            </w:r>
          </w:p>
        </w:tc>
        <w:tc>
          <w:tcPr>
            <w:tcW w:w="1075" w:type="dxa"/>
          </w:tcPr>
          <w:p w14:paraId="0ACFE5F0" w14:textId="77777777" w:rsidR="00AF779A" w:rsidRPr="00D516D6" w:rsidRDefault="00E9277B">
            <w:pPr>
              <w:pStyle w:val="TableParagraph"/>
              <w:spacing w:line="197" w:lineRule="exact"/>
              <w:ind w:left="341"/>
              <w:rPr>
                <w:sz w:val="18"/>
                <w:lang w:val="en-GB"/>
              </w:rPr>
            </w:pPr>
            <w:r w:rsidRPr="00D516D6">
              <w:rPr>
                <w:spacing w:val="-4"/>
                <w:sz w:val="18"/>
                <w:lang w:val="en-GB"/>
              </w:rPr>
              <w:t>1.30</w:t>
            </w:r>
          </w:p>
        </w:tc>
        <w:tc>
          <w:tcPr>
            <w:tcW w:w="1128" w:type="dxa"/>
          </w:tcPr>
          <w:p w14:paraId="64B4D0A6" w14:textId="77777777" w:rsidR="00AF779A" w:rsidRPr="00D516D6" w:rsidRDefault="00E9277B">
            <w:pPr>
              <w:pStyle w:val="TableParagraph"/>
              <w:spacing w:line="197" w:lineRule="exact"/>
              <w:ind w:left="401"/>
              <w:rPr>
                <w:sz w:val="18"/>
                <w:lang w:val="en-GB"/>
              </w:rPr>
            </w:pPr>
            <w:r w:rsidRPr="00D516D6">
              <w:rPr>
                <w:spacing w:val="-5"/>
                <w:w w:val="110"/>
                <w:sz w:val="18"/>
                <w:lang w:val="en-GB"/>
              </w:rPr>
              <w:t>Yes</w:t>
            </w:r>
          </w:p>
        </w:tc>
        <w:tc>
          <w:tcPr>
            <w:tcW w:w="1076" w:type="dxa"/>
          </w:tcPr>
          <w:p w14:paraId="07B54D72" w14:textId="77777777" w:rsidR="00AF779A" w:rsidRPr="00D516D6" w:rsidRDefault="00E9277B">
            <w:pPr>
              <w:pStyle w:val="TableParagraph"/>
              <w:spacing w:line="197" w:lineRule="exact"/>
              <w:ind w:left="334" w:right="398"/>
              <w:jc w:val="center"/>
              <w:rPr>
                <w:sz w:val="18"/>
                <w:lang w:val="en-GB"/>
              </w:rPr>
            </w:pPr>
            <w:r w:rsidRPr="00D516D6">
              <w:rPr>
                <w:spacing w:val="-4"/>
                <w:sz w:val="18"/>
                <w:lang w:val="en-GB"/>
              </w:rPr>
              <w:t>3.68</w:t>
            </w:r>
          </w:p>
        </w:tc>
        <w:tc>
          <w:tcPr>
            <w:tcW w:w="1128" w:type="dxa"/>
          </w:tcPr>
          <w:p w14:paraId="5168B96C" w14:textId="77777777" w:rsidR="00AF779A" w:rsidRPr="00D516D6" w:rsidRDefault="00E9277B">
            <w:pPr>
              <w:pStyle w:val="TableParagraph"/>
              <w:spacing w:line="197" w:lineRule="exact"/>
              <w:ind w:left="399"/>
              <w:rPr>
                <w:sz w:val="18"/>
                <w:lang w:val="en-GB"/>
              </w:rPr>
            </w:pPr>
            <w:r w:rsidRPr="00D516D6">
              <w:rPr>
                <w:spacing w:val="-5"/>
                <w:w w:val="110"/>
                <w:sz w:val="18"/>
                <w:lang w:val="en-GB"/>
              </w:rPr>
              <w:t>Yes</w:t>
            </w:r>
          </w:p>
        </w:tc>
        <w:tc>
          <w:tcPr>
            <w:tcW w:w="1077" w:type="dxa"/>
          </w:tcPr>
          <w:p w14:paraId="399E481D" w14:textId="77777777" w:rsidR="00AF779A" w:rsidRPr="00D516D6" w:rsidRDefault="00E9277B">
            <w:pPr>
              <w:pStyle w:val="TableParagraph"/>
              <w:spacing w:line="197" w:lineRule="exact"/>
              <w:ind w:left="338"/>
              <w:rPr>
                <w:sz w:val="18"/>
                <w:lang w:val="en-GB"/>
              </w:rPr>
            </w:pPr>
            <w:r w:rsidRPr="00D516D6">
              <w:rPr>
                <w:spacing w:val="-4"/>
                <w:sz w:val="18"/>
                <w:lang w:val="en-GB"/>
              </w:rPr>
              <w:t>1.79</w:t>
            </w:r>
          </w:p>
        </w:tc>
        <w:tc>
          <w:tcPr>
            <w:tcW w:w="1051" w:type="dxa"/>
          </w:tcPr>
          <w:p w14:paraId="08415F40" w14:textId="77777777" w:rsidR="00AF779A" w:rsidRPr="00D516D6" w:rsidRDefault="00E9277B">
            <w:pPr>
              <w:pStyle w:val="TableParagraph"/>
              <w:spacing w:line="197" w:lineRule="exact"/>
              <w:ind w:left="377" w:right="375"/>
              <w:jc w:val="center"/>
              <w:rPr>
                <w:sz w:val="18"/>
                <w:lang w:val="en-GB"/>
              </w:rPr>
            </w:pPr>
            <w:r w:rsidRPr="00D516D6">
              <w:rPr>
                <w:spacing w:val="-5"/>
                <w:w w:val="110"/>
                <w:sz w:val="18"/>
                <w:lang w:val="en-GB"/>
              </w:rPr>
              <w:t>Yes</w:t>
            </w:r>
          </w:p>
        </w:tc>
      </w:tr>
      <w:tr w:rsidR="00AF779A" w:rsidRPr="00D516D6" w14:paraId="2000C8B9" w14:textId="77777777">
        <w:trPr>
          <w:trHeight w:val="220"/>
        </w:trPr>
        <w:tc>
          <w:tcPr>
            <w:tcW w:w="524" w:type="dxa"/>
          </w:tcPr>
          <w:p w14:paraId="5E5E4524" w14:textId="77777777" w:rsidR="00AF779A" w:rsidRPr="00D516D6" w:rsidRDefault="00E9277B">
            <w:pPr>
              <w:pStyle w:val="TableParagraph"/>
              <w:spacing w:line="201" w:lineRule="exact"/>
              <w:ind w:right="214"/>
              <w:jc w:val="right"/>
              <w:rPr>
                <w:sz w:val="18"/>
                <w:lang w:val="en-GB"/>
              </w:rPr>
            </w:pPr>
            <w:r w:rsidRPr="00D516D6">
              <w:rPr>
                <w:w w:val="101"/>
                <w:sz w:val="18"/>
                <w:lang w:val="en-GB"/>
              </w:rPr>
              <w:t>5</w:t>
            </w:r>
          </w:p>
        </w:tc>
        <w:tc>
          <w:tcPr>
            <w:tcW w:w="1153" w:type="dxa"/>
          </w:tcPr>
          <w:p w14:paraId="618F5CA7" w14:textId="77777777" w:rsidR="00AF779A" w:rsidRPr="00D516D6" w:rsidRDefault="00E9277B">
            <w:pPr>
              <w:pStyle w:val="TableParagraph"/>
              <w:spacing w:line="201" w:lineRule="exact"/>
              <w:ind w:right="402"/>
              <w:jc w:val="right"/>
              <w:rPr>
                <w:sz w:val="18"/>
                <w:lang w:val="en-GB"/>
              </w:rPr>
            </w:pPr>
            <w:r w:rsidRPr="00D516D6">
              <w:rPr>
                <w:spacing w:val="-4"/>
                <w:sz w:val="18"/>
                <w:lang w:val="en-GB"/>
              </w:rPr>
              <w:t>1.02</w:t>
            </w:r>
          </w:p>
        </w:tc>
        <w:tc>
          <w:tcPr>
            <w:tcW w:w="1128" w:type="dxa"/>
          </w:tcPr>
          <w:p w14:paraId="53E2660F" w14:textId="77777777" w:rsidR="00AF779A" w:rsidRPr="00D516D6" w:rsidRDefault="00E9277B">
            <w:pPr>
              <w:pStyle w:val="TableParagraph"/>
              <w:spacing w:line="201" w:lineRule="exact"/>
              <w:ind w:left="402"/>
              <w:rPr>
                <w:sz w:val="18"/>
                <w:lang w:val="en-GB"/>
              </w:rPr>
            </w:pPr>
            <w:r w:rsidRPr="00D516D6">
              <w:rPr>
                <w:spacing w:val="-5"/>
                <w:w w:val="110"/>
                <w:sz w:val="18"/>
                <w:lang w:val="en-GB"/>
              </w:rPr>
              <w:t>Yes</w:t>
            </w:r>
          </w:p>
        </w:tc>
        <w:tc>
          <w:tcPr>
            <w:tcW w:w="1075" w:type="dxa"/>
          </w:tcPr>
          <w:p w14:paraId="2F721CCD" w14:textId="77777777" w:rsidR="00AF779A" w:rsidRPr="00D516D6" w:rsidRDefault="00E9277B">
            <w:pPr>
              <w:pStyle w:val="TableParagraph"/>
              <w:spacing w:line="201" w:lineRule="exact"/>
              <w:ind w:left="341"/>
              <w:rPr>
                <w:sz w:val="18"/>
                <w:lang w:val="en-GB"/>
              </w:rPr>
            </w:pPr>
            <w:r w:rsidRPr="00D516D6">
              <w:rPr>
                <w:spacing w:val="-4"/>
                <w:sz w:val="18"/>
                <w:lang w:val="en-GB"/>
              </w:rPr>
              <w:t>0.78</w:t>
            </w:r>
          </w:p>
        </w:tc>
        <w:tc>
          <w:tcPr>
            <w:tcW w:w="1128" w:type="dxa"/>
          </w:tcPr>
          <w:p w14:paraId="47C7A5A9" w14:textId="77777777" w:rsidR="00AF779A" w:rsidRPr="00D516D6" w:rsidRDefault="00E9277B">
            <w:pPr>
              <w:pStyle w:val="TableParagraph"/>
              <w:spacing w:line="201" w:lineRule="exact"/>
              <w:ind w:left="401"/>
              <w:rPr>
                <w:sz w:val="18"/>
                <w:lang w:val="en-GB"/>
              </w:rPr>
            </w:pPr>
            <w:r w:rsidRPr="00D516D6">
              <w:rPr>
                <w:spacing w:val="-5"/>
                <w:w w:val="110"/>
                <w:sz w:val="18"/>
                <w:lang w:val="en-GB"/>
              </w:rPr>
              <w:t>Yes</w:t>
            </w:r>
          </w:p>
        </w:tc>
        <w:tc>
          <w:tcPr>
            <w:tcW w:w="1076" w:type="dxa"/>
          </w:tcPr>
          <w:p w14:paraId="512B1F48" w14:textId="77777777" w:rsidR="00AF779A" w:rsidRPr="00D516D6" w:rsidRDefault="00E9277B">
            <w:pPr>
              <w:pStyle w:val="TableParagraph"/>
              <w:spacing w:line="201" w:lineRule="exact"/>
              <w:ind w:left="334" w:right="398"/>
              <w:jc w:val="center"/>
              <w:rPr>
                <w:sz w:val="18"/>
                <w:lang w:val="en-GB"/>
              </w:rPr>
            </w:pPr>
            <w:r w:rsidRPr="00D516D6">
              <w:rPr>
                <w:spacing w:val="-4"/>
                <w:sz w:val="18"/>
                <w:lang w:val="en-GB"/>
              </w:rPr>
              <w:t>2.24</w:t>
            </w:r>
          </w:p>
        </w:tc>
        <w:tc>
          <w:tcPr>
            <w:tcW w:w="1128" w:type="dxa"/>
          </w:tcPr>
          <w:p w14:paraId="7E5BF3A8" w14:textId="77777777" w:rsidR="00AF779A" w:rsidRPr="00D516D6" w:rsidRDefault="00E9277B">
            <w:pPr>
              <w:pStyle w:val="TableParagraph"/>
              <w:spacing w:line="201" w:lineRule="exact"/>
              <w:ind w:left="399"/>
              <w:rPr>
                <w:sz w:val="18"/>
                <w:lang w:val="en-GB"/>
              </w:rPr>
            </w:pPr>
            <w:r w:rsidRPr="00D516D6">
              <w:rPr>
                <w:spacing w:val="-5"/>
                <w:w w:val="110"/>
                <w:sz w:val="18"/>
                <w:lang w:val="en-GB"/>
              </w:rPr>
              <w:t>Yes</w:t>
            </w:r>
          </w:p>
        </w:tc>
        <w:tc>
          <w:tcPr>
            <w:tcW w:w="1077" w:type="dxa"/>
          </w:tcPr>
          <w:p w14:paraId="289F6074" w14:textId="77777777" w:rsidR="00AF779A" w:rsidRPr="00D516D6" w:rsidRDefault="00E9277B">
            <w:pPr>
              <w:pStyle w:val="TableParagraph"/>
              <w:spacing w:line="201" w:lineRule="exact"/>
              <w:ind w:left="338"/>
              <w:rPr>
                <w:sz w:val="18"/>
                <w:lang w:val="en-GB"/>
              </w:rPr>
            </w:pPr>
            <w:r w:rsidRPr="00D516D6">
              <w:rPr>
                <w:spacing w:val="-4"/>
                <w:sz w:val="18"/>
                <w:lang w:val="en-GB"/>
              </w:rPr>
              <w:t>0.00</w:t>
            </w:r>
          </w:p>
        </w:tc>
        <w:tc>
          <w:tcPr>
            <w:tcW w:w="1051" w:type="dxa"/>
          </w:tcPr>
          <w:p w14:paraId="054415B1" w14:textId="77777777" w:rsidR="00AF779A" w:rsidRPr="00D516D6" w:rsidRDefault="00E9277B">
            <w:pPr>
              <w:pStyle w:val="TableParagraph"/>
              <w:spacing w:line="201" w:lineRule="exact"/>
              <w:ind w:left="377" w:right="374"/>
              <w:jc w:val="center"/>
              <w:rPr>
                <w:b/>
                <w:sz w:val="18"/>
                <w:lang w:val="en-GB"/>
              </w:rPr>
            </w:pPr>
            <w:r w:rsidRPr="00D516D6">
              <w:rPr>
                <w:b/>
                <w:spacing w:val="-5"/>
                <w:w w:val="105"/>
                <w:sz w:val="18"/>
                <w:lang w:val="en-GB"/>
              </w:rPr>
              <w:t>No</w:t>
            </w:r>
          </w:p>
        </w:tc>
      </w:tr>
      <w:tr w:rsidR="00AF779A" w:rsidRPr="00D516D6" w14:paraId="0C79210E" w14:textId="77777777">
        <w:trPr>
          <w:trHeight w:val="219"/>
        </w:trPr>
        <w:tc>
          <w:tcPr>
            <w:tcW w:w="524" w:type="dxa"/>
          </w:tcPr>
          <w:p w14:paraId="59211522" w14:textId="77777777" w:rsidR="00AF779A" w:rsidRPr="00D516D6" w:rsidRDefault="00E9277B">
            <w:pPr>
              <w:pStyle w:val="TableParagraph"/>
              <w:spacing w:line="199" w:lineRule="exact"/>
              <w:ind w:right="214"/>
              <w:jc w:val="right"/>
              <w:rPr>
                <w:sz w:val="18"/>
                <w:lang w:val="en-GB"/>
              </w:rPr>
            </w:pPr>
            <w:r w:rsidRPr="00D516D6">
              <w:rPr>
                <w:w w:val="101"/>
                <w:sz w:val="18"/>
                <w:lang w:val="en-GB"/>
              </w:rPr>
              <w:t>6</w:t>
            </w:r>
          </w:p>
        </w:tc>
        <w:tc>
          <w:tcPr>
            <w:tcW w:w="1153" w:type="dxa"/>
          </w:tcPr>
          <w:p w14:paraId="65348E78" w14:textId="77777777" w:rsidR="00AF779A" w:rsidRPr="00D516D6" w:rsidRDefault="00E9277B">
            <w:pPr>
              <w:pStyle w:val="TableParagraph"/>
              <w:spacing w:line="199" w:lineRule="exact"/>
              <w:ind w:right="402"/>
              <w:jc w:val="right"/>
              <w:rPr>
                <w:sz w:val="18"/>
                <w:lang w:val="en-GB"/>
              </w:rPr>
            </w:pPr>
            <w:r w:rsidRPr="00D516D6">
              <w:rPr>
                <w:spacing w:val="-4"/>
                <w:sz w:val="18"/>
                <w:lang w:val="en-GB"/>
              </w:rPr>
              <w:t>0.88</w:t>
            </w:r>
          </w:p>
        </w:tc>
        <w:tc>
          <w:tcPr>
            <w:tcW w:w="1128" w:type="dxa"/>
          </w:tcPr>
          <w:p w14:paraId="2C4A789F" w14:textId="77777777" w:rsidR="00AF779A" w:rsidRPr="00D516D6" w:rsidRDefault="00E9277B">
            <w:pPr>
              <w:pStyle w:val="TableParagraph"/>
              <w:spacing w:line="199" w:lineRule="exact"/>
              <w:ind w:left="402"/>
              <w:rPr>
                <w:sz w:val="18"/>
                <w:lang w:val="en-GB"/>
              </w:rPr>
            </w:pPr>
            <w:r w:rsidRPr="00D516D6">
              <w:rPr>
                <w:spacing w:val="-5"/>
                <w:w w:val="110"/>
                <w:sz w:val="18"/>
                <w:lang w:val="en-GB"/>
              </w:rPr>
              <w:t>Yes</w:t>
            </w:r>
          </w:p>
        </w:tc>
        <w:tc>
          <w:tcPr>
            <w:tcW w:w="1075" w:type="dxa"/>
          </w:tcPr>
          <w:p w14:paraId="40023C3C" w14:textId="77777777" w:rsidR="00AF779A" w:rsidRPr="00D516D6" w:rsidRDefault="00E9277B">
            <w:pPr>
              <w:pStyle w:val="TableParagraph"/>
              <w:spacing w:line="199" w:lineRule="exact"/>
              <w:ind w:left="341"/>
              <w:rPr>
                <w:sz w:val="18"/>
                <w:lang w:val="en-GB"/>
              </w:rPr>
            </w:pPr>
            <w:r w:rsidRPr="00D516D6">
              <w:rPr>
                <w:spacing w:val="-4"/>
                <w:sz w:val="18"/>
                <w:lang w:val="en-GB"/>
              </w:rPr>
              <w:t>1.01</w:t>
            </w:r>
          </w:p>
        </w:tc>
        <w:tc>
          <w:tcPr>
            <w:tcW w:w="1128" w:type="dxa"/>
          </w:tcPr>
          <w:p w14:paraId="30CDA6C9" w14:textId="77777777" w:rsidR="00AF779A" w:rsidRPr="00D516D6" w:rsidRDefault="00E9277B">
            <w:pPr>
              <w:pStyle w:val="TableParagraph"/>
              <w:spacing w:line="199" w:lineRule="exact"/>
              <w:ind w:left="416"/>
              <w:rPr>
                <w:b/>
                <w:sz w:val="18"/>
                <w:lang w:val="en-GB"/>
              </w:rPr>
            </w:pPr>
            <w:r w:rsidRPr="00D516D6">
              <w:rPr>
                <w:b/>
                <w:spacing w:val="-5"/>
                <w:w w:val="105"/>
                <w:sz w:val="18"/>
                <w:lang w:val="en-GB"/>
              </w:rPr>
              <w:t>No</w:t>
            </w:r>
          </w:p>
        </w:tc>
        <w:tc>
          <w:tcPr>
            <w:tcW w:w="1076" w:type="dxa"/>
          </w:tcPr>
          <w:p w14:paraId="5C843074" w14:textId="77777777" w:rsidR="00AF779A" w:rsidRPr="00D516D6" w:rsidRDefault="00E9277B">
            <w:pPr>
              <w:pStyle w:val="TableParagraph"/>
              <w:spacing w:line="199" w:lineRule="exact"/>
              <w:ind w:left="334" w:right="398"/>
              <w:jc w:val="center"/>
              <w:rPr>
                <w:sz w:val="18"/>
                <w:lang w:val="en-GB"/>
              </w:rPr>
            </w:pPr>
            <w:r w:rsidRPr="00D516D6">
              <w:rPr>
                <w:spacing w:val="-4"/>
                <w:sz w:val="18"/>
                <w:lang w:val="en-GB"/>
              </w:rPr>
              <w:t>2.63</w:t>
            </w:r>
          </w:p>
        </w:tc>
        <w:tc>
          <w:tcPr>
            <w:tcW w:w="1128" w:type="dxa"/>
          </w:tcPr>
          <w:p w14:paraId="5643BE43" w14:textId="77777777" w:rsidR="00AF779A" w:rsidRPr="00D516D6" w:rsidRDefault="00E9277B">
            <w:pPr>
              <w:pStyle w:val="TableParagraph"/>
              <w:spacing w:line="199" w:lineRule="exact"/>
              <w:ind w:left="399"/>
              <w:rPr>
                <w:sz w:val="18"/>
                <w:lang w:val="en-GB"/>
              </w:rPr>
            </w:pPr>
            <w:r w:rsidRPr="00D516D6">
              <w:rPr>
                <w:spacing w:val="-5"/>
                <w:w w:val="110"/>
                <w:sz w:val="18"/>
                <w:lang w:val="en-GB"/>
              </w:rPr>
              <w:t>Yes</w:t>
            </w:r>
          </w:p>
        </w:tc>
        <w:tc>
          <w:tcPr>
            <w:tcW w:w="1077" w:type="dxa"/>
          </w:tcPr>
          <w:p w14:paraId="7FE6EE4C" w14:textId="77777777" w:rsidR="00AF779A" w:rsidRPr="00D516D6" w:rsidRDefault="00E9277B">
            <w:pPr>
              <w:pStyle w:val="TableParagraph"/>
              <w:spacing w:line="199" w:lineRule="exact"/>
              <w:ind w:left="339"/>
              <w:rPr>
                <w:sz w:val="18"/>
                <w:lang w:val="en-GB"/>
              </w:rPr>
            </w:pPr>
            <w:r w:rsidRPr="00D516D6">
              <w:rPr>
                <w:spacing w:val="-4"/>
                <w:sz w:val="18"/>
                <w:lang w:val="en-GB"/>
              </w:rPr>
              <w:t>1.98</w:t>
            </w:r>
          </w:p>
        </w:tc>
        <w:tc>
          <w:tcPr>
            <w:tcW w:w="1051" w:type="dxa"/>
          </w:tcPr>
          <w:p w14:paraId="5950D145" w14:textId="77777777" w:rsidR="00AF779A" w:rsidRPr="00D516D6" w:rsidRDefault="00E9277B">
            <w:pPr>
              <w:pStyle w:val="TableParagraph"/>
              <w:spacing w:line="199" w:lineRule="exact"/>
              <w:ind w:left="377" w:right="375"/>
              <w:jc w:val="center"/>
              <w:rPr>
                <w:sz w:val="18"/>
                <w:lang w:val="en-GB"/>
              </w:rPr>
            </w:pPr>
            <w:r w:rsidRPr="00D516D6">
              <w:rPr>
                <w:spacing w:val="-5"/>
                <w:w w:val="110"/>
                <w:sz w:val="18"/>
                <w:lang w:val="en-GB"/>
              </w:rPr>
              <w:t>Yes</w:t>
            </w:r>
          </w:p>
        </w:tc>
      </w:tr>
      <w:tr w:rsidR="00AF779A" w:rsidRPr="00D516D6" w14:paraId="735631C3" w14:textId="77777777">
        <w:trPr>
          <w:trHeight w:val="220"/>
        </w:trPr>
        <w:tc>
          <w:tcPr>
            <w:tcW w:w="524" w:type="dxa"/>
          </w:tcPr>
          <w:p w14:paraId="1DF5D986" w14:textId="77777777" w:rsidR="00AF779A" w:rsidRPr="00D516D6" w:rsidRDefault="00E9277B">
            <w:pPr>
              <w:pStyle w:val="TableParagraph"/>
              <w:spacing w:line="200" w:lineRule="exact"/>
              <w:ind w:right="214"/>
              <w:jc w:val="right"/>
              <w:rPr>
                <w:sz w:val="18"/>
                <w:lang w:val="en-GB"/>
              </w:rPr>
            </w:pPr>
            <w:r w:rsidRPr="00D516D6">
              <w:rPr>
                <w:w w:val="101"/>
                <w:sz w:val="18"/>
                <w:lang w:val="en-GB"/>
              </w:rPr>
              <w:t>7</w:t>
            </w:r>
          </w:p>
        </w:tc>
        <w:tc>
          <w:tcPr>
            <w:tcW w:w="1153" w:type="dxa"/>
          </w:tcPr>
          <w:p w14:paraId="7BA6AF6F" w14:textId="77777777" w:rsidR="00AF779A" w:rsidRPr="00D516D6" w:rsidRDefault="00E9277B">
            <w:pPr>
              <w:pStyle w:val="TableParagraph"/>
              <w:spacing w:line="200" w:lineRule="exact"/>
              <w:ind w:right="402"/>
              <w:jc w:val="right"/>
              <w:rPr>
                <w:sz w:val="18"/>
                <w:lang w:val="en-GB"/>
              </w:rPr>
            </w:pPr>
            <w:r w:rsidRPr="00D516D6">
              <w:rPr>
                <w:spacing w:val="-4"/>
                <w:sz w:val="18"/>
                <w:lang w:val="en-GB"/>
              </w:rPr>
              <w:t>0.53</w:t>
            </w:r>
          </w:p>
        </w:tc>
        <w:tc>
          <w:tcPr>
            <w:tcW w:w="1128" w:type="dxa"/>
          </w:tcPr>
          <w:p w14:paraId="44A539A6" w14:textId="77777777" w:rsidR="00AF779A" w:rsidRPr="00D516D6" w:rsidRDefault="00E9277B">
            <w:pPr>
              <w:pStyle w:val="TableParagraph"/>
              <w:spacing w:line="200" w:lineRule="exact"/>
              <w:ind w:left="402"/>
              <w:rPr>
                <w:sz w:val="18"/>
                <w:lang w:val="en-GB"/>
              </w:rPr>
            </w:pPr>
            <w:r w:rsidRPr="00D516D6">
              <w:rPr>
                <w:spacing w:val="-5"/>
                <w:w w:val="110"/>
                <w:sz w:val="18"/>
                <w:lang w:val="en-GB"/>
              </w:rPr>
              <w:t>Yes</w:t>
            </w:r>
          </w:p>
        </w:tc>
        <w:tc>
          <w:tcPr>
            <w:tcW w:w="1075" w:type="dxa"/>
          </w:tcPr>
          <w:p w14:paraId="11A166C1" w14:textId="77777777" w:rsidR="00AF779A" w:rsidRPr="00D516D6" w:rsidRDefault="00E9277B">
            <w:pPr>
              <w:pStyle w:val="TableParagraph"/>
              <w:spacing w:line="200" w:lineRule="exact"/>
              <w:ind w:left="341"/>
              <w:rPr>
                <w:sz w:val="18"/>
                <w:lang w:val="en-GB"/>
              </w:rPr>
            </w:pPr>
            <w:r w:rsidRPr="00D516D6">
              <w:rPr>
                <w:spacing w:val="-4"/>
                <w:sz w:val="18"/>
                <w:lang w:val="en-GB"/>
              </w:rPr>
              <w:t>1.23</w:t>
            </w:r>
          </w:p>
        </w:tc>
        <w:tc>
          <w:tcPr>
            <w:tcW w:w="1128" w:type="dxa"/>
          </w:tcPr>
          <w:p w14:paraId="77EFBE98" w14:textId="77777777" w:rsidR="00AF779A" w:rsidRPr="00D516D6" w:rsidRDefault="00E9277B">
            <w:pPr>
              <w:pStyle w:val="TableParagraph"/>
              <w:spacing w:line="200" w:lineRule="exact"/>
              <w:ind w:left="401"/>
              <w:rPr>
                <w:sz w:val="18"/>
                <w:lang w:val="en-GB"/>
              </w:rPr>
            </w:pPr>
            <w:r w:rsidRPr="00D516D6">
              <w:rPr>
                <w:spacing w:val="-5"/>
                <w:w w:val="110"/>
                <w:sz w:val="18"/>
                <w:lang w:val="en-GB"/>
              </w:rPr>
              <w:t>Yes</w:t>
            </w:r>
          </w:p>
        </w:tc>
        <w:tc>
          <w:tcPr>
            <w:tcW w:w="1076" w:type="dxa"/>
          </w:tcPr>
          <w:p w14:paraId="436FCE2C" w14:textId="77777777" w:rsidR="00AF779A" w:rsidRPr="00D516D6" w:rsidRDefault="00E9277B">
            <w:pPr>
              <w:pStyle w:val="TableParagraph"/>
              <w:spacing w:line="200" w:lineRule="exact"/>
              <w:ind w:left="334" w:right="398"/>
              <w:jc w:val="center"/>
              <w:rPr>
                <w:sz w:val="18"/>
                <w:lang w:val="en-GB"/>
              </w:rPr>
            </w:pPr>
            <w:r w:rsidRPr="00D516D6">
              <w:rPr>
                <w:spacing w:val="-4"/>
                <w:sz w:val="18"/>
                <w:lang w:val="en-GB"/>
              </w:rPr>
              <w:t>0.00</w:t>
            </w:r>
          </w:p>
        </w:tc>
        <w:tc>
          <w:tcPr>
            <w:tcW w:w="1128" w:type="dxa"/>
          </w:tcPr>
          <w:p w14:paraId="334538B0" w14:textId="77777777" w:rsidR="00AF779A" w:rsidRPr="00D516D6" w:rsidRDefault="00E9277B">
            <w:pPr>
              <w:pStyle w:val="TableParagraph"/>
              <w:spacing w:line="200" w:lineRule="exact"/>
              <w:ind w:left="414"/>
              <w:rPr>
                <w:b/>
                <w:sz w:val="18"/>
                <w:lang w:val="en-GB"/>
              </w:rPr>
            </w:pPr>
            <w:r w:rsidRPr="00D516D6">
              <w:rPr>
                <w:b/>
                <w:spacing w:val="-5"/>
                <w:w w:val="105"/>
                <w:sz w:val="18"/>
                <w:lang w:val="en-GB"/>
              </w:rPr>
              <w:t>No</w:t>
            </w:r>
          </w:p>
        </w:tc>
        <w:tc>
          <w:tcPr>
            <w:tcW w:w="1077" w:type="dxa"/>
          </w:tcPr>
          <w:p w14:paraId="019C9574" w14:textId="77777777" w:rsidR="00AF779A" w:rsidRPr="00D516D6" w:rsidRDefault="00E9277B">
            <w:pPr>
              <w:pStyle w:val="TableParagraph"/>
              <w:spacing w:line="200" w:lineRule="exact"/>
              <w:ind w:left="339"/>
              <w:rPr>
                <w:sz w:val="18"/>
                <w:lang w:val="en-GB"/>
              </w:rPr>
            </w:pPr>
            <w:r w:rsidRPr="00D516D6">
              <w:rPr>
                <w:spacing w:val="-4"/>
                <w:sz w:val="18"/>
                <w:lang w:val="en-GB"/>
              </w:rPr>
              <w:t>1.73</w:t>
            </w:r>
          </w:p>
        </w:tc>
        <w:tc>
          <w:tcPr>
            <w:tcW w:w="1051" w:type="dxa"/>
          </w:tcPr>
          <w:p w14:paraId="6F1E2AA0" w14:textId="77777777" w:rsidR="00AF779A" w:rsidRPr="00D516D6" w:rsidRDefault="00E9277B">
            <w:pPr>
              <w:pStyle w:val="TableParagraph"/>
              <w:spacing w:line="200" w:lineRule="exact"/>
              <w:ind w:left="377" w:right="375"/>
              <w:jc w:val="center"/>
              <w:rPr>
                <w:sz w:val="18"/>
                <w:lang w:val="en-GB"/>
              </w:rPr>
            </w:pPr>
            <w:r w:rsidRPr="00D516D6">
              <w:rPr>
                <w:spacing w:val="-5"/>
                <w:w w:val="110"/>
                <w:sz w:val="18"/>
                <w:lang w:val="en-GB"/>
              </w:rPr>
              <w:t>Yes</w:t>
            </w:r>
          </w:p>
        </w:tc>
      </w:tr>
      <w:tr w:rsidR="00AF779A" w:rsidRPr="00D516D6" w14:paraId="5F2FE0D6" w14:textId="77777777">
        <w:trPr>
          <w:trHeight w:val="217"/>
        </w:trPr>
        <w:tc>
          <w:tcPr>
            <w:tcW w:w="524" w:type="dxa"/>
          </w:tcPr>
          <w:p w14:paraId="4CBFF1F6" w14:textId="77777777" w:rsidR="00AF779A" w:rsidRPr="00D516D6" w:rsidRDefault="00E9277B">
            <w:pPr>
              <w:pStyle w:val="TableParagraph"/>
              <w:spacing w:line="198" w:lineRule="exact"/>
              <w:ind w:right="214"/>
              <w:jc w:val="right"/>
              <w:rPr>
                <w:sz w:val="18"/>
                <w:lang w:val="en-GB"/>
              </w:rPr>
            </w:pPr>
            <w:r w:rsidRPr="00D516D6">
              <w:rPr>
                <w:w w:val="101"/>
                <w:sz w:val="18"/>
                <w:lang w:val="en-GB"/>
              </w:rPr>
              <w:t>8</w:t>
            </w:r>
          </w:p>
        </w:tc>
        <w:tc>
          <w:tcPr>
            <w:tcW w:w="1153" w:type="dxa"/>
          </w:tcPr>
          <w:p w14:paraId="7AB24866" w14:textId="77777777" w:rsidR="00AF779A" w:rsidRPr="00D516D6" w:rsidRDefault="00E9277B">
            <w:pPr>
              <w:pStyle w:val="TableParagraph"/>
              <w:spacing w:line="198" w:lineRule="exact"/>
              <w:ind w:right="402"/>
              <w:jc w:val="right"/>
              <w:rPr>
                <w:sz w:val="18"/>
                <w:lang w:val="en-GB"/>
              </w:rPr>
            </w:pPr>
            <w:r w:rsidRPr="00D516D6">
              <w:rPr>
                <w:spacing w:val="-4"/>
                <w:sz w:val="18"/>
                <w:lang w:val="en-GB"/>
              </w:rPr>
              <w:t>1.20</w:t>
            </w:r>
          </w:p>
        </w:tc>
        <w:tc>
          <w:tcPr>
            <w:tcW w:w="1128" w:type="dxa"/>
          </w:tcPr>
          <w:p w14:paraId="24906FAF" w14:textId="77777777" w:rsidR="00AF779A" w:rsidRPr="00D516D6" w:rsidRDefault="00E9277B">
            <w:pPr>
              <w:pStyle w:val="TableParagraph"/>
              <w:spacing w:line="198" w:lineRule="exact"/>
              <w:ind w:left="402"/>
              <w:rPr>
                <w:sz w:val="18"/>
                <w:lang w:val="en-GB"/>
              </w:rPr>
            </w:pPr>
            <w:r w:rsidRPr="00D516D6">
              <w:rPr>
                <w:spacing w:val="-5"/>
                <w:w w:val="110"/>
                <w:sz w:val="18"/>
                <w:lang w:val="en-GB"/>
              </w:rPr>
              <w:t>Yes</w:t>
            </w:r>
          </w:p>
        </w:tc>
        <w:tc>
          <w:tcPr>
            <w:tcW w:w="1075" w:type="dxa"/>
          </w:tcPr>
          <w:p w14:paraId="54196583" w14:textId="77777777" w:rsidR="00AF779A" w:rsidRPr="00D516D6" w:rsidRDefault="00E9277B">
            <w:pPr>
              <w:pStyle w:val="TableParagraph"/>
              <w:spacing w:line="198" w:lineRule="exact"/>
              <w:ind w:left="341"/>
              <w:rPr>
                <w:sz w:val="18"/>
                <w:lang w:val="en-GB"/>
              </w:rPr>
            </w:pPr>
            <w:r w:rsidRPr="00D516D6">
              <w:rPr>
                <w:spacing w:val="-4"/>
                <w:sz w:val="18"/>
                <w:lang w:val="en-GB"/>
              </w:rPr>
              <w:t>0.97</w:t>
            </w:r>
          </w:p>
        </w:tc>
        <w:tc>
          <w:tcPr>
            <w:tcW w:w="1128" w:type="dxa"/>
          </w:tcPr>
          <w:p w14:paraId="6D5843BB" w14:textId="77777777" w:rsidR="00AF779A" w:rsidRPr="00D516D6" w:rsidRDefault="00E9277B">
            <w:pPr>
              <w:pStyle w:val="TableParagraph"/>
              <w:spacing w:line="198" w:lineRule="exact"/>
              <w:ind w:left="401"/>
              <w:rPr>
                <w:sz w:val="18"/>
                <w:lang w:val="en-GB"/>
              </w:rPr>
            </w:pPr>
            <w:r w:rsidRPr="00D516D6">
              <w:rPr>
                <w:spacing w:val="-5"/>
                <w:w w:val="110"/>
                <w:sz w:val="18"/>
                <w:lang w:val="en-GB"/>
              </w:rPr>
              <w:t>Yes</w:t>
            </w:r>
          </w:p>
        </w:tc>
        <w:tc>
          <w:tcPr>
            <w:tcW w:w="1076" w:type="dxa"/>
          </w:tcPr>
          <w:p w14:paraId="6E2B4169" w14:textId="77777777" w:rsidR="00AF779A" w:rsidRPr="00D516D6" w:rsidRDefault="00E9277B">
            <w:pPr>
              <w:pStyle w:val="TableParagraph"/>
              <w:spacing w:line="198" w:lineRule="exact"/>
              <w:ind w:left="334" w:right="398"/>
              <w:jc w:val="center"/>
              <w:rPr>
                <w:sz w:val="18"/>
                <w:lang w:val="en-GB"/>
              </w:rPr>
            </w:pPr>
            <w:r w:rsidRPr="00D516D6">
              <w:rPr>
                <w:spacing w:val="-4"/>
                <w:sz w:val="18"/>
                <w:lang w:val="en-GB"/>
              </w:rPr>
              <w:t>2.03</w:t>
            </w:r>
          </w:p>
        </w:tc>
        <w:tc>
          <w:tcPr>
            <w:tcW w:w="1128" w:type="dxa"/>
          </w:tcPr>
          <w:p w14:paraId="0C794951" w14:textId="77777777" w:rsidR="00AF779A" w:rsidRPr="00D516D6" w:rsidRDefault="00E9277B">
            <w:pPr>
              <w:pStyle w:val="TableParagraph"/>
              <w:spacing w:line="198" w:lineRule="exact"/>
              <w:ind w:left="399"/>
              <w:rPr>
                <w:sz w:val="18"/>
                <w:lang w:val="en-GB"/>
              </w:rPr>
            </w:pPr>
            <w:r w:rsidRPr="00D516D6">
              <w:rPr>
                <w:spacing w:val="-5"/>
                <w:w w:val="110"/>
                <w:sz w:val="18"/>
                <w:lang w:val="en-GB"/>
              </w:rPr>
              <w:t>Yes</w:t>
            </w:r>
          </w:p>
        </w:tc>
        <w:tc>
          <w:tcPr>
            <w:tcW w:w="1077" w:type="dxa"/>
          </w:tcPr>
          <w:p w14:paraId="23FE58C2" w14:textId="77777777" w:rsidR="00AF779A" w:rsidRPr="00D516D6" w:rsidRDefault="00E9277B">
            <w:pPr>
              <w:pStyle w:val="TableParagraph"/>
              <w:spacing w:line="198" w:lineRule="exact"/>
              <w:ind w:left="338"/>
              <w:rPr>
                <w:sz w:val="18"/>
                <w:lang w:val="en-GB"/>
              </w:rPr>
            </w:pPr>
            <w:r w:rsidRPr="00D516D6">
              <w:rPr>
                <w:spacing w:val="-4"/>
                <w:sz w:val="18"/>
                <w:lang w:val="en-GB"/>
              </w:rPr>
              <w:t>2.05</w:t>
            </w:r>
          </w:p>
        </w:tc>
        <w:tc>
          <w:tcPr>
            <w:tcW w:w="1051" w:type="dxa"/>
          </w:tcPr>
          <w:p w14:paraId="6F9FC405" w14:textId="77777777" w:rsidR="00AF779A" w:rsidRPr="00D516D6" w:rsidRDefault="00E9277B">
            <w:pPr>
              <w:pStyle w:val="TableParagraph"/>
              <w:spacing w:line="198" w:lineRule="exact"/>
              <w:ind w:left="377" w:right="375"/>
              <w:jc w:val="center"/>
              <w:rPr>
                <w:sz w:val="18"/>
                <w:lang w:val="en-GB"/>
              </w:rPr>
            </w:pPr>
            <w:r w:rsidRPr="00D516D6">
              <w:rPr>
                <w:spacing w:val="-5"/>
                <w:w w:val="110"/>
                <w:sz w:val="18"/>
                <w:lang w:val="en-GB"/>
              </w:rPr>
              <w:t>Yes</w:t>
            </w:r>
          </w:p>
        </w:tc>
      </w:tr>
      <w:tr w:rsidR="00AF779A" w:rsidRPr="00D516D6" w14:paraId="5C57125C" w14:textId="77777777">
        <w:trPr>
          <w:trHeight w:val="219"/>
        </w:trPr>
        <w:tc>
          <w:tcPr>
            <w:tcW w:w="524" w:type="dxa"/>
          </w:tcPr>
          <w:p w14:paraId="4AD156AC" w14:textId="77777777" w:rsidR="00AF779A" w:rsidRPr="00D516D6" w:rsidRDefault="00E9277B">
            <w:pPr>
              <w:pStyle w:val="TableParagraph"/>
              <w:spacing w:line="199" w:lineRule="exact"/>
              <w:ind w:right="214"/>
              <w:jc w:val="right"/>
              <w:rPr>
                <w:sz w:val="18"/>
                <w:lang w:val="en-GB"/>
              </w:rPr>
            </w:pPr>
            <w:r w:rsidRPr="00D516D6">
              <w:rPr>
                <w:w w:val="101"/>
                <w:sz w:val="18"/>
                <w:lang w:val="en-GB"/>
              </w:rPr>
              <w:t>9</w:t>
            </w:r>
          </w:p>
        </w:tc>
        <w:tc>
          <w:tcPr>
            <w:tcW w:w="1153" w:type="dxa"/>
          </w:tcPr>
          <w:p w14:paraId="5BF6D1A9" w14:textId="77777777" w:rsidR="00AF779A" w:rsidRPr="00D516D6" w:rsidRDefault="00E9277B">
            <w:pPr>
              <w:pStyle w:val="TableParagraph"/>
              <w:spacing w:line="199" w:lineRule="exact"/>
              <w:ind w:right="402"/>
              <w:jc w:val="right"/>
              <w:rPr>
                <w:sz w:val="18"/>
                <w:lang w:val="en-GB"/>
              </w:rPr>
            </w:pPr>
            <w:r w:rsidRPr="00D516D6">
              <w:rPr>
                <w:spacing w:val="-4"/>
                <w:sz w:val="18"/>
                <w:lang w:val="en-GB"/>
              </w:rPr>
              <w:t>0.76</w:t>
            </w:r>
          </w:p>
        </w:tc>
        <w:tc>
          <w:tcPr>
            <w:tcW w:w="1128" w:type="dxa"/>
          </w:tcPr>
          <w:p w14:paraId="26D61DAF" w14:textId="77777777" w:rsidR="00AF779A" w:rsidRPr="00D516D6" w:rsidRDefault="00E9277B">
            <w:pPr>
              <w:pStyle w:val="TableParagraph"/>
              <w:spacing w:line="199" w:lineRule="exact"/>
              <w:ind w:left="402"/>
              <w:rPr>
                <w:sz w:val="18"/>
                <w:lang w:val="en-GB"/>
              </w:rPr>
            </w:pPr>
            <w:r w:rsidRPr="00D516D6">
              <w:rPr>
                <w:spacing w:val="-5"/>
                <w:w w:val="110"/>
                <w:sz w:val="18"/>
                <w:lang w:val="en-GB"/>
              </w:rPr>
              <w:t>Yes</w:t>
            </w:r>
          </w:p>
        </w:tc>
        <w:tc>
          <w:tcPr>
            <w:tcW w:w="1075" w:type="dxa"/>
          </w:tcPr>
          <w:p w14:paraId="7F3D7B84" w14:textId="77777777" w:rsidR="00AF779A" w:rsidRPr="00D516D6" w:rsidRDefault="00E9277B">
            <w:pPr>
              <w:pStyle w:val="TableParagraph"/>
              <w:spacing w:line="199" w:lineRule="exact"/>
              <w:ind w:left="341"/>
              <w:rPr>
                <w:sz w:val="18"/>
                <w:lang w:val="en-GB"/>
              </w:rPr>
            </w:pPr>
            <w:r w:rsidRPr="00D516D6">
              <w:rPr>
                <w:spacing w:val="-4"/>
                <w:sz w:val="18"/>
                <w:lang w:val="en-GB"/>
              </w:rPr>
              <w:t>1.05</w:t>
            </w:r>
          </w:p>
        </w:tc>
        <w:tc>
          <w:tcPr>
            <w:tcW w:w="1128" w:type="dxa"/>
          </w:tcPr>
          <w:p w14:paraId="74B878F3" w14:textId="77777777" w:rsidR="00AF779A" w:rsidRPr="00D516D6" w:rsidRDefault="00E9277B">
            <w:pPr>
              <w:pStyle w:val="TableParagraph"/>
              <w:spacing w:line="199" w:lineRule="exact"/>
              <w:ind w:left="401"/>
              <w:rPr>
                <w:sz w:val="18"/>
                <w:lang w:val="en-GB"/>
              </w:rPr>
            </w:pPr>
            <w:r w:rsidRPr="00D516D6">
              <w:rPr>
                <w:spacing w:val="-5"/>
                <w:w w:val="110"/>
                <w:sz w:val="18"/>
                <w:lang w:val="en-GB"/>
              </w:rPr>
              <w:t>Yes</w:t>
            </w:r>
          </w:p>
        </w:tc>
        <w:tc>
          <w:tcPr>
            <w:tcW w:w="1076" w:type="dxa"/>
          </w:tcPr>
          <w:p w14:paraId="6405082C" w14:textId="77777777" w:rsidR="00AF779A" w:rsidRPr="00D516D6" w:rsidRDefault="00E9277B">
            <w:pPr>
              <w:pStyle w:val="TableParagraph"/>
              <w:spacing w:line="199" w:lineRule="exact"/>
              <w:ind w:left="334" w:right="398"/>
              <w:jc w:val="center"/>
              <w:rPr>
                <w:sz w:val="18"/>
                <w:lang w:val="en-GB"/>
              </w:rPr>
            </w:pPr>
            <w:r w:rsidRPr="00D516D6">
              <w:rPr>
                <w:spacing w:val="-4"/>
                <w:sz w:val="18"/>
                <w:lang w:val="en-GB"/>
              </w:rPr>
              <w:t>4.09</w:t>
            </w:r>
          </w:p>
        </w:tc>
        <w:tc>
          <w:tcPr>
            <w:tcW w:w="1128" w:type="dxa"/>
          </w:tcPr>
          <w:p w14:paraId="3017709A" w14:textId="77777777" w:rsidR="00AF779A" w:rsidRPr="00D516D6" w:rsidRDefault="00E9277B">
            <w:pPr>
              <w:pStyle w:val="TableParagraph"/>
              <w:spacing w:line="199" w:lineRule="exact"/>
              <w:ind w:left="399"/>
              <w:rPr>
                <w:sz w:val="18"/>
                <w:lang w:val="en-GB"/>
              </w:rPr>
            </w:pPr>
            <w:r w:rsidRPr="00D516D6">
              <w:rPr>
                <w:spacing w:val="-5"/>
                <w:w w:val="110"/>
                <w:sz w:val="18"/>
                <w:lang w:val="en-GB"/>
              </w:rPr>
              <w:t>Yes</w:t>
            </w:r>
          </w:p>
        </w:tc>
        <w:tc>
          <w:tcPr>
            <w:tcW w:w="1077" w:type="dxa"/>
          </w:tcPr>
          <w:p w14:paraId="0E479E03" w14:textId="77777777" w:rsidR="00AF779A" w:rsidRPr="00D516D6" w:rsidRDefault="00E9277B">
            <w:pPr>
              <w:pStyle w:val="TableParagraph"/>
              <w:spacing w:line="199" w:lineRule="exact"/>
              <w:ind w:left="338"/>
              <w:rPr>
                <w:sz w:val="18"/>
                <w:lang w:val="en-GB"/>
              </w:rPr>
            </w:pPr>
            <w:r w:rsidRPr="00D516D6">
              <w:rPr>
                <w:spacing w:val="-4"/>
                <w:sz w:val="18"/>
                <w:lang w:val="en-GB"/>
              </w:rPr>
              <w:t>1.77</w:t>
            </w:r>
          </w:p>
        </w:tc>
        <w:tc>
          <w:tcPr>
            <w:tcW w:w="1051" w:type="dxa"/>
          </w:tcPr>
          <w:p w14:paraId="6C85994D" w14:textId="77777777" w:rsidR="00AF779A" w:rsidRPr="00D516D6" w:rsidRDefault="00E9277B">
            <w:pPr>
              <w:pStyle w:val="TableParagraph"/>
              <w:spacing w:line="199" w:lineRule="exact"/>
              <w:ind w:left="377" w:right="375"/>
              <w:jc w:val="center"/>
              <w:rPr>
                <w:sz w:val="18"/>
                <w:lang w:val="en-GB"/>
              </w:rPr>
            </w:pPr>
            <w:r w:rsidRPr="00D516D6">
              <w:rPr>
                <w:spacing w:val="-5"/>
                <w:w w:val="110"/>
                <w:sz w:val="18"/>
                <w:lang w:val="en-GB"/>
              </w:rPr>
              <w:t>Yes</w:t>
            </w:r>
          </w:p>
        </w:tc>
      </w:tr>
      <w:tr w:rsidR="00AF779A" w:rsidRPr="00D516D6" w14:paraId="6D62573E" w14:textId="77777777">
        <w:trPr>
          <w:trHeight w:val="219"/>
        </w:trPr>
        <w:tc>
          <w:tcPr>
            <w:tcW w:w="524" w:type="dxa"/>
          </w:tcPr>
          <w:p w14:paraId="13684923" w14:textId="77777777" w:rsidR="00AF779A" w:rsidRPr="00D516D6" w:rsidRDefault="00E9277B">
            <w:pPr>
              <w:pStyle w:val="TableParagraph"/>
              <w:spacing w:line="199" w:lineRule="exact"/>
              <w:ind w:right="168"/>
              <w:jc w:val="right"/>
              <w:rPr>
                <w:sz w:val="18"/>
                <w:lang w:val="en-GB"/>
              </w:rPr>
            </w:pPr>
            <w:r w:rsidRPr="00D516D6">
              <w:rPr>
                <w:spacing w:val="-5"/>
                <w:sz w:val="18"/>
                <w:lang w:val="en-GB"/>
              </w:rPr>
              <w:t>10</w:t>
            </w:r>
          </w:p>
        </w:tc>
        <w:tc>
          <w:tcPr>
            <w:tcW w:w="1153" w:type="dxa"/>
          </w:tcPr>
          <w:p w14:paraId="22CA84E8" w14:textId="77777777" w:rsidR="00AF779A" w:rsidRPr="00D516D6" w:rsidRDefault="00E9277B">
            <w:pPr>
              <w:pStyle w:val="TableParagraph"/>
              <w:spacing w:line="199" w:lineRule="exact"/>
              <w:ind w:right="402"/>
              <w:jc w:val="right"/>
              <w:rPr>
                <w:sz w:val="18"/>
                <w:lang w:val="en-GB"/>
              </w:rPr>
            </w:pPr>
            <w:r w:rsidRPr="00D516D6">
              <w:rPr>
                <w:spacing w:val="-4"/>
                <w:sz w:val="18"/>
                <w:lang w:val="en-GB"/>
              </w:rPr>
              <w:t>1.20</w:t>
            </w:r>
          </w:p>
        </w:tc>
        <w:tc>
          <w:tcPr>
            <w:tcW w:w="1128" w:type="dxa"/>
          </w:tcPr>
          <w:p w14:paraId="4E596CCE" w14:textId="77777777" w:rsidR="00AF779A" w:rsidRPr="00D516D6" w:rsidRDefault="00E9277B">
            <w:pPr>
              <w:pStyle w:val="TableParagraph"/>
              <w:spacing w:line="199" w:lineRule="exact"/>
              <w:ind w:left="402"/>
              <w:rPr>
                <w:sz w:val="18"/>
                <w:lang w:val="en-GB"/>
              </w:rPr>
            </w:pPr>
            <w:r w:rsidRPr="00D516D6">
              <w:rPr>
                <w:spacing w:val="-5"/>
                <w:w w:val="110"/>
                <w:sz w:val="18"/>
                <w:lang w:val="en-GB"/>
              </w:rPr>
              <w:t>Yes</w:t>
            </w:r>
          </w:p>
        </w:tc>
        <w:tc>
          <w:tcPr>
            <w:tcW w:w="1075" w:type="dxa"/>
          </w:tcPr>
          <w:p w14:paraId="57B00156" w14:textId="77777777" w:rsidR="00AF779A" w:rsidRPr="00D516D6" w:rsidRDefault="00E9277B">
            <w:pPr>
              <w:pStyle w:val="TableParagraph"/>
              <w:spacing w:line="199" w:lineRule="exact"/>
              <w:ind w:left="341"/>
              <w:rPr>
                <w:sz w:val="18"/>
                <w:lang w:val="en-GB"/>
              </w:rPr>
            </w:pPr>
            <w:r w:rsidRPr="00D516D6">
              <w:rPr>
                <w:spacing w:val="-4"/>
                <w:sz w:val="18"/>
                <w:lang w:val="en-GB"/>
              </w:rPr>
              <w:t>0.70</w:t>
            </w:r>
          </w:p>
        </w:tc>
        <w:tc>
          <w:tcPr>
            <w:tcW w:w="1128" w:type="dxa"/>
          </w:tcPr>
          <w:p w14:paraId="16302CAB" w14:textId="77777777" w:rsidR="00AF779A" w:rsidRPr="00D516D6" w:rsidRDefault="00E9277B">
            <w:pPr>
              <w:pStyle w:val="TableParagraph"/>
              <w:spacing w:line="199" w:lineRule="exact"/>
              <w:ind w:left="401"/>
              <w:rPr>
                <w:sz w:val="18"/>
                <w:lang w:val="en-GB"/>
              </w:rPr>
            </w:pPr>
            <w:r w:rsidRPr="00D516D6">
              <w:rPr>
                <w:spacing w:val="-5"/>
                <w:w w:val="110"/>
                <w:sz w:val="18"/>
                <w:lang w:val="en-GB"/>
              </w:rPr>
              <w:t>Yes</w:t>
            </w:r>
          </w:p>
        </w:tc>
        <w:tc>
          <w:tcPr>
            <w:tcW w:w="1076" w:type="dxa"/>
          </w:tcPr>
          <w:p w14:paraId="512E493A" w14:textId="77777777" w:rsidR="00AF779A" w:rsidRPr="00D516D6" w:rsidRDefault="00E9277B">
            <w:pPr>
              <w:pStyle w:val="TableParagraph"/>
              <w:spacing w:line="199" w:lineRule="exact"/>
              <w:ind w:left="334" w:right="398"/>
              <w:jc w:val="center"/>
              <w:rPr>
                <w:sz w:val="18"/>
                <w:lang w:val="en-GB"/>
              </w:rPr>
            </w:pPr>
            <w:r w:rsidRPr="00D516D6">
              <w:rPr>
                <w:spacing w:val="-4"/>
                <w:sz w:val="18"/>
                <w:lang w:val="en-GB"/>
              </w:rPr>
              <w:t>3.36</w:t>
            </w:r>
          </w:p>
        </w:tc>
        <w:tc>
          <w:tcPr>
            <w:tcW w:w="1128" w:type="dxa"/>
          </w:tcPr>
          <w:p w14:paraId="77BC1D3E" w14:textId="77777777" w:rsidR="00AF779A" w:rsidRPr="00D516D6" w:rsidRDefault="00E9277B">
            <w:pPr>
              <w:pStyle w:val="TableParagraph"/>
              <w:spacing w:line="199" w:lineRule="exact"/>
              <w:ind w:left="399"/>
              <w:rPr>
                <w:sz w:val="18"/>
                <w:lang w:val="en-GB"/>
              </w:rPr>
            </w:pPr>
            <w:r w:rsidRPr="00D516D6">
              <w:rPr>
                <w:spacing w:val="-5"/>
                <w:w w:val="110"/>
                <w:sz w:val="18"/>
                <w:lang w:val="en-GB"/>
              </w:rPr>
              <w:t>Yes</w:t>
            </w:r>
          </w:p>
        </w:tc>
        <w:tc>
          <w:tcPr>
            <w:tcW w:w="1077" w:type="dxa"/>
          </w:tcPr>
          <w:p w14:paraId="06BAD84D" w14:textId="77777777" w:rsidR="00AF779A" w:rsidRPr="00D516D6" w:rsidRDefault="00E9277B">
            <w:pPr>
              <w:pStyle w:val="TableParagraph"/>
              <w:spacing w:line="199" w:lineRule="exact"/>
              <w:ind w:left="338"/>
              <w:rPr>
                <w:sz w:val="18"/>
                <w:lang w:val="en-GB"/>
              </w:rPr>
            </w:pPr>
            <w:r w:rsidRPr="00D516D6">
              <w:rPr>
                <w:spacing w:val="-4"/>
                <w:sz w:val="18"/>
                <w:lang w:val="en-GB"/>
              </w:rPr>
              <w:t>1.91</w:t>
            </w:r>
          </w:p>
        </w:tc>
        <w:tc>
          <w:tcPr>
            <w:tcW w:w="1051" w:type="dxa"/>
          </w:tcPr>
          <w:p w14:paraId="4908B05A" w14:textId="77777777" w:rsidR="00AF779A" w:rsidRPr="00D516D6" w:rsidRDefault="00E9277B">
            <w:pPr>
              <w:pStyle w:val="TableParagraph"/>
              <w:spacing w:line="199" w:lineRule="exact"/>
              <w:ind w:left="377" w:right="375"/>
              <w:jc w:val="center"/>
              <w:rPr>
                <w:sz w:val="18"/>
                <w:lang w:val="en-GB"/>
              </w:rPr>
            </w:pPr>
            <w:r w:rsidRPr="00D516D6">
              <w:rPr>
                <w:spacing w:val="-5"/>
                <w:w w:val="110"/>
                <w:sz w:val="18"/>
                <w:lang w:val="en-GB"/>
              </w:rPr>
              <w:t>Yes</w:t>
            </w:r>
          </w:p>
        </w:tc>
      </w:tr>
      <w:tr w:rsidR="00AF779A" w:rsidRPr="00D516D6" w14:paraId="5C655F1E" w14:textId="77777777">
        <w:trPr>
          <w:trHeight w:val="219"/>
        </w:trPr>
        <w:tc>
          <w:tcPr>
            <w:tcW w:w="524" w:type="dxa"/>
          </w:tcPr>
          <w:p w14:paraId="70B9CA99" w14:textId="77777777" w:rsidR="00AF779A" w:rsidRPr="00D516D6" w:rsidRDefault="00E9277B">
            <w:pPr>
              <w:pStyle w:val="TableParagraph"/>
              <w:spacing w:line="199" w:lineRule="exact"/>
              <w:ind w:right="168"/>
              <w:jc w:val="right"/>
              <w:rPr>
                <w:sz w:val="18"/>
                <w:lang w:val="en-GB"/>
              </w:rPr>
            </w:pPr>
            <w:r w:rsidRPr="00D516D6">
              <w:rPr>
                <w:spacing w:val="-5"/>
                <w:sz w:val="18"/>
                <w:lang w:val="en-GB"/>
              </w:rPr>
              <w:t>11</w:t>
            </w:r>
          </w:p>
        </w:tc>
        <w:tc>
          <w:tcPr>
            <w:tcW w:w="1153" w:type="dxa"/>
          </w:tcPr>
          <w:p w14:paraId="229E5123" w14:textId="77777777" w:rsidR="00AF779A" w:rsidRPr="00D516D6" w:rsidRDefault="00E9277B">
            <w:pPr>
              <w:pStyle w:val="TableParagraph"/>
              <w:spacing w:line="199" w:lineRule="exact"/>
              <w:ind w:right="402"/>
              <w:jc w:val="right"/>
              <w:rPr>
                <w:sz w:val="18"/>
                <w:lang w:val="en-GB"/>
              </w:rPr>
            </w:pPr>
            <w:r w:rsidRPr="00D516D6">
              <w:rPr>
                <w:spacing w:val="-4"/>
                <w:sz w:val="18"/>
                <w:lang w:val="en-GB"/>
              </w:rPr>
              <w:t>0.69</w:t>
            </w:r>
          </w:p>
        </w:tc>
        <w:tc>
          <w:tcPr>
            <w:tcW w:w="1128" w:type="dxa"/>
          </w:tcPr>
          <w:p w14:paraId="2E9B6171" w14:textId="77777777" w:rsidR="00AF779A" w:rsidRPr="00D516D6" w:rsidRDefault="00E9277B">
            <w:pPr>
              <w:pStyle w:val="TableParagraph"/>
              <w:spacing w:line="199" w:lineRule="exact"/>
              <w:ind w:left="402"/>
              <w:rPr>
                <w:sz w:val="18"/>
                <w:lang w:val="en-GB"/>
              </w:rPr>
            </w:pPr>
            <w:r w:rsidRPr="00D516D6">
              <w:rPr>
                <w:spacing w:val="-5"/>
                <w:w w:val="110"/>
                <w:sz w:val="18"/>
                <w:lang w:val="en-GB"/>
              </w:rPr>
              <w:t>Yes</w:t>
            </w:r>
          </w:p>
        </w:tc>
        <w:tc>
          <w:tcPr>
            <w:tcW w:w="1075" w:type="dxa"/>
          </w:tcPr>
          <w:p w14:paraId="19F5E898" w14:textId="77777777" w:rsidR="00AF779A" w:rsidRPr="00D516D6" w:rsidRDefault="00E9277B">
            <w:pPr>
              <w:pStyle w:val="TableParagraph"/>
              <w:spacing w:line="199" w:lineRule="exact"/>
              <w:ind w:left="341"/>
              <w:rPr>
                <w:sz w:val="18"/>
                <w:lang w:val="en-GB"/>
              </w:rPr>
            </w:pPr>
            <w:r w:rsidRPr="00D516D6">
              <w:rPr>
                <w:spacing w:val="-4"/>
                <w:sz w:val="18"/>
                <w:lang w:val="en-GB"/>
              </w:rPr>
              <w:t>1.99</w:t>
            </w:r>
          </w:p>
        </w:tc>
        <w:tc>
          <w:tcPr>
            <w:tcW w:w="1128" w:type="dxa"/>
          </w:tcPr>
          <w:p w14:paraId="09E8E012" w14:textId="77777777" w:rsidR="00AF779A" w:rsidRPr="00D516D6" w:rsidRDefault="00E9277B">
            <w:pPr>
              <w:pStyle w:val="TableParagraph"/>
              <w:spacing w:line="199" w:lineRule="exact"/>
              <w:ind w:left="401"/>
              <w:rPr>
                <w:sz w:val="18"/>
                <w:lang w:val="en-GB"/>
              </w:rPr>
            </w:pPr>
            <w:r w:rsidRPr="00D516D6">
              <w:rPr>
                <w:spacing w:val="-5"/>
                <w:w w:val="110"/>
                <w:sz w:val="18"/>
                <w:lang w:val="en-GB"/>
              </w:rPr>
              <w:t>Yes</w:t>
            </w:r>
          </w:p>
        </w:tc>
        <w:tc>
          <w:tcPr>
            <w:tcW w:w="1076" w:type="dxa"/>
          </w:tcPr>
          <w:p w14:paraId="45E8C5A4" w14:textId="77777777" w:rsidR="00AF779A" w:rsidRPr="00D516D6" w:rsidRDefault="00E9277B">
            <w:pPr>
              <w:pStyle w:val="TableParagraph"/>
              <w:spacing w:line="199" w:lineRule="exact"/>
              <w:ind w:left="334" w:right="398"/>
              <w:jc w:val="center"/>
              <w:rPr>
                <w:sz w:val="18"/>
                <w:lang w:val="en-GB"/>
              </w:rPr>
            </w:pPr>
            <w:r w:rsidRPr="00D516D6">
              <w:rPr>
                <w:spacing w:val="-4"/>
                <w:sz w:val="18"/>
                <w:lang w:val="en-GB"/>
              </w:rPr>
              <w:t>4.69</w:t>
            </w:r>
          </w:p>
        </w:tc>
        <w:tc>
          <w:tcPr>
            <w:tcW w:w="1128" w:type="dxa"/>
          </w:tcPr>
          <w:p w14:paraId="0DF2F9C6" w14:textId="77777777" w:rsidR="00AF779A" w:rsidRPr="00D516D6" w:rsidRDefault="00E9277B">
            <w:pPr>
              <w:pStyle w:val="TableParagraph"/>
              <w:spacing w:line="199" w:lineRule="exact"/>
              <w:ind w:left="399"/>
              <w:rPr>
                <w:sz w:val="18"/>
                <w:lang w:val="en-GB"/>
              </w:rPr>
            </w:pPr>
            <w:r w:rsidRPr="00D516D6">
              <w:rPr>
                <w:spacing w:val="-5"/>
                <w:w w:val="110"/>
                <w:sz w:val="18"/>
                <w:lang w:val="en-GB"/>
              </w:rPr>
              <w:t>Yes</w:t>
            </w:r>
          </w:p>
        </w:tc>
        <w:tc>
          <w:tcPr>
            <w:tcW w:w="1077" w:type="dxa"/>
          </w:tcPr>
          <w:p w14:paraId="3D64E890" w14:textId="77777777" w:rsidR="00AF779A" w:rsidRPr="00D516D6" w:rsidRDefault="00E9277B">
            <w:pPr>
              <w:pStyle w:val="TableParagraph"/>
              <w:spacing w:line="199" w:lineRule="exact"/>
              <w:ind w:left="338"/>
              <w:rPr>
                <w:sz w:val="18"/>
                <w:lang w:val="en-GB"/>
              </w:rPr>
            </w:pPr>
            <w:r w:rsidRPr="00D516D6">
              <w:rPr>
                <w:spacing w:val="-4"/>
                <w:sz w:val="18"/>
                <w:lang w:val="en-GB"/>
              </w:rPr>
              <w:t>4.27</w:t>
            </w:r>
          </w:p>
        </w:tc>
        <w:tc>
          <w:tcPr>
            <w:tcW w:w="1051" w:type="dxa"/>
          </w:tcPr>
          <w:p w14:paraId="633AA8AA" w14:textId="77777777" w:rsidR="00AF779A" w:rsidRPr="00D516D6" w:rsidRDefault="00E9277B">
            <w:pPr>
              <w:pStyle w:val="TableParagraph"/>
              <w:spacing w:line="199" w:lineRule="exact"/>
              <w:ind w:left="377" w:right="375"/>
              <w:jc w:val="center"/>
              <w:rPr>
                <w:sz w:val="18"/>
                <w:lang w:val="en-GB"/>
              </w:rPr>
            </w:pPr>
            <w:r w:rsidRPr="00D516D6">
              <w:rPr>
                <w:spacing w:val="-5"/>
                <w:w w:val="110"/>
                <w:sz w:val="18"/>
                <w:lang w:val="en-GB"/>
              </w:rPr>
              <w:t>Yes</w:t>
            </w:r>
          </w:p>
        </w:tc>
      </w:tr>
      <w:tr w:rsidR="00AF779A" w:rsidRPr="00D516D6" w14:paraId="6C6D6EE0" w14:textId="77777777">
        <w:trPr>
          <w:trHeight w:val="219"/>
        </w:trPr>
        <w:tc>
          <w:tcPr>
            <w:tcW w:w="524" w:type="dxa"/>
          </w:tcPr>
          <w:p w14:paraId="37FEE82D" w14:textId="77777777" w:rsidR="00AF779A" w:rsidRPr="00D516D6" w:rsidRDefault="00E9277B">
            <w:pPr>
              <w:pStyle w:val="TableParagraph"/>
              <w:spacing w:line="199" w:lineRule="exact"/>
              <w:ind w:right="168"/>
              <w:jc w:val="right"/>
              <w:rPr>
                <w:sz w:val="18"/>
                <w:lang w:val="en-GB"/>
              </w:rPr>
            </w:pPr>
            <w:r w:rsidRPr="00D516D6">
              <w:rPr>
                <w:spacing w:val="-5"/>
                <w:sz w:val="18"/>
                <w:lang w:val="en-GB"/>
              </w:rPr>
              <w:t>12</w:t>
            </w:r>
          </w:p>
        </w:tc>
        <w:tc>
          <w:tcPr>
            <w:tcW w:w="1153" w:type="dxa"/>
          </w:tcPr>
          <w:p w14:paraId="491DDDDD" w14:textId="77777777" w:rsidR="00AF779A" w:rsidRPr="00D516D6" w:rsidRDefault="00E9277B">
            <w:pPr>
              <w:pStyle w:val="TableParagraph"/>
              <w:spacing w:line="199" w:lineRule="exact"/>
              <w:ind w:right="402"/>
              <w:jc w:val="right"/>
              <w:rPr>
                <w:sz w:val="18"/>
                <w:lang w:val="en-GB"/>
              </w:rPr>
            </w:pPr>
            <w:r w:rsidRPr="00D516D6">
              <w:rPr>
                <w:spacing w:val="-4"/>
                <w:sz w:val="18"/>
                <w:lang w:val="en-GB"/>
              </w:rPr>
              <w:t>0.82</w:t>
            </w:r>
          </w:p>
        </w:tc>
        <w:tc>
          <w:tcPr>
            <w:tcW w:w="1128" w:type="dxa"/>
          </w:tcPr>
          <w:p w14:paraId="19D5471F" w14:textId="77777777" w:rsidR="00AF779A" w:rsidRPr="00D516D6" w:rsidRDefault="00E9277B">
            <w:pPr>
              <w:pStyle w:val="TableParagraph"/>
              <w:spacing w:line="199" w:lineRule="exact"/>
              <w:ind w:left="402"/>
              <w:rPr>
                <w:sz w:val="18"/>
                <w:lang w:val="en-GB"/>
              </w:rPr>
            </w:pPr>
            <w:r w:rsidRPr="00D516D6">
              <w:rPr>
                <w:spacing w:val="-5"/>
                <w:w w:val="110"/>
                <w:sz w:val="18"/>
                <w:lang w:val="en-GB"/>
              </w:rPr>
              <w:t>Yes</w:t>
            </w:r>
          </w:p>
        </w:tc>
        <w:tc>
          <w:tcPr>
            <w:tcW w:w="1075" w:type="dxa"/>
          </w:tcPr>
          <w:p w14:paraId="26162FF4" w14:textId="77777777" w:rsidR="00AF779A" w:rsidRPr="00D516D6" w:rsidRDefault="00E9277B">
            <w:pPr>
              <w:pStyle w:val="TableParagraph"/>
              <w:spacing w:line="199" w:lineRule="exact"/>
              <w:ind w:left="341"/>
              <w:rPr>
                <w:sz w:val="18"/>
                <w:lang w:val="en-GB"/>
              </w:rPr>
            </w:pPr>
            <w:r w:rsidRPr="00D516D6">
              <w:rPr>
                <w:spacing w:val="-4"/>
                <w:sz w:val="18"/>
                <w:lang w:val="en-GB"/>
              </w:rPr>
              <w:t>1.83</w:t>
            </w:r>
          </w:p>
        </w:tc>
        <w:tc>
          <w:tcPr>
            <w:tcW w:w="1128" w:type="dxa"/>
          </w:tcPr>
          <w:p w14:paraId="3C3A6641" w14:textId="77777777" w:rsidR="00AF779A" w:rsidRPr="00D516D6" w:rsidRDefault="00E9277B">
            <w:pPr>
              <w:pStyle w:val="TableParagraph"/>
              <w:spacing w:line="199" w:lineRule="exact"/>
              <w:ind w:left="401"/>
              <w:rPr>
                <w:sz w:val="18"/>
                <w:lang w:val="en-GB"/>
              </w:rPr>
            </w:pPr>
            <w:r w:rsidRPr="00D516D6">
              <w:rPr>
                <w:spacing w:val="-5"/>
                <w:w w:val="110"/>
                <w:sz w:val="18"/>
                <w:lang w:val="en-GB"/>
              </w:rPr>
              <w:t>Yes</w:t>
            </w:r>
          </w:p>
        </w:tc>
        <w:tc>
          <w:tcPr>
            <w:tcW w:w="1076" w:type="dxa"/>
          </w:tcPr>
          <w:p w14:paraId="27719173" w14:textId="77777777" w:rsidR="00AF779A" w:rsidRPr="00D516D6" w:rsidRDefault="00E9277B">
            <w:pPr>
              <w:pStyle w:val="TableParagraph"/>
              <w:spacing w:line="199" w:lineRule="exact"/>
              <w:ind w:left="334" w:right="398"/>
              <w:jc w:val="center"/>
              <w:rPr>
                <w:sz w:val="18"/>
                <w:lang w:val="en-GB"/>
              </w:rPr>
            </w:pPr>
            <w:r w:rsidRPr="00D516D6">
              <w:rPr>
                <w:spacing w:val="-4"/>
                <w:sz w:val="18"/>
                <w:lang w:val="en-GB"/>
              </w:rPr>
              <w:t>3.29</w:t>
            </w:r>
          </w:p>
        </w:tc>
        <w:tc>
          <w:tcPr>
            <w:tcW w:w="1128" w:type="dxa"/>
          </w:tcPr>
          <w:p w14:paraId="4AE5A758" w14:textId="77777777" w:rsidR="00AF779A" w:rsidRPr="00D516D6" w:rsidRDefault="00E9277B">
            <w:pPr>
              <w:pStyle w:val="TableParagraph"/>
              <w:spacing w:line="199" w:lineRule="exact"/>
              <w:ind w:left="399"/>
              <w:rPr>
                <w:sz w:val="18"/>
                <w:lang w:val="en-GB"/>
              </w:rPr>
            </w:pPr>
            <w:r w:rsidRPr="00D516D6">
              <w:rPr>
                <w:spacing w:val="-5"/>
                <w:w w:val="110"/>
                <w:sz w:val="18"/>
                <w:lang w:val="en-GB"/>
              </w:rPr>
              <w:t>Yes</w:t>
            </w:r>
          </w:p>
        </w:tc>
        <w:tc>
          <w:tcPr>
            <w:tcW w:w="1077" w:type="dxa"/>
          </w:tcPr>
          <w:p w14:paraId="6751A825" w14:textId="77777777" w:rsidR="00AF779A" w:rsidRPr="00D516D6" w:rsidRDefault="00E9277B">
            <w:pPr>
              <w:pStyle w:val="TableParagraph"/>
              <w:spacing w:line="199" w:lineRule="exact"/>
              <w:ind w:left="338"/>
              <w:rPr>
                <w:sz w:val="18"/>
                <w:lang w:val="en-GB"/>
              </w:rPr>
            </w:pPr>
            <w:r w:rsidRPr="00D516D6">
              <w:rPr>
                <w:spacing w:val="-4"/>
                <w:sz w:val="18"/>
                <w:lang w:val="en-GB"/>
              </w:rPr>
              <w:t>2.69</w:t>
            </w:r>
          </w:p>
        </w:tc>
        <w:tc>
          <w:tcPr>
            <w:tcW w:w="1051" w:type="dxa"/>
          </w:tcPr>
          <w:p w14:paraId="42AC70BA" w14:textId="77777777" w:rsidR="00AF779A" w:rsidRPr="00D516D6" w:rsidRDefault="00E9277B">
            <w:pPr>
              <w:pStyle w:val="TableParagraph"/>
              <w:spacing w:line="199" w:lineRule="exact"/>
              <w:ind w:left="377" w:right="375"/>
              <w:jc w:val="center"/>
              <w:rPr>
                <w:sz w:val="18"/>
                <w:lang w:val="en-GB"/>
              </w:rPr>
            </w:pPr>
            <w:r w:rsidRPr="00D516D6">
              <w:rPr>
                <w:spacing w:val="-5"/>
                <w:w w:val="110"/>
                <w:sz w:val="18"/>
                <w:lang w:val="en-GB"/>
              </w:rPr>
              <w:t>Yes</w:t>
            </w:r>
          </w:p>
        </w:tc>
      </w:tr>
      <w:tr w:rsidR="00AF779A" w:rsidRPr="00D516D6" w14:paraId="1BEB7927" w14:textId="77777777">
        <w:trPr>
          <w:trHeight w:val="219"/>
        </w:trPr>
        <w:tc>
          <w:tcPr>
            <w:tcW w:w="524" w:type="dxa"/>
          </w:tcPr>
          <w:p w14:paraId="3D438960" w14:textId="77777777" w:rsidR="00AF779A" w:rsidRPr="00D516D6" w:rsidRDefault="00E9277B">
            <w:pPr>
              <w:pStyle w:val="TableParagraph"/>
              <w:spacing w:line="199" w:lineRule="exact"/>
              <w:ind w:right="168"/>
              <w:jc w:val="right"/>
              <w:rPr>
                <w:sz w:val="18"/>
                <w:lang w:val="en-GB"/>
              </w:rPr>
            </w:pPr>
            <w:r w:rsidRPr="00D516D6">
              <w:rPr>
                <w:spacing w:val="-5"/>
                <w:sz w:val="18"/>
                <w:lang w:val="en-GB"/>
              </w:rPr>
              <w:t>13</w:t>
            </w:r>
          </w:p>
        </w:tc>
        <w:tc>
          <w:tcPr>
            <w:tcW w:w="1153" w:type="dxa"/>
          </w:tcPr>
          <w:p w14:paraId="62FA0768" w14:textId="77777777" w:rsidR="00AF779A" w:rsidRPr="00D516D6" w:rsidRDefault="00E9277B">
            <w:pPr>
              <w:pStyle w:val="TableParagraph"/>
              <w:spacing w:line="199" w:lineRule="exact"/>
              <w:ind w:right="402"/>
              <w:jc w:val="right"/>
              <w:rPr>
                <w:sz w:val="18"/>
                <w:lang w:val="en-GB"/>
              </w:rPr>
            </w:pPr>
            <w:r w:rsidRPr="00D516D6">
              <w:rPr>
                <w:spacing w:val="-4"/>
                <w:sz w:val="18"/>
                <w:lang w:val="en-GB"/>
              </w:rPr>
              <w:t>0.93</w:t>
            </w:r>
          </w:p>
        </w:tc>
        <w:tc>
          <w:tcPr>
            <w:tcW w:w="1128" w:type="dxa"/>
          </w:tcPr>
          <w:p w14:paraId="2CFB1153" w14:textId="77777777" w:rsidR="00AF779A" w:rsidRPr="00D516D6" w:rsidRDefault="00E9277B">
            <w:pPr>
              <w:pStyle w:val="TableParagraph"/>
              <w:spacing w:line="199" w:lineRule="exact"/>
              <w:ind w:left="402"/>
              <w:rPr>
                <w:sz w:val="18"/>
                <w:lang w:val="en-GB"/>
              </w:rPr>
            </w:pPr>
            <w:r w:rsidRPr="00D516D6">
              <w:rPr>
                <w:spacing w:val="-5"/>
                <w:w w:val="110"/>
                <w:sz w:val="18"/>
                <w:lang w:val="en-GB"/>
              </w:rPr>
              <w:t>Yes</w:t>
            </w:r>
          </w:p>
        </w:tc>
        <w:tc>
          <w:tcPr>
            <w:tcW w:w="1075" w:type="dxa"/>
          </w:tcPr>
          <w:p w14:paraId="36D47040" w14:textId="77777777" w:rsidR="00AF779A" w:rsidRPr="00D516D6" w:rsidRDefault="00E9277B">
            <w:pPr>
              <w:pStyle w:val="TableParagraph"/>
              <w:spacing w:line="199" w:lineRule="exact"/>
              <w:ind w:left="341"/>
              <w:rPr>
                <w:sz w:val="18"/>
                <w:lang w:val="en-GB"/>
              </w:rPr>
            </w:pPr>
            <w:r w:rsidRPr="00D516D6">
              <w:rPr>
                <w:spacing w:val="-4"/>
                <w:sz w:val="18"/>
                <w:lang w:val="en-GB"/>
              </w:rPr>
              <w:t>1.68</w:t>
            </w:r>
          </w:p>
        </w:tc>
        <w:tc>
          <w:tcPr>
            <w:tcW w:w="1128" w:type="dxa"/>
          </w:tcPr>
          <w:p w14:paraId="0EE30B97" w14:textId="77777777" w:rsidR="00AF779A" w:rsidRPr="00D516D6" w:rsidRDefault="00E9277B">
            <w:pPr>
              <w:pStyle w:val="TableParagraph"/>
              <w:spacing w:line="199" w:lineRule="exact"/>
              <w:ind w:left="401"/>
              <w:rPr>
                <w:sz w:val="18"/>
                <w:lang w:val="en-GB"/>
              </w:rPr>
            </w:pPr>
            <w:r w:rsidRPr="00D516D6">
              <w:rPr>
                <w:spacing w:val="-5"/>
                <w:w w:val="110"/>
                <w:sz w:val="18"/>
                <w:lang w:val="en-GB"/>
              </w:rPr>
              <w:t>Yes</w:t>
            </w:r>
          </w:p>
        </w:tc>
        <w:tc>
          <w:tcPr>
            <w:tcW w:w="1076" w:type="dxa"/>
          </w:tcPr>
          <w:p w14:paraId="37404625" w14:textId="77777777" w:rsidR="00AF779A" w:rsidRPr="00D516D6" w:rsidRDefault="00E9277B">
            <w:pPr>
              <w:pStyle w:val="TableParagraph"/>
              <w:spacing w:line="199" w:lineRule="exact"/>
              <w:ind w:left="334" w:right="398"/>
              <w:jc w:val="center"/>
              <w:rPr>
                <w:sz w:val="18"/>
                <w:lang w:val="en-GB"/>
              </w:rPr>
            </w:pPr>
            <w:r w:rsidRPr="00D516D6">
              <w:rPr>
                <w:spacing w:val="-4"/>
                <w:sz w:val="18"/>
                <w:lang w:val="en-GB"/>
              </w:rPr>
              <w:t>3.14</w:t>
            </w:r>
          </w:p>
        </w:tc>
        <w:tc>
          <w:tcPr>
            <w:tcW w:w="1128" w:type="dxa"/>
          </w:tcPr>
          <w:p w14:paraId="37CFCC50" w14:textId="77777777" w:rsidR="00AF779A" w:rsidRPr="00D516D6" w:rsidRDefault="00E9277B">
            <w:pPr>
              <w:pStyle w:val="TableParagraph"/>
              <w:spacing w:line="199" w:lineRule="exact"/>
              <w:ind w:left="399"/>
              <w:rPr>
                <w:sz w:val="18"/>
                <w:lang w:val="en-GB"/>
              </w:rPr>
            </w:pPr>
            <w:r w:rsidRPr="00D516D6">
              <w:rPr>
                <w:spacing w:val="-5"/>
                <w:w w:val="110"/>
                <w:sz w:val="18"/>
                <w:lang w:val="en-GB"/>
              </w:rPr>
              <w:t>Yes</w:t>
            </w:r>
          </w:p>
        </w:tc>
        <w:tc>
          <w:tcPr>
            <w:tcW w:w="1077" w:type="dxa"/>
          </w:tcPr>
          <w:p w14:paraId="39DDEEDB" w14:textId="77777777" w:rsidR="00AF779A" w:rsidRPr="00D516D6" w:rsidRDefault="00E9277B">
            <w:pPr>
              <w:pStyle w:val="TableParagraph"/>
              <w:spacing w:line="199" w:lineRule="exact"/>
              <w:ind w:left="338"/>
              <w:rPr>
                <w:sz w:val="18"/>
                <w:lang w:val="en-GB"/>
              </w:rPr>
            </w:pPr>
            <w:r w:rsidRPr="00D516D6">
              <w:rPr>
                <w:spacing w:val="-4"/>
                <w:sz w:val="18"/>
                <w:lang w:val="en-GB"/>
              </w:rPr>
              <w:t>2.81</w:t>
            </w:r>
          </w:p>
        </w:tc>
        <w:tc>
          <w:tcPr>
            <w:tcW w:w="1051" w:type="dxa"/>
          </w:tcPr>
          <w:p w14:paraId="12212094" w14:textId="77777777" w:rsidR="00AF779A" w:rsidRPr="00D516D6" w:rsidRDefault="00E9277B">
            <w:pPr>
              <w:pStyle w:val="TableParagraph"/>
              <w:spacing w:line="199" w:lineRule="exact"/>
              <w:ind w:left="377" w:right="375"/>
              <w:jc w:val="center"/>
              <w:rPr>
                <w:sz w:val="18"/>
                <w:lang w:val="en-GB"/>
              </w:rPr>
            </w:pPr>
            <w:r w:rsidRPr="00D516D6">
              <w:rPr>
                <w:spacing w:val="-5"/>
                <w:w w:val="110"/>
                <w:sz w:val="18"/>
                <w:lang w:val="en-GB"/>
              </w:rPr>
              <w:t>Yes</w:t>
            </w:r>
          </w:p>
        </w:tc>
      </w:tr>
      <w:tr w:rsidR="00AF779A" w:rsidRPr="00D516D6" w14:paraId="6E514957" w14:textId="77777777">
        <w:trPr>
          <w:trHeight w:val="260"/>
        </w:trPr>
        <w:tc>
          <w:tcPr>
            <w:tcW w:w="524" w:type="dxa"/>
            <w:tcBorders>
              <w:bottom w:val="single" w:sz="8" w:space="0" w:color="000000"/>
            </w:tcBorders>
          </w:tcPr>
          <w:p w14:paraId="3393872A" w14:textId="77777777" w:rsidR="00AF779A" w:rsidRPr="00D516D6" w:rsidRDefault="00E9277B">
            <w:pPr>
              <w:pStyle w:val="TableParagraph"/>
              <w:spacing w:line="210" w:lineRule="exact"/>
              <w:ind w:right="168"/>
              <w:jc w:val="right"/>
              <w:rPr>
                <w:sz w:val="18"/>
                <w:lang w:val="en-GB"/>
              </w:rPr>
            </w:pPr>
            <w:r w:rsidRPr="00D516D6">
              <w:rPr>
                <w:spacing w:val="-5"/>
                <w:sz w:val="18"/>
                <w:lang w:val="en-GB"/>
              </w:rPr>
              <w:t>14</w:t>
            </w:r>
          </w:p>
        </w:tc>
        <w:tc>
          <w:tcPr>
            <w:tcW w:w="1153" w:type="dxa"/>
            <w:tcBorders>
              <w:bottom w:val="single" w:sz="8" w:space="0" w:color="000000"/>
            </w:tcBorders>
          </w:tcPr>
          <w:p w14:paraId="3DB5205D" w14:textId="77777777" w:rsidR="00AF779A" w:rsidRPr="00D516D6" w:rsidRDefault="00E9277B">
            <w:pPr>
              <w:pStyle w:val="TableParagraph"/>
              <w:spacing w:line="210" w:lineRule="exact"/>
              <w:ind w:right="402"/>
              <w:jc w:val="right"/>
              <w:rPr>
                <w:sz w:val="18"/>
                <w:lang w:val="en-GB"/>
              </w:rPr>
            </w:pPr>
            <w:r w:rsidRPr="00D516D6">
              <w:rPr>
                <w:spacing w:val="-4"/>
                <w:sz w:val="18"/>
                <w:lang w:val="en-GB"/>
              </w:rPr>
              <w:t>0.58</w:t>
            </w:r>
          </w:p>
        </w:tc>
        <w:tc>
          <w:tcPr>
            <w:tcW w:w="1128" w:type="dxa"/>
            <w:tcBorders>
              <w:bottom w:val="single" w:sz="8" w:space="0" w:color="000000"/>
            </w:tcBorders>
          </w:tcPr>
          <w:p w14:paraId="68A75BE9" w14:textId="77777777" w:rsidR="00AF779A" w:rsidRPr="00D516D6" w:rsidRDefault="00E9277B">
            <w:pPr>
              <w:pStyle w:val="TableParagraph"/>
              <w:spacing w:line="210" w:lineRule="exact"/>
              <w:ind w:left="402"/>
              <w:rPr>
                <w:sz w:val="18"/>
                <w:lang w:val="en-GB"/>
              </w:rPr>
            </w:pPr>
            <w:r w:rsidRPr="00D516D6">
              <w:rPr>
                <w:spacing w:val="-5"/>
                <w:w w:val="110"/>
                <w:sz w:val="18"/>
                <w:lang w:val="en-GB"/>
              </w:rPr>
              <w:t>Yes</w:t>
            </w:r>
          </w:p>
        </w:tc>
        <w:tc>
          <w:tcPr>
            <w:tcW w:w="1075" w:type="dxa"/>
            <w:tcBorders>
              <w:bottom w:val="single" w:sz="8" w:space="0" w:color="000000"/>
            </w:tcBorders>
          </w:tcPr>
          <w:p w14:paraId="777DE876" w14:textId="77777777" w:rsidR="00AF779A" w:rsidRPr="00D516D6" w:rsidRDefault="00E9277B">
            <w:pPr>
              <w:pStyle w:val="TableParagraph"/>
              <w:spacing w:line="210" w:lineRule="exact"/>
              <w:ind w:left="341"/>
              <w:rPr>
                <w:sz w:val="18"/>
                <w:lang w:val="en-GB"/>
              </w:rPr>
            </w:pPr>
            <w:r w:rsidRPr="00D516D6">
              <w:rPr>
                <w:spacing w:val="-4"/>
                <w:sz w:val="18"/>
                <w:lang w:val="en-GB"/>
              </w:rPr>
              <w:t>1.76</w:t>
            </w:r>
          </w:p>
        </w:tc>
        <w:tc>
          <w:tcPr>
            <w:tcW w:w="1128" w:type="dxa"/>
            <w:tcBorders>
              <w:bottom w:val="single" w:sz="8" w:space="0" w:color="000000"/>
            </w:tcBorders>
          </w:tcPr>
          <w:p w14:paraId="344BE982" w14:textId="77777777" w:rsidR="00AF779A" w:rsidRPr="00D516D6" w:rsidRDefault="00E9277B">
            <w:pPr>
              <w:pStyle w:val="TableParagraph"/>
              <w:spacing w:line="210" w:lineRule="exact"/>
              <w:ind w:left="401"/>
              <w:rPr>
                <w:sz w:val="18"/>
                <w:lang w:val="en-GB"/>
              </w:rPr>
            </w:pPr>
            <w:r w:rsidRPr="00D516D6">
              <w:rPr>
                <w:spacing w:val="-5"/>
                <w:w w:val="110"/>
                <w:sz w:val="18"/>
                <w:lang w:val="en-GB"/>
              </w:rPr>
              <w:t>Yes</w:t>
            </w:r>
          </w:p>
        </w:tc>
        <w:tc>
          <w:tcPr>
            <w:tcW w:w="1076" w:type="dxa"/>
            <w:tcBorders>
              <w:bottom w:val="single" w:sz="8" w:space="0" w:color="000000"/>
            </w:tcBorders>
          </w:tcPr>
          <w:p w14:paraId="5F49F6C4" w14:textId="77777777" w:rsidR="00AF779A" w:rsidRPr="00D516D6" w:rsidRDefault="00E9277B">
            <w:pPr>
              <w:pStyle w:val="TableParagraph"/>
              <w:spacing w:line="210" w:lineRule="exact"/>
              <w:ind w:left="334" w:right="398"/>
              <w:jc w:val="center"/>
              <w:rPr>
                <w:sz w:val="18"/>
                <w:lang w:val="en-GB"/>
              </w:rPr>
            </w:pPr>
            <w:r w:rsidRPr="00D516D6">
              <w:rPr>
                <w:spacing w:val="-4"/>
                <w:sz w:val="18"/>
                <w:lang w:val="en-GB"/>
              </w:rPr>
              <w:t>3.45</w:t>
            </w:r>
          </w:p>
        </w:tc>
        <w:tc>
          <w:tcPr>
            <w:tcW w:w="1128" w:type="dxa"/>
            <w:tcBorders>
              <w:bottom w:val="single" w:sz="8" w:space="0" w:color="000000"/>
            </w:tcBorders>
          </w:tcPr>
          <w:p w14:paraId="338CB58A" w14:textId="77777777" w:rsidR="00AF779A" w:rsidRPr="00D516D6" w:rsidRDefault="00E9277B">
            <w:pPr>
              <w:pStyle w:val="TableParagraph"/>
              <w:spacing w:line="210" w:lineRule="exact"/>
              <w:ind w:left="399"/>
              <w:rPr>
                <w:sz w:val="18"/>
                <w:lang w:val="en-GB"/>
              </w:rPr>
            </w:pPr>
            <w:r w:rsidRPr="00D516D6">
              <w:rPr>
                <w:spacing w:val="-5"/>
                <w:w w:val="110"/>
                <w:sz w:val="18"/>
                <w:lang w:val="en-GB"/>
              </w:rPr>
              <w:t>Yes</w:t>
            </w:r>
          </w:p>
        </w:tc>
        <w:tc>
          <w:tcPr>
            <w:tcW w:w="1077" w:type="dxa"/>
            <w:tcBorders>
              <w:bottom w:val="single" w:sz="8" w:space="0" w:color="000000"/>
            </w:tcBorders>
          </w:tcPr>
          <w:p w14:paraId="381D3E08" w14:textId="77777777" w:rsidR="00AF779A" w:rsidRPr="00D516D6" w:rsidRDefault="00E9277B">
            <w:pPr>
              <w:pStyle w:val="TableParagraph"/>
              <w:spacing w:line="210" w:lineRule="exact"/>
              <w:ind w:left="338"/>
              <w:rPr>
                <w:sz w:val="18"/>
                <w:lang w:val="en-GB"/>
              </w:rPr>
            </w:pPr>
            <w:r w:rsidRPr="00D516D6">
              <w:rPr>
                <w:spacing w:val="-4"/>
                <w:sz w:val="18"/>
                <w:lang w:val="en-GB"/>
              </w:rPr>
              <w:t>2.94</w:t>
            </w:r>
          </w:p>
        </w:tc>
        <w:tc>
          <w:tcPr>
            <w:tcW w:w="1051" w:type="dxa"/>
            <w:tcBorders>
              <w:bottom w:val="single" w:sz="8" w:space="0" w:color="000000"/>
            </w:tcBorders>
          </w:tcPr>
          <w:p w14:paraId="54E19D02" w14:textId="77777777" w:rsidR="00AF779A" w:rsidRPr="00D516D6" w:rsidRDefault="00E9277B">
            <w:pPr>
              <w:pStyle w:val="TableParagraph"/>
              <w:spacing w:line="210" w:lineRule="exact"/>
              <w:ind w:left="377" w:right="375"/>
              <w:jc w:val="center"/>
              <w:rPr>
                <w:sz w:val="18"/>
                <w:lang w:val="en-GB"/>
              </w:rPr>
            </w:pPr>
            <w:r w:rsidRPr="00D516D6">
              <w:rPr>
                <w:spacing w:val="-5"/>
                <w:w w:val="110"/>
                <w:sz w:val="18"/>
                <w:lang w:val="en-GB"/>
              </w:rPr>
              <w:t>Yes</w:t>
            </w:r>
          </w:p>
        </w:tc>
      </w:tr>
    </w:tbl>
    <w:p w14:paraId="3F7772DC" w14:textId="77777777" w:rsidR="00AF779A" w:rsidRPr="00D516D6" w:rsidRDefault="00AF779A">
      <w:pPr>
        <w:pStyle w:val="Textoindependiente"/>
        <w:rPr>
          <w:rFonts w:ascii="Calibri"/>
          <w:sz w:val="30"/>
          <w:lang w:val="en-GB"/>
        </w:rPr>
      </w:pPr>
    </w:p>
    <w:p w14:paraId="647E3D42" w14:textId="77777777" w:rsidR="00AF779A" w:rsidRPr="00D516D6" w:rsidRDefault="00E9277B">
      <w:pPr>
        <w:pStyle w:val="Prrafodelista"/>
        <w:numPr>
          <w:ilvl w:val="3"/>
          <w:numId w:val="15"/>
        </w:numPr>
        <w:tabs>
          <w:tab w:val="left" w:pos="615"/>
        </w:tabs>
        <w:ind w:hanging="205"/>
        <w:rPr>
          <w:sz w:val="20"/>
          <w:lang w:val="en-GB"/>
        </w:rPr>
      </w:pPr>
      <w:r>
        <w:rPr>
          <w:lang w:val="en-GB"/>
        </w:rPr>
        <w:pict w14:anchorId="5979F277">
          <v:shape id="docshape132" o:spid="_x0000_s1168" type="#_x0000_t202" alt="" style="position:absolute;left:0;text-align:left;margin-left:110.3pt;margin-top:8.1pt;width:7.5pt;height:10.2pt;z-index:-17354752;mso-wrap-style:square;mso-wrap-edited:f;mso-width-percent:0;mso-height-percent:0;mso-position-horizontal-relative:page;mso-width-percent:0;mso-height-percent:0;v-text-anchor:top" filled="f" stroked="f">
            <v:textbox inset="0,0,0,0">
              <w:txbxContent>
                <w:p w14:paraId="5FC70298" w14:textId="77777777" w:rsidR="00AF779A" w:rsidRDefault="00E9277B">
                  <w:pPr>
                    <w:spacing w:before="10"/>
                    <w:rPr>
                      <w:sz w:val="15"/>
                    </w:rPr>
                  </w:pPr>
                  <w:r>
                    <w:rPr>
                      <w:spacing w:val="-5"/>
                      <w:w w:val="90"/>
                      <w:sz w:val="15"/>
                    </w:rPr>
                    <w:t>12</w:t>
                  </w:r>
                </w:p>
              </w:txbxContent>
            </v:textbox>
            <w10:wrap anchorx="page"/>
          </v:shape>
        </w:pict>
      </w:r>
      <w:r w:rsidR="009308E3" w:rsidRPr="00D516D6">
        <w:rPr>
          <w:rFonts w:ascii="Times New Roman" w:hAnsi="Times New Roman"/>
          <w:b/>
          <w:sz w:val="20"/>
          <w:lang w:val="en-GB"/>
        </w:rPr>
        <w:t>Sleep</w:t>
      </w:r>
      <w:r w:rsidR="009308E3" w:rsidRPr="00D516D6">
        <w:rPr>
          <w:sz w:val="20"/>
          <w:lang w:val="en-GB"/>
        </w:rPr>
        <w:t>:</w:t>
      </w:r>
      <w:r w:rsidR="009308E3" w:rsidRPr="00D516D6">
        <w:rPr>
          <w:spacing w:val="28"/>
          <w:sz w:val="20"/>
          <w:lang w:val="en-GB"/>
        </w:rPr>
        <w:t xml:space="preserve"> </w:t>
      </w:r>
      <w:r w:rsidR="009308E3" w:rsidRPr="00D516D6">
        <w:rPr>
          <w:sz w:val="20"/>
          <w:u w:val="single"/>
          <w:vertAlign w:val="superscript"/>
          <w:lang w:val="en-GB"/>
        </w:rPr>
        <w:t>41</w:t>
      </w:r>
      <w:r w:rsidR="009308E3" w:rsidRPr="00D516D6">
        <w:rPr>
          <w:rFonts w:ascii="Lucida Sans Unicode" w:hAnsi="Lucida Sans Unicode"/>
          <w:sz w:val="20"/>
          <w:u w:val="single"/>
          <w:vertAlign w:val="superscript"/>
          <w:lang w:val="en-GB"/>
        </w:rPr>
        <w:t>.</w:t>
      </w:r>
      <w:r w:rsidR="009308E3" w:rsidRPr="00D516D6">
        <w:rPr>
          <w:sz w:val="20"/>
          <w:u w:val="single"/>
          <w:vertAlign w:val="superscript"/>
          <w:lang w:val="en-GB"/>
        </w:rPr>
        <w:t>20</w:t>
      </w:r>
      <w:r w:rsidR="009308E3" w:rsidRPr="00D516D6">
        <w:rPr>
          <w:spacing w:val="-7"/>
          <w:sz w:val="20"/>
          <w:u w:val="single"/>
          <w:lang w:val="en-GB"/>
        </w:rPr>
        <w:t xml:space="preserve"> </w:t>
      </w:r>
      <w:r w:rsidR="009308E3" w:rsidRPr="00D516D6">
        <w:rPr>
          <w:sz w:val="20"/>
          <w:u w:val="single"/>
          <w:vertAlign w:val="superscript"/>
          <w:lang w:val="en-GB"/>
        </w:rPr>
        <w:t>seconds</w:t>
      </w:r>
      <w:r w:rsidR="009308E3" w:rsidRPr="00D516D6">
        <w:rPr>
          <w:spacing w:val="35"/>
          <w:sz w:val="20"/>
          <w:lang w:val="en-GB"/>
        </w:rPr>
        <w:t xml:space="preserve"> </w:t>
      </w:r>
      <w:r w:rsidR="009308E3" w:rsidRPr="00D516D6">
        <w:rPr>
          <w:sz w:val="20"/>
          <w:lang w:val="en-GB"/>
        </w:rPr>
        <w:t>≈</w:t>
      </w:r>
      <w:r w:rsidR="009308E3" w:rsidRPr="00D516D6">
        <w:rPr>
          <w:spacing w:val="11"/>
          <w:sz w:val="20"/>
          <w:lang w:val="en-GB"/>
        </w:rPr>
        <w:t xml:space="preserve"> </w:t>
      </w:r>
      <w:r w:rsidR="009308E3" w:rsidRPr="00D516D6">
        <w:rPr>
          <w:sz w:val="20"/>
          <w:lang w:val="en-GB"/>
        </w:rPr>
        <w:t>3</w:t>
      </w:r>
      <w:r w:rsidR="009308E3" w:rsidRPr="00D516D6">
        <w:rPr>
          <w:rFonts w:ascii="Lucida Sans Unicode" w:hAnsi="Lucida Sans Unicode"/>
          <w:sz w:val="20"/>
          <w:lang w:val="en-GB"/>
        </w:rPr>
        <w:t>.</w:t>
      </w:r>
      <w:r w:rsidR="009308E3" w:rsidRPr="00D516D6">
        <w:rPr>
          <w:sz w:val="20"/>
          <w:lang w:val="en-GB"/>
        </w:rPr>
        <w:t>43</w:t>
      </w:r>
      <w:r w:rsidR="009308E3" w:rsidRPr="00D516D6">
        <w:rPr>
          <w:spacing w:val="4"/>
          <w:sz w:val="20"/>
          <w:lang w:val="en-GB"/>
        </w:rPr>
        <w:t xml:space="preserve"> </w:t>
      </w:r>
      <w:r w:rsidR="009308E3" w:rsidRPr="00D516D6">
        <w:rPr>
          <w:spacing w:val="-2"/>
          <w:sz w:val="20"/>
          <w:lang w:val="en-GB"/>
        </w:rPr>
        <w:t>seconds</w:t>
      </w:r>
    </w:p>
    <w:p w14:paraId="5A00F6ED" w14:textId="77777777" w:rsidR="00AF779A" w:rsidRPr="00D516D6" w:rsidRDefault="00E9277B">
      <w:pPr>
        <w:pStyle w:val="Prrafodelista"/>
        <w:numPr>
          <w:ilvl w:val="3"/>
          <w:numId w:val="15"/>
        </w:numPr>
        <w:tabs>
          <w:tab w:val="left" w:pos="615"/>
        </w:tabs>
        <w:spacing w:before="163"/>
        <w:ind w:hanging="205"/>
        <w:rPr>
          <w:sz w:val="20"/>
          <w:lang w:val="en-GB"/>
        </w:rPr>
      </w:pPr>
      <w:r>
        <w:rPr>
          <w:lang w:val="en-GB"/>
        </w:rPr>
        <w:pict w14:anchorId="79AB83BD">
          <v:shape id="docshape133" o:spid="_x0000_s1167" type="#_x0000_t202" alt="" style="position:absolute;left:0;text-align:left;margin-left:166.3pt;margin-top:16.25pt;width:7.5pt;height:10.2pt;z-index:-17354240;mso-wrap-style:square;mso-wrap-edited:f;mso-width-percent:0;mso-height-percent:0;mso-position-horizontal-relative:page;mso-width-percent:0;mso-height-percent:0;v-text-anchor:top" filled="f" stroked="f">
            <v:textbox inset="0,0,0,0">
              <w:txbxContent>
                <w:p w14:paraId="5F8715C6" w14:textId="77777777" w:rsidR="00AF779A" w:rsidRDefault="00E9277B">
                  <w:pPr>
                    <w:spacing w:before="10"/>
                    <w:rPr>
                      <w:sz w:val="15"/>
                    </w:rPr>
                  </w:pPr>
                  <w:r>
                    <w:rPr>
                      <w:spacing w:val="-5"/>
                      <w:w w:val="90"/>
                      <w:sz w:val="15"/>
                    </w:rPr>
                    <w:t>11</w:t>
                  </w:r>
                </w:p>
              </w:txbxContent>
            </v:textbox>
            <w10:wrap anchorx="page"/>
          </v:shape>
        </w:pict>
      </w:r>
      <w:r w:rsidR="009308E3" w:rsidRPr="00D516D6">
        <w:rPr>
          <w:rFonts w:ascii="Times New Roman" w:hAnsi="Times New Roman"/>
          <w:b/>
          <w:sz w:val="20"/>
          <w:lang w:val="en-GB"/>
        </w:rPr>
        <w:t>Distractor</w:t>
      </w:r>
      <w:r w:rsidR="009308E3" w:rsidRPr="00D516D6">
        <w:rPr>
          <w:rFonts w:ascii="Times New Roman" w:hAnsi="Times New Roman"/>
          <w:b/>
          <w:spacing w:val="-4"/>
          <w:sz w:val="20"/>
          <w:lang w:val="en-GB"/>
        </w:rPr>
        <w:t xml:space="preserve"> </w:t>
      </w:r>
      <w:r w:rsidR="009308E3" w:rsidRPr="00D516D6">
        <w:rPr>
          <w:rFonts w:ascii="Times New Roman" w:hAnsi="Times New Roman"/>
          <w:b/>
          <w:sz w:val="20"/>
          <w:lang w:val="en-GB"/>
        </w:rPr>
        <w:t>Objects</w:t>
      </w:r>
      <w:r w:rsidR="009308E3" w:rsidRPr="00D516D6">
        <w:rPr>
          <w:sz w:val="20"/>
          <w:lang w:val="en-GB"/>
        </w:rPr>
        <w:t>:</w:t>
      </w:r>
      <w:r w:rsidR="009308E3" w:rsidRPr="00D516D6">
        <w:rPr>
          <w:spacing w:val="26"/>
          <w:sz w:val="20"/>
          <w:lang w:val="en-GB"/>
        </w:rPr>
        <w:t xml:space="preserve"> </w:t>
      </w:r>
      <w:r w:rsidR="009308E3" w:rsidRPr="00D516D6">
        <w:rPr>
          <w:sz w:val="20"/>
          <w:u w:val="single"/>
          <w:vertAlign w:val="superscript"/>
          <w:lang w:val="en-GB"/>
        </w:rPr>
        <w:t>25</w:t>
      </w:r>
      <w:r w:rsidR="009308E3" w:rsidRPr="00D516D6">
        <w:rPr>
          <w:rFonts w:ascii="Lucida Sans Unicode" w:hAnsi="Lucida Sans Unicode"/>
          <w:sz w:val="20"/>
          <w:u w:val="single"/>
          <w:vertAlign w:val="superscript"/>
          <w:lang w:val="en-GB"/>
        </w:rPr>
        <w:t>.</w:t>
      </w:r>
      <w:r w:rsidR="009308E3" w:rsidRPr="00D516D6">
        <w:rPr>
          <w:sz w:val="20"/>
          <w:u w:val="single"/>
          <w:vertAlign w:val="superscript"/>
          <w:lang w:val="en-GB"/>
        </w:rPr>
        <w:t>62</w:t>
      </w:r>
      <w:r w:rsidR="009308E3" w:rsidRPr="00D516D6">
        <w:rPr>
          <w:spacing w:val="-9"/>
          <w:sz w:val="20"/>
          <w:u w:val="single"/>
          <w:lang w:val="en-GB"/>
        </w:rPr>
        <w:t xml:space="preserve"> </w:t>
      </w:r>
      <w:r w:rsidR="009308E3" w:rsidRPr="00D516D6">
        <w:rPr>
          <w:sz w:val="20"/>
          <w:u w:val="single"/>
          <w:vertAlign w:val="superscript"/>
          <w:lang w:val="en-GB"/>
        </w:rPr>
        <w:t>seconds</w:t>
      </w:r>
      <w:r w:rsidR="009308E3" w:rsidRPr="00D516D6">
        <w:rPr>
          <w:spacing w:val="31"/>
          <w:sz w:val="20"/>
          <w:lang w:val="en-GB"/>
        </w:rPr>
        <w:t xml:space="preserve"> </w:t>
      </w:r>
      <w:r w:rsidR="009308E3" w:rsidRPr="00D516D6">
        <w:rPr>
          <w:sz w:val="20"/>
          <w:lang w:val="en-GB"/>
        </w:rPr>
        <w:t>≈</w:t>
      </w:r>
      <w:r w:rsidR="009308E3" w:rsidRPr="00D516D6">
        <w:rPr>
          <w:spacing w:val="9"/>
          <w:sz w:val="20"/>
          <w:lang w:val="en-GB"/>
        </w:rPr>
        <w:t xml:space="preserve"> </w:t>
      </w:r>
      <w:r w:rsidR="009308E3" w:rsidRPr="00D516D6">
        <w:rPr>
          <w:sz w:val="20"/>
          <w:lang w:val="en-GB"/>
        </w:rPr>
        <w:t>2</w:t>
      </w:r>
      <w:r w:rsidR="009308E3" w:rsidRPr="00D516D6">
        <w:rPr>
          <w:rFonts w:ascii="Lucida Sans Unicode" w:hAnsi="Lucida Sans Unicode"/>
          <w:sz w:val="20"/>
          <w:lang w:val="en-GB"/>
        </w:rPr>
        <w:t>.</w:t>
      </w:r>
      <w:r w:rsidR="009308E3" w:rsidRPr="00D516D6">
        <w:rPr>
          <w:sz w:val="20"/>
          <w:lang w:val="en-GB"/>
        </w:rPr>
        <w:t>33</w:t>
      </w:r>
      <w:r w:rsidR="009308E3" w:rsidRPr="00D516D6">
        <w:rPr>
          <w:spacing w:val="3"/>
          <w:sz w:val="20"/>
          <w:lang w:val="en-GB"/>
        </w:rPr>
        <w:t xml:space="preserve"> </w:t>
      </w:r>
      <w:r w:rsidR="009308E3" w:rsidRPr="00D516D6">
        <w:rPr>
          <w:spacing w:val="-2"/>
          <w:sz w:val="20"/>
          <w:lang w:val="en-GB"/>
        </w:rPr>
        <w:t>seconds</w:t>
      </w:r>
    </w:p>
    <w:p w14:paraId="720DB5CA" w14:textId="77777777" w:rsidR="00AF779A" w:rsidRPr="00D516D6" w:rsidRDefault="00E9277B">
      <w:pPr>
        <w:pStyle w:val="Ttulo3"/>
        <w:numPr>
          <w:ilvl w:val="2"/>
          <w:numId w:val="15"/>
        </w:numPr>
        <w:tabs>
          <w:tab w:val="left" w:pos="693"/>
        </w:tabs>
        <w:spacing w:before="166"/>
        <w:ind w:hanging="577"/>
        <w:rPr>
          <w:lang w:val="en-GB"/>
        </w:rPr>
      </w:pPr>
      <w:r w:rsidRPr="00D516D6">
        <w:rPr>
          <w:spacing w:val="-2"/>
          <w:lang w:val="en-GB"/>
        </w:rPr>
        <w:t>Recognition</w:t>
      </w:r>
      <w:r w:rsidRPr="00D516D6">
        <w:rPr>
          <w:spacing w:val="7"/>
          <w:lang w:val="en-GB"/>
        </w:rPr>
        <w:t xml:space="preserve"> </w:t>
      </w:r>
      <w:r w:rsidRPr="00D516D6">
        <w:rPr>
          <w:spacing w:val="-4"/>
          <w:lang w:val="en-GB"/>
        </w:rPr>
        <w:t>Rate</w:t>
      </w:r>
    </w:p>
    <w:p w14:paraId="13040278" w14:textId="77777777" w:rsidR="00AF779A" w:rsidRPr="00D516D6" w:rsidRDefault="00E9277B">
      <w:pPr>
        <w:pStyle w:val="Textoindependiente"/>
        <w:spacing w:before="6" w:line="244" w:lineRule="auto"/>
        <w:ind w:left="116" w:right="146" w:firstLine="298"/>
        <w:rPr>
          <w:lang w:val="en-GB"/>
        </w:rPr>
      </w:pPr>
      <w:r w:rsidRPr="00D516D6">
        <w:rPr>
          <w:w w:val="90"/>
          <w:lang w:val="en-GB"/>
        </w:rPr>
        <w:t xml:space="preserve">The recognition rate was determined for each task as the </w:t>
      </w:r>
      <w:r w:rsidRPr="00D516D6">
        <w:rPr>
          <w:w w:val="90"/>
          <w:lang w:val="en-GB"/>
        </w:rPr>
        <w:t>percentage of successful recognitions over the total number</w:t>
      </w:r>
      <w:r w:rsidRPr="00D516D6">
        <w:rPr>
          <w:lang w:val="en-GB"/>
        </w:rPr>
        <w:t xml:space="preserve"> of tests:</w:t>
      </w:r>
    </w:p>
    <w:p w14:paraId="1BDF6148" w14:textId="77777777" w:rsidR="00AF779A" w:rsidRPr="00D516D6" w:rsidRDefault="00E9277B">
      <w:pPr>
        <w:pStyle w:val="Prrafodelista"/>
        <w:numPr>
          <w:ilvl w:val="3"/>
          <w:numId w:val="15"/>
        </w:numPr>
        <w:tabs>
          <w:tab w:val="left" w:pos="615"/>
        </w:tabs>
        <w:spacing w:before="160"/>
        <w:ind w:hanging="205"/>
        <w:rPr>
          <w:sz w:val="20"/>
          <w:lang w:val="en-GB"/>
        </w:rPr>
      </w:pPr>
      <w:r w:rsidRPr="00D516D6">
        <w:rPr>
          <w:rFonts w:ascii="Times New Roman" w:hAnsi="Times New Roman"/>
          <w:b/>
          <w:sz w:val="20"/>
          <w:lang w:val="en-GB"/>
        </w:rPr>
        <w:t>Persons</w:t>
      </w:r>
      <w:r w:rsidRPr="00D516D6">
        <w:rPr>
          <w:sz w:val="20"/>
          <w:lang w:val="en-GB"/>
        </w:rPr>
        <w:t>:</w:t>
      </w:r>
      <w:r w:rsidRPr="00D516D6">
        <w:rPr>
          <w:spacing w:val="-5"/>
          <w:sz w:val="20"/>
          <w:lang w:val="en-GB"/>
        </w:rPr>
        <w:t xml:space="preserve"> </w:t>
      </w:r>
      <w:r w:rsidRPr="00D516D6">
        <w:rPr>
          <w:spacing w:val="-2"/>
          <w:sz w:val="20"/>
          <w:lang w:val="en-GB"/>
        </w:rPr>
        <w:t>92</w:t>
      </w:r>
      <w:r w:rsidRPr="00D516D6">
        <w:rPr>
          <w:rFonts w:ascii="Lucida Sans Unicode" w:hAnsi="Lucida Sans Unicode"/>
          <w:spacing w:val="-2"/>
          <w:sz w:val="20"/>
          <w:lang w:val="en-GB"/>
        </w:rPr>
        <w:t>.</w:t>
      </w:r>
      <w:r w:rsidRPr="00D516D6">
        <w:rPr>
          <w:spacing w:val="-2"/>
          <w:sz w:val="20"/>
          <w:lang w:val="en-GB"/>
        </w:rPr>
        <w:t>86%</w:t>
      </w:r>
    </w:p>
    <w:p w14:paraId="63A3B6A9" w14:textId="77777777" w:rsidR="00AF779A" w:rsidRPr="00D516D6" w:rsidRDefault="00E9277B">
      <w:pPr>
        <w:pStyle w:val="Prrafodelista"/>
        <w:numPr>
          <w:ilvl w:val="3"/>
          <w:numId w:val="15"/>
        </w:numPr>
        <w:tabs>
          <w:tab w:val="left" w:pos="615"/>
        </w:tabs>
        <w:spacing w:before="88"/>
        <w:ind w:hanging="205"/>
        <w:rPr>
          <w:sz w:val="20"/>
          <w:lang w:val="en-GB"/>
        </w:rPr>
      </w:pPr>
      <w:r w:rsidRPr="00D516D6">
        <w:rPr>
          <w:rFonts w:ascii="Times New Roman" w:hAnsi="Times New Roman"/>
          <w:b/>
          <w:sz w:val="20"/>
          <w:lang w:val="en-GB"/>
        </w:rPr>
        <w:t>Facial</w:t>
      </w:r>
      <w:r w:rsidRPr="00D516D6">
        <w:rPr>
          <w:rFonts w:ascii="Times New Roman" w:hAnsi="Times New Roman"/>
          <w:b/>
          <w:spacing w:val="-13"/>
          <w:sz w:val="20"/>
          <w:lang w:val="en-GB"/>
        </w:rPr>
        <w:t xml:space="preserve"> </w:t>
      </w:r>
      <w:r w:rsidRPr="00D516D6">
        <w:rPr>
          <w:rFonts w:ascii="Times New Roman" w:hAnsi="Times New Roman"/>
          <w:b/>
          <w:sz w:val="20"/>
          <w:lang w:val="en-GB"/>
        </w:rPr>
        <w:t>Expressions</w:t>
      </w:r>
      <w:r w:rsidRPr="00D516D6">
        <w:rPr>
          <w:sz w:val="20"/>
          <w:lang w:val="en-GB"/>
        </w:rPr>
        <w:t>:</w:t>
      </w:r>
      <w:r w:rsidRPr="00D516D6">
        <w:rPr>
          <w:spacing w:val="-7"/>
          <w:sz w:val="20"/>
          <w:lang w:val="en-GB"/>
        </w:rPr>
        <w:t xml:space="preserve"> </w:t>
      </w:r>
      <w:r w:rsidRPr="00D516D6">
        <w:rPr>
          <w:spacing w:val="-2"/>
          <w:sz w:val="20"/>
          <w:lang w:val="en-GB"/>
        </w:rPr>
        <w:t>92</w:t>
      </w:r>
      <w:r w:rsidRPr="00D516D6">
        <w:rPr>
          <w:rFonts w:ascii="Lucida Sans Unicode" w:hAnsi="Lucida Sans Unicode"/>
          <w:spacing w:val="-2"/>
          <w:sz w:val="20"/>
          <w:lang w:val="en-GB"/>
        </w:rPr>
        <w:t>.</w:t>
      </w:r>
      <w:r w:rsidRPr="00D516D6">
        <w:rPr>
          <w:spacing w:val="-2"/>
          <w:sz w:val="20"/>
          <w:lang w:val="en-GB"/>
        </w:rPr>
        <w:t>86%</w:t>
      </w:r>
    </w:p>
    <w:p w14:paraId="1AA35161" w14:textId="77777777" w:rsidR="00AF779A" w:rsidRPr="00D516D6" w:rsidRDefault="00E9277B">
      <w:pPr>
        <w:pStyle w:val="Prrafodelista"/>
        <w:numPr>
          <w:ilvl w:val="3"/>
          <w:numId w:val="15"/>
        </w:numPr>
        <w:tabs>
          <w:tab w:val="left" w:pos="615"/>
        </w:tabs>
        <w:spacing w:before="87"/>
        <w:ind w:hanging="205"/>
        <w:rPr>
          <w:sz w:val="20"/>
          <w:lang w:val="en-GB"/>
        </w:rPr>
      </w:pPr>
      <w:r w:rsidRPr="00D516D6">
        <w:rPr>
          <w:rFonts w:ascii="Times New Roman" w:hAnsi="Times New Roman"/>
          <w:b/>
          <w:sz w:val="20"/>
          <w:lang w:val="en-GB"/>
        </w:rPr>
        <w:t>Sleep</w:t>
      </w:r>
      <w:r w:rsidRPr="00D516D6">
        <w:rPr>
          <w:sz w:val="20"/>
          <w:lang w:val="en-GB"/>
        </w:rPr>
        <w:t>:</w:t>
      </w:r>
      <w:r w:rsidRPr="00D516D6">
        <w:rPr>
          <w:spacing w:val="3"/>
          <w:sz w:val="20"/>
          <w:lang w:val="en-GB"/>
        </w:rPr>
        <w:t xml:space="preserve"> </w:t>
      </w:r>
      <w:r w:rsidRPr="00D516D6">
        <w:rPr>
          <w:spacing w:val="-2"/>
          <w:sz w:val="20"/>
          <w:lang w:val="en-GB"/>
        </w:rPr>
        <w:t>85</w:t>
      </w:r>
      <w:r w:rsidRPr="00D516D6">
        <w:rPr>
          <w:rFonts w:ascii="Lucida Sans Unicode" w:hAnsi="Lucida Sans Unicode"/>
          <w:spacing w:val="-2"/>
          <w:sz w:val="20"/>
          <w:lang w:val="en-GB"/>
        </w:rPr>
        <w:t>.</w:t>
      </w:r>
      <w:r w:rsidRPr="00D516D6">
        <w:rPr>
          <w:spacing w:val="-2"/>
          <w:sz w:val="20"/>
          <w:lang w:val="en-GB"/>
        </w:rPr>
        <w:t>71%</w:t>
      </w:r>
    </w:p>
    <w:p w14:paraId="0675C3DE" w14:textId="77777777" w:rsidR="00AF779A" w:rsidRPr="00D516D6" w:rsidRDefault="00E9277B">
      <w:pPr>
        <w:pStyle w:val="Prrafodelista"/>
        <w:numPr>
          <w:ilvl w:val="3"/>
          <w:numId w:val="15"/>
        </w:numPr>
        <w:tabs>
          <w:tab w:val="left" w:pos="615"/>
        </w:tabs>
        <w:spacing w:before="88"/>
        <w:ind w:hanging="205"/>
        <w:rPr>
          <w:sz w:val="20"/>
          <w:lang w:val="en-GB"/>
        </w:rPr>
      </w:pPr>
      <w:r w:rsidRPr="00D516D6">
        <w:rPr>
          <w:rFonts w:ascii="Times New Roman" w:hAnsi="Times New Roman"/>
          <w:b/>
          <w:sz w:val="20"/>
          <w:lang w:val="en-GB"/>
        </w:rPr>
        <w:t>Distractor</w:t>
      </w:r>
      <w:r w:rsidRPr="00D516D6">
        <w:rPr>
          <w:rFonts w:ascii="Times New Roman" w:hAnsi="Times New Roman"/>
          <w:b/>
          <w:spacing w:val="-10"/>
          <w:sz w:val="20"/>
          <w:lang w:val="en-GB"/>
        </w:rPr>
        <w:t xml:space="preserve"> </w:t>
      </w:r>
      <w:r w:rsidRPr="00D516D6">
        <w:rPr>
          <w:rFonts w:ascii="Times New Roman" w:hAnsi="Times New Roman"/>
          <w:b/>
          <w:sz w:val="20"/>
          <w:lang w:val="en-GB"/>
        </w:rPr>
        <w:t>Objects</w:t>
      </w:r>
      <w:r w:rsidRPr="00D516D6">
        <w:rPr>
          <w:sz w:val="20"/>
          <w:lang w:val="en-GB"/>
        </w:rPr>
        <w:t>:</w:t>
      </w:r>
      <w:r w:rsidRPr="00D516D6">
        <w:rPr>
          <w:spacing w:val="-3"/>
          <w:sz w:val="20"/>
          <w:lang w:val="en-GB"/>
        </w:rPr>
        <w:t xml:space="preserve"> </w:t>
      </w:r>
      <w:r w:rsidRPr="00D516D6">
        <w:rPr>
          <w:spacing w:val="-2"/>
          <w:sz w:val="20"/>
          <w:lang w:val="en-GB"/>
        </w:rPr>
        <w:t>78</w:t>
      </w:r>
      <w:r w:rsidRPr="00D516D6">
        <w:rPr>
          <w:rFonts w:ascii="Lucida Sans Unicode" w:hAnsi="Lucida Sans Unicode"/>
          <w:spacing w:val="-2"/>
          <w:sz w:val="20"/>
          <w:lang w:val="en-GB"/>
        </w:rPr>
        <w:t>.</w:t>
      </w:r>
      <w:r w:rsidRPr="00D516D6">
        <w:rPr>
          <w:spacing w:val="-2"/>
          <w:sz w:val="20"/>
          <w:lang w:val="en-GB"/>
        </w:rPr>
        <w:t>57%</w:t>
      </w:r>
    </w:p>
    <w:p w14:paraId="6EE7D604" w14:textId="77777777" w:rsidR="00AF779A" w:rsidRPr="00D516D6" w:rsidRDefault="00E9277B">
      <w:pPr>
        <w:pStyle w:val="Ttulo3"/>
        <w:numPr>
          <w:ilvl w:val="2"/>
          <w:numId w:val="15"/>
        </w:numPr>
        <w:tabs>
          <w:tab w:val="left" w:pos="693"/>
        </w:tabs>
        <w:spacing w:before="145"/>
        <w:ind w:hanging="577"/>
        <w:rPr>
          <w:lang w:val="en-GB"/>
        </w:rPr>
      </w:pPr>
      <w:r w:rsidRPr="00D516D6">
        <w:rPr>
          <w:lang w:val="en-GB"/>
        </w:rPr>
        <w:t>Minimum</w:t>
      </w:r>
      <w:r w:rsidRPr="00D516D6">
        <w:rPr>
          <w:spacing w:val="-10"/>
          <w:lang w:val="en-GB"/>
        </w:rPr>
        <w:t xml:space="preserve"> </w:t>
      </w:r>
      <w:r w:rsidRPr="00D516D6">
        <w:rPr>
          <w:lang w:val="en-GB"/>
        </w:rPr>
        <w:t>and</w:t>
      </w:r>
      <w:r w:rsidRPr="00D516D6">
        <w:rPr>
          <w:spacing w:val="-10"/>
          <w:lang w:val="en-GB"/>
        </w:rPr>
        <w:t xml:space="preserve"> </w:t>
      </w:r>
      <w:r w:rsidRPr="00D516D6">
        <w:rPr>
          <w:lang w:val="en-GB"/>
        </w:rPr>
        <w:t>Maximum</w:t>
      </w:r>
      <w:r w:rsidRPr="00D516D6">
        <w:rPr>
          <w:spacing w:val="-9"/>
          <w:lang w:val="en-GB"/>
        </w:rPr>
        <w:t xml:space="preserve"> </w:t>
      </w:r>
      <w:r w:rsidRPr="00D516D6">
        <w:rPr>
          <w:lang w:val="en-GB"/>
        </w:rPr>
        <w:t>Recognition</w:t>
      </w:r>
      <w:r w:rsidRPr="00D516D6">
        <w:rPr>
          <w:spacing w:val="-10"/>
          <w:lang w:val="en-GB"/>
        </w:rPr>
        <w:t xml:space="preserve"> </w:t>
      </w:r>
      <w:r w:rsidRPr="00D516D6">
        <w:rPr>
          <w:spacing w:val="-4"/>
          <w:lang w:val="en-GB"/>
        </w:rPr>
        <w:t>Time</w:t>
      </w:r>
    </w:p>
    <w:p w14:paraId="4F0A4466" w14:textId="77777777" w:rsidR="00AF779A" w:rsidRPr="00D516D6" w:rsidRDefault="00E9277B">
      <w:pPr>
        <w:pStyle w:val="Textoindependiente"/>
        <w:spacing w:before="6"/>
        <w:ind w:left="415"/>
        <w:rPr>
          <w:lang w:val="en-GB"/>
        </w:rPr>
      </w:pPr>
      <w:r w:rsidRPr="00D516D6">
        <w:rPr>
          <w:w w:val="90"/>
          <w:lang w:val="en-GB"/>
        </w:rPr>
        <w:t>Minimum</w:t>
      </w:r>
      <w:r w:rsidRPr="00D516D6">
        <w:rPr>
          <w:spacing w:val="13"/>
          <w:lang w:val="en-GB"/>
        </w:rPr>
        <w:t xml:space="preserve"> </w:t>
      </w:r>
      <w:r w:rsidRPr="00D516D6">
        <w:rPr>
          <w:w w:val="90"/>
          <w:lang w:val="en-GB"/>
        </w:rPr>
        <w:t>and</w:t>
      </w:r>
      <w:r w:rsidRPr="00D516D6">
        <w:rPr>
          <w:spacing w:val="13"/>
          <w:lang w:val="en-GB"/>
        </w:rPr>
        <w:t xml:space="preserve"> </w:t>
      </w:r>
      <w:r w:rsidRPr="00D516D6">
        <w:rPr>
          <w:w w:val="90"/>
          <w:lang w:val="en-GB"/>
        </w:rPr>
        <w:t>maximum</w:t>
      </w:r>
      <w:r w:rsidRPr="00D516D6">
        <w:rPr>
          <w:spacing w:val="13"/>
          <w:lang w:val="en-GB"/>
        </w:rPr>
        <w:t xml:space="preserve"> </w:t>
      </w:r>
      <w:r w:rsidRPr="00D516D6">
        <w:rPr>
          <w:w w:val="90"/>
          <w:lang w:val="en-GB"/>
        </w:rPr>
        <w:t>recognition</w:t>
      </w:r>
      <w:r w:rsidRPr="00D516D6">
        <w:rPr>
          <w:spacing w:val="13"/>
          <w:lang w:val="en-GB"/>
        </w:rPr>
        <w:t xml:space="preserve"> </w:t>
      </w:r>
      <w:r w:rsidRPr="00D516D6">
        <w:rPr>
          <w:w w:val="90"/>
          <w:lang w:val="en-GB"/>
        </w:rPr>
        <w:t>times</w:t>
      </w:r>
      <w:r w:rsidRPr="00D516D6">
        <w:rPr>
          <w:spacing w:val="14"/>
          <w:lang w:val="en-GB"/>
        </w:rPr>
        <w:t xml:space="preserve"> </w:t>
      </w:r>
      <w:r w:rsidRPr="00D516D6">
        <w:rPr>
          <w:w w:val="90"/>
          <w:lang w:val="en-GB"/>
        </w:rPr>
        <w:t>observed</w:t>
      </w:r>
      <w:r w:rsidRPr="00D516D6">
        <w:rPr>
          <w:spacing w:val="13"/>
          <w:lang w:val="en-GB"/>
        </w:rPr>
        <w:t xml:space="preserve"> </w:t>
      </w:r>
      <w:r w:rsidRPr="00D516D6">
        <w:rPr>
          <w:w w:val="90"/>
          <w:lang w:val="en-GB"/>
        </w:rPr>
        <w:t>across</w:t>
      </w:r>
      <w:r w:rsidRPr="00D516D6">
        <w:rPr>
          <w:spacing w:val="13"/>
          <w:lang w:val="en-GB"/>
        </w:rPr>
        <w:t xml:space="preserve"> </w:t>
      </w:r>
      <w:r w:rsidRPr="00D516D6">
        <w:rPr>
          <w:w w:val="90"/>
          <w:lang w:val="en-GB"/>
        </w:rPr>
        <w:t>the</w:t>
      </w:r>
      <w:r w:rsidRPr="00D516D6">
        <w:rPr>
          <w:spacing w:val="13"/>
          <w:lang w:val="en-GB"/>
        </w:rPr>
        <w:t xml:space="preserve"> </w:t>
      </w:r>
      <w:r w:rsidRPr="00D516D6">
        <w:rPr>
          <w:w w:val="90"/>
          <w:lang w:val="en-GB"/>
        </w:rPr>
        <w:t>tests</w:t>
      </w:r>
      <w:r w:rsidRPr="00D516D6">
        <w:rPr>
          <w:spacing w:val="14"/>
          <w:lang w:val="en-GB"/>
        </w:rPr>
        <w:t xml:space="preserve"> </w:t>
      </w:r>
      <w:r w:rsidRPr="00D516D6">
        <w:rPr>
          <w:w w:val="90"/>
          <w:lang w:val="en-GB"/>
        </w:rPr>
        <w:t>for</w:t>
      </w:r>
      <w:r w:rsidRPr="00D516D6">
        <w:rPr>
          <w:spacing w:val="13"/>
          <w:lang w:val="en-GB"/>
        </w:rPr>
        <w:t xml:space="preserve"> </w:t>
      </w:r>
      <w:r w:rsidRPr="00D516D6">
        <w:rPr>
          <w:w w:val="90"/>
          <w:lang w:val="en-GB"/>
        </w:rPr>
        <w:t>each</w:t>
      </w:r>
      <w:r w:rsidRPr="00D516D6">
        <w:rPr>
          <w:spacing w:val="13"/>
          <w:lang w:val="en-GB"/>
        </w:rPr>
        <w:t xml:space="preserve"> </w:t>
      </w:r>
      <w:r w:rsidRPr="00D516D6">
        <w:rPr>
          <w:spacing w:val="-2"/>
          <w:w w:val="90"/>
          <w:lang w:val="en-GB"/>
        </w:rPr>
        <w:t>task:</w:t>
      </w:r>
    </w:p>
    <w:p w14:paraId="57EEDB17" w14:textId="77777777" w:rsidR="00AF779A" w:rsidRPr="00D516D6" w:rsidRDefault="00E9277B">
      <w:pPr>
        <w:pStyle w:val="Ttulo4"/>
        <w:numPr>
          <w:ilvl w:val="3"/>
          <w:numId w:val="15"/>
        </w:numPr>
        <w:tabs>
          <w:tab w:val="left" w:pos="615"/>
        </w:tabs>
        <w:spacing w:before="194"/>
        <w:ind w:hanging="205"/>
        <w:rPr>
          <w:rFonts w:ascii="Cambria" w:hAnsi="Cambria"/>
          <w:b w:val="0"/>
          <w:lang w:val="en-GB"/>
        </w:rPr>
      </w:pPr>
      <w:r w:rsidRPr="00D516D6">
        <w:rPr>
          <w:spacing w:val="-2"/>
          <w:lang w:val="en-GB"/>
        </w:rPr>
        <w:t>Persons</w:t>
      </w:r>
      <w:r w:rsidRPr="00D516D6">
        <w:rPr>
          <w:rFonts w:ascii="Cambria" w:hAnsi="Cambria"/>
          <w:b w:val="0"/>
          <w:spacing w:val="-2"/>
          <w:lang w:val="en-GB"/>
        </w:rPr>
        <w:t>:</w:t>
      </w:r>
    </w:p>
    <w:p w14:paraId="0157D9A0" w14:textId="77777777" w:rsidR="00AF779A" w:rsidRPr="00D516D6" w:rsidRDefault="00E9277B">
      <w:pPr>
        <w:pStyle w:val="Prrafodelista"/>
        <w:numPr>
          <w:ilvl w:val="4"/>
          <w:numId w:val="15"/>
        </w:numPr>
        <w:tabs>
          <w:tab w:val="left" w:pos="1054"/>
        </w:tabs>
        <w:spacing w:before="160"/>
        <w:ind w:hanging="201"/>
        <w:rPr>
          <w:sz w:val="20"/>
          <w:lang w:val="en-GB"/>
        </w:rPr>
      </w:pPr>
      <w:r w:rsidRPr="00D516D6">
        <w:rPr>
          <w:w w:val="95"/>
          <w:sz w:val="20"/>
          <w:lang w:val="en-GB"/>
        </w:rPr>
        <w:t>Minimum</w:t>
      </w:r>
      <w:r w:rsidRPr="00D516D6">
        <w:rPr>
          <w:spacing w:val="-6"/>
          <w:w w:val="95"/>
          <w:sz w:val="20"/>
          <w:lang w:val="en-GB"/>
        </w:rPr>
        <w:t xml:space="preserve"> </w:t>
      </w:r>
      <w:r w:rsidRPr="00D516D6">
        <w:rPr>
          <w:w w:val="95"/>
          <w:sz w:val="20"/>
          <w:lang w:val="en-GB"/>
        </w:rPr>
        <w:t>time:</w:t>
      </w:r>
      <w:r w:rsidRPr="00D516D6">
        <w:rPr>
          <w:spacing w:val="-5"/>
          <w:w w:val="95"/>
          <w:sz w:val="20"/>
          <w:lang w:val="en-GB"/>
        </w:rPr>
        <w:t xml:space="preserve"> </w:t>
      </w:r>
      <w:r w:rsidRPr="00D516D6">
        <w:rPr>
          <w:w w:val="95"/>
          <w:sz w:val="20"/>
          <w:lang w:val="en-GB"/>
        </w:rPr>
        <w:t>0.00</w:t>
      </w:r>
      <w:r w:rsidRPr="00D516D6">
        <w:rPr>
          <w:spacing w:val="-6"/>
          <w:w w:val="95"/>
          <w:sz w:val="20"/>
          <w:lang w:val="en-GB"/>
        </w:rPr>
        <w:t xml:space="preserve"> </w:t>
      </w:r>
      <w:r w:rsidRPr="00D516D6">
        <w:rPr>
          <w:w w:val="95"/>
          <w:sz w:val="20"/>
          <w:lang w:val="en-GB"/>
        </w:rPr>
        <w:t>seconds</w:t>
      </w:r>
      <w:r w:rsidRPr="00D516D6">
        <w:rPr>
          <w:spacing w:val="-5"/>
          <w:w w:val="95"/>
          <w:sz w:val="20"/>
          <w:lang w:val="en-GB"/>
        </w:rPr>
        <w:t xml:space="preserve"> </w:t>
      </w:r>
      <w:r w:rsidRPr="00D516D6">
        <w:rPr>
          <w:w w:val="95"/>
          <w:sz w:val="20"/>
          <w:lang w:val="en-GB"/>
        </w:rPr>
        <w:t>(Test</w:t>
      </w:r>
      <w:r w:rsidRPr="00D516D6">
        <w:rPr>
          <w:spacing w:val="-6"/>
          <w:w w:val="95"/>
          <w:sz w:val="20"/>
          <w:lang w:val="en-GB"/>
        </w:rPr>
        <w:t xml:space="preserve"> </w:t>
      </w:r>
      <w:r w:rsidRPr="00D516D6">
        <w:rPr>
          <w:spacing w:val="-5"/>
          <w:w w:val="95"/>
          <w:sz w:val="20"/>
          <w:lang w:val="en-GB"/>
        </w:rPr>
        <w:t>3)</w:t>
      </w:r>
    </w:p>
    <w:p w14:paraId="2244818E" w14:textId="77777777" w:rsidR="00AF779A" w:rsidRPr="00D516D6" w:rsidRDefault="00E9277B">
      <w:pPr>
        <w:pStyle w:val="Prrafodelista"/>
        <w:numPr>
          <w:ilvl w:val="4"/>
          <w:numId w:val="15"/>
        </w:numPr>
        <w:tabs>
          <w:tab w:val="left" w:pos="1054"/>
        </w:tabs>
        <w:spacing w:before="81"/>
        <w:ind w:hanging="201"/>
        <w:rPr>
          <w:sz w:val="20"/>
          <w:lang w:val="en-GB"/>
        </w:rPr>
      </w:pPr>
      <w:r w:rsidRPr="00D516D6">
        <w:rPr>
          <w:w w:val="95"/>
          <w:sz w:val="20"/>
          <w:lang w:val="en-GB"/>
        </w:rPr>
        <w:t>Maximum</w:t>
      </w:r>
      <w:r w:rsidRPr="00D516D6">
        <w:rPr>
          <w:spacing w:val="-7"/>
          <w:w w:val="95"/>
          <w:sz w:val="20"/>
          <w:lang w:val="en-GB"/>
        </w:rPr>
        <w:t xml:space="preserve"> </w:t>
      </w:r>
      <w:r w:rsidRPr="00D516D6">
        <w:rPr>
          <w:w w:val="95"/>
          <w:sz w:val="20"/>
          <w:lang w:val="en-GB"/>
        </w:rPr>
        <w:t>time:</w:t>
      </w:r>
      <w:r w:rsidRPr="00D516D6">
        <w:rPr>
          <w:spacing w:val="-6"/>
          <w:w w:val="95"/>
          <w:sz w:val="20"/>
          <w:lang w:val="en-GB"/>
        </w:rPr>
        <w:t xml:space="preserve"> </w:t>
      </w:r>
      <w:r w:rsidRPr="00D516D6">
        <w:rPr>
          <w:w w:val="95"/>
          <w:sz w:val="20"/>
          <w:lang w:val="en-GB"/>
        </w:rPr>
        <w:t>1.20</w:t>
      </w:r>
      <w:r w:rsidRPr="00D516D6">
        <w:rPr>
          <w:spacing w:val="-6"/>
          <w:w w:val="95"/>
          <w:sz w:val="20"/>
          <w:lang w:val="en-GB"/>
        </w:rPr>
        <w:t xml:space="preserve"> </w:t>
      </w:r>
      <w:r w:rsidRPr="00D516D6">
        <w:rPr>
          <w:w w:val="95"/>
          <w:sz w:val="20"/>
          <w:lang w:val="en-GB"/>
        </w:rPr>
        <w:t>seconds</w:t>
      </w:r>
      <w:r w:rsidRPr="00D516D6">
        <w:rPr>
          <w:spacing w:val="-6"/>
          <w:w w:val="95"/>
          <w:sz w:val="20"/>
          <w:lang w:val="en-GB"/>
        </w:rPr>
        <w:t xml:space="preserve"> </w:t>
      </w:r>
      <w:r w:rsidRPr="00D516D6">
        <w:rPr>
          <w:w w:val="95"/>
          <w:sz w:val="20"/>
          <w:lang w:val="en-GB"/>
        </w:rPr>
        <w:t>(Tests</w:t>
      </w:r>
      <w:r w:rsidRPr="00D516D6">
        <w:rPr>
          <w:spacing w:val="-6"/>
          <w:w w:val="95"/>
          <w:sz w:val="20"/>
          <w:lang w:val="en-GB"/>
        </w:rPr>
        <w:t xml:space="preserve"> </w:t>
      </w:r>
      <w:r w:rsidRPr="00D516D6">
        <w:rPr>
          <w:w w:val="95"/>
          <w:sz w:val="20"/>
          <w:lang w:val="en-GB"/>
        </w:rPr>
        <w:t>8</w:t>
      </w:r>
      <w:r w:rsidRPr="00D516D6">
        <w:rPr>
          <w:spacing w:val="-6"/>
          <w:w w:val="95"/>
          <w:sz w:val="20"/>
          <w:lang w:val="en-GB"/>
        </w:rPr>
        <w:t xml:space="preserve"> </w:t>
      </w:r>
      <w:r w:rsidRPr="00D516D6">
        <w:rPr>
          <w:w w:val="95"/>
          <w:sz w:val="20"/>
          <w:lang w:val="en-GB"/>
        </w:rPr>
        <w:t>and</w:t>
      </w:r>
      <w:r w:rsidRPr="00D516D6">
        <w:rPr>
          <w:spacing w:val="-6"/>
          <w:w w:val="95"/>
          <w:sz w:val="20"/>
          <w:lang w:val="en-GB"/>
        </w:rPr>
        <w:t xml:space="preserve"> </w:t>
      </w:r>
      <w:r w:rsidRPr="00D516D6">
        <w:rPr>
          <w:spacing w:val="-5"/>
          <w:w w:val="95"/>
          <w:sz w:val="20"/>
          <w:lang w:val="en-GB"/>
        </w:rPr>
        <w:t>10)</w:t>
      </w:r>
    </w:p>
    <w:p w14:paraId="392AE16E" w14:textId="77777777" w:rsidR="00AF779A" w:rsidRPr="00D516D6" w:rsidRDefault="00E9277B">
      <w:pPr>
        <w:pStyle w:val="Ttulo4"/>
        <w:numPr>
          <w:ilvl w:val="3"/>
          <w:numId w:val="15"/>
        </w:numPr>
        <w:tabs>
          <w:tab w:val="left" w:pos="615"/>
        </w:tabs>
        <w:spacing w:before="160"/>
        <w:ind w:hanging="205"/>
        <w:rPr>
          <w:rFonts w:ascii="Cambria" w:hAnsi="Cambria"/>
          <w:b w:val="0"/>
          <w:lang w:val="en-GB"/>
        </w:rPr>
      </w:pPr>
      <w:r w:rsidRPr="00D516D6">
        <w:rPr>
          <w:spacing w:val="-2"/>
          <w:lang w:val="en-GB"/>
        </w:rPr>
        <w:t>Facial</w:t>
      </w:r>
      <w:r w:rsidRPr="00D516D6">
        <w:rPr>
          <w:spacing w:val="-4"/>
          <w:lang w:val="en-GB"/>
        </w:rPr>
        <w:t xml:space="preserve"> </w:t>
      </w:r>
      <w:r w:rsidRPr="00D516D6">
        <w:rPr>
          <w:spacing w:val="-2"/>
          <w:lang w:val="en-GB"/>
        </w:rPr>
        <w:t>Expressions</w:t>
      </w:r>
      <w:r w:rsidRPr="00D516D6">
        <w:rPr>
          <w:rFonts w:ascii="Cambria" w:hAnsi="Cambria"/>
          <w:b w:val="0"/>
          <w:spacing w:val="-2"/>
          <w:lang w:val="en-GB"/>
        </w:rPr>
        <w:t>:</w:t>
      </w:r>
    </w:p>
    <w:p w14:paraId="3D170AD2" w14:textId="77777777" w:rsidR="00AF779A" w:rsidRPr="00D516D6" w:rsidRDefault="00AF779A">
      <w:pPr>
        <w:rPr>
          <w:lang w:val="en-GB"/>
        </w:rPr>
        <w:sectPr w:rsidR="00AF779A" w:rsidRPr="00D516D6">
          <w:headerReference w:type="default" r:id="rId44"/>
          <w:footerReference w:type="default" r:id="rId45"/>
          <w:pgSz w:w="10890" w:h="14860"/>
          <w:pgMar w:top="880" w:right="620" w:bottom="840" w:left="660" w:header="673" w:footer="642" w:gutter="0"/>
          <w:cols w:space="720"/>
        </w:sectPr>
      </w:pPr>
    </w:p>
    <w:p w14:paraId="3806F1F5" w14:textId="77777777" w:rsidR="00AF779A" w:rsidRPr="00D516D6" w:rsidRDefault="00E9277B">
      <w:pPr>
        <w:pStyle w:val="Prrafodelista"/>
        <w:numPr>
          <w:ilvl w:val="0"/>
          <w:numId w:val="5"/>
        </w:numPr>
        <w:tabs>
          <w:tab w:val="left" w:pos="1054"/>
        </w:tabs>
        <w:spacing w:before="193"/>
        <w:ind w:hanging="201"/>
        <w:rPr>
          <w:sz w:val="20"/>
          <w:lang w:val="en-GB"/>
        </w:rPr>
      </w:pPr>
      <w:r w:rsidRPr="00D516D6">
        <w:rPr>
          <w:w w:val="95"/>
          <w:sz w:val="20"/>
          <w:lang w:val="en-GB"/>
        </w:rPr>
        <w:lastRenderedPageBreak/>
        <w:t>Minimum</w:t>
      </w:r>
      <w:r w:rsidRPr="00D516D6">
        <w:rPr>
          <w:spacing w:val="-7"/>
          <w:w w:val="95"/>
          <w:sz w:val="20"/>
          <w:lang w:val="en-GB"/>
        </w:rPr>
        <w:t xml:space="preserve"> </w:t>
      </w:r>
      <w:r w:rsidRPr="00D516D6">
        <w:rPr>
          <w:w w:val="95"/>
          <w:sz w:val="20"/>
          <w:lang w:val="en-GB"/>
        </w:rPr>
        <w:t>time:</w:t>
      </w:r>
      <w:r w:rsidRPr="00D516D6">
        <w:rPr>
          <w:spacing w:val="-6"/>
          <w:w w:val="95"/>
          <w:sz w:val="20"/>
          <w:lang w:val="en-GB"/>
        </w:rPr>
        <w:t xml:space="preserve"> </w:t>
      </w:r>
      <w:r w:rsidRPr="00D516D6">
        <w:rPr>
          <w:w w:val="95"/>
          <w:sz w:val="20"/>
          <w:lang w:val="en-GB"/>
        </w:rPr>
        <w:t>0.70</w:t>
      </w:r>
      <w:r w:rsidRPr="00D516D6">
        <w:rPr>
          <w:spacing w:val="-6"/>
          <w:w w:val="95"/>
          <w:sz w:val="20"/>
          <w:lang w:val="en-GB"/>
        </w:rPr>
        <w:t xml:space="preserve"> </w:t>
      </w:r>
      <w:r w:rsidRPr="00D516D6">
        <w:rPr>
          <w:w w:val="95"/>
          <w:sz w:val="20"/>
          <w:lang w:val="en-GB"/>
        </w:rPr>
        <w:t>seconds</w:t>
      </w:r>
      <w:r w:rsidRPr="00D516D6">
        <w:rPr>
          <w:spacing w:val="-6"/>
          <w:w w:val="95"/>
          <w:sz w:val="20"/>
          <w:lang w:val="en-GB"/>
        </w:rPr>
        <w:t xml:space="preserve"> </w:t>
      </w:r>
      <w:r w:rsidRPr="00D516D6">
        <w:rPr>
          <w:w w:val="95"/>
          <w:sz w:val="20"/>
          <w:lang w:val="en-GB"/>
        </w:rPr>
        <w:t>(Tests</w:t>
      </w:r>
      <w:r w:rsidRPr="00D516D6">
        <w:rPr>
          <w:spacing w:val="-6"/>
          <w:w w:val="95"/>
          <w:sz w:val="20"/>
          <w:lang w:val="en-GB"/>
        </w:rPr>
        <w:t xml:space="preserve"> </w:t>
      </w:r>
      <w:r w:rsidRPr="00D516D6">
        <w:rPr>
          <w:w w:val="95"/>
          <w:sz w:val="20"/>
          <w:lang w:val="en-GB"/>
        </w:rPr>
        <w:t>3</w:t>
      </w:r>
      <w:r w:rsidRPr="00D516D6">
        <w:rPr>
          <w:spacing w:val="-6"/>
          <w:w w:val="95"/>
          <w:sz w:val="20"/>
          <w:lang w:val="en-GB"/>
        </w:rPr>
        <w:t xml:space="preserve"> </w:t>
      </w:r>
      <w:r w:rsidRPr="00D516D6">
        <w:rPr>
          <w:w w:val="95"/>
          <w:sz w:val="20"/>
          <w:lang w:val="en-GB"/>
        </w:rPr>
        <w:t>and</w:t>
      </w:r>
      <w:r w:rsidRPr="00D516D6">
        <w:rPr>
          <w:spacing w:val="-6"/>
          <w:w w:val="95"/>
          <w:sz w:val="20"/>
          <w:lang w:val="en-GB"/>
        </w:rPr>
        <w:t xml:space="preserve"> </w:t>
      </w:r>
      <w:r w:rsidRPr="00D516D6">
        <w:rPr>
          <w:spacing w:val="-5"/>
          <w:w w:val="95"/>
          <w:sz w:val="20"/>
          <w:lang w:val="en-GB"/>
        </w:rPr>
        <w:t>10)</w:t>
      </w:r>
    </w:p>
    <w:p w14:paraId="7D7D0B68" w14:textId="77777777" w:rsidR="00AF779A" w:rsidRPr="00D516D6" w:rsidRDefault="00E9277B">
      <w:pPr>
        <w:pStyle w:val="Prrafodelista"/>
        <w:numPr>
          <w:ilvl w:val="0"/>
          <w:numId w:val="5"/>
        </w:numPr>
        <w:tabs>
          <w:tab w:val="left" w:pos="1054"/>
        </w:tabs>
        <w:spacing w:before="84"/>
        <w:ind w:hanging="201"/>
        <w:rPr>
          <w:sz w:val="20"/>
          <w:lang w:val="en-GB"/>
        </w:rPr>
      </w:pPr>
      <w:r w:rsidRPr="00D516D6">
        <w:rPr>
          <w:w w:val="95"/>
          <w:sz w:val="20"/>
          <w:lang w:val="en-GB"/>
        </w:rPr>
        <w:t>Maximum</w:t>
      </w:r>
      <w:r w:rsidRPr="00D516D6">
        <w:rPr>
          <w:spacing w:val="-6"/>
          <w:w w:val="95"/>
          <w:sz w:val="20"/>
          <w:lang w:val="en-GB"/>
        </w:rPr>
        <w:t xml:space="preserve"> </w:t>
      </w:r>
      <w:r w:rsidRPr="00D516D6">
        <w:rPr>
          <w:w w:val="95"/>
          <w:sz w:val="20"/>
          <w:lang w:val="en-GB"/>
        </w:rPr>
        <w:t>time:</w:t>
      </w:r>
      <w:r w:rsidRPr="00D516D6">
        <w:rPr>
          <w:spacing w:val="-5"/>
          <w:w w:val="95"/>
          <w:sz w:val="20"/>
          <w:lang w:val="en-GB"/>
        </w:rPr>
        <w:t xml:space="preserve"> </w:t>
      </w:r>
      <w:r w:rsidRPr="00D516D6">
        <w:rPr>
          <w:w w:val="95"/>
          <w:sz w:val="20"/>
          <w:lang w:val="en-GB"/>
        </w:rPr>
        <w:t>1.99</w:t>
      </w:r>
      <w:r w:rsidRPr="00D516D6">
        <w:rPr>
          <w:spacing w:val="-6"/>
          <w:w w:val="95"/>
          <w:sz w:val="20"/>
          <w:lang w:val="en-GB"/>
        </w:rPr>
        <w:t xml:space="preserve"> </w:t>
      </w:r>
      <w:r w:rsidRPr="00D516D6">
        <w:rPr>
          <w:w w:val="95"/>
          <w:sz w:val="20"/>
          <w:lang w:val="en-GB"/>
        </w:rPr>
        <w:t>seconds</w:t>
      </w:r>
      <w:r w:rsidRPr="00D516D6">
        <w:rPr>
          <w:spacing w:val="-5"/>
          <w:w w:val="95"/>
          <w:sz w:val="20"/>
          <w:lang w:val="en-GB"/>
        </w:rPr>
        <w:t xml:space="preserve"> </w:t>
      </w:r>
      <w:r w:rsidRPr="00D516D6">
        <w:rPr>
          <w:w w:val="95"/>
          <w:sz w:val="20"/>
          <w:lang w:val="en-GB"/>
        </w:rPr>
        <w:t>(Test</w:t>
      </w:r>
      <w:r w:rsidRPr="00D516D6">
        <w:rPr>
          <w:spacing w:val="-5"/>
          <w:w w:val="95"/>
          <w:sz w:val="20"/>
          <w:lang w:val="en-GB"/>
        </w:rPr>
        <w:t xml:space="preserve"> 11)</w:t>
      </w:r>
    </w:p>
    <w:p w14:paraId="412B98F4" w14:textId="77777777" w:rsidR="00AF779A" w:rsidRPr="00D516D6" w:rsidRDefault="00E9277B">
      <w:pPr>
        <w:pStyle w:val="Ttulo4"/>
        <w:numPr>
          <w:ilvl w:val="3"/>
          <w:numId w:val="15"/>
        </w:numPr>
        <w:tabs>
          <w:tab w:val="left" w:pos="615"/>
        </w:tabs>
        <w:spacing w:before="164"/>
        <w:ind w:hanging="205"/>
        <w:rPr>
          <w:rFonts w:ascii="Cambria" w:hAnsi="Cambria"/>
          <w:b w:val="0"/>
          <w:lang w:val="en-GB"/>
        </w:rPr>
      </w:pPr>
      <w:r w:rsidRPr="00D516D6">
        <w:rPr>
          <w:spacing w:val="-2"/>
          <w:lang w:val="en-GB"/>
        </w:rPr>
        <w:t>Sleep</w:t>
      </w:r>
      <w:r w:rsidRPr="00D516D6">
        <w:rPr>
          <w:rFonts w:ascii="Cambria" w:hAnsi="Cambria"/>
          <w:b w:val="0"/>
          <w:spacing w:val="-2"/>
          <w:lang w:val="en-GB"/>
        </w:rPr>
        <w:t>:</w:t>
      </w:r>
    </w:p>
    <w:p w14:paraId="4097B25D" w14:textId="77777777" w:rsidR="00AF779A" w:rsidRPr="00D516D6" w:rsidRDefault="00E9277B">
      <w:pPr>
        <w:pStyle w:val="Prrafodelista"/>
        <w:numPr>
          <w:ilvl w:val="4"/>
          <w:numId w:val="15"/>
        </w:numPr>
        <w:tabs>
          <w:tab w:val="left" w:pos="1054"/>
        </w:tabs>
        <w:spacing w:before="164"/>
        <w:ind w:hanging="201"/>
        <w:rPr>
          <w:sz w:val="20"/>
          <w:lang w:val="en-GB"/>
        </w:rPr>
      </w:pPr>
      <w:r w:rsidRPr="00D516D6">
        <w:rPr>
          <w:w w:val="95"/>
          <w:sz w:val="20"/>
          <w:lang w:val="en-GB"/>
        </w:rPr>
        <w:t>Minimum</w:t>
      </w:r>
      <w:r w:rsidRPr="00D516D6">
        <w:rPr>
          <w:spacing w:val="-7"/>
          <w:w w:val="95"/>
          <w:sz w:val="20"/>
          <w:lang w:val="en-GB"/>
        </w:rPr>
        <w:t xml:space="preserve"> </w:t>
      </w:r>
      <w:r w:rsidRPr="00D516D6">
        <w:rPr>
          <w:w w:val="95"/>
          <w:sz w:val="20"/>
          <w:lang w:val="en-GB"/>
        </w:rPr>
        <w:t>time:</w:t>
      </w:r>
      <w:r w:rsidRPr="00D516D6">
        <w:rPr>
          <w:spacing w:val="-6"/>
          <w:w w:val="95"/>
          <w:sz w:val="20"/>
          <w:lang w:val="en-GB"/>
        </w:rPr>
        <w:t xml:space="preserve"> </w:t>
      </w:r>
      <w:r w:rsidRPr="00D516D6">
        <w:rPr>
          <w:w w:val="95"/>
          <w:sz w:val="20"/>
          <w:lang w:val="en-GB"/>
        </w:rPr>
        <w:t>0.00</w:t>
      </w:r>
      <w:r w:rsidRPr="00D516D6">
        <w:rPr>
          <w:spacing w:val="-6"/>
          <w:w w:val="95"/>
          <w:sz w:val="20"/>
          <w:lang w:val="en-GB"/>
        </w:rPr>
        <w:t xml:space="preserve"> </w:t>
      </w:r>
      <w:r w:rsidRPr="00D516D6">
        <w:rPr>
          <w:w w:val="95"/>
          <w:sz w:val="20"/>
          <w:lang w:val="en-GB"/>
        </w:rPr>
        <w:t>seconds</w:t>
      </w:r>
      <w:r w:rsidRPr="00D516D6">
        <w:rPr>
          <w:spacing w:val="-6"/>
          <w:w w:val="95"/>
          <w:sz w:val="20"/>
          <w:lang w:val="en-GB"/>
        </w:rPr>
        <w:t xml:space="preserve"> </w:t>
      </w:r>
      <w:r w:rsidRPr="00D516D6">
        <w:rPr>
          <w:w w:val="95"/>
          <w:sz w:val="20"/>
          <w:lang w:val="en-GB"/>
        </w:rPr>
        <w:t>(Tests</w:t>
      </w:r>
      <w:r w:rsidRPr="00D516D6">
        <w:rPr>
          <w:spacing w:val="-6"/>
          <w:w w:val="95"/>
          <w:sz w:val="20"/>
          <w:lang w:val="en-GB"/>
        </w:rPr>
        <w:t xml:space="preserve"> </w:t>
      </w:r>
      <w:r w:rsidRPr="00D516D6">
        <w:rPr>
          <w:w w:val="95"/>
          <w:sz w:val="20"/>
          <w:lang w:val="en-GB"/>
        </w:rPr>
        <w:t>3</w:t>
      </w:r>
      <w:r w:rsidRPr="00D516D6">
        <w:rPr>
          <w:spacing w:val="-6"/>
          <w:w w:val="95"/>
          <w:sz w:val="20"/>
          <w:lang w:val="en-GB"/>
        </w:rPr>
        <w:t xml:space="preserve"> </w:t>
      </w:r>
      <w:r w:rsidRPr="00D516D6">
        <w:rPr>
          <w:w w:val="95"/>
          <w:sz w:val="20"/>
          <w:lang w:val="en-GB"/>
        </w:rPr>
        <w:t>and</w:t>
      </w:r>
      <w:r w:rsidRPr="00D516D6">
        <w:rPr>
          <w:spacing w:val="-6"/>
          <w:w w:val="95"/>
          <w:sz w:val="20"/>
          <w:lang w:val="en-GB"/>
        </w:rPr>
        <w:t xml:space="preserve"> </w:t>
      </w:r>
      <w:r w:rsidRPr="00D516D6">
        <w:rPr>
          <w:spacing w:val="-5"/>
          <w:w w:val="95"/>
          <w:sz w:val="20"/>
          <w:lang w:val="en-GB"/>
        </w:rPr>
        <w:t>7)</w:t>
      </w:r>
    </w:p>
    <w:p w14:paraId="16A27EF1" w14:textId="77777777" w:rsidR="00AF779A" w:rsidRPr="00D516D6" w:rsidRDefault="00E9277B">
      <w:pPr>
        <w:pStyle w:val="Prrafodelista"/>
        <w:numPr>
          <w:ilvl w:val="4"/>
          <w:numId w:val="15"/>
        </w:numPr>
        <w:tabs>
          <w:tab w:val="left" w:pos="1054"/>
        </w:tabs>
        <w:spacing w:before="84"/>
        <w:ind w:hanging="201"/>
        <w:rPr>
          <w:sz w:val="20"/>
          <w:lang w:val="en-GB"/>
        </w:rPr>
      </w:pPr>
      <w:r w:rsidRPr="00D516D6">
        <w:rPr>
          <w:w w:val="95"/>
          <w:sz w:val="20"/>
          <w:lang w:val="en-GB"/>
        </w:rPr>
        <w:t>Maximum</w:t>
      </w:r>
      <w:r w:rsidRPr="00D516D6">
        <w:rPr>
          <w:spacing w:val="-6"/>
          <w:w w:val="95"/>
          <w:sz w:val="20"/>
          <w:lang w:val="en-GB"/>
        </w:rPr>
        <w:t xml:space="preserve"> </w:t>
      </w:r>
      <w:r w:rsidRPr="00D516D6">
        <w:rPr>
          <w:w w:val="95"/>
          <w:sz w:val="20"/>
          <w:lang w:val="en-GB"/>
        </w:rPr>
        <w:t>time:</w:t>
      </w:r>
      <w:r w:rsidRPr="00D516D6">
        <w:rPr>
          <w:spacing w:val="-5"/>
          <w:w w:val="95"/>
          <w:sz w:val="20"/>
          <w:lang w:val="en-GB"/>
        </w:rPr>
        <w:t xml:space="preserve"> </w:t>
      </w:r>
      <w:r w:rsidRPr="00D516D6">
        <w:rPr>
          <w:w w:val="95"/>
          <w:sz w:val="20"/>
          <w:lang w:val="en-GB"/>
        </w:rPr>
        <w:t>5.10</w:t>
      </w:r>
      <w:r w:rsidRPr="00D516D6">
        <w:rPr>
          <w:spacing w:val="-6"/>
          <w:w w:val="95"/>
          <w:sz w:val="20"/>
          <w:lang w:val="en-GB"/>
        </w:rPr>
        <w:t xml:space="preserve"> </w:t>
      </w:r>
      <w:r w:rsidRPr="00D516D6">
        <w:rPr>
          <w:w w:val="95"/>
          <w:sz w:val="20"/>
          <w:lang w:val="en-GB"/>
        </w:rPr>
        <w:t>seconds</w:t>
      </w:r>
      <w:r w:rsidRPr="00D516D6">
        <w:rPr>
          <w:spacing w:val="-5"/>
          <w:w w:val="95"/>
          <w:sz w:val="20"/>
          <w:lang w:val="en-GB"/>
        </w:rPr>
        <w:t xml:space="preserve"> </w:t>
      </w:r>
      <w:r w:rsidRPr="00D516D6">
        <w:rPr>
          <w:w w:val="95"/>
          <w:sz w:val="20"/>
          <w:lang w:val="en-GB"/>
        </w:rPr>
        <w:t>(Test</w:t>
      </w:r>
      <w:r w:rsidRPr="00D516D6">
        <w:rPr>
          <w:spacing w:val="-5"/>
          <w:w w:val="95"/>
          <w:sz w:val="20"/>
          <w:lang w:val="en-GB"/>
        </w:rPr>
        <w:t xml:space="preserve"> 1)</w:t>
      </w:r>
    </w:p>
    <w:p w14:paraId="72EC9F44" w14:textId="77777777" w:rsidR="00AF779A" w:rsidRPr="00D516D6" w:rsidRDefault="00E9277B">
      <w:pPr>
        <w:pStyle w:val="Ttulo4"/>
        <w:numPr>
          <w:ilvl w:val="3"/>
          <w:numId w:val="15"/>
        </w:numPr>
        <w:tabs>
          <w:tab w:val="left" w:pos="615"/>
        </w:tabs>
        <w:spacing w:before="164"/>
        <w:ind w:hanging="205"/>
        <w:rPr>
          <w:rFonts w:ascii="Cambria" w:hAnsi="Cambria"/>
          <w:b w:val="0"/>
          <w:lang w:val="en-GB"/>
        </w:rPr>
      </w:pPr>
      <w:r w:rsidRPr="00D516D6">
        <w:rPr>
          <w:spacing w:val="-2"/>
          <w:lang w:val="en-GB"/>
        </w:rPr>
        <w:t>Distractor</w:t>
      </w:r>
      <w:r w:rsidRPr="00D516D6">
        <w:rPr>
          <w:spacing w:val="6"/>
          <w:lang w:val="en-GB"/>
        </w:rPr>
        <w:t xml:space="preserve"> </w:t>
      </w:r>
      <w:r w:rsidRPr="00D516D6">
        <w:rPr>
          <w:spacing w:val="-2"/>
          <w:lang w:val="en-GB"/>
        </w:rPr>
        <w:t>Objects</w:t>
      </w:r>
      <w:r w:rsidRPr="00D516D6">
        <w:rPr>
          <w:rFonts w:ascii="Cambria" w:hAnsi="Cambria"/>
          <w:b w:val="0"/>
          <w:spacing w:val="-2"/>
          <w:lang w:val="en-GB"/>
        </w:rPr>
        <w:t>:</w:t>
      </w:r>
    </w:p>
    <w:p w14:paraId="7AA6EAFC" w14:textId="77777777" w:rsidR="00AF779A" w:rsidRPr="00D516D6" w:rsidRDefault="00E9277B">
      <w:pPr>
        <w:pStyle w:val="Prrafodelista"/>
        <w:numPr>
          <w:ilvl w:val="4"/>
          <w:numId w:val="15"/>
        </w:numPr>
        <w:tabs>
          <w:tab w:val="left" w:pos="1054"/>
        </w:tabs>
        <w:spacing w:before="164"/>
        <w:ind w:hanging="201"/>
        <w:rPr>
          <w:sz w:val="20"/>
          <w:lang w:val="en-GB"/>
        </w:rPr>
      </w:pPr>
      <w:r w:rsidRPr="00D516D6">
        <w:rPr>
          <w:w w:val="95"/>
          <w:sz w:val="20"/>
          <w:lang w:val="en-GB"/>
        </w:rPr>
        <w:t>Minimum</w:t>
      </w:r>
      <w:r w:rsidRPr="00D516D6">
        <w:rPr>
          <w:spacing w:val="-3"/>
          <w:w w:val="95"/>
          <w:sz w:val="20"/>
          <w:lang w:val="en-GB"/>
        </w:rPr>
        <w:t xml:space="preserve"> </w:t>
      </w:r>
      <w:r w:rsidRPr="00D516D6">
        <w:rPr>
          <w:w w:val="95"/>
          <w:sz w:val="20"/>
          <w:lang w:val="en-GB"/>
        </w:rPr>
        <w:t>time:</w:t>
      </w:r>
      <w:r w:rsidRPr="00D516D6">
        <w:rPr>
          <w:spacing w:val="-2"/>
          <w:w w:val="95"/>
          <w:sz w:val="20"/>
          <w:lang w:val="en-GB"/>
        </w:rPr>
        <w:t xml:space="preserve"> </w:t>
      </w:r>
      <w:r w:rsidRPr="00D516D6">
        <w:rPr>
          <w:w w:val="95"/>
          <w:sz w:val="20"/>
          <w:lang w:val="en-GB"/>
        </w:rPr>
        <w:t>0.00</w:t>
      </w:r>
      <w:r w:rsidRPr="00D516D6">
        <w:rPr>
          <w:spacing w:val="-3"/>
          <w:w w:val="95"/>
          <w:sz w:val="20"/>
          <w:lang w:val="en-GB"/>
        </w:rPr>
        <w:t xml:space="preserve"> </w:t>
      </w:r>
      <w:r w:rsidRPr="00D516D6">
        <w:rPr>
          <w:w w:val="95"/>
          <w:sz w:val="20"/>
          <w:lang w:val="en-GB"/>
        </w:rPr>
        <w:t>seconds</w:t>
      </w:r>
      <w:r w:rsidRPr="00D516D6">
        <w:rPr>
          <w:spacing w:val="-2"/>
          <w:w w:val="95"/>
          <w:sz w:val="20"/>
          <w:lang w:val="en-GB"/>
        </w:rPr>
        <w:t xml:space="preserve"> </w:t>
      </w:r>
      <w:r w:rsidRPr="00D516D6">
        <w:rPr>
          <w:w w:val="95"/>
          <w:sz w:val="20"/>
          <w:lang w:val="en-GB"/>
        </w:rPr>
        <w:t>(Tests</w:t>
      </w:r>
      <w:r w:rsidRPr="00D516D6">
        <w:rPr>
          <w:spacing w:val="-3"/>
          <w:w w:val="95"/>
          <w:sz w:val="20"/>
          <w:lang w:val="en-GB"/>
        </w:rPr>
        <w:t xml:space="preserve"> </w:t>
      </w:r>
      <w:r w:rsidRPr="00D516D6">
        <w:rPr>
          <w:w w:val="95"/>
          <w:sz w:val="20"/>
          <w:lang w:val="en-GB"/>
        </w:rPr>
        <w:t>1,</w:t>
      </w:r>
      <w:r w:rsidRPr="00D516D6">
        <w:rPr>
          <w:spacing w:val="-2"/>
          <w:w w:val="95"/>
          <w:sz w:val="20"/>
          <w:lang w:val="en-GB"/>
        </w:rPr>
        <w:t xml:space="preserve"> </w:t>
      </w:r>
      <w:r w:rsidRPr="00D516D6">
        <w:rPr>
          <w:w w:val="95"/>
          <w:sz w:val="20"/>
          <w:lang w:val="en-GB"/>
        </w:rPr>
        <w:t>3,</w:t>
      </w:r>
      <w:r w:rsidRPr="00D516D6">
        <w:rPr>
          <w:spacing w:val="-3"/>
          <w:w w:val="95"/>
          <w:sz w:val="20"/>
          <w:lang w:val="en-GB"/>
        </w:rPr>
        <w:t xml:space="preserve"> </w:t>
      </w:r>
      <w:r w:rsidRPr="00D516D6">
        <w:rPr>
          <w:w w:val="95"/>
          <w:sz w:val="20"/>
          <w:lang w:val="en-GB"/>
        </w:rPr>
        <w:t>and</w:t>
      </w:r>
      <w:r w:rsidRPr="00D516D6">
        <w:rPr>
          <w:spacing w:val="-2"/>
          <w:w w:val="95"/>
          <w:sz w:val="20"/>
          <w:lang w:val="en-GB"/>
        </w:rPr>
        <w:t xml:space="preserve"> </w:t>
      </w:r>
      <w:r w:rsidRPr="00D516D6">
        <w:rPr>
          <w:spacing w:val="-5"/>
          <w:w w:val="95"/>
          <w:sz w:val="20"/>
          <w:lang w:val="en-GB"/>
        </w:rPr>
        <w:t>5)</w:t>
      </w:r>
    </w:p>
    <w:p w14:paraId="7091CC57" w14:textId="77777777" w:rsidR="00AF779A" w:rsidRPr="00D516D6" w:rsidRDefault="00E9277B">
      <w:pPr>
        <w:pStyle w:val="Prrafodelista"/>
        <w:numPr>
          <w:ilvl w:val="4"/>
          <w:numId w:val="15"/>
        </w:numPr>
        <w:tabs>
          <w:tab w:val="left" w:pos="1054"/>
        </w:tabs>
        <w:spacing w:before="85"/>
        <w:ind w:hanging="201"/>
        <w:rPr>
          <w:sz w:val="20"/>
          <w:lang w:val="en-GB"/>
        </w:rPr>
      </w:pPr>
      <w:r w:rsidRPr="00D516D6">
        <w:rPr>
          <w:w w:val="95"/>
          <w:sz w:val="20"/>
          <w:lang w:val="en-GB"/>
        </w:rPr>
        <w:t>Maximum</w:t>
      </w:r>
      <w:r w:rsidRPr="00D516D6">
        <w:rPr>
          <w:spacing w:val="-6"/>
          <w:w w:val="95"/>
          <w:sz w:val="20"/>
          <w:lang w:val="en-GB"/>
        </w:rPr>
        <w:t xml:space="preserve"> </w:t>
      </w:r>
      <w:r w:rsidRPr="00D516D6">
        <w:rPr>
          <w:w w:val="95"/>
          <w:sz w:val="20"/>
          <w:lang w:val="en-GB"/>
        </w:rPr>
        <w:t>time:</w:t>
      </w:r>
      <w:r w:rsidRPr="00D516D6">
        <w:rPr>
          <w:spacing w:val="-5"/>
          <w:w w:val="95"/>
          <w:sz w:val="20"/>
          <w:lang w:val="en-GB"/>
        </w:rPr>
        <w:t xml:space="preserve"> </w:t>
      </w:r>
      <w:r w:rsidRPr="00D516D6">
        <w:rPr>
          <w:w w:val="95"/>
          <w:sz w:val="20"/>
          <w:lang w:val="en-GB"/>
        </w:rPr>
        <w:t>4.27</w:t>
      </w:r>
      <w:r w:rsidRPr="00D516D6">
        <w:rPr>
          <w:spacing w:val="-6"/>
          <w:w w:val="95"/>
          <w:sz w:val="20"/>
          <w:lang w:val="en-GB"/>
        </w:rPr>
        <w:t xml:space="preserve"> </w:t>
      </w:r>
      <w:r w:rsidRPr="00D516D6">
        <w:rPr>
          <w:w w:val="95"/>
          <w:sz w:val="20"/>
          <w:lang w:val="en-GB"/>
        </w:rPr>
        <w:t>seconds</w:t>
      </w:r>
      <w:r w:rsidRPr="00D516D6">
        <w:rPr>
          <w:spacing w:val="-5"/>
          <w:w w:val="95"/>
          <w:sz w:val="20"/>
          <w:lang w:val="en-GB"/>
        </w:rPr>
        <w:t xml:space="preserve"> </w:t>
      </w:r>
      <w:r w:rsidRPr="00D516D6">
        <w:rPr>
          <w:w w:val="95"/>
          <w:sz w:val="20"/>
          <w:lang w:val="en-GB"/>
        </w:rPr>
        <w:t>(Test</w:t>
      </w:r>
      <w:r w:rsidRPr="00D516D6">
        <w:rPr>
          <w:spacing w:val="-5"/>
          <w:w w:val="95"/>
          <w:sz w:val="20"/>
          <w:lang w:val="en-GB"/>
        </w:rPr>
        <w:t xml:space="preserve"> 11)</w:t>
      </w:r>
    </w:p>
    <w:p w14:paraId="24591D1E" w14:textId="77777777" w:rsidR="00AF779A" w:rsidRPr="00D516D6" w:rsidRDefault="00E9277B">
      <w:pPr>
        <w:pStyle w:val="Ttulo3"/>
        <w:numPr>
          <w:ilvl w:val="2"/>
          <w:numId w:val="15"/>
        </w:numPr>
        <w:tabs>
          <w:tab w:val="left" w:pos="693"/>
        </w:tabs>
        <w:spacing w:before="198"/>
        <w:ind w:hanging="577"/>
        <w:rPr>
          <w:lang w:val="en-GB"/>
        </w:rPr>
      </w:pPr>
      <w:r w:rsidRPr="00D516D6">
        <w:rPr>
          <w:lang w:val="en-GB"/>
        </w:rPr>
        <w:t>Distribution</w:t>
      </w:r>
      <w:r w:rsidRPr="00D516D6">
        <w:rPr>
          <w:spacing w:val="-9"/>
          <w:lang w:val="en-GB"/>
        </w:rPr>
        <w:t xml:space="preserve"> </w:t>
      </w:r>
      <w:r w:rsidRPr="00D516D6">
        <w:rPr>
          <w:lang w:val="en-GB"/>
        </w:rPr>
        <w:t>of</w:t>
      </w:r>
      <w:r w:rsidRPr="00D516D6">
        <w:rPr>
          <w:spacing w:val="-9"/>
          <w:lang w:val="en-GB"/>
        </w:rPr>
        <w:t xml:space="preserve"> </w:t>
      </w:r>
      <w:r w:rsidRPr="00D516D6">
        <w:rPr>
          <w:lang w:val="en-GB"/>
        </w:rPr>
        <w:t>Recognition</w:t>
      </w:r>
      <w:r w:rsidRPr="00D516D6">
        <w:rPr>
          <w:spacing w:val="-8"/>
          <w:lang w:val="en-GB"/>
        </w:rPr>
        <w:t xml:space="preserve"> </w:t>
      </w:r>
      <w:r w:rsidRPr="00D516D6">
        <w:rPr>
          <w:spacing w:val="-2"/>
          <w:lang w:val="en-GB"/>
        </w:rPr>
        <w:t>Times</w:t>
      </w:r>
    </w:p>
    <w:p w14:paraId="09BED6F4" w14:textId="77777777" w:rsidR="00AF779A" w:rsidRPr="00D516D6" w:rsidRDefault="00E9277B">
      <w:pPr>
        <w:pStyle w:val="Textoindependiente"/>
        <w:spacing w:before="5" w:line="244" w:lineRule="auto"/>
        <w:ind w:left="116" w:right="154" w:firstLine="298"/>
        <w:jc w:val="both"/>
        <w:rPr>
          <w:lang w:val="en-GB"/>
        </w:rPr>
      </w:pPr>
      <w:r w:rsidRPr="00D516D6">
        <w:rPr>
          <w:w w:val="95"/>
          <w:lang w:val="en-GB"/>
        </w:rPr>
        <w:t>Recognition times for each task vary, indicating variability in the system’s response. Most recognition times are within a reasonable range, suggesting a qui</w:t>
      </w:r>
      <w:r w:rsidRPr="00D516D6">
        <w:rPr>
          <w:w w:val="95"/>
          <w:lang w:val="en-GB"/>
        </w:rPr>
        <w:t>ck and effective response from the system in most cases.</w:t>
      </w:r>
    </w:p>
    <w:p w14:paraId="7948F3F4" w14:textId="77777777" w:rsidR="00AF779A" w:rsidRPr="00D516D6" w:rsidRDefault="00AF779A">
      <w:pPr>
        <w:pStyle w:val="Textoindependiente"/>
        <w:spacing w:before="5"/>
        <w:rPr>
          <w:sz w:val="17"/>
          <w:lang w:val="en-GB"/>
        </w:rPr>
      </w:pPr>
    </w:p>
    <w:p w14:paraId="7EC3C302" w14:textId="77777777" w:rsidR="00AF779A" w:rsidRPr="00D516D6" w:rsidRDefault="00E9277B">
      <w:pPr>
        <w:pStyle w:val="Ttulo2"/>
        <w:numPr>
          <w:ilvl w:val="1"/>
          <w:numId w:val="15"/>
        </w:numPr>
        <w:tabs>
          <w:tab w:val="left" w:pos="556"/>
        </w:tabs>
        <w:ind w:hanging="440"/>
        <w:rPr>
          <w:lang w:val="en-GB"/>
        </w:rPr>
      </w:pPr>
      <w:r w:rsidRPr="00D516D6">
        <w:rPr>
          <w:lang w:val="en-GB"/>
        </w:rPr>
        <w:t>Usability</w:t>
      </w:r>
      <w:r w:rsidRPr="00D516D6">
        <w:rPr>
          <w:spacing w:val="-12"/>
          <w:lang w:val="en-GB"/>
        </w:rPr>
        <w:t xml:space="preserve"> </w:t>
      </w:r>
      <w:r w:rsidRPr="00D516D6">
        <w:rPr>
          <w:lang w:val="en-GB"/>
        </w:rPr>
        <w:t>Evaluation</w:t>
      </w:r>
      <w:r w:rsidRPr="00D516D6">
        <w:rPr>
          <w:spacing w:val="-12"/>
          <w:lang w:val="en-GB"/>
        </w:rPr>
        <w:t xml:space="preserve"> </w:t>
      </w:r>
      <w:r w:rsidRPr="00D516D6">
        <w:rPr>
          <w:lang w:val="en-GB"/>
        </w:rPr>
        <w:t>of</w:t>
      </w:r>
      <w:r w:rsidRPr="00D516D6">
        <w:rPr>
          <w:spacing w:val="-12"/>
          <w:lang w:val="en-GB"/>
        </w:rPr>
        <w:t xml:space="preserve"> </w:t>
      </w:r>
      <w:r w:rsidRPr="00D516D6">
        <w:rPr>
          <w:lang w:val="en-GB"/>
        </w:rPr>
        <w:t>the</w:t>
      </w:r>
      <w:r w:rsidRPr="00D516D6">
        <w:rPr>
          <w:spacing w:val="-12"/>
          <w:lang w:val="en-GB"/>
        </w:rPr>
        <w:t xml:space="preserve"> </w:t>
      </w:r>
      <w:r w:rsidRPr="00D516D6">
        <w:rPr>
          <w:lang w:val="en-GB"/>
        </w:rPr>
        <w:t>Developed</w:t>
      </w:r>
      <w:r w:rsidRPr="00D516D6">
        <w:rPr>
          <w:spacing w:val="-11"/>
          <w:lang w:val="en-GB"/>
        </w:rPr>
        <w:t xml:space="preserve"> </w:t>
      </w:r>
      <w:r w:rsidRPr="00D516D6">
        <w:rPr>
          <w:lang w:val="en-GB"/>
        </w:rPr>
        <w:t>Prototype</w:t>
      </w:r>
      <w:r w:rsidRPr="00D516D6">
        <w:rPr>
          <w:spacing w:val="-12"/>
          <w:lang w:val="en-GB"/>
        </w:rPr>
        <w:t xml:space="preserve"> </w:t>
      </w:r>
      <w:r w:rsidRPr="00D516D6">
        <w:rPr>
          <w:spacing w:val="-2"/>
          <w:lang w:val="en-GB"/>
        </w:rPr>
        <w:t>System</w:t>
      </w:r>
    </w:p>
    <w:p w14:paraId="371D2F2B" w14:textId="77777777" w:rsidR="00AF779A" w:rsidRPr="00D516D6" w:rsidRDefault="00E9277B">
      <w:pPr>
        <w:pStyle w:val="Textoindependiente"/>
        <w:spacing w:before="3" w:line="244" w:lineRule="auto"/>
        <w:ind w:left="116" w:right="154" w:firstLine="298"/>
        <w:jc w:val="both"/>
        <w:rPr>
          <w:lang w:val="en-GB"/>
        </w:rPr>
      </w:pPr>
      <w:r w:rsidRPr="00D516D6">
        <w:rPr>
          <w:w w:val="95"/>
          <w:lang w:val="en-GB"/>
        </w:rPr>
        <w:t xml:space="preserve">The usability evaluation of the </w:t>
      </w:r>
      <w:proofErr w:type="spellStart"/>
      <w:r w:rsidRPr="00D516D6">
        <w:rPr>
          <w:w w:val="95"/>
          <w:lang w:val="en-GB"/>
        </w:rPr>
        <w:t>Torddis</w:t>
      </w:r>
      <w:proofErr w:type="spellEnd"/>
      <w:r w:rsidRPr="00D516D6">
        <w:rPr>
          <w:w w:val="95"/>
          <w:lang w:val="en-GB"/>
        </w:rPr>
        <w:t xml:space="preserve"> system was conducted to gather insights on the overall user experience, specifically focusing on the ease of use, the system’s interface, and the effectiveness of the features provided. This </w:t>
      </w:r>
      <w:r w:rsidRPr="00D516D6">
        <w:rPr>
          <w:w w:val="90"/>
          <w:lang w:val="en-GB"/>
        </w:rPr>
        <w:t xml:space="preserve">comprehensive evaluation </w:t>
      </w:r>
      <w:r w:rsidRPr="00D516D6">
        <w:rPr>
          <w:w w:val="90"/>
          <w:lang w:val="en-GB"/>
        </w:rPr>
        <w:t>aimed to identify strengths and areas for improvement, ensuring the system meets the needs</w:t>
      </w:r>
      <w:r w:rsidRPr="00D516D6">
        <w:rPr>
          <w:w w:val="95"/>
          <w:lang w:val="en-GB"/>
        </w:rPr>
        <w:t xml:space="preserve"> of</w:t>
      </w:r>
      <w:r w:rsidRPr="00D516D6">
        <w:rPr>
          <w:spacing w:val="-9"/>
          <w:w w:val="95"/>
          <w:lang w:val="en-GB"/>
        </w:rPr>
        <w:t xml:space="preserve"> </w:t>
      </w:r>
      <w:r w:rsidRPr="00D516D6">
        <w:rPr>
          <w:w w:val="95"/>
          <w:lang w:val="en-GB"/>
        </w:rPr>
        <w:t>the</w:t>
      </w:r>
      <w:r w:rsidRPr="00D516D6">
        <w:rPr>
          <w:spacing w:val="-9"/>
          <w:w w:val="95"/>
          <w:lang w:val="en-GB"/>
        </w:rPr>
        <w:t xml:space="preserve"> </w:t>
      </w:r>
      <w:r w:rsidRPr="00D516D6">
        <w:rPr>
          <w:w w:val="95"/>
          <w:lang w:val="en-GB"/>
        </w:rPr>
        <w:t>users</w:t>
      </w:r>
      <w:r w:rsidRPr="00D516D6">
        <w:rPr>
          <w:spacing w:val="-9"/>
          <w:w w:val="95"/>
          <w:lang w:val="en-GB"/>
        </w:rPr>
        <w:t xml:space="preserve"> </w:t>
      </w:r>
      <w:r w:rsidRPr="00D516D6">
        <w:rPr>
          <w:w w:val="95"/>
          <w:lang w:val="en-GB"/>
        </w:rPr>
        <w:t>effectively.</w:t>
      </w:r>
      <w:r w:rsidRPr="00D516D6">
        <w:rPr>
          <w:spacing w:val="-9"/>
          <w:w w:val="95"/>
          <w:lang w:val="en-GB"/>
        </w:rPr>
        <w:t xml:space="preserve"> </w:t>
      </w:r>
      <w:r w:rsidRPr="00D516D6">
        <w:rPr>
          <w:w w:val="95"/>
          <w:lang w:val="en-GB"/>
        </w:rPr>
        <w:t>The</w:t>
      </w:r>
      <w:r w:rsidRPr="00D516D6">
        <w:rPr>
          <w:spacing w:val="-9"/>
          <w:w w:val="95"/>
          <w:lang w:val="en-GB"/>
        </w:rPr>
        <w:t xml:space="preserve"> </w:t>
      </w:r>
      <w:r w:rsidRPr="00D516D6">
        <w:rPr>
          <w:w w:val="95"/>
          <w:lang w:val="en-GB"/>
        </w:rPr>
        <w:t>following</w:t>
      </w:r>
      <w:r w:rsidRPr="00D516D6">
        <w:rPr>
          <w:spacing w:val="-8"/>
          <w:w w:val="95"/>
          <w:lang w:val="en-GB"/>
        </w:rPr>
        <w:t xml:space="preserve"> </w:t>
      </w:r>
      <w:r w:rsidRPr="00D516D6">
        <w:rPr>
          <w:w w:val="95"/>
          <w:lang w:val="en-GB"/>
        </w:rPr>
        <w:t>sections</w:t>
      </w:r>
      <w:r w:rsidRPr="00D516D6">
        <w:rPr>
          <w:spacing w:val="-9"/>
          <w:w w:val="95"/>
          <w:lang w:val="en-GB"/>
        </w:rPr>
        <w:t xml:space="preserve"> </w:t>
      </w:r>
      <w:r w:rsidRPr="00D516D6">
        <w:rPr>
          <w:w w:val="95"/>
          <w:lang w:val="en-GB"/>
        </w:rPr>
        <w:t>detail</w:t>
      </w:r>
      <w:r w:rsidRPr="00D516D6">
        <w:rPr>
          <w:spacing w:val="-9"/>
          <w:w w:val="95"/>
          <w:lang w:val="en-GB"/>
        </w:rPr>
        <w:t xml:space="preserve"> </w:t>
      </w:r>
      <w:r w:rsidRPr="00D516D6">
        <w:rPr>
          <w:w w:val="95"/>
          <w:lang w:val="en-GB"/>
        </w:rPr>
        <w:t>the</w:t>
      </w:r>
      <w:r w:rsidRPr="00D516D6">
        <w:rPr>
          <w:spacing w:val="-9"/>
          <w:w w:val="95"/>
          <w:lang w:val="en-GB"/>
        </w:rPr>
        <w:t xml:space="preserve"> </w:t>
      </w:r>
      <w:r w:rsidRPr="00D516D6">
        <w:rPr>
          <w:w w:val="95"/>
          <w:lang w:val="en-GB"/>
        </w:rPr>
        <w:t>demographic</w:t>
      </w:r>
      <w:r w:rsidRPr="00D516D6">
        <w:rPr>
          <w:spacing w:val="-9"/>
          <w:w w:val="95"/>
          <w:lang w:val="en-GB"/>
        </w:rPr>
        <w:t xml:space="preserve"> </w:t>
      </w:r>
      <w:r w:rsidRPr="00D516D6">
        <w:rPr>
          <w:w w:val="95"/>
          <w:lang w:val="en-GB"/>
        </w:rPr>
        <w:t>data</w:t>
      </w:r>
      <w:r w:rsidRPr="00D516D6">
        <w:rPr>
          <w:spacing w:val="-8"/>
          <w:w w:val="95"/>
          <w:lang w:val="en-GB"/>
        </w:rPr>
        <w:t xml:space="preserve"> </w:t>
      </w:r>
      <w:r w:rsidRPr="00D516D6">
        <w:rPr>
          <w:w w:val="95"/>
          <w:lang w:val="en-GB"/>
        </w:rPr>
        <w:t>of</w:t>
      </w:r>
      <w:r w:rsidRPr="00D516D6">
        <w:rPr>
          <w:spacing w:val="-9"/>
          <w:w w:val="95"/>
          <w:lang w:val="en-GB"/>
        </w:rPr>
        <w:t xml:space="preserve"> </w:t>
      </w:r>
      <w:r w:rsidRPr="00D516D6">
        <w:rPr>
          <w:w w:val="95"/>
          <w:lang w:val="en-GB"/>
        </w:rPr>
        <w:t>the</w:t>
      </w:r>
      <w:r w:rsidRPr="00D516D6">
        <w:rPr>
          <w:spacing w:val="-9"/>
          <w:w w:val="95"/>
          <w:lang w:val="en-GB"/>
        </w:rPr>
        <w:t xml:space="preserve"> </w:t>
      </w:r>
      <w:r w:rsidRPr="00D516D6">
        <w:rPr>
          <w:w w:val="95"/>
          <w:lang w:val="en-GB"/>
        </w:rPr>
        <w:t>participants,</w:t>
      </w:r>
      <w:r w:rsidRPr="00D516D6">
        <w:rPr>
          <w:spacing w:val="-9"/>
          <w:w w:val="95"/>
          <w:lang w:val="en-GB"/>
        </w:rPr>
        <w:t xml:space="preserve"> </w:t>
      </w:r>
      <w:r w:rsidRPr="00D516D6">
        <w:rPr>
          <w:w w:val="95"/>
          <w:lang w:val="en-GB"/>
        </w:rPr>
        <w:t>their</w:t>
      </w:r>
      <w:r w:rsidRPr="00D516D6">
        <w:rPr>
          <w:spacing w:val="-9"/>
          <w:w w:val="95"/>
          <w:lang w:val="en-GB"/>
        </w:rPr>
        <w:t xml:space="preserve"> </w:t>
      </w:r>
      <w:r w:rsidRPr="00D516D6">
        <w:rPr>
          <w:w w:val="95"/>
          <w:lang w:val="en-GB"/>
        </w:rPr>
        <w:t>experiences</w:t>
      </w:r>
      <w:r w:rsidRPr="00D516D6">
        <w:rPr>
          <w:spacing w:val="-8"/>
          <w:w w:val="95"/>
          <w:lang w:val="en-GB"/>
        </w:rPr>
        <w:t xml:space="preserve"> </w:t>
      </w:r>
      <w:r w:rsidRPr="00D516D6">
        <w:rPr>
          <w:w w:val="95"/>
          <w:lang w:val="en-GB"/>
        </w:rPr>
        <w:t xml:space="preserve">with </w:t>
      </w:r>
      <w:r w:rsidRPr="00D516D6">
        <w:rPr>
          <w:w w:val="90"/>
          <w:lang w:val="en-GB"/>
        </w:rPr>
        <w:t>monitoring, the specific tasks performed dur</w:t>
      </w:r>
      <w:r w:rsidRPr="00D516D6">
        <w:rPr>
          <w:w w:val="90"/>
          <w:lang w:val="en-GB"/>
        </w:rPr>
        <w:t>ing the evaluation, and the results from the SUS and open-ended questions</w:t>
      </w:r>
      <w:r w:rsidRPr="00D516D6">
        <w:rPr>
          <w:lang w:val="en-GB"/>
        </w:rPr>
        <w:t xml:space="preserve"> (See Appendix </w:t>
      </w:r>
      <w:hyperlink w:anchor="_bookmark111" w:history="1">
        <w:r w:rsidRPr="00D516D6">
          <w:rPr>
            <w:color w:val="2F4F4F"/>
            <w:lang w:val="en-GB"/>
          </w:rPr>
          <w:t>C</w:t>
        </w:r>
      </w:hyperlink>
      <w:r w:rsidRPr="00D516D6">
        <w:rPr>
          <w:lang w:val="en-GB"/>
        </w:rPr>
        <w:t>).</w:t>
      </w:r>
    </w:p>
    <w:p w14:paraId="75A75FCE" w14:textId="77777777" w:rsidR="00AF779A" w:rsidRPr="00D516D6" w:rsidRDefault="00E9277B">
      <w:pPr>
        <w:pStyle w:val="Ttulo3"/>
        <w:numPr>
          <w:ilvl w:val="2"/>
          <w:numId w:val="15"/>
        </w:numPr>
        <w:tabs>
          <w:tab w:val="left" w:pos="693"/>
        </w:tabs>
        <w:ind w:hanging="577"/>
        <w:rPr>
          <w:lang w:val="en-GB"/>
        </w:rPr>
      </w:pPr>
      <w:r w:rsidRPr="00D516D6">
        <w:rPr>
          <w:spacing w:val="-2"/>
          <w:lang w:val="en-GB"/>
        </w:rPr>
        <w:t>Demographic</w:t>
      </w:r>
      <w:r w:rsidRPr="00D516D6">
        <w:rPr>
          <w:spacing w:val="6"/>
          <w:lang w:val="en-GB"/>
        </w:rPr>
        <w:t xml:space="preserve"> </w:t>
      </w:r>
      <w:r w:rsidRPr="00D516D6">
        <w:rPr>
          <w:spacing w:val="-4"/>
          <w:lang w:val="en-GB"/>
        </w:rPr>
        <w:t>data</w:t>
      </w:r>
    </w:p>
    <w:p w14:paraId="31136436" w14:textId="77777777" w:rsidR="00AF779A" w:rsidRPr="00D516D6" w:rsidRDefault="00E9277B">
      <w:pPr>
        <w:pStyle w:val="Textoindependiente"/>
        <w:spacing w:before="6" w:line="244" w:lineRule="auto"/>
        <w:ind w:left="116" w:right="154" w:firstLine="298"/>
        <w:jc w:val="both"/>
        <w:rPr>
          <w:lang w:val="en-GB"/>
        </w:rPr>
      </w:pPr>
      <w:r w:rsidRPr="00D516D6">
        <w:rPr>
          <w:w w:val="90"/>
          <w:lang w:val="en-GB"/>
        </w:rPr>
        <w:t>At the beginning of the usability evaluation, a demographic questionnaire was administered to gather information</w:t>
      </w:r>
      <w:r w:rsidRPr="00D516D6">
        <w:rPr>
          <w:w w:val="95"/>
          <w:lang w:val="en-GB"/>
        </w:rPr>
        <w:t xml:space="preserve"> ab</w:t>
      </w:r>
      <w:r w:rsidRPr="00D516D6">
        <w:rPr>
          <w:w w:val="95"/>
          <w:lang w:val="en-GB"/>
        </w:rPr>
        <w:t xml:space="preserve">out the tutors who participated in the usability evaluation of the finished </w:t>
      </w:r>
      <w:proofErr w:type="spellStart"/>
      <w:r w:rsidRPr="00D516D6">
        <w:rPr>
          <w:w w:val="95"/>
          <w:lang w:val="en-GB"/>
        </w:rPr>
        <w:t>Torddis</w:t>
      </w:r>
      <w:proofErr w:type="spellEnd"/>
      <w:r w:rsidRPr="00D516D6">
        <w:rPr>
          <w:w w:val="95"/>
          <w:lang w:val="en-GB"/>
        </w:rPr>
        <w:t xml:space="preserve"> system (see Appendix </w:t>
      </w:r>
      <w:hyperlink w:anchor="_bookmark108" w:history="1">
        <w:r w:rsidRPr="00D516D6">
          <w:rPr>
            <w:color w:val="2F4F4F"/>
            <w:w w:val="95"/>
            <w:lang w:val="en-GB"/>
          </w:rPr>
          <w:t>B</w:t>
        </w:r>
      </w:hyperlink>
      <w:r w:rsidRPr="00D516D6">
        <w:rPr>
          <w:w w:val="95"/>
          <w:lang w:val="en-GB"/>
        </w:rPr>
        <w:t>). The demographic questionnaire yielded the following results:</w:t>
      </w:r>
    </w:p>
    <w:p w14:paraId="4FF8478E" w14:textId="77777777" w:rsidR="00AF779A" w:rsidRPr="00D516D6" w:rsidRDefault="00AF779A">
      <w:pPr>
        <w:pStyle w:val="Textoindependiente"/>
        <w:spacing w:before="11"/>
        <w:rPr>
          <w:sz w:val="16"/>
          <w:lang w:val="en-GB"/>
        </w:rPr>
      </w:pPr>
    </w:p>
    <w:p w14:paraId="02DDE78F" w14:textId="77777777" w:rsidR="00AF779A" w:rsidRPr="00D516D6" w:rsidRDefault="00E9277B">
      <w:pPr>
        <w:pStyle w:val="Prrafodelista"/>
        <w:numPr>
          <w:ilvl w:val="3"/>
          <w:numId w:val="15"/>
        </w:numPr>
        <w:tabs>
          <w:tab w:val="left" w:pos="615"/>
        </w:tabs>
        <w:spacing w:line="244" w:lineRule="auto"/>
        <w:ind w:right="154"/>
        <w:rPr>
          <w:sz w:val="20"/>
          <w:lang w:val="en-GB"/>
        </w:rPr>
      </w:pPr>
      <w:r w:rsidRPr="00D516D6">
        <w:rPr>
          <w:w w:val="95"/>
          <w:sz w:val="20"/>
          <w:lang w:val="en-GB"/>
        </w:rPr>
        <w:t>A</w:t>
      </w:r>
      <w:r w:rsidRPr="00D516D6">
        <w:rPr>
          <w:sz w:val="20"/>
          <w:lang w:val="en-GB"/>
        </w:rPr>
        <w:t xml:space="preserve"> </w:t>
      </w:r>
      <w:r w:rsidRPr="00D516D6">
        <w:rPr>
          <w:w w:val="95"/>
          <w:sz w:val="20"/>
          <w:lang w:val="en-GB"/>
        </w:rPr>
        <w:t>total</w:t>
      </w:r>
      <w:r w:rsidRPr="00D516D6">
        <w:rPr>
          <w:sz w:val="20"/>
          <w:lang w:val="en-GB"/>
        </w:rPr>
        <w:t xml:space="preserve"> </w:t>
      </w:r>
      <w:r w:rsidRPr="00D516D6">
        <w:rPr>
          <w:w w:val="95"/>
          <w:sz w:val="20"/>
          <w:lang w:val="en-GB"/>
        </w:rPr>
        <w:t>of</w:t>
      </w:r>
      <w:r w:rsidRPr="00D516D6">
        <w:rPr>
          <w:sz w:val="20"/>
          <w:lang w:val="en-GB"/>
        </w:rPr>
        <w:t xml:space="preserve"> </w:t>
      </w:r>
      <w:r w:rsidRPr="00D516D6">
        <w:rPr>
          <w:w w:val="95"/>
          <w:sz w:val="20"/>
          <w:lang w:val="en-GB"/>
        </w:rPr>
        <w:t>12</w:t>
      </w:r>
      <w:r w:rsidRPr="00D516D6">
        <w:rPr>
          <w:sz w:val="20"/>
          <w:lang w:val="en-GB"/>
        </w:rPr>
        <w:t xml:space="preserve"> </w:t>
      </w:r>
      <w:r w:rsidRPr="00D516D6">
        <w:rPr>
          <w:w w:val="95"/>
          <w:sz w:val="20"/>
          <w:lang w:val="en-GB"/>
        </w:rPr>
        <w:t>families</w:t>
      </w:r>
      <w:r w:rsidRPr="00D516D6">
        <w:rPr>
          <w:sz w:val="20"/>
          <w:lang w:val="en-GB"/>
        </w:rPr>
        <w:t xml:space="preserve"> </w:t>
      </w:r>
      <w:r w:rsidRPr="00D516D6">
        <w:rPr>
          <w:w w:val="95"/>
          <w:sz w:val="20"/>
          <w:lang w:val="en-GB"/>
        </w:rPr>
        <w:t>were</w:t>
      </w:r>
      <w:r w:rsidRPr="00D516D6">
        <w:rPr>
          <w:sz w:val="20"/>
          <w:lang w:val="en-GB"/>
        </w:rPr>
        <w:t xml:space="preserve"> </w:t>
      </w:r>
      <w:r w:rsidRPr="00D516D6">
        <w:rPr>
          <w:w w:val="95"/>
          <w:sz w:val="20"/>
          <w:lang w:val="en-GB"/>
        </w:rPr>
        <w:t>evaluated:</w:t>
      </w:r>
      <w:r w:rsidRPr="00D516D6">
        <w:rPr>
          <w:sz w:val="20"/>
          <w:lang w:val="en-GB"/>
        </w:rPr>
        <w:t xml:space="preserve"> </w:t>
      </w:r>
      <w:r w:rsidRPr="00D516D6">
        <w:rPr>
          <w:w w:val="95"/>
          <w:sz w:val="20"/>
          <w:lang w:val="en-GB"/>
        </w:rPr>
        <w:t>8</w:t>
      </w:r>
      <w:r w:rsidRPr="00D516D6">
        <w:rPr>
          <w:sz w:val="20"/>
          <w:lang w:val="en-GB"/>
        </w:rPr>
        <w:t xml:space="preserve"> </w:t>
      </w:r>
      <w:r w:rsidRPr="00D516D6">
        <w:rPr>
          <w:w w:val="95"/>
          <w:sz w:val="20"/>
          <w:lang w:val="en-GB"/>
        </w:rPr>
        <w:t>mothers</w:t>
      </w:r>
      <w:r w:rsidRPr="00D516D6">
        <w:rPr>
          <w:sz w:val="20"/>
          <w:lang w:val="en-GB"/>
        </w:rPr>
        <w:t xml:space="preserve"> </w:t>
      </w:r>
      <w:r w:rsidRPr="00D516D6">
        <w:rPr>
          <w:w w:val="95"/>
          <w:sz w:val="20"/>
          <w:lang w:val="en-GB"/>
        </w:rPr>
        <w:t>and</w:t>
      </w:r>
      <w:r w:rsidRPr="00D516D6">
        <w:rPr>
          <w:sz w:val="20"/>
          <w:lang w:val="en-GB"/>
        </w:rPr>
        <w:t xml:space="preserve"> </w:t>
      </w:r>
      <w:r w:rsidRPr="00D516D6">
        <w:rPr>
          <w:w w:val="95"/>
          <w:sz w:val="20"/>
          <w:lang w:val="en-GB"/>
        </w:rPr>
        <w:t>4</w:t>
      </w:r>
      <w:r w:rsidRPr="00D516D6">
        <w:rPr>
          <w:sz w:val="20"/>
          <w:lang w:val="en-GB"/>
        </w:rPr>
        <w:t xml:space="preserve"> </w:t>
      </w:r>
      <w:r w:rsidRPr="00D516D6">
        <w:rPr>
          <w:w w:val="95"/>
          <w:sz w:val="20"/>
          <w:lang w:val="en-GB"/>
        </w:rPr>
        <w:t>fathers,</w:t>
      </w:r>
      <w:r w:rsidRPr="00D516D6">
        <w:rPr>
          <w:sz w:val="20"/>
          <w:lang w:val="en-GB"/>
        </w:rPr>
        <w:t xml:space="preserve"> </w:t>
      </w:r>
      <w:r w:rsidRPr="00D516D6">
        <w:rPr>
          <w:w w:val="95"/>
          <w:sz w:val="20"/>
          <w:lang w:val="en-GB"/>
        </w:rPr>
        <w:t>all</w:t>
      </w:r>
      <w:r w:rsidRPr="00D516D6">
        <w:rPr>
          <w:sz w:val="20"/>
          <w:lang w:val="en-GB"/>
        </w:rPr>
        <w:t xml:space="preserve"> </w:t>
      </w:r>
      <w:r w:rsidRPr="00D516D6">
        <w:rPr>
          <w:w w:val="95"/>
          <w:sz w:val="20"/>
          <w:lang w:val="en-GB"/>
        </w:rPr>
        <w:t>belonging</w:t>
      </w:r>
      <w:r w:rsidRPr="00D516D6">
        <w:rPr>
          <w:sz w:val="20"/>
          <w:lang w:val="en-GB"/>
        </w:rPr>
        <w:t xml:space="preserve"> </w:t>
      </w:r>
      <w:r w:rsidRPr="00D516D6">
        <w:rPr>
          <w:w w:val="95"/>
          <w:sz w:val="20"/>
          <w:lang w:val="en-GB"/>
        </w:rPr>
        <w:t>to</w:t>
      </w:r>
      <w:r w:rsidRPr="00D516D6">
        <w:rPr>
          <w:sz w:val="20"/>
          <w:lang w:val="en-GB"/>
        </w:rPr>
        <w:t xml:space="preserve"> </w:t>
      </w:r>
      <w:r w:rsidRPr="00D516D6">
        <w:rPr>
          <w:w w:val="95"/>
          <w:sz w:val="20"/>
          <w:lang w:val="en-GB"/>
        </w:rPr>
        <w:t>the</w:t>
      </w:r>
      <w:r w:rsidRPr="00D516D6">
        <w:rPr>
          <w:sz w:val="20"/>
          <w:lang w:val="en-GB"/>
        </w:rPr>
        <w:t xml:space="preserve"> </w:t>
      </w:r>
      <w:r w:rsidRPr="00D516D6">
        <w:rPr>
          <w:w w:val="95"/>
          <w:sz w:val="20"/>
          <w:lang w:val="en-GB"/>
        </w:rPr>
        <w:t>geographical</w:t>
      </w:r>
      <w:r w:rsidRPr="00D516D6">
        <w:rPr>
          <w:sz w:val="20"/>
          <w:lang w:val="en-GB"/>
        </w:rPr>
        <w:t xml:space="preserve"> </w:t>
      </w:r>
      <w:r w:rsidRPr="00D516D6">
        <w:rPr>
          <w:w w:val="95"/>
          <w:sz w:val="20"/>
          <w:lang w:val="en-GB"/>
        </w:rPr>
        <w:t>area</w:t>
      </w:r>
      <w:r w:rsidRPr="00D516D6">
        <w:rPr>
          <w:sz w:val="20"/>
          <w:lang w:val="en-GB"/>
        </w:rPr>
        <w:t xml:space="preserve"> </w:t>
      </w:r>
      <w:r w:rsidRPr="00D516D6">
        <w:rPr>
          <w:w w:val="95"/>
          <w:sz w:val="20"/>
          <w:lang w:val="en-GB"/>
        </w:rPr>
        <w:t>of</w:t>
      </w:r>
      <w:r w:rsidRPr="00D516D6">
        <w:rPr>
          <w:sz w:val="20"/>
          <w:lang w:val="en-GB"/>
        </w:rPr>
        <w:t xml:space="preserve"> </w:t>
      </w:r>
      <w:r w:rsidRPr="00D516D6">
        <w:rPr>
          <w:w w:val="95"/>
          <w:sz w:val="20"/>
          <w:lang w:val="en-GB"/>
        </w:rPr>
        <w:t xml:space="preserve">the </w:t>
      </w:r>
      <w:r w:rsidRPr="00D516D6">
        <w:rPr>
          <w:spacing w:val="-2"/>
          <w:sz w:val="20"/>
          <w:lang w:val="en-GB"/>
        </w:rPr>
        <w:t>authors.</w:t>
      </w:r>
    </w:p>
    <w:p w14:paraId="16090BAE" w14:textId="77777777" w:rsidR="00AF779A" w:rsidRPr="00D516D6" w:rsidRDefault="00E9277B">
      <w:pPr>
        <w:pStyle w:val="Prrafodelista"/>
        <w:numPr>
          <w:ilvl w:val="3"/>
          <w:numId w:val="15"/>
        </w:numPr>
        <w:tabs>
          <w:tab w:val="left" w:pos="615"/>
        </w:tabs>
        <w:spacing w:before="159"/>
        <w:ind w:hanging="205"/>
        <w:rPr>
          <w:sz w:val="20"/>
          <w:lang w:val="en-GB"/>
        </w:rPr>
      </w:pPr>
      <w:r w:rsidRPr="00D516D6">
        <w:rPr>
          <w:w w:val="90"/>
          <w:sz w:val="20"/>
          <w:lang w:val="en-GB"/>
        </w:rPr>
        <w:t>The</w:t>
      </w:r>
      <w:r w:rsidRPr="00D516D6">
        <w:rPr>
          <w:spacing w:val="7"/>
          <w:sz w:val="20"/>
          <w:lang w:val="en-GB"/>
        </w:rPr>
        <w:t xml:space="preserve"> </w:t>
      </w:r>
      <w:r w:rsidRPr="00D516D6">
        <w:rPr>
          <w:w w:val="90"/>
          <w:sz w:val="20"/>
          <w:lang w:val="en-GB"/>
        </w:rPr>
        <w:t>average</w:t>
      </w:r>
      <w:r w:rsidRPr="00D516D6">
        <w:rPr>
          <w:spacing w:val="7"/>
          <w:sz w:val="20"/>
          <w:lang w:val="en-GB"/>
        </w:rPr>
        <w:t xml:space="preserve"> </w:t>
      </w:r>
      <w:r w:rsidRPr="00D516D6">
        <w:rPr>
          <w:w w:val="90"/>
          <w:sz w:val="20"/>
          <w:lang w:val="en-GB"/>
        </w:rPr>
        <w:t>age</w:t>
      </w:r>
      <w:r w:rsidRPr="00D516D6">
        <w:rPr>
          <w:spacing w:val="8"/>
          <w:sz w:val="20"/>
          <w:lang w:val="en-GB"/>
        </w:rPr>
        <w:t xml:space="preserve"> </w:t>
      </w:r>
      <w:r w:rsidRPr="00D516D6">
        <w:rPr>
          <w:w w:val="90"/>
          <w:sz w:val="20"/>
          <w:lang w:val="en-GB"/>
        </w:rPr>
        <w:t>of</w:t>
      </w:r>
      <w:r w:rsidRPr="00D516D6">
        <w:rPr>
          <w:spacing w:val="7"/>
          <w:sz w:val="20"/>
          <w:lang w:val="en-GB"/>
        </w:rPr>
        <w:t xml:space="preserve"> </w:t>
      </w:r>
      <w:r w:rsidRPr="00D516D6">
        <w:rPr>
          <w:w w:val="90"/>
          <w:sz w:val="20"/>
          <w:lang w:val="en-GB"/>
        </w:rPr>
        <w:t>the</w:t>
      </w:r>
      <w:r w:rsidRPr="00D516D6">
        <w:rPr>
          <w:spacing w:val="7"/>
          <w:sz w:val="20"/>
          <w:lang w:val="en-GB"/>
        </w:rPr>
        <w:t xml:space="preserve"> </w:t>
      </w:r>
      <w:r w:rsidRPr="00D516D6">
        <w:rPr>
          <w:w w:val="90"/>
          <w:sz w:val="20"/>
          <w:lang w:val="en-GB"/>
        </w:rPr>
        <w:t>participants</w:t>
      </w:r>
      <w:r w:rsidRPr="00D516D6">
        <w:rPr>
          <w:spacing w:val="8"/>
          <w:sz w:val="20"/>
          <w:lang w:val="en-GB"/>
        </w:rPr>
        <w:t xml:space="preserve"> </w:t>
      </w:r>
      <w:r w:rsidRPr="00D516D6">
        <w:rPr>
          <w:w w:val="90"/>
          <w:sz w:val="20"/>
          <w:lang w:val="en-GB"/>
        </w:rPr>
        <w:t>is</w:t>
      </w:r>
      <w:r w:rsidRPr="00D516D6">
        <w:rPr>
          <w:spacing w:val="7"/>
          <w:sz w:val="20"/>
          <w:lang w:val="en-GB"/>
        </w:rPr>
        <w:t xml:space="preserve"> </w:t>
      </w:r>
      <w:r w:rsidRPr="00D516D6">
        <w:rPr>
          <w:w w:val="90"/>
          <w:sz w:val="20"/>
          <w:lang w:val="en-GB"/>
        </w:rPr>
        <w:t>39</w:t>
      </w:r>
      <w:r w:rsidRPr="00D516D6">
        <w:rPr>
          <w:spacing w:val="8"/>
          <w:sz w:val="20"/>
          <w:lang w:val="en-GB"/>
        </w:rPr>
        <w:t xml:space="preserve"> </w:t>
      </w:r>
      <w:r w:rsidRPr="00D516D6">
        <w:rPr>
          <w:w w:val="90"/>
          <w:sz w:val="20"/>
          <w:lang w:val="en-GB"/>
        </w:rPr>
        <w:t>years,</w:t>
      </w:r>
      <w:r w:rsidRPr="00D516D6">
        <w:rPr>
          <w:spacing w:val="7"/>
          <w:sz w:val="20"/>
          <w:lang w:val="en-GB"/>
        </w:rPr>
        <w:t xml:space="preserve"> </w:t>
      </w:r>
      <w:r w:rsidRPr="00D516D6">
        <w:rPr>
          <w:w w:val="90"/>
          <w:sz w:val="20"/>
          <w:lang w:val="en-GB"/>
        </w:rPr>
        <w:t>with</w:t>
      </w:r>
      <w:r w:rsidRPr="00D516D6">
        <w:rPr>
          <w:spacing w:val="7"/>
          <w:sz w:val="20"/>
          <w:lang w:val="en-GB"/>
        </w:rPr>
        <w:t xml:space="preserve"> </w:t>
      </w:r>
      <w:r w:rsidRPr="00D516D6">
        <w:rPr>
          <w:w w:val="90"/>
          <w:sz w:val="20"/>
          <w:lang w:val="en-GB"/>
        </w:rPr>
        <w:t>the</w:t>
      </w:r>
      <w:r w:rsidRPr="00D516D6">
        <w:rPr>
          <w:spacing w:val="8"/>
          <w:sz w:val="20"/>
          <w:lang w:val="en-GB"/>
        </w:rPr>
        <w:t xml:space="preserve"> </w:t>
      </w:r>
      <w:r w:rsidRPr="00D516D6">
        <w:rPr>
          <w:w w:val="90"/>
          <w:sz w:val="20"/>
          <w:lang w:val="en-GB"/>
        </w:rPr>
        <w:t>minimum</w:t>
      </w:r>
      <w:r w:rsidRPr="00D516D6">
        <w:rPr>
          <w:spacing w:val="7"/>
          <w:sz w:val="20"/>
          <w:lang w:val="en-GB"/>
        </w:rPr>
        <w:t xml:space="preserve"> </w:t>
      </w:r>
      <w:r w:rsidRPr="00D516D6">
        <w:rPr>
          <w:w w:val="90"/>
          <w:sz w:val="20"/>
          <w:lang w:val="en-GB"/>
        </w:rPr>
        <w:t>age</w:t>
      </w:r>
      <w:r w:rsidRPr="00D516D6">
        <w:rPr>
          <w:spacing w:val="7"/>
          <w:sz w:val="20"/>
          <w:lang w:val="en-GB"/>
        </w:rPr>
        <w:t xml:space="preserve"> </w:t>
      </w:r>
      <w:r w:rsidRPr="00D516D6">
        <w:rPr>
          <w:w w:val="90"/>
          <w:sz w:val="20"/>
          <w:lang w:val="en-GB"/>
        </w:rPr>
        <w:t>being</w:t>
      </w:r>
      <w:r w:rsidRPr="00D516D6">
        <w:rPr>
          <w:spacing w:val="8"/>
          <w:sz w:val="20"/>
          <w:lang w:val="en-GB"/>
        </w:rPr>
        <w:t xml:space="preserve"> </w:t>
      </w:r>
      <w:r w:rsidRPr="00D516D6">
        <w:rPr>
          <w:w w:val="90"/>
          <w:sz w:val="20"/>
          <w:lang w:val="en-GB"/>
        </w:rPr>
        <w:t>18</w:t>
      </w:r>
      <w:r w:rsidRPr="00D516D6">
        <w:rPr>
          <w:spacing w:val="7"/>
          <w:sz w:val="20"/>
          <w:lang w:val="en-GB"/>
        </w:rPr>
        <w:t xml:space="preserve"> </w:t>
      </w:r>
      <w:r w:rsidRPr="00D516D6">
        <w:rPr>
          <w:w w:val="90"/>
          <w:sz w:val="20"/>
          <w:lang w:val="en-GB"/>
        </w:rPr>
        <w:t>and</w:t>
      </w:r>
      <w:r w:rsidRPr="00D516D6">
        <w:rPr>
          <w:spacing w:val="8"/>
          <w:sz w:val="20"/>
          <w:lang w:val="en-GB"/>
        </w:rPr>
        <w:t xml:space="preserve"> </w:t>
      </w:r>
      <w:r w:rsidRPr="00D516D6">
        <w:rPr>
          <w:w w:val="90"/>
          <w:sz w:val="20"/>
          <w:lang w:val="en-GB"/>
        </w:rPr>
        <w:t>the</w:t>
      </w:r>
      <w:r w:rsidRPr="00D516D6">
        <w:rPr>
          <w:spacing w:val="7"/>
          <w:sz w:val="20"/>
          <w:lang w:val="en-GB"/>
        </w:rPr>
        <w:t xml:space="preserve"> </w:t>
      </w:r>
      <w:r w:rsidRPr="00D516D6">
        <w:rPr>
          <w:w w:val="90"/>
          <w:sz w:val="20"/>
          <w:lang w:val="en-GB"/>
        </w:rPr>
        <w:t>maximum</w:t>
      </w:r>
      <w:r w:rsidRPr="00D516D6">
        <w:rPr>
          <w:spacing w:val="7"/>
          <w:sz w:val="20"/>
          <w:lang w:val="en-GB"/>
        </w:rPr>
        <w:t xml:space="preserve"> </w:t>
      </w:r>
      <w:r w:rsidRPr="00D516D6">
        <w:rPr>
          <w:w w:val="90"/>
          <w:sz w:val="20"/>
          <w:lang w:val="en-GB"/>
        </w:rPr>
        <w:t>age</w:t>
      </w:r>
      <w:r w:rsidRPr="00D516D6">
        <w:rPr>
          <w:spacing w:val="8"/>
          <w:sz w:val="20"/>
          <w:lang w:val="en-GB"/>
        </w:rPr>
        <w:t xml:space="preserve"> </w:t>
      </w:r>
      <w:r w:rsidRPr="00D516D6">
        <w:rPr>
          <w:w w:val="90"/>
          <w:sz w:val="20"/>
          <w:lang w:val="en-GB"/>
        </w:rPr>
        <w:t>65</w:t>
      </w:r>
      <w:r w:rsidRPr="00D516D6">
        <w:rPr>
          <w:spacing w:val="7"/>
          <w:sz w:val="20"/>
          <w:lang w:val="en-GB"/>
        </w:rPr>
        <w:t xml:space="preserve"> </w:t>
      </w:r>
      <w:r w:rsidRPr="00D516D6">
        <w:rPr>
          <w:spacing w:val="-2"/>
          <w:w w:val="90"/>
          <w:sz w:val="20"/>
          <w:lang w:val="en-GB"/>
        </w:rPr>
        <w:t>years.</w:t>
      </w:r>
    </w:p>
    <w:p w14:paraId="7411C490" w14:textId="77777777" w:rsidR="00AF779A" w:rsidRPr="00D516D6" w:rsidRDefault="00E9277B">
      <w:pPr>
        <w:pStyle w:val="Prrafodelista"/>
        <w:numPr>
          <w:ilvl w:val="3"/>
          <w:numId w:val="15"/>
        </w:numPr>
        <w:tabs>
          <w:tab w:val="left" w:pos="615"/>
        </w:tabs>
        <w:spacing w:before="165"/>
        <w:ind w:hanging="205"/>
        <w:rPr>
          <w:sz w:val="20"/>
          <w:lang w:val="en-GB"/>
        </w:rPr>
      </w:pPr>
      <w:r w:rsidRPr="00D516D6">
        <w:rPr>
          <w:w w:val="90"/>
          <w:sz w:val="20"/>
          <w:lang w:val="en-GB"/>
        </w:rPr>
        <w:t>58%</w:t>
      </w:r>
      <w:r w:rsidRPr="00D516D6">
        <w:rPr>
          <w:spacing w:val="7"/>
          <w:sz w:val="20"/>
          <w:lang w:val="en-GB"/>
        </w:rPr>
        <w:t xml:space="preserve"> </w:t>
      </w:r>
      <w:r w:rsidRPr="00D516D6">
        <w:rPr>
          <w:w w:val="90"/>
          <w:sz w:val="20"/>
          <w:lang w:val="en-GB"/>
        </w:rPr>
        <w:t>of</w:t>
      </w:r>
      <w:r w:rsidRPr="00D516D6">
        <w:rPr>
          <w:spacing w:val="7"/>
          <w:sz w:val="20"/>
          <w:lang w:val="en-GB"/>
        </w:rPr>
        <w:t xml:space="preserve"> </w:t>
      </w:r>
      <w:r w:rsidRPr="00D516D6">
        <w:rPr>
          <w:w w:val="90"/>
          <w:sz w:val="20"/>
          <w:lang w:val="en-GB"/>
        </w:rPr>
        <w:t>the</w:t>
      </w:r>
      <w:r w:rsidRPr="00D516D6">
        <w:rPr>
          <w:spacing w:val="7"/>
          <w:sz w:val="20"/>
          <w:lang w:val="en-GB"/>
        </w:rPr>
        <w:t xml:space="preserve"> </w:t>
      </w:r>
      <w:r w:rsidRPr="00D516D6">
        <w:rPr>
          <w:w w:val="90"/>
          <w:sz w:val="20"/>
          <w:lang w:val="en-GB"/>
        </w:rPr>
        <w:t>tutors</w:t>
      </w:r>
      <w:r w:rsidRPr="00D516D6">
        <w:rPr>
          <w:spacing w:val="8"/>
          <w:sz w:val="20"/>
          <w:lang w:val="en-GB"/>
        </w:rPr>
        <w:t xml:space="preserve"> </w:t>
      </w:r>
      <w:r w:rsidRPr="00D516D6">
        <w:rPr>
          <w:w w:val="90"/>
          <w:sz w:val="20"/>
          <w:lang w:val="en-GB"/>
        </w:rPr>
        <w:t>only</w:t>
      </w:r>
      <w:r w:rsidRPr="00D516D6">
        <w:rPr>
          <w:spacing w:val="7"/>
          <w:sz w:val="20"/>
          <w:lang w:val="en-GB"/>
        </w:rPr>
        <w:t xml:space="preserve"> </w:t>
      </w:r>
      <w:r w:rsidRPr="00D516D6">
        <w:rPr>
          <w:w w:val="90"/>
          <w:sz w:val="20"/>
          <w:lang w:val="en-GB"/>
        </w:rPr>
        <w:t>completed</w:t>
      </w:r>
      <w:r w:rsidRPr="00D516D6">
        <w:rPr>
          <w:spacing w:val="7"/>
          <w:sz w:val="20"/>
          <w:lang w:val="en-GB"/>
        </w:rPr>
        <w:t xml:space="preserve"> </w:t>
      </w:r>
      <w:r w:rsidRPr="00D516D6">
        <w:rPr>
          <w:w w:val="90"/>
          <w:sz w:val="20"/>
          <w:lang w:val="en-GB"/>
        </w:rPr>
        <w:t>the</w:t>
      </w:r>
      <w:r w:rsidRPr="00D516D6">
        <w:rPr>
          <w:spacing w:val="8"/>
          <w:sz w:val="20"/>
          <w:lang w:val="en-GB"/>
        </w:rPr>
        <w:t xml:space="preserve"> </w:t>
      </w:r>
      <w:r w:rsidRPr="00D516D6">
        <w:rPr>
          <w:w w:val="90"/>
          <w:sz w:val="20"/>
          <w:lang w:val="en-GB"/>
        </w:rPr>
        <w:t>first</w:t>
      </w:r>
      <w:r w:rsidRPr="00D516D6">
        <w:rPr>
          <w:spacing w:val="7"/>
          <w:sz w:val="20"/>
          <w:lang w:val="en-GB"/>
        </w:rPr>
        <w:t xml:space="preserve"> </w:t>
      </w:r>
      <w:r w:rsidRPr="00D516D6">
        <w:rPr>
          <w:w w:val="90"/>
          <w:sz w:val="20"/>
          <w:lang w:val="en-GB"/>
        </w:rPr>
        <w:t>level</w:t>
      </w:r>
      <w:r w:rsidRPr="00D516D6">
        <w:rPr>
          <w:spacing w:val="7"/>
          <w:sz w:val="20"/>
          <w:lang w:val="en-GB"/>
        </w:rPr>
        <w:t xml:space="preserve"> </w:t>
      </w:r>
      <w:r w:rsidRPr="00D516D6">
        <w:rPr>
          <w:w w:val="90"/>
          <w:sz w:val="20"/>
          <w:lang w:val="en-GB"/>
        </w:rPr>
        <w:t>of</w:t>
      </w:r>
      <w:r w:rsidRPr="00D516D6">
        <w:rPr>
          <w:spacing w:val="8"/>
          <w:sz w:val="20"/>
          <w:lang w:val="en-GB"/>
        </w:rPr>
        <w:t xml:space="preserve"> </w:t>
      </w:r>
      <w:r w:rsidRPr="00D516D6">
        <w:rPr>
          <w:w w:val="90"/>
          <w:sz w:val="20"/>
          <w:lang w:val="en-GB"/>
        </w:rPr>
        <w:t>education,</w:t>
      </w:r>
      <w:r w:rsidRPr="00D516D6">
        <w:rPr>
          <w:spacing w:val="7"/>
          <w:sz w:val="20"/>
          <w:lang w:val="en-GB"/>
        </w:rPr>
        <w:t xml:space="preserve"> </w:t>
      </w:r>
      <w:r w:rsidRPr="00D516D6">
        <w:rPr>
          <w:w w:val="90"/>
          <w:sz w:val="20"/>
          <w:lang w:val="en-GB"/>
        </w:rPr>
        <w:t>while</w:t>
      </w:r>
      <w:r w:rsidRPr="00D516D6">
        <w:rPr>
          <w:spacing w:val="7"/>
          <w:sz w:val="20"/>
          <w:lang w:val="en-GB"/>
        </w:rPr>
        <w:t xml:space="preserve"> </w:t>
      </w:r>
      <w:r w:rsidRPr="00D516D6">
        <w:rPr>
          <w:w w:val="90"/>
          <w:sz w:val="20"/>
          <w:lang w:val="en-GB"/>
        </w:rPr>
        <w:t>42%</w:t>
      </w:r>
      <w:r w:rsidRPr="00D516D6">
        <w:rPr>
          <w:spacing w:val="7"/>
          <w:sz w:val="20"/>
          <w:lang w:val="en-GB"/>
        </w:rPr>
        <w:t xml:space="preserve"> </w:t>
      </w:r>
      <w:r w:rsidRPr="00D516D6">
        <w:rPr>
          <w:w w:val="90"/>
          <w:sz w:val="20"/>
          <w:lang w:val="en-GB"/>
        </w:rPr>
        <w:t>studied</w:t>
      </w:r>
      <w:r w:rsidRPr="00D516D6">
        <w:rPr>
          <w:spacing w:val="8"/>
          <w:sz w:val="20"/>
          <w:lang w:val="en-GB"/>
        </w:rPr>
        <w:t xml:space="preserve"> </w:t>
      </w:r>
      <w:r w:rsidRPr="00D516D6">
        <w:rPr>
          <w:w w:val="90"/>
          <w:sz w:val="20"/>
          <w:lang w:val="en-GB"/>
        </w:rPr>
        <w:t>up</w:t>
      </w:r>
      <w:r w:rsidRPr="00D516D6">
        <w:rPr>
          <w:spacing w:val="7"/>
          <w:sz w:val="20"/>
          <w:lang w:val="en-GB"/>
        </w:rPr>
        <w:t xml:space="preserve"> </w:t>
      </w:r>
      <w:r w:rsidRPr="00D516D6">
        <w:rPr>
          <w:w w:val="90"/>
          <w:sz w:val="20"/>
          <w:lang w:val="en-GB"/>
        </w:rPr>
        <w:t>to</w:t>
      </w:r>
      <w:r w:rsidRPr="00D516D6">
        <w:rPr>
          <w:spacing w:val="7"/>
          <w:sz w:val="20"/>
          <w:lang w:val="en-GB"/>
        </w:rPr>
        <w:t xml:space="preserve"> </w:t>
      </w:r>
      <w:r w:rsidRPr="00D516D6">
        <w:rPr>
          <w:w w:val="90"/>
          <w:sz w:val="20"/>
          <w:lang w:val="en-GB"/>
        </w:rPr>
        <w:t>secondary</w:t>
      </w:r>
      <w:r w:rsidRPr="00D516D6">
        <w:rPr>
          <w:spacing w:val="8"/>
          <w:sz w:val="20"/>
          <w:lang w:val="en-GB"/>
        </w:rPr>
        <w:t xml:space="preserve"> </w:t>
      </w:r>
      <w:r w:rsidRPr="00D516D6">
        <w:rPr>
          <w:spacing w:val="-2"/>
          <w:w w:val="90"/>
          <w:sz w:val="20"/>
          <w:lang w:val="en-GB"/>
        </w:rPr>
        <w:t>education.</w:t>
      </w:r>
    </w:p>
    <w:p w14:paraId="68AEBB8D" w14:textId="77777777" w:rsidR="00AF779A" w:rsidRPr="00D516D6" w:rsidRDefault="00E9277B">
      <w:pPr>
        <w:pStyle w:val="Ttulo3"/>
        <w:numPr>
          <w:ilvl w:val="2"/>
          <w:numId w:val="15"/>
        </w:numPr>
        <w:tabs>
          <w:tab w:val="left" w:pos="693"/>
        </w:tabs>
        <w:spacing w:before="197"/>
        <w:ind w:hanging="577"/>
        <w:rPr>
          <w:lang w:val="en-GB"/>
        </w:rPr>
      </w:pPr>
      <w:r w:rsidRPr="00D516D6">
        <w:rPr>
          <w:spacing w:val="-2"/>
          <w:lang w:val="en-GB"/>
        </w:rPr>
        <w:t>Regarding</w:t>
      </w:r>
      <w:r w:rsidRPr="00D516D6">
        <w:rPr>
          <w:spacing w:val="-3"/>
          <w:lang w:val="en-GB"/>
        </w:rPr>
        <w:t xml:space="preserve"> </w:t>
      </w:r>
      <w:r w:rsidRPr="00D516D6">
        <w:rPr>
          <w:spacing w:val="-2"/>
          <w:lang w:val="en-GB"/>
        </w:rPr>
        <w:t>Monitoring</w:t>
      </w:r>
    </w:p>
    <w:p w14:paraId="125DF827" w14:textId="77777777" w:rsidR="00AF779A" w:rsidRPr="00D516D6" w:rsidRDefault="00E9277B">
      <w:pPr>
        <w:pStyle w:val="Textoindependiente"/>
        <w:spacing w:before="6" w:line="244" w:lineRule="auto"/>
        <w:ind w:left="116" w:right="154" w:firstLine="298"/>
        <w:jc w:val="both"/>
        <w:rPr>
          <w:lang w:val="en-GB"/>
        </w:rPr>
      </w:pPr>
      <w:r w:rsidRPr="00D516D6">
        <w:rPr>
          <w:w w:val="95"/>
          <w:lang w:val="en-GB"/>
        </w:rPr>
        <w:t>One</w:t>
      </w:r>
      <w:r w:rsidRPr="00D516D6">
        <w:rPr>
          <w:spacing w:val="-5"/>
          <w:w w:val="95"/>
          <w:lang w:val="en-GB"/>
        </w:rPr>
        <w:t xml:space="preserve"> </w:t>
      </w:r>
      <w:r w:rsidRPr="00D516D6">
        <w:rPr>
          <w:w w:val="95"/>
          <w:lang w:val="en-GB"/>
        </w:rPr>
        <w:t>of</w:t>
      </w:r>
      <w:r w:rsidRPr="00D516D6">
        <w:rPr>
          <w:spacing w:val="-5"/>
          <w:w w:val="95"/>
          <w:lang w:val="en-GB"/>
        </w:rPr>
        <w:t xml:space="preserve"> </w:t>
      </w:r>
      <w:r w:rsidRPr="00D516D6">
        <w:rPr>
          <w:w w:val="95"/>
          <w:lang w:val="en-GB"/>
        </w:rPr>
        <w:t>the</w:t>
      </w:r>
      <w:r w:rsidRPr="00D516D6">
        <w:rPr>
          <w:spacing w:val="-5"/>
          <w:w w:val="95"/>
          <w:lang w:val="en-GB"/>
        </w:rPr>
        <w:t xml:space="preserve"> </w:t>
      </w:r>
      <w:r w:rsidRPr="00D516D6">
        <w:rPr>
          <w:w w:val="95"/>
          <w:lang w:val="en-GB"/>
        </w:rPr>
        <w:t>preliminary</w:t>
      </w:r>
      <w:r w:rsidRPr="00D516D6">
        <w:rPr>
          <w:spacing w:val="-5"/>
          <w:w w:val="95"/>
          <w:lang w:val="en-GB"/>
        </w:rPr>
        <w:t xml:space="preserve"> </w:t>
      </w:r>
      <w:r w:rsidRPr="00D516D6">
        <w:rPr>
          <w:w w:val="95"/>
          <w:lang w:val="en-GB"/>
        </w:rPr>
        <w:t>questions</w:t>
      </w:r>
      <w:r w:rsidRPr="00D516D6">
        <w:rPr>
          <w:spacing w:val="-5"/>
          <w:w w:val="95"/>
          <w:lang w:val="en-GB"/>
        </w:rPr>
        <w:t xml:space="preserve"> </w:t>
      </w:r>
      <w:r w:rsidRPr="00D516D6">
        <w:rPr>
          <w:w w:val="95"/>
          <w:lang w:val="en-GB"/>
        </w:rPr>
        <w:t>in</w:t>
      </w:r>
      <w:r w:rsidRPr="00D516D6">
        <w:rPr>
          <w:spacing w:val="-5"/>
          <w:w w:val="95"/>
          <w:lang w:val="en-GB"/>
        </w:rPr>
        <w:t xml:space="preserve"> </w:t>
      </w:r>
      <w:r w:rsidRPr="00D516D6">
        <w:rPr>
          <w:w w:val="95"/>
          <w:lang w:val="en-GB"/>
        </w:rPr>
        <w:t>the</w:t>
      </w:r>
      <w:r w:rsidRPr="00D516D6">
        <w:rPr>
          <w:spacing w:val="-5"/>
          <w:w w:val="95"/>
          <w:lang w:val="en-GB"/>
        </w:rPr>
        <w:t xml:space="preserve"> </w:t>
      </w:r>
      <w:r w:rsidRPr="00D516D6">
        <w:rPr>
          <w:w w:val="95"/>
          <w:lang w:val="en-GB"/>
        </w:rPr>
        <w:t>usability</w:t>
      </w:r>
      <w:r w:rsidRPr="00D516D6">
        <w:rPr>
          <w:spacing w:val="-5"/>
          <w:w w:val="95"/>
          <w:lang w:val="en-GB"/>
        </w:rPr>
        <w:t xml:space="preserve"> </w:t>
      </w:r>
      <w:r w:rsidRPr="00D516D6">
        <w:rPr>
          <w:w w:val="95"/>
          <w:lang w:val="en-GB"/>
        </w:rPr>
        <w:t>evaluation</w:t>
      </w:r>
      <w:r w:rsidRPr="00D516D6">
        <w:rPr>
          <w:spacing w:val="-5"/>
          <w:w w:val="95"/>
          <w:lang w:val="en-GB"/>
        </w:rPr>
        <w:t xml:space="preserve"> </w:t>
      </w:r>
      <w:r w:rsidRPr="00D516D6">
        <w:rPr>
          <w:w w:val="95"/>
          <w:lang w:val="en-GB"/>
        </w:rPr>
        <w:t>was</w:t>
      </w:r>
      <w:r w:rsidRPr="00D516D6">
        <w:rPr>
          <w:spacing w:val="-5"/>
          <w:w w:val="95"/>
          <w:lang w:val="en-GB"/>
        </w:rPr>
        <w:t xml:space="preserve"> </w:t>
      </w:r>
      <w:r w:rsidRPr="00D516D6">
        <w:rPr>
          <w:w w:val="95"/>
          <w:lang w:val="en-GB"/>
        </w:rPr>
        <w:t>regarding</w:t>
      </w:r>
      <w:r w:rsidRPr="00D516D6">
        <w:rPr>
          <w:spacing w:val="-5"/>
          <w:w w:val="95"/>
          <w:lang w:val="en-GB"/>
        </w:rPr>
        <w:t xml:space="preserve"> </w:t>
      </w:r>
      <w:r w:rsidRPr="00D516D6">
        <w:rPr>
          <w:w w:val="95"/>
          <w:lang w:val="en-GB"/>
        </w:rPr>
        <w:t>the</w:t>
      </w:r>
      <w:r w:rsidRPr="00D516D6">
        <w:rPr>
          <w:spacing w:val="-5"/>
          <w:w w:val="95"/>
          <w:lang w:val="en-GB"/>
        </w:rPr>
        <w:t xml:space="preserve"> </w:t>
      </w:r>
      <w:r w:rsidRPr="00D516D6">
        <w:rPr>
          <w:w w:val="95"/>
          <w:lang w:val="en-GB"/>
        </w:rPr>
        <w:t>ease</w:t>
      </w:r>
      <w:r w:rsidRPr="00D516D6">
        <w:rPr>
          <w:spacing w:val="-5"/>
          <w:w w:val="95"/>
          <w:lang w:val="en-GB"/>
        </w:rPr>
        <w:t xml:space="preserve"> </w:t>
      </w:r>
      <w:r w:rsidRPr="00D516D6">
        <w:rPr>
          <w:w w:val="95"/>
          <w:lang w:val="en-GB"/>
        </w:rPr>
        <w:t>with</w:t>
      </w:r>
      <w:r w:rsidRPr="00D516D6">
        <w:rPr>
          <w:spacing w:val="-5"/>
          <w:w w:val="95"/>
          <w:lang w:val="en-GB"/>
        </w:rPr>
        <w:t xml:space="preserve"> </w:t>
      </w:r>
      <w:r w:rsidRPr="00D516D6">
        <w:rPr>
          <w:w w:val="95"/>
          <w:lang w:val="en-GB"/>
        </w:rPr>
        <w:t>which</w:t>
      </w:r>
      <w:r w:rsidRPr="00D516D6">
        <w:rPr>
          <w:spacing w:val="-5"/>
          <w:w w:val="95"/>
          <w:lang w:val="en-GB"/>
        </w:rPr>
        <w:t xml:space="preserve"> </w:t>
      </w:r>
      <w:r w:rsidRPr="00D516D6">
        <w:rPr>
          <w:w w:val="95"/>
          <w:lang w:val="en-GB"/>
        </w:rPr>
        <w:t>they</w:t>
      </w:r>
      <w:r w:rsidRPr="00D516D6">
        <w:rPr>
          <w:spacing w:val="-5"/>
          <w:w w:val="95"/>
          <w:lang w:val="en-GB"/>
        </w:rPr>
        <w:t xml:space="preserve"> </w:t>
      </w:r>
      <w:r w:rsidRPr="00D516D6">
        <w:rPr>
          <w:w w:val="95"/>
          <w:lang w:val="en-GB"/>
        </w:rPr>
        <w:t>can</w:t>
      </w:r>
      <w:r w:rsidRPr="00D516D6">
        <w:rPr>
          <w:spacing w:val="-5"/>
          <w:w w:val="95"/>
          <w:lang w:val="en-GB"/>
        </w:rPr>
        <w:t xml:space="preserve"> </w:t>
      </w:r>
      <w:r w:rsidRPr="00D516D6">
        <w:rPr>
          <w:w w:val="95"/>
          <w:lang w:val="en-GB"/>
        </w:rPr>
        <w:t xml:space="preserve">monitor </w:t>
      </w:r>
      <w:r w:rsidRPr="00D516D6">
        <w:rPr>
          <w:w w:val="90"/>
          <w:lang w:val="en-GB"/>
        </w:rPr>
        <w:t xml:space="preserve">their children (elementary school students) while they are doing their schoolwork (see figure </w:t>
      </w:r>
      <w:hyperlink w:anchor="_bookmark33" w:history="1">
        <w:r w:rsidRPr="00D516D6">
          <w:rPr>
            <w:color w:val="2F4F4F"/>
            <w:w w:val="90"/>
            <w:lang w:val="en-GB"/>
          </w:rPr>
          <w:t>9</w:t>
        </w:r>
      </w:hyperlink>
      <w:r w:rsidRPr="00D516D6">
        <w:rPr>
          <w:w w:val="90"/>
          <w:lang w:val="en-GB"/>
        </w:rPr>
        <w:t>). For this question, most</w:t>
      </w:r>
      <w:r w:rsidRPr="00D516D6">
        <w:rPr>
          <w:w w:val="95"/>
          <w:lang w:val="en-GB"/>
        </w:rPr>
        <w:t xml:space="preserve"> tutors</w:t>
      </w:r>
      <w:r w:rsidRPr="00D516D6">
        <w:rPr>
          <w:spacing w:val="-5"/>
          <w:w w:val="95"/>
          <w:lang w:val="en-GB"/>
        </w:rPr>
        <w:t xml:space="preserve"> </w:t>
      </w:r>
      <w:r w:rsidRPr="00D516D6">
        <w:rPr>
          <w:w w:val="95"/>
          <w:lang w:val="en-GB"/>
        </w:rPr>
        <w:t>indicated</w:t>
      </w:r>
      <w:r w:rsidRPr="00D516D6">
        <w:rPr>
          <w:spacing w:val="-5"/>
          <w:w w:val="95"/>
          <w:lang w:val="en-GB"/>
        </w:rPr>
        <w:t xml:space="preserve"> </w:t>
      </w:r>
      <w:r w:rsidRPr="00D516D6">
        <w:rPr>
          <w:w w:val="95"/>
          <w:lang w:val="en-GB"/>
        </w:rPr>
        <w:t>that</w:t>
      </w:r>
      <w:r w:rsidRPr="00D516D6">
        <w:rPr>
          <w:spacing w:val="-6"/>
          <w:w w:val="95"/>
          <w:lang w:val="en-GB"/>
        </w:rPr>
        <w:t xml:space="preserve"> </w:t>
      </w:r>
      <w:r w:rsidRPr="00D516D6">
        <w:rPr>
          <w:w w:val="95"/>
          <w:lang w:val="en-GB"/>
        </w:rPr>
        <w:t>the</w:t>
      </w:r>
      <w:r w:rsidRPr="00D516D6">
        <w:rPr>
          <w:spacing w:val="-5"/>
          <w:w w:val="95"/>
          <w:lang w:val="en-GB"/>
        </w:rPr>
        <w:t xml:space="preserve"> </w:t>
      </w:r>
      <w:r w:rsidRPr="00D516D6">
        <w:rPr>
          <w:w w:val="95"/>
          <w:lang w:val="en-GB"/>
        </w:rPr>
        <w:t>process</w:t>
      </w:r>
      <w:r w:rsidRPr="00D516D6">
        <w:rPr>
          <w:spacing w:val="-5"/>
          <w:w w:val="95"/>
          <w:lang w:val="en-GB"/>
        </w:rPr>
        <w:t xml:space="preserve"> </w:t>
      </w:r>
      <w:r w:rsidRPr="00D516D6">
        <w:rPr>
          <w:w w:val="95"/>
          <w:lang w:val="en-GB"/>
        </w:rPr>
        <w:t>of</w:t>
      </w:r>
      <w:r w:rsidRPr="00D516D6">
        <w:rPr>
          <w:spacing w:val="-5"/>
          <w:w w:val="95"/>
          <w:lang w:val="en-GB"/>
        </w:rPr>
        <w:t xml:space="preserve"> </w:t>
      </w:r>
      <w:r w:rsidRPr="00D516D6">
        <w:rPr>
          <w:w w:val="95"/>
          <w:lang w:val="en-GB"/>
        </w:rPr>
        <w:t>monitoring</w:t>
      </w:r>
      <w:r w:rsidRPr="00D516D6">
        <w:rPr>
          <w:spacing w:val="-6"/>
          <w:w w:val="95"/>
          <w:lang w:val="en-GB"/>
        </w:rPr>
        <w:t xml:space="preserve"> </w:t>
      </w:r>
      <w:r w:rsidRPr="00D516D6">
        <w:rPr>
          <w:w w:val="95"/>
          <w:lang w:val="en-GB"/>
        </w:rPr>
        <w:t>children’s</w:t>
      </w:r>
      <w:r w:rsidRPr="00D516D6">
        <w:rPr>
          <w:spacing w:val="-5"/>
          <w:w w:val="95"/>
          <w:lang w:val="en-GB"/>
        </w:rPr>
        <w:t xml:space="preserve"> </w:t>
      </w:r>
      <w:r w:rsidRPr="00D516D6">
        <w:rPr>
          <w:w w:val="95"/>
          <w:lang w:val="en-GB"/>
        </w:rPr>
        <w:t>distraction</w:t>
      </w:r>
      <w:r w:rsidRPr="00D516D6">
        <w:rPr>
          <w:spacing w:val="-5"/>
          <w:w w:val="95"/>
          <w:lang w:val="en-GB"/>
        </w:rPr>
        <w:t xml:space="preserve"> </w:t>
      </w:r>
      <w:r w:rsidRPr="00D516D6">
        <w:rPr>
          <w:w w:val="95"/>
          <w:lang w:val="en-GB"/>
        </w:rPr>
        <w:t>is</w:t>
      </w:r>
      <w:r w:rsidRPr="00D516D6">
        <w:rPr>
          <w:spacing w:val="-5"/>
          <w:w w:val="95"/>
          <w:lang w:val="en-GB"/>
        </w:rPr>
        <w:t xml:space="preserve"> </w:t>
      </w:r>
      <w:r w:rsidRPr="00D516D6">
        <w:rPr>
          <w:w w:val="95"/>
          <w:lang w:val="en-GB"/>
        </w:rPr>
        <w:t>a</w:t>
      </w:r>
      <w:r w:rsidRPr="00D516D6">
        <w:rPr>
          <w:spacing w:val="-6"/>
          <w:w w:val="95"/>
          <w:lang w:val="en-GB"/>
        </w:rPr>
        <w:t xml:space="preserve"> </w:t>
      </w:r>
      <w:r w:rsidRPr="00D516D6">
        <w:rPr>
          <w:w w:val="95"/>
          <w:lang w:val="en-GB"/>
        </w:rPr>
        <w:t>complex</w:t>
      </w:r>
      <w:r w:rsidRPr="00D516D6">
        <w:rPr>
          <w:spacing w:val="-5"/>
          <w:w w:val="95"/>
          <w:lang w:val="en-GB"/>
        </w:rPr>
        <w:t xml:space="preserve"> </w:t>
      </w:r>
      <w:r w:rsidRPr="00D516D6">
        <w:rPr>
          <w:w w:val="95"/>
          <w:lang w:val="en-GB"/>
        </w:rPr>
        <w:t>task.</w:t>
      </w:r>
      <w:r w:rsidRPr="00D516D6">
        <w:rPr>
          <w:spacing w:val="-5"/>
          <w:w w:val="95"/>
          <w:lang w:val="en-GB"/>
        </w:rPr>
        <w:t xml:space="preserve"> </w:t>
      </w:r>
      <w:r w:rsidRPr="00D516D6">
        <w:rPr>
          <w:w w:val="95"/>
          <w:lang w:val="en-GB"/>
        </w:rPr>
        <w:t>Figure</w:t>
      </w:r>
      <w:r w:rsidRPr="00D516D6">
        <w:rPr>
          <w:spacing w:val="-5"/>
          <w:w w:val="95"/>
          <w:lang w:val="en-GB"/>
        </w:rPr>
        <w:t xml:space="preserve"> </w:t>
      </w:r>
      <w:hyperlink w:anchor="_bookmark33" w:history="1">
        <w:r w:rsidRPr="00D516D6">
          <w:rPr>
            <w:color w:val="2F4F4F"/>
            <w:w w:val="95"/>
            <w:lang w:val="en-GB"/>
          </w:rPr>
          <w:t>9a</w:t>
        </w:r>
      </w:hyperlink>
      <w:r w:rsidRPr="00D516D6">
        <w:rPr>
          <w:color w:val="2F4F4F"/>
          <w:spacing w:val="-5"/>
          <w:w w:val="95"/>
          <w:lang w:val="en-GB"/>
        </w:rPr>
        <w:t xml:space="preserve"> </w:t>
      </w:r>
      <w:r w:rsidRPr="00D516D6">
        <w:rPr>
          <w:w w:val="95"/>
          <w:lang w:val="en-GB"/>
        </w:rPr>
        <w:t>shows</w:t>
      </w:r>
      <w:r w:rsidRPr="00D516D6">
        <w:rPr>
          <w:spacing w:val="-5"/>
          <w:w w:val="95"/>
          <w:lang w:val="en-GB"/>
        </w:rPr>
        <w:t xml:space="preserve"> </w:t>
      </w:r>
      <w:r w:rsidRPr="00D516D6">
        <w:rPr>
          <w:w w:val="95"/>
          <w:lang w:val="en-GB"/>
        </w:rPr>
        <w:t>the</w:t>
      </w:r>
      <w:r w:rsidRPr="00D516D6">
        <w:rPr>
          <w:spacing w:val="-6"/>
          <w:w w:val="95"/>
          <w:lang w:val="en-GB"/>
        </w:rPr>
        <w:t xml:space="preserve"> </w:t>
      </w:r>
      <w:r w:rsidRPr="00D516D6">
        <w:rPr>
          <w:w w:val="95"/>
          <w:lang w:val="en-GB"/>
        </w:rPr>
        <w:t>detailed results.</w:t>
      </w:r>
      <w:r w:rsidRPr="00D516D6">
        <w:rPr>
          <w:spacing w:val="-9"/>
          <w:w w:val="95"/>
          <w:lang w:val="en-GB"/>
        </w:rPr>
        <w:t xml:space="preserve"> </w:t>
      </w:r>
      <w:r w:rsidRPr="00D516D6">
        <w:rPr>
          <w:w w:val="95"/>
          <w:lang w:val="en-GB"/>
        </w:rPr>
        <w:t>Another</w:t>
      </w:r>
      <w:r w:rsidRPr="00D516D6">
        <w:rPr>
          <w:spacing w:val="-8"/>
          <w:w w:val="95"/>
          <w:lang w:val="en-GB"/>
        </w:rPr>
        <w:t xml:space="preserve"> </w:t>
      </w:r>
      <w:r w:rsidRPr="00D516D6">
        <w:rPr>
          <w:w w:val="95"/>
          <w:lang w:val="en-GB"/>
        </w:rPr>
        <w:t>preliminary</w:t>
      </w:r>
      <w:r w:rsidRPr="00D516D6">
        <w:rPr>
          <w:spacing w:val="-9"/>
          <w:w w:val="95"/>
          <w:lang w:val="en-GB"/>
        </w:rPr>
        <w:t xml:space="preserve"> </w:t>
      </w:r>
      <w:r w:rsidRPr="00D516D6">
        <w:rPr>
          <w:w w:val="95"/>
          <w:lang w:val="en-GB"/>
        </w:rPr>
        <w:t>question</w:t>
      </w:r>
      <w:r w:rsidRPr="00D516D6">
        <w:rPr>
          <w:spacing w:val="-8"/>
          <w:w w:val="95"/>
          <w:lang w:val="en-GB"/>
        </w:rPr>
        <w:t xml:space="preserve"> </w:t>
      </w:r>
      <w:r w:rsidRPr="00D516D6">
        <w:rPr>
          <w:w w:val="95"/>
          <w:lang w:val="en-GB"/>
        </w:rPr>
        <w:t>was</w:t>
      </w:r>
      <w:r w:rsidRPr="00D516D6">
        <w:rPr>
          <w:spacing w:val="-9"/>
          <w:w w:val="95"/>
          <w:lang w:val="en-GB"/>
        </w:rPr>
        <w:t xml:space="preserve"> </w:t>
      </w:r>
      <w:r w:rsidRPr="00D516D6">
        <w:rPr>
          <w:w w:val="95"/>
          <w:lang w:val="en-GB"/>
        </w:rPr>
        <w:t>about</w:t>
      </w:r>
      <w:r w:rsidRPr="00D516D6">
        <w:rPr>
          <w:spacing w:val="-8"/>
          <w:w w:val="95"/>
          <w:lang w:val="en-GB"/>
        </w:rPr>
        <w:t xml:space="preserve"> </w:t>
      </w:r>
      <w:r w:rsidRPr="00D516D6">
        <w:rPr>
          <w:w w:val="95"/>
          <w:lang w:val="en-GB"/>
        </w:rPr>
        <w:t>the</w:t>
      </w:r>
      <w:r w:rsidRPr="00D516D6">
        <w:rPr>
          <w:spacing w:val="-9"/>
          <w:w w:val="95"/>
          <w:lang w:val="en-GB"/>
        </w:rPr>
        <w:t xml:space="preserve"> </w:t>
      </w:r>
      <w:r w:rsidRPr="00D516D6">
        <w:rPr>
          <w:w w:val="95"/>
          <w:lang w:val="en-GB"/>
        </w:rPr>
        <w:t>frequency</w:t>
      </w:r>
      <w:r w:rsidRPr="00D516D6">
        <w:rPr>
          <w:spacing w:val="-8"/>
          <w:w w:val="95"/>
          <w:lang w:val="en-GB"/>
        </w:rPr>
        <w:t xml:space="preserve"> </w:t>
      </w:r>
      <w:r w:rsidRPr="00D516D6">
        <w:rPr>
          <w:w w:val="95"/>
          <w:lang w:val="en-GB"/>
        </w:rPr>
        <w:t>with</w:t>
      </w:r>
      <w:r w:rsidRPr="00D516D6">
        <w:rPr>
          <w:spacing w:val="-9"/>
          <w:w w:val="95"/>
          <w:lang w:val="en-GB"/>
        </w:rPr>
        <w:t xml:space="preserve"> </w:t>
      </w:r>
      <w:r w:rsidRPr="00D516D6">
        <w:rPr>
          <w:w w:val="95"/>
          <w:lang w:val="en-GB"/>
        </w:rPr>
        <w:t>which</w:t>
      </w:r>
      <w:r w:rsidRPr="00D516D6">
        <w:rPr>
          <w:spacing w:val="-8"/>
          <w:w w:val="95"/>
          <w:lang w:val="en-GB"/>
        </w:rPr>
        <w:t xml:space="preserve"> </w:t>
      </w:r>
      <w:r w:rsidRPr="00D516D6">
        <w:rPr>
          <w:w w:val="95"/>
          <w:lang w:val="en-GB"/>
        </w:rPr>
        <w:t>they</w:t>
      </w:r>
      <w:r w:rsidRPr="00D516D6">
        <w:rPr>
          <w:spacing w:val="-9"/>
          <w:w w:val="95"/>
          <w:lang w:val="en-GB"/>
        </w:rPr>
        <w:t xml:space="preserve"> </w:t>
      </w:r>
      <w:r w:rsidRPr="00D516D6">
        <w:rPr>
          <w:w w:val="95"/>
          <w:lang w:val="en-GB"/>
        </w:rPr>
        <w:t>need</w:t>
      </w:r>
      <w:r w:rsidRPr="00D516D6">
        <w:rPr>
          <w:spacing w:val="-8"/>
          <w:w w:val="95"/>
          <w:lang w:val="en-GB"/>
        </w:rPr>
        <w:t xml:space="preserve"> </w:t>
      </w:r>
      <w:r w:rsidRPr="00D516D6">
        <w:rPr>
          <w:w w:val="95"/>
          <w:lang w:val="en-GB"/>
        </w:rPr>
        <w:t>to</w:t>
      </w:r>
      <w:r w:rsidRPr="00D516D6">
        <w:rPr>
          <w:spacing w:val="-9"/>
          <w:w w:val="95"/>
          <w:lang w:val="en-GB"/>
        </w:rPr>
        <w:t xml:space="preserve"> </w:t>
      </w:r>
      <w:r w:rsidRPr="00D516D6">
        <w:rPr>
          <w:w w:val="95"/>
          <w:lang w:val="en-GB"/>
        </w:rPr>
        <w:t>monitor</w:t>
      </w:r>
      <w:r w:rsidRPr="00D516D6">
        <w:rPr>
          <w:spacing w:val="-8"/>
          <w:w w:val="95"/>
          <w:lang w:val="en-GB"/>
        </w:rPr>
        <w:t xml:space="preserve"> </w:t>
      </w:r>
      <w:r w:rsidRPr="00D516D6">
        <w:rPr>
          <w:w w:val="95"/>
          <w:lang w:val="en-GB"/>
        </w:rPr>
        <w:t>their</w:t>
      </w:r>
      <w:r w:rsidRPr="00D516D6">
        <w:rPr>
          <w:spacing w:val="-9"/>
          <w:w w:val="95"/>
          <w:lang w:val="en-GB"/>
        </w:rPr>
        <w:t xml:space="preserve"> </w:t>
      </w:r>
      <w:r w:rsidRPr="00D516D6">
        <w:rPr>
          <w:w w:val="95"/>
          <w:lang w:val="en-GB"/>
        </w:rPr>
        <w:t>children</w:t>
      </w:r>
      <w:r w:rsidRPr="00D516D6">
        <w:rPr>
          <w:spacing w:val="-8"/>
          <w:w w:val="95"/>
          <w:lang w:val="en-GB"/>
        </w:rPr>
        <w:t xml:space="preserve"> </w:t>
      </w:r>
      <w:r w:rsidRPr="00D516D6">
        <w:rPr>
          <w:w w:val="95"/>
          <w:lang w:val="en-GB"/>
        </w:rPr>
        <w:t>while they</w:t>
      </w:r>
      <w:r w:rsidRPr="00D516D6">
        <w:rPr>
          <w:spacing w:val="-2"/>
          <w:w w:val="95"/>
          <w:lang w:val="en-GB"/>
        </w:rPr>
        <w:t xml:space="preserve"> </w:t>
      </w:r>
      <w:r w:rsidRPr="00D516D6">
        <w:rPr>
          <w:w w:val="95"/>
          <w:lang w:val="en-GB"/>
        </w:rPr>
        <w:t>are</w:t>
      </w:r>
      <w:r w:rsidRPr="00D516D6">
        <w:rPr>
          <w:spacing w:val="-2"/>
          <w:w w:val="95"/>
          <w:lang w:val="en-GB"/>
        </w:rPr>
        <w:t xml:space="preserve"> </w:t>
      </w:r>
      <w:r w:rsidRPr="00D516D6">
        <w:rPr>
          <w:w w:val="95"/>
          <w:lang w:val="en-GB"/>
        </w:rPr>
        <w:t>engaged</w:t>
      </w:r>
      <w:r w:rsidRPr="00D516D6">
        <w:rPr>
          <w:spacing w:val="-2"/>
          <w:w w:val="95"/>
          <w:lang w:val="en-GB"/>
        </w:rPr>
        <w:t xml:space="preserve"> </w:t>
      </w:r>
      <w:r w:rsidRPr="00D516D6">
        <w:rPr>
          <w:w w:val="95"/>
          <w:lang w:val="en-GB"/>
        </w:rPr>
        <w:t>in</w:t>
      </w:r>
      <w:r w:rsidRPr="00D516D6">
        <w:rPr>
          <w:spacing w:val="-2"/>
          <w:w w:val="95"/>
          <w:lang w:val="en-GB"/>
        </w:rPr>
        <w:t xml:space="preserve"> </w:t>
      </w:r>
      <w:r w:rsidRPr="00D516D6">
        <w:rPr>
          <w:w w:val="95"/>
          <w:lang w:val="en-GB"/>
        </w:rPr>
        <w:t>school</w:t>
      </w:r>
      <w:r w:rsidRPr="00D516D6">
        <w:rPr>
          <w:spacing w:val="-2"/>
          <w:w w:val="95"/>
          <w:lang w:val="en-GB"/>
        </w:rPr>
        <w:t xml:space="preserve"> </w:t>
      </w:r>
      <w:r w:rsidRPr="00D516D6">
        <w:rPr>
          <w:w w:val="95"/>
          <w:lang w:val="en-GB"/>
        </w:rPr>
        <w:t>activities.</w:t>
      </w:r>
      <w:r w:rsidRPr="00D516D6">
        <w:rPr>
          <w:spacing w:val="-2"/>
          <w:w w:val="95"/>
          <w:lang w:val="en-GB"/>
        </w:rPr>
        <w:t xml:space="preserve"> </w:t>
      </w:r>
      <w:r w:rsidRPr="00D516D6">
        <w:rPr>
          <w:w w:val="95"/>
          <w:lang w:val="en-GB"/>
        </w:rPr>
        <w:t>Most</w:t>
      </w:r>
      <w:r w:rsidRPr="00D516D6">
        <w:rPr>
          <w:spacing w:val="-2"/>
          <w:w w:val="95"/>
          <w:lang w:val="en-GB"/>
        </w:rPr>
        <w:t xml:space="preserve"> </w:t>
      </w:r>
      <w:r w:rsidRPr="00D516D6">
        <w:rPr>
          <w:w w:val="95"/>
          <w:lang w:val="en-GB"/>
        </w:rPr>
        <w:t>tutors</w:t>
      </w:r>
      <w:r w:rsidRPr="00D516D6">
        <w:rPr>
          <w:spacing w:val="-2"/>
          <w:w w:val="95"/>
          <w:lang w:val="en-GB"/>
        </w:rPr>
        <w:t xml:space="preserve"> </w:t>
      </w:r>
      <w:r w:rsidRPr="00D516D6">
        <w:rPr>
          <w:w w:val="95"/>
          <w:lang w:val="en-GB"/>
        </w:rPr>
        <w:t>indicated</w:t>
      </w:r>
      <w:r w:rsidRPr="00D516D6">
        <w:rPr>
          <w:spacing w:val="-2"/>
          <w:w w:val="95"/>
          <w:lang w:val="en-GB"/>
        </w:rPr>
        <w:t xml:space="preserve"> </w:t>
      </w:r>
      <w:r w:rsidRPr="00D516D6">
        <w:rPr>
          <w:w w:val="95"/>
          <w:lang w:val="en-GB"/>
        </w:rPr>
        <w:t>that</w:t>
      </w:r>
      <w:r w:rsidRPr="00D516D6">
        <w:rPr>
          <w:spacing w:val="-2"/>
          <w:w w:val="95"/>
          <w:lang w:val="en-GB"/>
        </w:rPr>
        <w:t xml:space="preserve"> </w:t>
      </w:r>
      <w:r w:rsidRPr="00D516D6">
        <w:rPr>
          <w:w w:val="95"/>
          <w:lang w:val="en-GB"/>
        </w:rPr>
        <w:t>they</w:t>
      </w:r>
      <w:r w:rsidRPr="00D516D6">
        <w:rPr>
          <w:spacing w:val="-2"/>
          <w:w w:val="95"/>
          <w:lang w:val="en-GB"/>
        </w:rPr>
        <w:t xml:space="preserve"> </w:t>
      </w:r>
      <w:r w:rsidRPr="00D516D6">
        <w:rPr>
          <w:w w:val="95"/>
          <w:lang w:val="en-GB"/>
        </w:rPr>
        <w:t>always</w:t>
      </w:r>
      <w:r w:rsidRPr="00D516D6">
        <w:rPr>
          <w:spacing w:val="-2"/>
          <w:w w:val="95"/>
          <w:lang w:val="en-GB"/>
        </w:rPr>
        <w:t xml:space="preserve"> </w:t>
      </w:r>
      <w:r w:rsidRPr="00D516D6">
        <w:rPr>
          <w:w w:val="95"/>
          <w:lang w:val="en-GB"/>
        </w:rPr>
        <w:t>do</w:t>
      </w:r>
      <w:r w:rsidRPr="00D516D6">
        <w:rPr>
          <w:spacing w:val="-2"/>
          <w:w w:val="95"/>
          <w:lang w:val="en-GB"/>
        </w:rPr>
        <w:t xml:space="preserve"> </w:t>
      </w:r>
      <w:r w:rsidRPr="00D516D6">
        <w:rPr>
          <w:w w:val="95"/>
          <w:lang w:val="en-GB"/>
        </w:rPr>
        <w:t>so.</w:t>
      </w:r>
      <w:r w:rsidRPr="00D516D6">
        <w:rPr>
          <w:spacing w:val="-2"/>
          <w:w w:val="95"/>
          <w:lang w:val="en-GB"/>
        </w:rPr>
        <w:t xml:space="preserve"> </w:t>
      </w:r>
      <w:r w:rsidRPr="00D516D6">
        <w:rPr>
          <w:w w:val="95"/>
          <w:lang w:val="en-GB"/>
        </w:rPr>
        <w:t>For</w:t>
      </w:r>
      <w:r w:rsidRPr="00D516D6">
        <w:rPr>
          <w:spacing w:val="-2"/>
          <w:w w:val="95"/>
          <w:lang w:val="en-GB"/>
        </w:rPr>
        <w:t xml:space="preserve"> </w:t>
      </w:r>
      <w:r w:rsidRPr="00D516D6">
        <w:rPr>
          <w:w w:val="95"/>
          <w:lang w:val="en-GB"/>
        </w:rPr>
        <w:t>more</w:t>
      </w:r>
      <w:r w:rsidRPr="00D516D6">
        <w:rPr>
          <w:spacing w:val="-2"/>
          <w:w w:val="95"/>
          <w:lang w:val="en-GB"/>
        </w:rPr>
        <w:t xml:space="preserve"> </w:t>
      </w:r>
      <w:r w:rsidRPr="00D516D6">
        <w:rPr>
          <w:w w:val="95"/>
          <w:lang w:val="en-GB"/>
        </w:rPr>
        <w:t>detailed</w:t>
      </w:r>
      <w:r w:rsidRPr="00D516D6">
        <w:rPr>
          <w:spacing w:val="-2"/>
          <w:w w:val="95"/>
          <w:lang w:val="en-GB"/>
        </w:rPr>
        <w:t xml:space="preserve"> </w:t>
      </w:r>
      <w:r w:rsidRPr="00D516D6">
        <w:rPr>
          <w:w w:val="95"/>
          <w:lang w:val="en-GB"/>
        </w:rPr>
        <w:t>responses,</w:t>
      </w:r>
      <w:r w:rsidRPr="00D516D6">
        <w:rPr>
          <w:spacing w:val="-2"/>
          <w:w w:val="95"/>
          <w:lang w:val="en-GB"/>
        </w:rPr>
        <w:t xml:space="preserve"> </w:t>
      </w:r>
      <w:r w:rsidRPr="00D516D6">
        <w:rPr>
          <w:w w:val="95"/>
          <w:lang w:val="en-GB"/>
        </w:rPr>
        <w:t xml:space="preserve">see </w:t>
      </w:r>
      <w:r w:rsidRPr="00D516D6">
        <w:rPr>
          <w:w w:val="90"/>
          <w:lang w:val="en-GB"/>
        </w:rPr>
        <w:t xml:space="preserve">Figure </w:t>
      </w:r>
      <w:hyperlink w:anchor="_bookmark33" w:history="1">
        <w:r w:rsidRPr="00D516D6">
          <w:rPr>
            <w:color w:val="2F4F4F"/>
            <w:w w:val="90"/>
            <w:lang w:val="en-GB"/>
          </w:rPr>
          <w:t>9b</w:t>
        </w:r>
      </w:hyperlink>
      <w:r w:rsidRPr="00D516D6">
        <w:rPr>
          <w:w w:val="90"/>
          <w:lang w:val="en-GB"/>
        </w:rPr>
        <w:t>. Finally, the tutors indicated that among the strategies they use to keep their students focused on their school</w:t>
      </w:r>
      <w:r w:rsidRPr="00D516D6">
        <w:rPr>
          <w:w w:val="95"/>
          <w:lang w:val="en-GB"/>
        </w:rPr>
        <w:t xml:space="preserve"> </w:t>
      </w:r>
      <w:r w:rsidRPr="00D516D6">
        <w:rPr>
          <w:spacing w:val="-2"/>
          <w:w w:val="95"/>
          <w:lang w:val="en-GB"/>
        </w:rPr>
        <w:t xml:space="preserve">activities are calls for attention (scolding), motivational </w:t>
      </w:r>
      <w:r w:rsidRPr="00D516D6">
        <w:rPr>
          <w:spacing w:val="-2"/>
          <w:w w:val="95"/>
          <w:lang w:val="en-GB"/>
        </w:rPr>
        <w:t>advice, and compensation with sweets, toys, trips to the park,</w:t>
      </w:r>
      <w:r w:rsidRPr="00D516D6">
        <w:rPr>
          <w:w w:val="95"/>
          <w:lang w:val="en-GB"/>
        </w:rPr>
        <w:t xml:space="preserve"> favourite foods (see Figure </w:t>
      </w:r>
      <w:hyperlink w:anchor="_bookmark33" w:history="1">
        <w:r w:rsidRPr="00D516D6">
          <w:rPr>
            <w:color w:val="2F4F4F"/>
            <w:w w:val="95"/>
            <w:lang w:val="en-GB"/>
          </w:rPr>
          <w:t>9c</w:t>
        </w:r>
      </w:hyperlink>
      <w:r w:rsidRPr="00D516D6">
        <w:rPr>
          <w:w w:val="95"/>
          <w:lang w:val="en-GB"/>
        </w:rPr>
        <w:t>), and other rewards.</w:t>
      </w:r>
    </w:p>
    <w:p w14:paraId="3A05A12C" w14:textId="77777777" w:rsidR="00AF779A" w:rsidRPr="00D516D6" w:rsidRDefault="00E9277B">
      <w:pPr>
        <w:pStyle w:val="Ttulo3"/>
        <w:numPr>
          <w:ilvl w:val="2"/>
          <w:numId w:val="15"/>
        </w:numPr>
        <w:tabs>
          <w:tab w:val="left" w:pos="693"/>
        </w:tabs>
        <w:ind w:hanging="577"/>
        <w:rPr>
          <w:lang w:val="en-GB"/>
        </w:rPr>
      </w:pPr>
      <w:r w:rsidRPr="00D516D6">
        <w:rPr>
          <w:spacing w:val="-2"/>
          <w:lang w:val="en-GB"/>
        </w:rPr>
        <w:t>Tasks</w:t>
      </w:r>
      <w:r w:rsidRPr="00D516D6">
        <w:rPr>
          <w:spacing w:val="-1"/>
          <w:lang w:val="en-GB"/>
        </w:rPr>
        <w:t xml:space="preserve"> </w:t>
      </w:r>
      <w:r w:rsidRPr="00D516D6">
        <w:rPr>
          <w:spacing w:val="-2"/>
          <w:lang w:val="en-GB"/>
        </w:rPr>
        <w:t>for</w:t>
      </w:r>
      <w:r w:rsidRPr="00D516D6">
        <w:rPr>
          <w:spacing w:val="-1"/>
          <w:lang w:val="en-GB"/>
        </w:rPr>
        <w:t xml:space="preserve"> </w:t>
      </w:r>
      <w:r w:rsidRPr="00D516D6">
        <w:rPr>
          <w:spacing w:val="-2"/>
          <w:lang w:val="en-GB"/>
        </w:rPr>
        <w:t>Participant</w:t>
      </w:r>
      <w:r w:rsidRPr="00D516D6">
        <w:rPr>
          <w:spacing w:val="-1"/>
          <w:lang w:val="en-GB"/>
        </w:rPr>
        <w:t xml:space="preserve"> </w:t>
      </w:r>
      <w:r w:rsidRPr="00D516D6">
        <w:rPr>
          <w:spacing w:val="-2"/>
          <w:lang w:val="en-GB"/>
        </w:rPr>
        <w:t>Users</w:t>
      </w:r>
    </w:p>
    <w:p w14:paraId="0504E6E3" w14:textId="77777777" w:rsidR="00AF779A" w:rsidRPr="00D516D6" w:rsidRDefault="00E9277B">
      <w:pPr>
        <w:pStyle w:val="Textoindependiente"/>
        <w:spacing w:before="5"/>
        <w:ind w:left="415"/>
        <w:rPr>
          <w:lang w:val="en-GB"/>
        </w:rPr>
      </w:pPr>
      <w:r w:rsidRPr="00D516D6">
        <w:rPr>
          <w:w w:val="90"/>
          <w:lang w:val="en-GB"/>
        </w:rPr>
        <w:t>The</w:t>
      </w:r>
      <w:r w:rsidRPr="00D516D6">
        <w:rPr>
          <w:spacing w:val="3"/>
          <w:lang w:val="en-GB"/>
        </w:rPr>
        <w:t xml:space="preserve"> </w:t>
      </w:r>
      <w:r w:rsidRPr="00D516D6">
        <w:rPr>
          <w:w w:val="90"/>
          <w:lang w:val="en-GB"/>
        </w:rPr>
        <w:t>tasks</w:t>
      </w:r>
      <w:r w:rsidRPr="00D516D6">
        <w:rPr>
          <w:spacing w:val="3"/>
          <w:lang w:val="en-GB"/>
        </w:rPr>
        <w:t xml:space="preserve"> </w:t>
      </w:r>
      <w:r w:rsidRPr="00D516D6">
        <w:rPr>
          <w:w w:val="90"/>
          <w:lang w:val="en-GB"/>
        </w:rPr>
        <w:t>that</w:t>
      </w:r>
      <w:r w:rsidRPr="00D516D6">
        <w:rPr>
          <w:spacing w:val="3"/>
          <w:lang w:val="en-GB"/>
        </w:rPr>
        <w:t xml:space="preserve"> </w:t>
      </w:r>
      <w:r w:rsidRPr="00D516D6">
        <w:rPr>
          <w:w w:val="90"/>
          <w:lang w:val="en-GB"/>
        </w:rPr>
        <w:t>the</w:t>
      </w:r>
      <w:r w:rsidRPr="00D516D6">
        <w:rPr>
          <w:spacing w:val="3"/>
          <w:lang w:val="en-GB"/>
        </w:rPr>
        <w:t xml:space="preserve"> </w:t>
      </w:r>
      <w:r w:rsidRPr="00D516D6">
        <w:rPr>
          <w:w w:val="90"/>
          <w:lang w:val="en-GB"/>
        </w:rPr>
        <w:t>tutors</w:t>
      </w:r>
      <w:r w:rsidRPr="00D516D6">
        <w:rPr>
          <w:spacing w:val="4"/>
          <w:lang w:val="en-GB"/>
        </w:rPr>
        <w:t xml:space="preserve"> </w:t>
      </w:r>
      <w:r w:rsidRPr="00D516D6">
        <w:rPr>
          <w:w w:val="90"/>
          <w:lang w:val="en-GB"/>
        </w:rPr>
        <w:t>performed</w:t>
      </w:r>
      <w:r w:rsidRPr="00D516D6">
        <w:rPr>
          <w:spacing w:val="3"/>
          <w:lang w:val="en-GB"/>
        </w:rPr>
        <w:t xml:space="preserve"> </w:t>
      </w:r>
      <w:r w:rsidRPr="00D516D6">
        <w:rPr>
          <w:w w:val="90"/>
          <w:lang w:val="en-GB"/>
        </w:rPr>
        <w:t>during</w:t>
      </w:r>
      <w:r w:rsidRPr="00D516D6">
        <w:rPr>
          <w:spacing w:val="3"/>
          <w:lang w:val="en-GB"/>
        </w:rPr>
        <w:t xml:space="preserve"> </w:t>
      </w:r>
      <w:r w:rsidRPr="00D516D6">
        <w:rPr>
          <w:w w:val="90"/>
          <w:lang w:val="en-GB"/>
        </w:rPr>
        <w:t>the</w:t>
      </w:r>
      <w:r w:rsidRPr="00D516D6">
        <w:rPr>
          <w:spacing w:val="3"/>
          <w:lang w:val="en-GB"/>
        </w:rPr>
        <w:t xml:space="preserve"> </w:t>
      </w:r>
      <w:r w:rsidRPr="00D516D6">
        <w:rPr>
          <w:w w:val="90"/>
          <w:lang w:val="en-GB"/>
        </w:rPr>
        <w:t>evaluation</w:t>
      </w:r>
      <w:r w:rsidRPr="00D516D6">
        <w:rPr>
          <w:spacing w:val="3"/>
          <w:lang w:val="en-GB"/>
        </w:rPr>
        <w:t xml:space="preserve"> </w:t>
      </w:r>
      <w:r w:rsidRPr="00D516D6">
        <w:rPr>
          <w:w w:val="90"/>
          <w:lang w:val="en-GB"/>
        </w:rPr>
        <w:t>are</w:t>
      </w:r>
      <w:r w:rsidRPr="00D516D6">
        <w:rPr>
          <w:spacing w:val="4"/>
          <w:lang w:val="en-GB"/>
        </w:rPr>
        <w:t xml:space="preserve"> </w:t>
      </w:r>
      <w:r w:rsidRPr="00D516D6">
        <w:rPr>
          <w:w w:val="90"/>
          <w:lang w:val="en-GB"/>
        </w:rPr>
        <w:t>as</w:t>
      </w:r>
      <w:r w:rsidRPr="00D516D6">
        <w:rPr>
          <w:spacing w:val="3"/>
          <w:lang w:val="en-GB"/>
        </w:rPr>
        <w:t xml:space="preserve"> </w:t>
      </w:r>
      <w:r w:rsidRPr="00D516D6">
        <w:rPr>
          <w:spacing w:val="-2"/>
          <w:w w:val="90"/>
          <w:lang w:val="en-GB"/>
        </w:rPr>
        <w:t>follows:</w:t>
      </w:r>
    </w:p>
    <w:p w14:paraId="281A3409" w14:textId="77777777" w:rsidR="00AF779A" w:rsidRPr="00D516D6" w:rsidRDefault="00E9277B">
      <w:pPr>
        <w:pStyle w:val="Prrafodelista"/>
        <w:numPr>
          <w:ilvl w:val="0"/>
          <w:numId w:val="4"/>
        </w:numPr>
        <w:tabs>
          <w:tab w:val="left" w:pos="615"/>
        </w:tabs>
        <w:spacing w:before="164" w:line="244" w:lineRule="auto"/>
        <w:ind w:right="154"/>
        <w:jc w:val="left"/>
        <w:rPr>
          <w:sz w:val="20"/>
          <w:lang w:val="en-GB"/>
        </w:rPr>
      </w:pPr>
      <w:r w:rsidRPr="00D516D6">
        <w:rPr>
          <w:w w:val="90"/>
          <w:sz w:val="20"/>
          <w:lang w:val="en-GB"/>
        </w:rPr>
        <w:t xml:space="preserve">Connect the </w:t>
      </w:r>
      <w:proofErr w:type="spellStart"/>
      <w:r w:rsidRPr="00D516D6">
        <w:rPr>
          <w:w w:val="90"/>
          <w:sz w:val="20"/>
          <w:lang w:val="en-GB"/>
        </w:rPr>
        <w:t>Torddis</w:t>
      </w:r>
      <w:proofErr w:type="spellEnd"/>
      <w:r w:rsidRPr="00D516D6">
        <w:rPr>
          <w:w w:val="90"/>
          <w:sz w:val="20"/>
          <w:lang w:val="en-GB"/>
        </w:rPr>
        <w:t xml:space="preserve"> device to the power supply and place it on the desk where the child will be sitting to perform</w:t>
      </w:r>
      <w:r w:rsidRPr="00D516D6">
        <w:rPr>
          <w:spacing w:val="80"/>
          <w:sz w:val="20"/>
          <w:lang w:val="en-GB"/>
        </w:rPr>
        <w:t xml:space="preserve"> </w:t>
      </w:r>
      <w:r w:rsidRPr="00D516D6">
        <w:rPr>
          <w:sz w:val="20"/>
          <w:lang w:val="en-GB"/>
        </w:rPr>
        <w:t>a task.</w:t>
      </w:r>
    </w:p>
    <w:p w14:paraId="104AFF22" w14:textId="77777777" w:rsidR="00AF779A" w:rsidRPr="00D516D6" w:rsidRDefault="00E9277B">
      <w:pPr>
        <w:pStyle w:val="Prrafodelista"/>
        <w:numPr>
          <w:ilvl w:val="0"/>
          <w:numId w:val="4"/>
        </w:numPr>
        <w:tabs>
          <w:tab w:val="left" w:pos="615"/>
        </w:tabs>
        <w:spacing w:before="24"/>
        <w:jc w:val="left"/>
        <w:rPr>
          <w:sz w:val="20"/>
          <w:lang w:val="en-GB"/>
        </w:rPr>
      </w:pPr>
      <w:r w:rsidRPr="00D516D6">
        <w:rPr>
          <w:w w:val="90"/>
          <w:sz w:val="20"/>
          <w:lang w:val="en-GB"/>
        </w:rPr>
        <w:t>Create</w:t>
      </w:r>
      <w:r w:rsidRPr="00D516D6">
        <w:rPr>
          <w:spacing w:val="7"/>
          <w:sz w:val="20"/>
          <w:lang w:val="en-GB"/>
        </w:rPr>
        <w:t xml:space="preserve"> </w:t>
      </w:r>
      <w:r w:rsidRPr="00D516D6">
        <w:rPr>
          <w:w w:val="90"/>
          <w:sz w:val="20"/>
          <w:lang w:val="en-GB"/>
        </w:rPr>
        <w:t>a</w:t>
      </w:r>
      <w:r w:rsidRPr="00D516D6">
        <w:rPr>
          <w:spacing w:val="7"/>
          <w:sz w:val="20"/>
          <w:lang w:val="en-GB"/>
        </w:rPr>
        <w:t xml:space="preserve"> </w:t>
      </w:r>
      <w:r w:rsidRPr="00D516D6">
        <w:rPr>
          <w:w w:val="90"/>
          <w:sz w:val="20"/>
          <w:lang w:val="en-GB"/>
        </w:rPr>
        <w:t>tutor</w:t>
      </w:r>
      <w:r w:rsidRPr="00D516D6">
        <w:rPr>
          <w:spacing w:val="7"/>
          <w:sz w:val="20"/>
          <w:lang w:val="en-GB"/>
        </w:rPr>
        <w:t xml:space="preserve"> </w:t>
      </w:r>
      <w:r w:rsidRPr="00D516D6">
        <w:rPr>
          <w:w w:val="90"/>
          <w:sz w:val="20"/>
          <w:lang w:val="en-GB"/>
        </w:rPr>
        <w:t>user</w:t>
      </w:r>
      <w:r w:rsidRPr="00D516D6">
        <w:rPr>
          <w:spacing w:val="8"/>
          <w:sz w:val="20"/>
          <w:lang w:val="en-GB"/>
        </w:rPr>
        <w:t xml:space="preserve"> </w:t>
      </w:r>
      <w:r w:rsidRPr="00D516D6">
        <w:rPr>
          <w:w w:val="90"/>
          <w:sz w:val="20"/>
          <w:lang w:val="en-GB"/>
        </w:rPr>
        <w:t>account</w:t>
      </w:r>
      <w:r w:rsidRPr="00D516D6">
        <w:rPr>
          <w:spacing w:val="7"/>
          <w:sz w:val="20"/>
          <w:lang w:val="en-GB"/>
        </w:rPr>
        <w:t xml:space="preserve"> </w:t>
      </w:r>
      <w:r w:rsidRPr="00D516D6">
        <w:rPr>
          <w:w w:val="90"/>
          <w:sz w:val="20"/>
          <w:lang w:val="en-GB"/>
        </w:rPr>
        <w:t>in</w:t>
      </w:r>
      <w:r w:rsidRPr="00D516D6">
        <w:rPr>
          <w:spacing w:val="7"/>
          <w:sz w:val="20"/>
          <w:lang w:val="en-GB"/>
        </w:rPr>
        <w:t xml:space="preserve"> </w:t>
      </w:r>
      <w:r w:rsidRPr="00D516D6">
        <w:rPr>
          <w:w w:val="90"/>
          <w:sz w:val="20"/>
          <w:lang w:val="en-GB"/>
        </w:rPr>
        <w:t>the</w:t>
      </w:r>
      <w:r w:rsidRPr="00D516D6">
        <w:rPr>
          <w:spacing w:val="7"/>
          <w:sz w:val="20"/>
          <w:lang w:val="en-GB"/>
        </w:rPr>
        <w:t xml:space="preserve"> </w:t>
      </w:r>
      <w:r w:rsidRPr="00D516D6">
        <w:rPr>
          <w:w w:val="90"/>
          <w:sz w:val="20"/>
          <w:lang w:val="en-GB"/>
        </w:rPr>
        <w:t>mobile</w:t>
      </w:r>
      <w:r w:rsidRPr="00D516D6">
        <w:rPr>
          <w:spacing w:val="8"/>
          <w:sz w:val="20"/>
          <w:lang w:val="en-GB"/>
        </w:rPr>
        <w:t xml:space="preserve"> </w:t>
      </w:r>
      <w:r w:rsidRPr="00D516D6">
        <w:rPr>
          <w:spacing w:val="-2"/>
          <w:w w:val="90"/>
          <w:sz w:val="20"/>
          <w:lang w:val="en-GB"/>
        </w:rPr>
        <w:t>application.</w:t>
      </w:r>
    </w:p>
    <w:p w14:paraId="282A883B" w14:textId="77777777" w:rsidR="00AF779A" w:rsidRPr="00D516D6" w:rsidRDefault="00E9277B">
      <w:pPr>
        <w:pStyle w:val="Prrafodelista"/>
        <w:numPr>
          <w:ilvl w:val="0"/>
          <w:numId w:val="4"/>
        </w:numPr>
        <w:tabs>
          <w:tab w:val="left" w:pos="615"/>
        </w:tabs>
        <w:spacing w:before="29"/>
        <w:jc w:val="left"/>
        <w:rPr>
          <w:sz w:val="20"/>
          <w:lang w:val="en-GB"/>
        </w:rPr>
      </w:pPr>
      <w:r w:rsidRPr="00D516D6">
        <w:rPr>
          <w:w w:val="95"/>
          <w:sz w:val="20"/>
          <w:lang w:val="en-GB"/>
        </w:rPr>
        <w:t>Log</w:t>
      </w:r>
      <w:r w:rsidRPr="00D516D6">
        <w:rPr>
          <w:spacing w:val="-1"/>
          <w:sz w:val="20"/>
          <w:lang w:val="en-GB"/>
        </w:rPr>
        <w:t xml:space="preserve"> </w:t>
      </w:r>
      <w:r w:rsidRPr="00D516D6">
        <w:rPr>
          <w:w w:val="95"/>
          <w:sz w:val="20"/>
          <w:lang w:val="en-GB"/>
        </w:rPr>
        <w:t>in</w:t>
      </w:r>
      <w:r w:rsidRPr="00D516D6">
        <w:rPr>
          <w:sz w:val="20"/>
          <w:lang w:val="en-GB"/>
        </w:rPr>
        <w:t xml:space="preserve"> </w:t>
      </w:r>
      <w:r w:rsidRPr="00D516D6">
        <w:rPr>
          <w:w w:val="95"/>
          <w:sz w:val="20"/>
          <w:lang w:val="en-GB"/>
        </w:rPr>
        <w:t>to</w:t>
      </w:r>
      <w:r w:rsidRPr="00D516D6">
        <w:rPr>
          <w:sz w:val="20"/>
          <w:lang w:val="en-GB"/>
        </w:rPr>
        <w:t xml:space="preserve"> </w:t>
      </w:r>
      <w:r w:rsidRPr="00D516D6">
        <w:rPr>
          <w:w w:val="95"/>
          <w:sz w:val="20"/>
          <w:lang w:val="en-GB"/>
        </w:rPr>
        <w:t>the</w:t>
      </w:r>
      <w:r w:rsidRPr="00D516D6">
        <w:rPr>
          <w:spacing w:val="-1"/>
          <w:sz w:val="20"/>
          <w:lang w:val="en-GB"/>
        </w:rPr>
        <w:t xml:space="preserve"> </w:t>
      </w:r>
      <w:r w:rsidRPr="00D516D6">
        <w:rPr>
          <w:w w:val="95"/>
          <w:sz w:val="20"/>
          <w:lang w:val="en-GB"/>
        </w:rPr>
        <w:t>mobile</w:t>
      </w:r>
      <w:r w:rsidRPr="00D516D6">
        <w:rPr>
          <w:sz w:val="20"/>
          <w:lang w:val="en-GB"/>
        </w:rPr>
        <w:t xml:space="preserve"> </w:t>
      </w:r>
      <w:r w:rsidRPr="00D516D6">
        <w:rPr>
          <w:spacing w:val="-2"/>
          <w:w w:val="95"/>
          <w:sz w:val="20"/>
          <w:lang w:val="en-GB"/>
        </w:rPr>
        <w:t>application.</w:t>
      </w:r>
    </w:p>
    <w:p w14:paraId="02B900DA" w14:textId="77777777" w:rsidR="00AF779A" w:rsidRPr="00D516D6" w:rsidRDefault="00E9277B">
      <w:pPr>
        <w:pStyle w:val="Prrafodelista"/>
        <w:numPr>
          <w:ilvl w:val="0"/>
          <w:numId w:val="4"/>
        </w:numPr>
        <w:tabs>
          <w:tab w:val="left" w:pos="615"/>
        </w:tabs>
        <w:spacing w:before="28"/>
        <w:jc w:val="left"/>
        <w:rPr>
          <w:sz w:val="20"/>
          <w:lang w:val="en-GB"/>
        </w:rPr>
      </w:pPr>
      <w:r w:rsidRPr="00D516D6">
        <w:rPr>
          <w:w w:val="95"/>
          <w:sz w:val="20"/>
          <w:lang w:val="en-GB"/>
        </w:rPr>
        <w:t>Register</w:t>
      </w:r>
      <w:r w:rsidRPr="00D516D6">
        <w:rPr>
          <w:spacing w:val="-7"/>
          <w:w w:val="95"/>
          <w:sz w:val="20"/>
          <w:lang w:val="en-GB"/>
        </w:rPr>
        <w:t xml:space="preserve"> </w:t>
      </w:r>
      <w:r w:rsidRPr="00D516D6">
        <w:rPr>
          <w:w w:val="95"/>
          <w:sz w:val="20"/>
          <w:lang w:val="en-GB"/>
        </w:rPr>
        <w:t>the</w:t>
      </w:r>
      <w:r w:rsidRPr="00D516D6">
        <w:rPr>
          <w:spacing w:val="-6"/>
          <w:w w:val="95"/>
          <w:sz w:val="20"/>
          <w:lang w:val="en-GB"/>
        </w:rPr>
        <w:t xml:space="preserve"> </w:t>
      </w:r>
      <w:r w:rsidRPr="00D516D6">
        <w:rPr>
          <w:w w:val="95"/>
          <w:sz w:val="20"/>
          <w:lang w:val="en-GB"/>
        </w:rPr>
        <w:t>child</w:t>
      </w:r>
      <w:r w:rsidRPr="00D516D6">
        <w:rPr>
          <w:spacing w:val="-6"/>
          <w:w w:val="95"/>
          <w:sz w:val="20"/>
          <w:lang w:val="en-GB"/>
        </w:rPr>
        <w:t xml:space="preserve"> </w:t>
      </w:r>
      <w:r w:rsidRPr="00D516D6">
        <w:rPr>
          <w:w w:val="95"/>
          <w:sz w:val="20"/>
          <w:lang w:val="en-GB"/>
        </w:rPr>
        <w:t>to</w:t>
      </w:r>
      <w:r w:rsidRPr="00D516D6">
        <w:rPr>
          <w:spacing w:val="-6"/>
          <w:w w:val="95"/>
          <w:sz w:val="20"/>
          <w:lang w:val="en-GB"/>
        </w:rPr>
        <w:t xml:space="preserve"> </w:t>
      </w:r>
      <w:r w:rsidRPr="00D516D6">
        <w:rPr>
          <w:w w:val="95"/>
          <w:sz w:val="20"/>
          <w:lang w:val="en-GB"/>
        </w:rPr>
        <w:t>be</w:t>
      </w:r>
      <w:r w:rsidRPr="00D516D6">
        <w:rPr>
          <w:spacing w:val="-6"/>
          <w:w w:val="95"/>
          <w:sz w:val="20"/>
          <w:lang w:val="en-GB"/>
        </w:rPr>
        <w:t xml:space="preserve"> </w:t>
      </w:r>
      <w:r w:rsidRPr="00D516D6">
        <w:rPr>
          <w:spacing w:val="-2"/>
          <w:w w:val="95"/>
          <w:sz w:val="20"/>
          <w:lang w:val="en-GB"/>
        </w:rPr>
        <w:t>monitored.</w:t>
      </w:r>
    </w:p>
    <w:p w14:paraId="0E624E44" w14:textId="77777777" w:rsidR="00AF779A" w:rsidRPr="00D516D6" w:rsidRDefault="00AF779A">
      <w:pPr>
        <w:rPr>
          <w:sz w:val="20"/>
          <w:lang w:val="en-GB"/>
        </w:rPr>
        <w:sectPr w:rsidR="00AF779A" w:rsidRPr="00D516D6">
          <w:pgSz w:w="10890" w:h="14860"/>
          <w:pgMar w:top="880" w:right="620" w:bottom="840" w:left="660" w:header="673" w:footer="642" w:gutter="0"/>
          <w:cols w:space="720"/>
        </w:sectPr>
      </w:pPr>
    </w:p>
    <w:p w14:paraId="6C613A7B" w14:textId="77777777" w:rsidR="00AF779A" w:rsidRPr="00D516D6" w:rsidRDefault="00AF779A">
      <w:pPr>
        <w:pStyle w:val="Textoindependiente"/>
        <w:spacing w:before="6"/>
        <w:rPr>
          <w:sz w:val="23"/>
          <w:lang w:val="en-GB"/>
        </w:rPr>
      </w:pPr>
    </w:p>
    <w:p w14:paraId="690D5EDE" w14:textId="77777777" w:rsidR="00AF779A" w:rsidRPr="00D516D6" w:rsidRDefault="00E9277B">
      <w:pPr>
        <w:spacing w:before="113"/>
        <w:ind w:left="1514"/>
        <w:jc w:val="center"/>
        <w:rPr>
          <w:sz w:val="18"/>
          <w:lang w:val="en-GB"/>
        </w:rPr>
      </w:pPr>
      <w:r>
        <w:rPr>
          <w:noProof/>
        </w:rPr>
        <w:pict w14:anchorId="42EE964A">
          <v:group id="Grupo 99" o:spid="_x0000_s1159" style="position:absolute;left:0;text-align:left;margin-left:103.25pt;margin-top:-3.9pt;width:165.55pt;height:147.95pt;z-index:15777280;mso-position-horizontal-relative:page" coordorigin="2065,-78" coordsize="331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">
            <o:lock v:ext="edit" aspectratio="t"/>
            <v:shape id="docshape135" o:spid="_x0000_s1160" style="position:absolute;left:2069;top:-79;width:3303;height:2959;visibility:visible;mso-wrap-style:square;v-text-anchor:top" coordsize="3303,29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" adj="0,,0" path="m826,2958r,-85m1652,2958r,-85m2477,2958r,-85m826,r,85m1652,r,85m2477,r,85m,2873r85,m,2149r85,m,1425r85,m,700r85,m3303,2873r-85,m3303,2149r-85,m3303,1425r-85,m3303,700r-85,e" filled="f" strokecolor="#7f7f7f" strokeweight=".07028mm">
              <v:stroke joinstyle="round"/>
              <v:formulas/>
              <v:path o:connecttype="custom" o:connectlocs="826,2880;826,2795;1652,2880;1652,2795;2477,2880;2477,2795;826,-78;826,7;1652,-78;1652,7;2477,-78;2477,7;0,2795;85,2795;0,2071;85,2071;0,1347;85,1347;0,622;85,622;3303,2795;3218,2795;3303,2071;3218,2071;3303,1347;3218,1347;3303,622;3218,622" o:connectangles="0,0,0,0,0,0,0,0,0,0,0,0,0,0,0,0,0,0,0,0,0,0,0,0,0,0,0,0"/>
              <o:lock v:ext="edit" aspectratio="t"/>
            </v:shape>
            <v:rect id="docshape136" o:spid="_x0000_s1161" style="position:absolute;left:2069;top:6;width:3303;height:2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" filled="f" strokeweight=".14058mm">
              <o:lock v:ext="edit" aspectratio="t"/>
            </v:rect>
            <v:shape id="docshape137" o:spid="_x0000_s1162" style="position:absolute;left:2795;top:260;width:1851;height:2535;visibility:visible;mso-wrap-style:square;v-text-anchor:top" coordsize="1851,2535" o:spt="100" o:gfxdata="" adj="0,,0" path="m200,2173l,2173r,362l200,2535r,-362xm1025,1087r-199,l826,2535r199,l1025,1087xm1851,l1652,r,2535l1851,2535,1851,xe" fillcolor="#b2b2ff" stroked="f">
              <v:stroke joinstyle="round"/>
              <v:formulas/>
              <v:path arrowok="t" o:connecttype="custom" o:connectlocs="200,2433;0,2433;0,2795;200,2795;200,2433;1025,1347;826,1347;826,2795;1025,2795;1025,1347;1851,260;1652,260;1652,2795;1851,2795;1851,260" o:connectangles="0,0,0,0,0,0,0,0,0,0,0,0,0,0,0"/>
              <o:lock v:ext="edit" aspectratio="t"/>
            </v:shape>
            <v:shape id="docshape138" o:spid="_x0000_s1163" style="position:absolute;left:2795;top:260;width:1851;height:2535;visibility:visible;mso-wrap-style:square;v-text-anchor:top" coordsize="1851,2535" o:spt="100" o:gfxdata="" adj="0,,0" path="m,2535r200,l200,2173,,2173r,362xm826,2535r199,l1025,1087r-199,l826,2535xm1652,2535r199,l1851,,1652,r,2535xe" filled="f" strokecolor="blue" strokeweight=".14058mm">
              <v:stroke joinstyle="round"/>
              <v:formulas/>
              <v:path o:connecttype="custom" o:connectlocs="0,2795;200,2795;200,2433;0,2433;0,2795;826,2795;1025,2795;1025,1347;826,1347;826,2795;1652,2795;1851,2795;1851,260;1652,260;1652,2795" o:connectangles="0,0,0,0,0,0,0,0,0,0,0,0,0,0,0"/>
              <o:lock v:ext="edit" aspectratio="t"/>
            </v:shape>
            <v:shape id="docshape139" o:spid="_x0000_s1164" type="#_x0000_t202" style="position:absolute;left:4501;top:9;width:110;height:245;visibility:visible;mso-wrap-style:square;v-text-anchor:top" o:gfxdata="" filled="f" stroked="f">
              <o:lock v:ext="edit" aspectratio="t"/>
              <v:textbox inset="0,0,0,0">
                <w:txbxContent>
                  <w:p w14:paraId="32358ADB" w14:textId="77777777" w:rsidR="00AF779A" w:rsidRDefault="00E9277B">
                    <w:pPr>
                      <w:spacing w:before="12"/>
                      <w:rPr>
                        <w:sz w:val="18"/>
                      </w:rPr>
                    </w:pPr>
                    <w:r>
                      <w:rPr>
                        <w:color w:val="0000FF"/>
                        <w:w w:val="89"/>
                        <w:sz w:val="18"/>
                      </w:rPr>
                      <w:t>7</w:t>
                    </w:r>
                  </w:p>
                </w:txbxContent>
              </v:textbox>
            </v:shape>
            <v:shape id="docshape140" o:spid="_x0000_s1165" type="#_x0000_t202" style="position:absolute;left:3675;top:1097;width:11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" filled="f" stroked="f">
              <o:lock v:ext="edit" aspectratio="t"/>
              <v:textbox inset="0,0,0,0">
                <w:txbxContent>
                  <w:p w14:paraId="2B6DCED0" w14:textId="77777777" w:rsidR="00AF779A" w:rsidRDefault="00E9277B">
                    <w:pPr>
                      <w:spacing w:before="12"/>
                      <w:rPr>
                        <w:sz w:val="18"/>
                      </w:rPr>
                    </w:pPr>
                    <w:r>
                      <w:rPr>
                        <w:color w:val="0000FF"/>
                        <w:w w:val="89"/>
                        <w:sz w:val="18"/>
                      </w:rPr>
                      <w:t>4</w:t>
                    </w:r>
                  </w:p>
                </w:txbxContent>
              </v:textbox>
            </v:shape>
            <v:shape id="docshape141" o:spid="_x0000_s1166" type="#_x0000_t202" style="position:absolute;left:2850;top:2184;width:11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" filled="f" stroked="f">
              <o:lock v:ext="edit" aspectratio="t"/>
              <v:textbox inset="0,0,0,0">
                <w:txbxContent>
                  <w:p w14:paraId="5E9AD64C" w14:textId="77777777" w:rsidR="00AF779A" w:rsidRDefault="00E9277B">
                    <w:pPr>
                      <w:spacing w:before="12"/>
                      <w:rPr>
                        <w:sz w:val="18"/>
                      </w:rPr>
                    </w:pPr>
                    <w:r>
                      <w:rPr>
                        <w:color w:val="0000FF"/>
                        <w:w w:val="89"/>
                        <w:sz w:val="18"/>
                      </w:rPr>
                      <w:t>1</w:t>
                    </w:r>
                  </w:p>
                </w:txbxContent>
              </v:textbox>
            </v:shape>
            <w10:wrap anchorx="page"/>
          </v:group>
        </w:pict>
      </w:r>
      <w:r>
        <w:rPr>
          <w:noProof/>
        </w:rPr>
        <w:pict w14:anchorId="6536203D">
          <v:group id="Grupo 97" o:spid="_x0000_s1151" style="position:absolute;left:0;text-align:left;margin-left:316.3pt;margin-top:-4.5pt;width:165.55pt;height:133.75pt;z-index:15777792;mso-position-horizontal-relative:page" coordorigin="6326,-90" coordsize="3311,2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">
            <o:lock v:ext="edit" aspectratio="t"/>
            <v:shape id="docshape143" o:spid="_x0000_s1152" style="position:absolute;left:6330;top:-91;width:3303;height:2675;visibility:visible;mso-wrap-style:square;v-text-anchor:top" coordsize="3303,26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" adj="0,,0" path="m826,2675r,-85m1651,2675r,-85m2477,2675r,-85m826,r,85m1651,r,85m2477,r,85m,2590r85,m,1831r85,m,1072r85,m,313r85,m3303,2590r-85,m3303,1831r-85,m3303,1072r-85,m3303,313r-85,e" filled="f" strokecolor="#7f7f7f" strokeweight=".07028mm">
              <v:stroke joinstyle="round"/>
              <v:formulas/>
              <v:path o:connecttype="custom" o:connectlocs="826,2585;826,2500;1651,2585;1651,2500;2477,2585;2477,2500;826,-90;826,-5;1651,-90;1651,-5;2477,-90;2477,-5;0,2500;85,2500;0,1741;85,1741;0,982;85,982;0,223;85,223;3303,2500;3218,2500;3303,1741;3218,1741;3303,982;3218,982;3303,223;3218,223" o:connectangles="0,0,0,0,0,0,0,0,0,0,0,0,0,0,0,0,0,0,0,0,0,0,0,0,0,0,0,0"/>
              <o:lock v:ext="edit" aspectratio="t"/>
            </v:shape>
            <v:rect id="docshape144" o:spid="_x0000_s1153" style="position:absolute;left:6330;top:-6;width:3303;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" filled="f" strokeweight=".14058mm">
              <o:lock v:ext="edit" aspectratio="t"/>
            </v:rect>
            <v:shape id="docshape145" o:spid="_x0000_s1154" style="position:absolute;left:7056;top:222;width:1851;height:2278;visibility:visible;mso-wrap-style:square;v-text-anchor:top" coordsize="1851,2278" o:spt="100" o:gfxdata="" adj="0,,0" path="m199,1138l,1138,,2277r199,l199,1138xm1025,1138r-199,l826,2277r199,l1025,1138xm1851,l1651,r,2277l1851,2277,1851,xe" fillcolor="#b2b2ff" stroked="f">
              <v:stroke joinstyle="round"/>
              <v:formulas/>
              <v:path arrowok="t" o:connecttype="custom" o:connectlocs="199,1361;0,1361;0,2500;199,2500;199,1361;1025,1361;826,1361;826,2500;1025,2500;1025,1361;1851,223;1651,223;1651,2500;1851,2500;1851,223" o:connectangles="0,0,0,0,0,0,0,0,0,0,0,0,0,0,0"/>
              <o:lock v:ext="edit" aspectratio="t"/>
            </v:shape>
            <v:shape id="docshape146" o:spid="_x0000_s1155" style="position:absolute;left:7056;top:222;width:1851;height:2278;visibility:visible;mso-wrap-style:square;v-text-anchor:top" coordsize="1851,2278" o:spt="100" o:gfxdata="" adj="0,,0" path="m,2277r199,l199,1138,,1138,,2277xm826,2277r199,l1025,1138r-199,l826,2277xm1651,2277r200,l1851,,1651,r,2277xe" filled="f" strokecolor="blue" strokeweight=".14058mm">
              <v:stroke joinstyle="round"/>
              <v:formulas/>
              <v:path o:connecttype="custom" o:connectlocs="0,2500;199,2500;199,1361;0,1361;0,2500;826,2500;1025,2500;1025,1361;826,1361;826,2500;1651,2500;1851,2500;1851,223;1651,223;1651,2500" o:connectangles="0,0,0,0,0,0,0,0,0,0,0,0,0,0,0"/>
              <o:lock v:ext="edit" aspectratio="t"/>
            </v:shape>
            <v:shape id="docshape147" o:spid="_x0000_s1156" type="#_x0000_t202" style="position:absolute;left:8762;top:-28;width:11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" filled="f" stroked="f">
              <o:lock v:ext="edit" aspectratio="t"/>
              <v:textbox inset="0,0,0,0">
                <w:txbxContent>
                  <w:p w14:paraId="4E5EF2E1" w14:textId="77777777" w:rsidR="00AF779A" w:rsidRDefault="00E9277B">
                    <w:pPr>
                      <w:spacing w:before="12"/>
                      <w:rPr>
                        <w:sz w:val="18"/>
                      </w:rPr>
                    </w:pPr>
                    <w:r>
                      <w:rPr>
                        <w:color w:val="0000FF"/>
                        <w:w w:val="89"/>
                        <w:sz w:val="18"/>
                      </w:rPr>
                      <w:t>6</w:t>
                    </w:r>
                  </w:p>
                </w:txbxContent>
              </v:textbox>
            </v:shape>
            <v:shape id="docshape148" o:spid="_x0000_s1157" type="#_x0000_t202" style="position:absolute;left:7110;top:1110;width:110;height:245;visibility:visible;mso-wrap-style:square;v-text-anchor:top" o:gfxdata="" filled="f" stroked="f">
              <o:lock v:ext="edit" aspectratio="t"/>
              <v:textbox inset="0,0,0,0">
                <w:txbxContent>
                  <w:p w14:paraId="14032BDB" w14:textId="77777777" w:rsidR="00AF779A" w:rsidRDefault="00E9277B">
                    <w:pPr>
                      <w:spacing w:before="12"/>
                      <w:rPr>
                        <w:sz w:val="18"/>
                      </w:rPr>
                    </w:pPr>
                    <w:r>
                      <w:rPr>
                        <w:color w:val="0000FF"/>
                        <w:w w:val="89"/>
                        <w:sz w:val="18"/>
                      </w:rPr>
                      <w:t>3</w:t>
                    </w:r>
                  </w:p>
                </w:txbxContent>
              </v:textbox>
            </v:shape>
            <v:shape id="docshape149" o:spid="_x0000_s1158" type="#_x0000_t202" style="position:absolute;left:7936;top:1110;width:11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" filled="f" stroked="f">
              <o:lock v:ext="edit" aspectratio="t"/>
              <v:textbox inset="0,0,0,0">
                <w:txbxContent>
                  <w:p w14:paraId="5DA5898B" w14:textId="77777777" w:rsidR="00AF779A" w:rsidRDefault="00E9277B">
                    <w:pPr>
                      <w:spacing w:before="12"/>
                      <w:rPr>
                        <w:sz w:val="18"/>
                      </w:rPr>
                    </w:pPr>
                    <w:r>
                      <w:rPr>
                        <w:color w:val="0000FF"/>
                        <w:w w:val="89"/>
                        <w:sz w:val="18"/>
                      </w:rPr>
                      <w:t>3</w:t>
                    </w:r>
                  </w:p>
                </w:txbxContent>
              </v:textbox>
            </v:shape>
            <w10:wrap anchorx="page"/>
          </v:group>
        </w:pict>
      </w:r>
      <w:bookmarkStart w:id="216" w:name="_bookmark33"/>
      <w:bookmarkEnd w:id="216"/>
      <w:r w:rsidR="009308E3" w:rsidRPr="00D516D6">
        <w:rPr>
          <w:w w:val="89"/>
          <w:sz w:val="18"/>
          <w:lang w:val="en-GB"/>
        </w:rPr>
        <w:t>6</w:t>
      </w:r>
    </w:p>
    <w:p w14:paraId="40FD50ED" w14:textId="77777777" w:rsidR="00AF779A" w:rsidRPr="00D516D6" w:rsidRDefault="00E9277B">
      <w:pPr>
        <w:spacing w:before="188"/>
        <w:ind w:left="1254"/>
        <w:rPr>
          <w:sz w:val="18"/>
          <w:lang w:val="en-GB"/>
        </w:rPr>
      </w:pPr>
      <w:r w:rsidRPr="00D516D6">
        <w:rPr>
          <w:w w:val="89"/>
          <w:sz w:val="18"/>
          <w:lang w:val="en-GB"/>
        </w:rPr>
        <w:t>6</w:t>
      </w:r>
    </w:p>
    <w:p w14:paraId="51166B9D" w14:textId="77777777" w:rsidR="00AF779A" w:rsidRPr="00D516D6" w:rsidRDefault="00E9277B">
      <w:pPr>
        <w:spacing w:before="150"/>
        <w:ind w:left="1514"/>
        <w:jc w:val="center"/>
        <w:rPr>
          <w:sz w:val="18"/>
          <w:lang w:val="en-GB"/>
        </w:rPr>
      </w:pPr>
      <w:r>
        <w:rPr>
          <w:lang w:val="en-GB"/>
        </w:rPr>
        <w:pict w14:anchorId="7F1B30EA">
          <v:shape id="docshape150" o:spid="_x0000_s1150" type="#_x0000_t202" alt="" style="position:absolute;left:0;text-align:left;margin-left:62.6pt;margin-top:21.2pt;width:13.05pt;height:25.4pt;z-index:15778816;mso-wrap-style:square;mso-wrap-edited:f;mso-width-percent:0;mso-height-percent:0;mso-position-horizontal-relative:page;mso-width-percent:0;mso-height-percent:0;v-text-anchor:top" filled="f" stroked="f">
            <v:textbox style="layout-flow:vertical;mso-layout-flow-alt:bottom-to-top" inset="0,0,0,0">
              <w:txbxContent>
                <w:p w14:paraId="6EDC4726" w14:textId="77777777" w:rsidR="00AF779A" w:rsidRDefault="00E9277B">
                  <w:pPr>
                    <w:spacing w:before="11"/>
                    <w:ind w:left="20"/>
                    <w:rPr>
                      <w:rFonts w:ascii="Calibri"/>
                      <w:sz w:val="18"/>
                    </w:rPr>
                  </w:pPr>
                  <w:r>
                    <w:rPr>
                      <w:rFonts w:ascii="Calibri"/>
                      <w:spacing w:val="-4"/>
                      <w:w w:val="105"/>
                      <w:sz w:val="18"/>
                    </w:rPr>
                    <w:t>Count</w:t>
                  </w:r>
                </w:p>
              </w:txbxContent>
            </v:textbox>
            <w10:wrap anchorx="page"/>
          </v:shape>
        </w:pict>
      </w:r>
      <w:r>
        <w:rPr>
          <w:lang w:val="en-GB"/>
        </w:rPr>
        <w:pict w14:anchorId="6CDC72D2">
          <v:shape id="docshape151" o:spid="_x0000_s1149" type="#_x0000_t202" alt="" style="position:absolute;left:0;text-align:left;margin-left:275.6pt;margin-top:13.55pt;width:13.05pt;height:25.4pt;z-index:15779840;mso-wrap-style:square;mso-wrap-edited:f;mso-width-percent:0;mso-height-percent:0;mso-position-horizontal-relative:page;mso-width-percent:0;mso-height-percent:0;v-text-anchor:top" filled="f" stroked="f">
            <v:textbox style="layout-flow:vertical;mso-layout-flow-alt:bottom-to-top" inset="0,0,0,0">
              <w:txbxContent>
                <w:p w14:paraId="56CE7F15" w14:textId="77777777" w:rsidR="00AF779A" w:rsidRDefault="00E9277B">
                  <w:pPr>
                    <w:spacing w:before="11"/>
                    <w:ind w:left="20"/>
                    <w:rPr>
                      <w:rFonts w:ascii="Calibri"/>
                      <w:sz w:val="18"/>
                    </w:rPr>
                  </w:pPr>
                  <w:r>
                    <w:rPr>
                      <w:rFonts w:ascii="Calibri"/>
                      <w:spacing w:val="-4"/>
                      <w:w w:val="105"/>
                      <w:sz w:val="18"/>
                    </w:rPr>
                    <w:t>Count</w:t>
                  </w:r>
                </w:p>
              </w:txbxContent>
            </v:textbox>
            <w10:wrap anchorx="page"/>
          </v:shape>
        </w:pict>
      </w:r>
      <w:r w:rsidR="009308E3" w:rsidRPr="00D516D6">
        <w:rPr>
          <w:w w:val="89"/>
          <w:sz w:val="18"/>
          <w:lang w:val="en-GB"/>
        </w:rPr>
        <w:t>4</w:t>
      </w:r>
    </w:p>
    <w:p w14:paraId="642B45DE" w14:textId="77777777" w:rsidR="00AF779A" w:rsidRPr="00D516D6" w:rsidRDefault="00E9277B">
      <w:pPr>
        <w:spacing w:before="154"/>
        <w:ind w:left="1254"/>
        <w:rPr>
          <w:sz w:val="18"/>
          <w:lang w:val="en-GB"/>
        </w:rPr>
      </w:pPr>
      <w:r w:rsidRPr="00D516D6">
        <w:rPr>
          <w:w w:val="89"/>
          <w:sz w:val="18"/>
          <w:lang w:val="en-GB"/>
        </w:rPr>
        <w:t>4</w:t>
      </w:r>
    </w:p>
    <w:p w14:paraId="6B243BB3" w14:textId="77777777" w:rsidR="00AF779A" w:rsidRPr="00D516D6" w:rsidRDefault="00E9277B">
      <w:pPr>
        <w:spacing w:before="183"/>
        <w:ind w:left="1514"/>
        <w:jc w:val="center"/>
        <w:rPr>
          <w:sz w:val="18"/>
          <w:lang w:val="en-GB"/>
        </w:rPr>
      </w:pPr>
      <w:r w:rsidRPr="00D516D6">
        <w:rPr>
          <w:w w:val="89"/>
          <w:sz w:val="18"/>
          <w:lang w:val="en-GB"/>
        </w:rPr>
        <w:t>2</w:t>
      </w:r>
    </w:p>
    <w:p w14:paraId="68132B00" w14:textId="77777777" w:rsidR="00AF779A" w:rsidRPr="00D516D6" w:rsidRDefault="00E9277B">
      <w:pPr>
        <w:spacing w:before="119"/>
        <w:ind w:left="1254"/>
        <w:rPr>
          <w:sz w:val="18"/>
          <w:lang w:val="en-GB"/>
        </w:rPr>
      </w:pPr>
      <w:r w:rsidRPr="00D516D6">
        <w:rPr>
          <w:w w:val="89"/>
          <w:sz w:val="18"/>
          <w:lang w:val="en-GB"/>
        </w:rPr>
        <w:t>2</w:t>
      </w:r>
    </w:p>
    <w:p w14:paraId="42658B46" w14:textId="77777777" w:rsidR="00AF779A" w:rsidRPr="00D516D6" w:rsidRDefault="00AF779A">
      <w:pPr>
        <w:pStyle w:val="Textoindependiente"/>
        <w:spacing w:before="6"/>
        <w:rPr>
          <w:sz w:val="18"/>
          <w:lang w:val="en-GB"/>
        </w:rPr>
      </w:pPr>
    </w:p>
    <w:p w14:paraId="4C9CC1F6" w14:textId="77777777" w:rsidR="00AF779A" w:rsidRPr="00D516D6" w:rsidRDefault="00E9277B">
      <w:pPr>
        <w:ind w:left="1514"/>
        <w:jc w:val="center"/>
        <w:rPr>
          <w:sz w:val="18"/>
          <w:lang w:val="en-GB"/>
        </w:rPr>
      </w:pPr>
      <w:r w:rsidRPr="00D516D6">
        <w:rPr>
          <w:w w:val="89"/>
          <w:sz w:val="18"/>
          <w:lang w:val="en-GB"/>
        </w:rPr>
        <w:t>0</w:t>
      </w:r>
    </w:p>
    <w:p w14:paraId="34C9E9C9" w14:textId="77777777" w:rsidR="00AF779A" w:rsidRPr="00D516D6" w:rsidRDefault="00E9277B">
      <w:pPr>
        <w:spacing w:before="84"/>
        <w:ind w:left="1254"/>
        <w:rPr>
          <w:sz w:val="18"/>
          <w:lang w:val="en-GB"/>
        </w:rPr>
      </w:pPr>
      <w:r>
        <w:rPr>
          <w:lang w:val="en-GB"/>
        </w:rPr>
        <w:pict w14:anchorId="2A218F1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48" type="#_x0000_t136" alt="" style="position:absolute;left:0;text-align:left;margin-left:127.4pt;margin-top:18.1pt;width:17.75pt;height:9pt;rotation:315;z-index:15780352;mso-wrap-edited:f;mso-width-percent:0;mso-height-percent:0;mso-position-horizontal-relative:page;mso-width-percent:0;mso-height-percent:0" fillcolor="black" stroked="f">
            <o:extrusion v:ext="view" autorotationcenter="t"/>
            <v:textpath style="font-family:&quot;Calibri&quot;;font-size:9pt;v-text-kern:t;mso-text-shadow:auto" string="Easy"/>
            <w10:wrap anchorx="page"/>
          </v:shape>
        </w:pict>
      </w:r>
      <w:r>
        <w:rPr>
          <w:lang w:val="en-GB"/>
        </w:rPr>
        <w:pict w14:anchorId="0EAE27E0">
          <v:shape id="_x0000_s1147" type="#_x0000_t136" alt="" style="position:absolute;left:0;text-align:left;margin-left:159.2pt;margin-top:22.2pt;width:28.95pt;height:9pt;rotation:315;z-index:15780864;mso-wrap-edited:f;mso-width-percent:0;mso-height-percent:0;mso-position-horizontal-relative:page;mso-width-percent:0;mso-height-percent:0" fillcolor="black" stroked="f">
            <o:extrusion v:ext="view" autorotationcenter="t"/>
            <v:textpath style="font-family:&quot;Calibri&quot;;font-size:9pt;v-text-kern:t;mso-text-shadow:auto" string="Regular"/>
            <w10:wrap anchorx="page"/>
          </v:shape>
        </w:pict>
      </w:r>
      <w:r>
        <w:rPr>
          <w:lang w:val="en-GB"/>
        </w:rPr>
        <w:pict w14:anchorId="7231AF1F">
          <v:shape id="_x0000_s1146" type="#_x0000_t136" alt="" style="position:absolute;left:0;text-align:left;margin-left:196.95pt;margin-top:23.65pt;width:33.15pt;height:9pt;rotation:315;z-index:15781376;mso-wrap-edited:f;mso-width-percent:0;mso-height-percent:0;mso-position-horizontal-relative:page;mso-width-percent:0;mso-height-percent:0" fillcolor="black" stroked="f">
            <o:extrusion v:ext="view" autorotationcenter="t"/>
            <v:textpath style="font-family:&quot;Calibri&quot;;font-size:9pt;v-text-kern:t;mso-text-shadow:auto" string="Complex"/>
            <w10:wrap anchorx="page"/>
          </v:shape>
        </w:pict>
      </w:r>
      <w:r>
        <w:rPr>
          <w:lang w:val="en-GB"/>
        </w:rPr>
        <w:pict w14:anchorId="303F1739">
          <v:shape id="_x0000_s1145" type="#_x0000_t136" alt="" style="position:absolute;left:0;text-align:left;margin-left:320.65pt;margin-top:12.4pt;width:41.6pt;height:9pt;rotation:315;z-index:15781888;mso-wrap-edited:f;mso-width-percent:0;mso-height-percent:0;mso-position-horizontal-relative:page;mso-width-percent:0;mso-height-percent:0" fillcolor="black" stroked="f">
            <o:extrusion v:ext="view" autorotationcenter="t"/>
            <v:textpath style="font-family:&quot;Calibri&quot;;font-size:9pt;v-text-kern:t;mso-text-shadow:auto" string="Sometimes"/>
            <w10:wrap anchorx="page"/>
          </v:shape>
        </w:pict>
      </w:r>
      <w:r>
        <w:rPr>
          <w:lang w:val="en-GB"/>
        </w:rPr>
        <w:pict w14:anchorId="6E6EA8DA">
          <v:shape id="_x0000_s1144" type="#_x0000_t136" alt="" style="position:absolute;left:0;text-align:left;margin-left:350.15pt;margin-top:16.6pt;width:54.8pt;height:9pt;rotation:315;z-index:15782400;mso-wrap-edited:f;mso-width-percent:0;mso-height-percent:0;mso-position-horizontal-relative:page;mso-width-percent:0;mso-height-percent:0" fillcolor="black" stroked="f">
            <o:extrusion v:ext="view" autorotationcenter="t"/>
            <v:textpath style="font-family:&quot;Calibri&quot;;font-size:9pt;v-text-kern:t;mso-text-shadow:auto" string="Almost always"/>
            <w10:wrap anchorx="page"/>
          </v:shape>
        </w:pict>
      </w:r>
      <w:r>
        <w:rPr>
          <w:lang w:val="en-GB"/>
        </w:rPr>
        <w:pict w14:anchorId="13E6098F">
          <v:shape id="_x0000_s1143" type="#_x0000_t136" alt="" style="position:absolute;left:0;text-align:left;margin-left:415.75pt;margin-top:6.5pt;width:26.35pt;height:9pt;rotation:315;z-index:15782912;mso-wrap-edited:f;mso-width-percent:0;mso-height-percent:0;mso-position-horizontal-relative:page;mso-width-percent:0;mso-height-percent:0" fillcolor="black" stroked="f">
            <o:extrusion v:ext="view" autorotationcenter="t"/>
            <v:textpath style="font-family:&quot;Calibri&quot;;font-size:9pt;v-text-kern:t;mso-text-shadow:auto" string="Always"/>
            <w10:wrap anchorx="page"/>
          </v:shape>
        </w:pict>
      </w:r>
      <w:r w:rsidR="009308E3" w:rsidRPr="00D516D6">
        <w:rPr>
          <w:w w:val="89"/>
          <w:sz w:val="18"/>
          <w:lang w:val="en-GB"/>
        </w:rPr>
        <w:t>0</w:t>
      </w:r>
    </w:p>
    <w:p w14:paraId="411AA1AE" w14:textId="77777777" w:rsidR="00AF779A" w:rsidRPr="00D516D6" w:rsidRDefault="00AF779A">
      <w:pPr>
        <w:pStyle w:val="Textoindependiente"/>
        <w:rPr>
          <w:lang w:val="en-GB"/>
        </w:rPr>
      </w:pPr>
    </w:p>
    <w:p w14:paraId="35B96C00" w14:textId="77777777" w:rsidR="00AF779A" w:rsidRPr="00D516D6" w:rsidRDefault="00AF779A">
      <w:pPr>
        <w:pStyle w:val="Textoindependiente"/>
        <w:rPr>
          <w:lang w:val="en-GB"/>
        </w:rPr>
      </w:pPr>
    </w:p>
    <w:p w14:paraId="25710309" w14:textId="77777777" w:rsidR="00AF779A" w:rsidRPr="00D516D6" w:rsidRDefault="00AF779A">
      <w:pPr>
        <w:pStyle w:val="Textoindependiente"/>
        <w:spacing w:before="8"/>
        <w:rPr>
          <w:sz w:val="23"/>
          <w:lang w:val="en-GB"/>
        </w:rPr>
      </w:pPr>
    </w:p>
    <w:p w14:paraId="7B8E2B3C" w14:textId="041C9E6A" w:rsidR="00AF779A" w:rsidRPr="00D516D6" w:rsidRDefault="00E9277B">
      <w:pPr>
        <w:tabs>
          <w:tab w:val="left" w:pos="5548"/>
        </w:tabs>
        <w:spacing w:before="1"/>
        <w:ind w:left="1396"/>
        <w:rPr>
          <w:sz w:val="18"/>
          <w:lang w:val="en-GB"/>
        </w:rPr>
      </w:pPr>
      <w:r w:rsidRPr="00D516D6">
        <w:rPr>
          <w:w w:val="95"/>
          <w:position w:val="1"/>
          <w:sz w:val="18"/>
          <w:lang w:val="en-GB"/>
        </w:rPr>
        <w:t>(a)</w:t>
      </w:r>
      <w:r w:rsidRPr="00D516D6">
        <w:rPr>
          <w:spacing w:val="-3"/>
          <w:w w:val="95"/>
          <w:position w:val="1"/>
          <w:sz w:val="18"/>
          <w:lang w:val="en-GB"/>
        </w:rPr>
        <w:t xml:space="preserve"> </w:t>
      </w:r>
      <w:r w:rsidRPr="00D516D6">
        <w:rPr>
          <w:w w:val="95"/>
          <w:position w:val="1"/>
          <w:sz w:val="18"/>
          <w:lang w:val="en-GB"/>
        </w:rPr>
        <w:t>Monitoring</w:t>
      </w:r>
      <w:r w:rsidRPr="00D516D6">
        <w:rPr>
          <w:spacing w:val="-2"/>
          <w:w w:val="95"/>
          <w:position w:val="1"/>
          <w:sz w:val="18"/>
          <w:lang w:val="en-GB"/>
        </w:rPr>
        <w:t xml:space="preserve"> </w:t>
      </w:r>
      <w:r w:rsidR="0081606F">
        <w:rPr>
          <w:w w:val="95"/>
          <w:position w:val="1"/>
          <w:sz w:val="18"/>
          <w:lang w:val="en-GB"/>
        </w:rPr>
        <w:t>p</w:t>
      </w:r>
      <w:r w:rsidRPr="00D516D6">
        <w:rPr>
          <w:w w:val="95"/>
          <w:position w:val="1"/>
          <w:sz w:val="18"/>
          <w:lang w:val="en-GB"/>
        </w:rPr>
        <w:t>rocess</w:t>
      </w:r>
      <w:r w:rsidRPr="00D516D6">
        <w:rPr>
          <w:spacing w:val="-2"/>
          <w:w w:val="95"/>
          <w:position w:val="1"/>
          <w:sz w:val="18"/>
          <w:lang w:val="en-GB"/>
        </w:rPr>
        <w:t xml:space="preserve"> </w:t>
      </w:r>
      <w:r w:rsidRPr="00D516D6">
        <w:rPr>
          <w:w w:val="95"/>
          <w:position w:val="1"/>
          <w:sz w:val="18"/>
          <w:lang w:val="en-GB"/>
        </w:rPr>
        <w:t>of</w:t>
      </w:r>
      <w:r w:rsidRPr="00D516D6">
        <w:rPr>
          <w:spacing w:val="-2"/>
          <w:w w:val="95"/>
          <w:position w:val="1"/>
          <w:sz w:val="18"/>
          <w:lang w:val="en-GB"/>
        </w:rPr>
        <w:t xml:space="preserve"> </w:t>
      </w:r>
      <w:r w:rsidR="0081606F">
        <w:rPr>
          <w:spacing w:val="-2"/>
          <w:w w:val="95"/>
          <w:position w:val="1"/>
          <w:sz w:val="18"/>
          <w:lang w:val="en-GB"/>
        </w:rPr>
        <w:t>s</w:t>
      </w:r>
      <w:r w:rsidRPr="00D516D6">
        <w:rPr>
          <w:spacing w:val="-2"/>
          <w:w w:val="95"/>
          <w:position w:val="1"/>
          <w:sz w:val="18"/>
          <w:lang w:val="en-GB"/>
        </w:rPr>
        <w:t>tudents</w:t>
      </w:r>
      <w:r w:rsidR="0081606F">
        <w:rPr>
          <w:spacing w:val="-2"/>
          <w:w w:val="95"/>
          <w:position w:val="1"/>
          <w:sz w:val="18"/>
          <w:lang w:val="en-GB"/>
        </w:rPr>
        <w:t>.</w:t>
      </w:r>
      <w:r w:rsidRPr="00D516D6">
        <w:rPr>
          <w:position w:val="1"/>
          <w:sz w:val="18"/>
          <w:lang w:val="en-GB"/>
        </w:rPr>
        <w:tab/>
      </w:r>
      <w:r w:rsidRPr="00D516D6">
        <w:rPr>
          <w:w w:val="95"/>
          <w:sz w:val="18"/>
          <w:lang w:val="en-GB"/>
        </w:rPr>
        <w:t>(b)</w:t>
      </w:r>
      <w:r w:rsidRPr="00D516D6">
        <w:rPr>
          <w:spacing w:val="-5"/>
          <w:w w:val="95"/>
          <w:sz w:val="18"/>
          <w:lang w:val="en-GB"/>
        </w:rPr>
        <w:t xml:space="preserve"> </w:t>
      </w:r>
      <w:bookmarkStart w:id="217" w:name="OLE_LINK245"/>
      <w:r w:rsidRPr="00D516D6">
        <w:rPr>
          <w:w w:val="95"/>
          <w:sz w:val="18"/>
          <w:lang w:val="en-GB"/>
        </w:rPr>
        <w:t>Frequency</w:t>
      </w:r>
      <w:r w:rsidRPr="00D516D6">
        <w:rPr>
          <w:spacing w:val="-4"/>
          <w:w w:val="95"/>
          <w:sz w:val="18"/>
          <w:lang w:val="en-GB"/>
        </w:rPr>
        <w:t xml:space="preserve"> </w:t>
      </w:r>
      <w:r w:rsidRPr="00D516D6">
        <w:rPr>
          <w:w w:val="95"/>
          <w:sz w:val="18"/>
          <w:lang w:val="en-GB"/>
        </w:rPr>
        <w:t>of</w:t>
      </w:r>
      <w:r w:rsidRPr="00D516D6">
        <w:rPr>
          <w:spacing w:val="-4"/>
          <w:w w:val="95"/>
          <w:sz w:val="18"/>
          <w:lang w:val="en-GB"/>
        </w:rPr>
        <w:t xml:space="preserve"> </w:t>
      </w:r>
      <w:r w:rsidR="0081606F">
        <w:rPr>
          <w:w w:val="95"/>
          <w:sz w:val="18"/>
          <w:lang w:val="en-GB"/>
        </w:rPr>
        <w:t>m</w:t>
      </w:r>
      <w:r w:rsidRPr="00D516D6">
        <w:rPr>
          <w:w w:val="95"/>
          <w:sz w:val="18"/>
          <w:lang w:val="en-GB"/>
        </w:rPr>
        <w:t>onitoring</w:t>
      </w:r>
      <w:r w:rsidRPr="00D516D6">
        <w:rPr>
          <w:spacing w:val="-4"/>
          <w:w w:val="95"/>
          <w:sz w:val="18"/>
          <w:lang w:val="en-GB"/>
        </w:rPr>
        <w:t xml:space="preserve"> </w:t>
      </w:r>
      <w:r w:rsidR="0081606F">
        <w:rPr>
          <w:spacing w:val="-2"/>
          <w:w w:val="95"/>
          <w:sz w:val="18"/>
          <w:lang w:val="en-GB"/>
        </w:rPr>
        <w:t>s</w:t>
      </w:r>
      <w:r w:rsidRPr="00D516D6">
        <w:rPr>
          <w:spacing w:val="-2"/>
          <w:w w:val="95"/>
          <w:sz w:val="18"/>
          <w:lang w:val="en-GB"/>
        </w:rPr>
        <w:t>tudents</w:t>
      </w:r>
      <w:bookmarkEnd w:id="217"/>
      <w:r w:rsidR="0081606F">
        <w:rPr>
          <w:spacing w:val="-2"/>
          <w:w w:val="95"/>
          <w:sz w:val="18"/>
          <w:lang w:val="en-GB"/>
        </w:rPr>
        <w:t>.</w:t>
      </w:r>
    </w:p>
    <w:p w14:paraId="181D9B21" w14:textId="77777777" w:rsidR="00AF779A" w:rsidRPr="00D516D6" w:rsidRDefault="00AF779A">
      <w:pPr>
        <w:pStyle w:val="Textoindependiente"/>
        <w:rPr>
          <w:lang w:val="en-GB"/>
        </w:rPr>
      </w:pPr>
    </w:p>
    <w:p w14:paraId="42D4FE0E" w14:textId="77777777" w:rsidR="00AF779A" w:rsidRPr="00D516D6" w:rsidRDefault="00AF779A">
      <w:pPr>
        <w:pStyle w:val="Textoindependiente"/>
        <w:rPr>
          <w:lang w:val="en-GB"/>
        </w:rPr>
      </w:pPr>
    </w:p>
    <w:p w14:paraId="00233A5A" w14:textId="77777777" w:rsidR="00AF779A" w:rsidRPr="00D516D6" w:rsidRDefault="00AF779A">
      <w:pPr>
        <w:pStyle w:val="Textoindependiente"/>
        <w:rPr>
          <w:lang w:val="en-GB"/>
        </w:rPr>
      </w:pPr>
    </w:p>
    <w:p w14:paraId="62824B4F" w14:textId="77777777" w:rsidR="00AF779A" w:rsidRPr="00D516D6" w:rsidRDefault="00AF779A">
      <w:pPr>
        <w:pStyle w:val="Textoindependiente"/>
        <w:spacing w:before="5"/>
        <w:rPr>
          <w:sz w:val="24"/>
          <w:lang w:val="en-GB"/>
        </w:rPr>
      </w:pPr>
    </w:p>
    <w:p w14:paraId="3B9013E1" w14:textId="77777777" w:rsidR="00AF779A" w:rsidRPr="00D516D6" w:rsidRDefault="00E9277B">
      <w:pPr>
        <w:ind w:right="2324"/>
        <w:jc w:val="center"/>
        <w:rPr>
          <w:sz w:val="18"/>
          <w:lang w:val="en-GB"/>
        </w:rPr>
      </w:pPr>
      <w:r>
        <w:rPr>
          <w:noProof/>
        </w:rPr>
        <w:pict w14:anchorId="49BC3499">
          <v:group id="Grupo 95" o:spid="_x0000_s1135" style="position:absolute;left:0;text-align:left;margin-left:220.3pt;margin-top:-32.95pt;width:144.55pt;height:133.8pt;z-index:15778304;mso-position-horizontal-relative:page" coordorigin="4406,-659" coordsize="2891,2676" o:gfxdata="">
            <o:lock v:ext="edit" aspectratio="t"/>
            <v:shape id="docshape153" o:spid="_x0000_s1136" style="position:absolute;left:4409;top:-660;width:2883;height:2676;visibility:visible;mso-wrap-style:square;v-text-anchor:top" coordsize="2883,2676" o:spt="100" o:gfxdata="" adj="0,,0" path="m720,2675r,-85m1441,2675r,-85m2162,2675r,-85m720,r,85m1441,r,85m2162,r,85m,2590r85,m,1679r85,m,768r85,m2882,2590r-85,m2882,1679r-85,m2882,768r-85,e" filled="f" strokecolor="#7f7f7f" strokeweight=".07028mm">
              <v:stroke joinstyle="round"/>
              <v:formulas/>
              <v:path o:connecttype="custom" o:connectlocs="720,2016;720,1931;1441,2016;1441,1931;2162,2016;2162,1931;720,-659;720,-574;1441,-659;1441,-574;2162,-659;2162,-574;0,1931;85,1931;0,1020;85,1020;0,109;85,109;2882,1931;2797,1931;2882,1020;2797,1020;2882,109;2797,109" o:connectangles="0,0,0,0,0,0,0,0,0,0,0,0,0,0,0,0,0,0,0,0,0,0,0,0"/>
              <o:lock v:ext="edit" aspectratio="t"/>
            </v:shape>
            <v:rect id="docshape154" o:spid="_x0000_s1137" style="position:absolute;left:4409;top:-575;width:2883;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" filled="f" strokeweight=".14058mm">
              <o:lock v:ext="edit" aspectratio="t"/>
            </v:rect>
            <v:shape id="docshape155" o:spid="_x0000_s1138" style="position:absolute;left:5030;top:-347;width:1641;height:2278;visibility:visible;mso-wrap-style:square;v-text-anchor:top" coordsize="1641,2278" o:spt="100" o:gfxdata="" adj="0,,0" path="m199,l,,,2278r199,l199,xm920,911r-200,l720,2278r200,l920,911xm1640,456r-199,l1441,2278r199,l1640,456xe" fillcolor="#b2b2ff" stroked="f">
              <v:stroke joinstyle="round"/>
              <v:formulas/>
              <v:path arrowok="t" o:connecttype="custom" o:connectlocs="199,-347;0,-347;0,1931;199,1931;199,-347;920,564;720,564;720,1931;920,1931;920,564;1640,109;1441,109;1441,1931;1640,1931;1640,109" o:connectangles="0,0,0,0,0,0,0,0,0,0,0,0,0,0,0"/>
              <o:lock v:ext="edit" aspectratio="t"/>
            </v:shape>
            <v:shape id="docshape156" o:spid="_x0000_s1139" style="position:absolute;left:5030;top:-347;width:1641;height:2278;visibility:visible;mso-wrap-style:square;v-text-anchor:top" coordsize="1641,2278" o:spt="100" o:gfxdata="" adj="0,,0" path="m,2278r199,l199,,,,,2278xm720,2278r200,l920,911r-200,l720,2278xm1441,2278r199,l1640,456r-199,l1441,2278xe" filled="f" strokecolor="blue" strokeweight=".14058mm">
              <v:stroke joinstyle="round"/>
              <v:formulas/>
              <v:path o:connecttype="custom" o:connectlocs="0,1931;199,1931;199,-347;0,-347;0,1931;720,1931;920,1931;920,564;720,564;720,1931;1441,1931;1640,1931;1640,109;1441,109;1441,1931" o:connectangles="0,0,0,0,0,0,0,0,0,0,0,0,0,0,0"/>
              <o:lock v:ext="edit" aspectratio="t"/>
            </v:shape>
            <v:shape id="docshape157" o:spid="_x0000_s1140" type="#_x0000_t202" style="position:absolute;left:5085;top:-598;width:11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" filled="f" stroked="f">
              <o:lock v:ext="edit" aspectratio="t"/>
              <v:textbox inset="0,0,0,0">
                <w:txbxContent>
                  <w:p w14:paraId="2EC0EF57" w14:textId="77777777" w:rsidR="00AF779A" w:rsidRDefault="00E9277B">
                    <w:pPr>
                      <w:spacing w:before="12"/>
                      <w:rPr>
                        <w:sz w:val="18"/>
                      </w:rPr>
                    </w:pPr>
                    <w:r>
                      <w:rPr>
                        <w:color w:val="0000FF"/>
                        <w:w w:val="89"/>
                        <w:sz w:val="18"/>
                      </w:rPr>
                      <w:t>5</w:t>
                    </w:r>
                  </w:p>
                </w:txbxContent>
              </v:textbox>
            </v:shape>
            <v:shape id="docshape158" o:spid="_x0000_s1141" type="#_x0000_t202" style="position:absolute;left:6526;top:-140;width:11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" filled="f" stroked="f">
              <o:lock v:ext="edit" aspectratio="t"/>
              <v:textbox inset="0,0,0,0">
                <w:txbxContent>
                  <w:p w14:paraId="42CF9D75" w14:textId="77777777" w:rsidR="00AF779A" w:rsidRDefault="00E9277B">
                    <w:pPr>
                      <w:spacing w:before="12"/>
                      <w:rPr>
                        <w:sz w:val="18"/>
                      </w:rPr>
                    </w:pPr>
                    <w:r>
                      <w:rPr>
                        <w:color w:val="0000FF"/>
                        <w:w w:val="89"/>
                        <w:sz w:val="18"/>
                      </w:rPr>
                      <w:t>4</w:t>
                    </w:r>
                  </w:p>
                </w:txbxContent>
              </v:textbox>
            </v:shape>
            <v:shape id="docshape159" o:spid="_x0000_s1142" type="#_x0000_t202" style="position:absolute;left:5806;top:313;width:11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" filled="f" stroked="f">
              <o:lock v:ext="edit" aspectratio="t"/>
              <v:textbox inset="0,0,0,0">
                <w:txbxContent>
                  <w:p w14:paraId="549857CA" w14:textId="77777777" w:rsidR="00AF779A" w:rsidRDefault="00E9277B">
                    <w:pPr>
                      <w:spacing w:before="12"/>
                      <w:rPr>
                        <w:sz w:val="18"/>
                      </w:rPr>
                    </w:pPr>
                    <w:r>
                      <w:rPr>
                        <w:color w:val="0000FF"/>
                        <w:w w:val="89"/>
                        <w:sz w:val="18"/>
                      </w:rPr>
                      <w:t>3</w:t>
                    </w:r>
                  </w:p>
                </w:txbxContent>
              </v:textbox>
            </v:shape>
            <w10:wrap anchorx="page"/>
          </v:group>
        </w:pict>
      </w:r>
      <w:r w:rsidR="009308E3" w:rsidRPr="00D516D6">
        <w:rPr>
          <w:w w:val="89"/>
          <w:sz w:val="18"/>
          <w:lang w:val="en-GB"/>
        </w:rPr>
        <w:t>4</w:t>
      </w:r>
    </w:p>
    <w:p w14:paraId="21578278" w14:textId="77777777" w:rsidR="00AF779A" w:rsidRPr="00D516D6" w:rsidRDefault="00AF779A">
      <w:pPr>
        <w:pStyle w:val="Textoindependiente"/>
        <w:rPr>
          <w:lang w:val="en-GB"/>
        </w:rPr>
      </w:pPr>
    </w:p>
    <w:p w14:paraId="3535065E" w14:textId="77777777" w:rsidR="00AF779A" w:rsidRPr="00D516D6" w:rsidRDefault="00AF779A">
      <w:pPr>
        <w:pStyle w:val="Textoindependiente"/>
        <w:rPr>
          <w:lang w:val="en-GB"/>
        </w:rPr>
      </w:pPr>
    </w:p>
    <w:p w14:paraId="4E4216A5" w14:textId="77777777" w:rsidR="00AF779A" w:rsidRPr="00D516D6" w:rsidRDefault="00AF779A">
      <w:pPr>
        <w:pStyle w:val="Textoindependiente"/>
        <w:spacing w:before="8"/>
        <w:rPr>
          <w:sz w:val="19"/>
          <w:lang w:val="en-GB"/>
        </w:rPr>
      </w:pPr>
    </w:p>
    <w:p w14:paraId="586B9141" w14:textId="77777777" w:rsidR="00AF779A" w:rsidRPr="00D516D6" w:rsidRDefault="00E9277B">
      <w:pPr>
        <w:ind w:right="2324"/>
        <w:jc w:val="center"/>
        <w:rPr>
          <w:sz w:val="18"/>
          <w:lang w:val="en-GB"/>
        </w:rPr>
      </w:pPr>
      <w:r>
        <w:rPr>
          <w:lang w:val="en-GB"/>
        </w:rPr>
        <w:pict w14:anchorId="1702A4AF">
          <v:shape id="docshape160" o:spid="_x0000_s1134" type="#_x0000_t202" alt="" style="position:absolute;left:0;text-align:left;margin-left:179.6pt;margin-top:-24.35pt;width:13.05pt;height:25.4pt;z-index:15779328;mso-wrap-style:square;mso-wrap-edited:f;mso-width-percent:0;mso-height-percent:0;mso-position-horizontal-relative:page;mso-width-percent:0;mso-height-percent:0;v-text-anchor:top" filled="f" stroked="f">
            <v:textbox style="layout-flow:vertical;mso-layout-flow-alt:bottom-to-top" inset="0,0,0,0">
              <w:txbxContent>
                <w:p w14:paraId="2E700006" w14:textId="77777777" w:rsidR="00AF779A" w:rsidRDefault="00E9277B">
                  <w:pPr>
                    <w:spacing w:before="11"/>
                    <w:ind w:left="20"/>
                    <w:rPr>
                      <w:rFonts w:ascii="Calibri"/>
                      <w:sz w:val="18"/>
                    </w:rPr>
                  </w:pPr>
                  <w:r>
                    <w:rPr>
                      <w:rFonts w:ascii="Calibri"/>
                      <w:spacing w:val="-4"/>
                      <w:w w:val="105"/>
                      <w:sz w:val="18"/>
                    </w:rPr>
                    <w:t>Count</w:t>
                  </w:r>
                </w:p>
              </w:txbxContent>
            </v:textbox>
            <w10:wrap anchorx="page"/>
          </v:shape>
        </w:pict>
      </w:r>
      <w:r w:rsidR="009308E3" w:rsidRPr="00D516D6">
        <w:rPr>
          <w:w w:val="89"/>
          <w:sz w:val="18"/>
          <w:lang w:val="en-GB"/>
        </w:rPr>
        <w:t>2</w:t>
      </w:r>
    </w:p>
    <w:p w14:paraId="31B0583C" w14:textId="77777777" w:rsidR="00AF779A" w:rsidRPr="00D516D6" w:rsidRDefault="00AF779A">
      <w:pPr>
        <w:pStyle w:val="Textoindependiente"/>
        <w:rPr>
          <w:lang w:val="en-GB"/>
        </w:rPr>
      </w:pPr>
    </w:p>
    <w:p w14:paraId="5535C5AB" w14:textId="77777777" w:rsidR="00AF779A" w:rsidRPr="00D516D6" w:rsidRDefault="00AF779A">
      <w:pPr>
        <w:pStyle w:val="Textoindependiente"/>
        <w:rPr>
          <w:lang w:val="en-GB"/>
        </w:rPr>
      </w:pPr>
    </w:p>
    <w:p w14:paraId="0AED2317" w14:textId="77777777" w:rsidR="00AF779A" w:rsidRPr="00D516D6" w:rsidRDefault="00AF779A">
      <w:pPr>
        <w:pStyle w:val="Textoindependiente"/>
        <w:spacing w:before="8"/>
        <w:rPr>
          <w:sz w:val="19"/>
          <w:lang w:val="en-GB"/>
        </w:rPr>
      </w:pPr>
    </w:p>
    <w:p w14:paraId="4667E765" w14:textId="77777777" w:rsidR="00AF779A" w:rsidRPr="00D516D6" w:rsidRDefault="00E9277B">
      <w:pPr>
        <w:ind w:right="2324"/>
        <w:jc w:val="center"/>
        <w:rPr>
          <w:sz w:val="18"/>
          <w:lang w:val="en-GB"/>
        </w:rPr>
      </w:pPr>
      <w:r>
        <w:rPr>
          <w:lang w:val="en-GB"/>
        </w:rPr>
        <w:pict w14:anchorId="14E134D8">
          <v:shape id="_x0000_s1133" type="#_x0000_t136" alt="" style="position:absolute;left:0;text-align:left;margin-left:195.65pt;margin-top:32.95pt;width:69.55pt;height:9pt;rotation:315;z-index:15783424;mso-wrap-edited:f;mso-width-percent:0;mso-height-percent:0;mso-position-horizontal-relative:page;mso-width-percent:0;mso-height-percent:0" fillcolor="black" stroked="f">
            <o:extrusion v:ext="view" autorotationcenter="t"/>
            <v:textpath style="font-family:&quot;Calibri&quot;;font-size:9pt;v-text-kern:t;mso-text-shadow:auto" string="Calls for attention"/>
            <w10:wrap anchorx="page"/>
          </v:shape>
        </w:pict>
      </w:r>
      <w:r>
        <w:rPr>
          <w:lang w:val="en-GB"/>
        </w:rPr>
        <w:pict w14:anchorId="5F2F809B">
          <v:shape id="_x0000_s1132" type="#_x0000_t136" alt="" style="position:absolute;left:0;text-align:left;margin-left:217.3pt;margin-top:38.9pt;width:86.4pt;height:9pt;rotation:315;z-index:15783936;mso-wrap-edited:f;mso-width-percent:0;mso-height-percent:0;mso-position-horizontal-relative:page;mso-width-percent:0;mso-height-percent:0" fillcolor="black" stroked="f">
            <o:extrusion v:ext="view" autorotationcenter="t"/>
            <v:textpath style="font-family:&quot;Calibri&quot;;font-size:9pt;v-text-kern:t;mso-text-shadow:auto" string="Advice and motivation"/>
            <w10:wrap anchorx="page"/>
          </v:shape>
        </w:pict>
      </w:r>
      <w:r>
        <w:rPr>
          <w:lang w:val="en-GB"/>
        </w:rPr>
        <w:pict w14:anchorId="13AFD2CA">
          <v:shape id="_x0000_s1131" type="#_x0000_t136" alt="" style="position:absolute;left:0;text-align:left;margin-left:279.8pt;margin-top:26.95pt;width:54.55pt;height:9pt;rotation:315;z-index:15784448;mso-wrap-edited:f;mso-width-percent:0;mso-height-percent:0;mso-position-horizontal-relative:page;mso-width-percent:0;mso-height-percent:0" fillcolor="black" stroked="f">
            <o:extrusion v:ext="view" autorotationcenter="t"/>
            <v:textpath style="font-family:&quot;Calibri&quot;;font-size:9pt;v-text-kern:t;mso-text-shadow:auto" string="Compensation"/>
            <w10:wrap anchorx="page"/>
          </v:shape>
        </w:pict>
      </w:r>
      <w:r w:rsidR="009308E3" w:rsidRPr="00D516D6">
        <w:rPr>
          <w:w w:val="89"/>
          <w:sz w:val="18"/>
          <w:lang w:val="en-GB"/>
        </w:rPr>
        <w:t>0</w:t>
      </w:r>
    </w:p>
    <w:p w14:paraId="1B24F6D2" w14:textId="77777777" w:rsidR="00AF779A" w:rsidRPr="00D516D6" w:rsidRDefault="00AF779A">
      <w:pPr>
        <w:pStyle w:val="Textoindependiente"/>
        <w:rPr>
          <w:lang w:val="en-GB"/>
        </w:rPr>
      </w:pPr>
    </w:p>
    <w:p w14:paraId="741D83B1" w14:textId="77777777" w:rsidR="00AF779A" w:rsidRPr="00D516D6" w:rsidRDefault="00AF779A">
      <w:pPr>
        <w:pStyle w:val="Textoindependiente"/>
        <w:rPr>
          <w:lang w:val="en-GB"/>
        </w:rPr>
      </w:pPr>
    </w:p>
    <w:p w14:paraId="2B52205A" w14:textId="77777777" w:rsidR="00AF779A" w:rsidRPr="00D516D6" w:rsidRDefault="00AF779A">
      <w:pPr>
        <w:pStyle w:val="Textoindependiente"/>
        <w:rPr>
          <w:lang w:val="en-GB"/>
        </w:rPr>
      </w:pPr>
    </w:p>
    <w:p w14:paraId="08AFEAB3" w14:textId="77777777" w:rsidR="00AF779A" w:rsidRPr="00D516D6" w:rsidRDefault="00AF779A">
      <w:pPr>
        <w:pStyle w:val="Textoindependiente"/>
        <w:rPr>
          <w:lang w:val="en-GB"/>
        </w:rPr>
      </w:pPr>
    </w:p>
    <w:p w14:paraId="5FCB8BE0" w14:textId="77777777" w:rsidR="00AF779A" w:rsidRPr="00D516D6" w:rsidRDefault="00AF779A">
      <w:pPr>
        <w:pStyle w:val="Textoindependiente"/>
        <w:rPr>
          <w:lang w:val="en-GB"/>
        </w:rPr>
      </w:pPr>
    </w:p>
    <w:p w14:paraId="1EC1E8B8" w14:textId="77777777" w:rsidR="00AF779A" w:rsidRPr="00D516D6" w:rsidRDefault="00AF779A">
      <w:pPr>
        <w:pStyle w:val="Textoindependiente"/>
        <w:spacing w:before="2"/>
        <w:rPr>
          <w:sz w:val="18"/>
          <w:lang w:val="en-GB"/>
        </w:rPr>
      </w:pPr>
    </w:p>
    <w:p w14:paraId="1009943E" w14:textId="0E722EBD" w:rsidR="00AF779A" w:rsidRPr="00D516D6" w:rsidRDefault="00E9277B">
      <w:pPr>
        <w:spacing w:before="101"/>
        <w:ind w:left="3370"/>
        <w:rPr>
          <w:sz w:val="18"/>
          <w:lang w:val="en-GB"/>
        </w:rPr>
      </w:pPr>
      <w:r w:rsidRPr="00D516D6">
        <w:rPr>
          <w:w w:val="95"/>
          <w:sz w:val="18"/>
          <w:lang w:val="en-GB"/>
        </w:rPr>
        <w:t>(c)</w:t>
      </w:r>
      <w:r w:rsidRPr="00D516D6">
        <w:rPr>
          <w:spacing w:val="-4"/>
          <w:w w:val="95"/>
          <w:sz w:val="18"/>
          <w:lang w:val="en-GB"/>
        </w:rPr>
        <w:t xml:space="preserve"> </w:t>
      </w:r>
      <w:r w:rsidRPr="00D516D6">
        <w:rPr>
          <w:w w:val="95"/>
          <w:sz w:val="18"/>
          <w:lang w:val="en-GB"/>
        </w:rPr>
        <w:t>Strategies</w:t>
      </w:r>
      <w:r w:rsidRPr="00D516D6">
        <w:rPr>
          <w:spacing w:val="-3"/>
          <w:w w:val="95"/>
          <w:sz w:val="18"/>
          <w:lang w:val="en-GB"/>
        </w:rPr>
        <w:t xml:space="preserve"> </w:t>
      </w:r>
      <w:r w:rsidRPr="00D516D6">
        <w:rPr>
          <w:w w:val="95"/>
          <w:sz w:val="18"/>
          <w:lang w:val="en-GB"/>
        </w:rPr>
        <w:t>to</w:t>
      </w:r>
      <w:r w:rsidRPr="00D516D6">
        <w:rPr>
          <w:spacing w:val="-4"/>
          <w:w w:val="95"/>
          <w:sz w:val="18"/>
          <w:lang w:val="en-GB"/>
        </w:rPr>
        <w:t xml:space="preserve"> </w:t>
      </w:r>
      <w:r w:rsidR="0081606F">
        <w:rPr>
          <w:w w:val="95"/>
          <w:sz w:val="18"/>
          <w:lang w:val="en-GB"/>
        </w:rPr>
        <w:t>a</w:t>
      </w:r>
      <w:r w:rsidRPr="00D516D6">
        <w:rPr>
          <w:w w:val="95"/>
          <w:sz w:val="18"/>
          <w:lang w:val="en-GB"/>
        </w:rPr>
        <w:t>chieve</w:t>
      </w:r>
      <w:r w:rsidRPr="00D516D6">
        <w:rPr>
          <w:spacing w:val="-3"/>
          <w:w w:val="95"/>
          <w:sz w:val="18"/>
          <w:lang w:val="en-GB"/>
        </w:rPr>
        <w:t xml:space="preserve"> </w:t>
      </w:r>
      <w:r w:rsidR="0081606F">
        <w:rPr>
          <w:spacing w:val="-2"/>
          <w:w w:val="95"/>
          <w:sz w:val="18"/>
          <w:lang w:val="en-GB"/>
        </w:rPr>
        <w:t>c</w:t>
      </w:r>
      <w:r w:rsidRPr="00D516D6">
        <w:rPr>
          <w:spacing w:val="-2"/>
          <w:w w:val="95"/>
          <w:sz w:val="18"/>
          <w:lang w:val="en-GB"/>
        </w:rPr>
        <w:t>oncentration</w:t>
      </w:r>
      <w:r w:rsidR="0081606F">
        <w:rPr>
          <w:spacing w:val="-2"/>
          <w:w w:val="95"/>
          <w:sz w:val="18"/>
          <w:lang w:val="en-GB"/>
        </w:rPr>
        <w:t>.</w:t>
      </w:r>
    </w:p>
    <w:p w14:paraId="5A88C73E" w14:textId="76563B7F" w:rsidR="00AF779A" w:rsidRPr="00D516D6" w:rsidRDefault="00E9277B">
      <w:pPr>
        <w:spacing w:before="124"/>
        <w:ind w:left="116"/>
        <w:rPr>
          <w:rFonts w:ascii="Calibri"/>
          <w:sz w:val="18"/>
          <w:lang w:val="en-GB"/>
        </w:rPr>
      </w:pPr>
      <w:r w:rsidRPr="00D516D6">
        <w:rPr>
          <w:rFonts w:ascii="Calibri"/>
          <w:b/>
          <w:w w:val="105"/>
          <w:sz w:val="18"/>
          <w:lang w:val="en-GB"/>
        </w:rPr>
        <w:t>Figure</w:t>
      </w:r>
      <w:r w:rsidRPr="00D516D6">
        <w:rPr>
          <w:rFonts w:ascii="Calibri"/>
          <w:b/>
          <w:spacing w:val="15"/>
          <w:w w:val="105"/>
          <w:sz w:val="18"/>
          <w:lang w:val="en-GB"/>
        </w:rPr>
        <w:t xml:space="preserve"> </w:t>
      </w:r>
      <w:r w:rsidRPr="00D516D6">
        <w:rPr>
          <w:rFonts w:ascii="Calibri"/>
          <w:b/>
          <w:w w:val="105"/>
          <w:sz w:val="18"/>
          <w:lang w:val="en-GB"/>
        </w:rPr>
        <w:t xml:space="preserve">9: </w:t>
      </w:r>
      <w:r w:rsidRPr="00D516D6">
        <w:rPr>
          <w:rFonts w:ascii="Calibri"/>
          <w:w w:val="105"/>
          <w:sz w:val="18"/>
          <w:lang w:val="en-GB"/>
        </w:rPr>
        <w:t xml:space="preserve">Results of </w:t>
      </w:r>
      <w:r w:rsidR="0081606F">
        <w:rPr>
          <w:rFonts w:ascii="Calibri"/>
          <w:w w:val="105"/>
          <w:sz w:val="18"/>
          <w:lang w:val="en-GB"/>
        </w:rPr>
        <w:t>q</w:t>
      </w:r>
      <w:r w:rsidRPr="00D516D6">
        <w:rPr>
          <w:rFonts w:ascii="Calibri"/>
          <w:w w:val="105"/>
          <w:sz w:val="18"/>
          <w:lang w:val="en-GB"/>
        </w:rPr>
        <w:t xml:space="preserve">uestions </w:t>
      </w:r>
      <w:r w:rsidR="0081606F">
        <w:rPr>
          <w:rFonts w:ascii="Calibri"/>
          <w:w w:val="105"/>
          <w:sz w:val="18"/>
          <w:lang w:val="en-GB"/>
        </w:rPr>
        <w:t>a</w:t>
      </w:r>
      <w:r w:rsidRPr="00D516D6">
        <w:rPr>
          <w:rFonts w:ascii="Calibri"/>
          <w:w w:val="105"/>
          <w:sz w:val="18"/>
          <w:lang w:val="en-GB"/>
        </w:rPr>
        <w:t xml:space="preserve">sked to </w:t>
      </w:r>
      <w:r w:rsidR="0081606F">
        <w:rPr>
          <w:rFonts w:ascii="Calibri"/>
          <w:w w:val="105"/>
          <w:sz w:val="18"/>
          <w:lang w:val="en-GB"/>
        </w:rPr>
        <w:t>p</w:t>
      </w:r>
      <w:r w:rsidRPr="00D516D6">
        <w:rPr>
          <w:rFonts w:ascii="Calibri"/>
          <w:w w:val="105"/>
          <w:sz w:val="18"/>
          <w:lang w:val="en-GB"/>
        </w:rPr>
        <w:t xml:space="preserve">arents </w:t>
      </w:r>
      <w:r w:rsidR="0081606F">
        <w:rPr>
          <w:rFonts w:ascii="Calibri"/>
          <w:w w:val="105"/>
          <w:sz w:val="18"/>
          <w:lang w:val="en-GB"/>
        </w:rPr>
        <w:t>r</w:t>
      </w:r>
      <w:r w:rsidRPr="00D516D6">
        <w:rPr>
          <w:rFonts w:ascii="Calibri"/>
          <w:w w:val="105"/>
          <w:sz w:val="18"/>
          <w:lang w:val="en-GB"/>
        </w:rPr>
        <w:t xml:space="preserve">egarding the </w:t>
      </w:r>
      <w:r w:rsidR="0081606F">
        <w:rPr>
          <w:rFonts w:ascii="Calibri"/>
          <w:w w:val="105"/>
          <w:sz w:val="18"/>
          <w:lang w:val="en-GB"/>
        </w:rPr>
        <w:t>m</w:t>
      </w:r>
      <w:r w:rsidRPr="00D516D6">
        <w:rPr>
          <w:rFonts w:ascii="Calibri"/>
          <w:w w:val="105"/>
          <w:sz w:val="18"/>
          <w:lang w:val="en-GB"/>
        </w:rPr>
        <w:t xml:space="preserve">onitoring </w:t>
      </w:r>
      <w:r w:rsidR="0081606F">
        <w:rPr>
          <w:rFonts w:ascii="Calibri"/>
          <w:w w:val="105"/>
          <w:sz w:val="18"/>
          <w:lang w:val="en-GB"/>
        </w:rPr>
        <w:t>p</w:t>
      </w:r>
      <w:r w:rsidRPr="00D516D6">
        <w:rPr>
          <w:rFonts w:ascii="Calibri"/>
          <w:w w:val="105"/>
          <w:sz w:val="18"/>
          <w:lang w:val="en-GB"/>
        </w:rPr>
        <w:t xml:space="preserve">rocess of </w:t>
      </w:r>
      <w:r w:rsidR="0081606F">
        <w:rPr>
          <w:rFonts w:ascii="Calibri"/>
          <w:w w:val="105"/>
          <w:sz w:val="18"/>
          <w:lang w:val="en-GB"/>
        </w:rPr>
        <w:t>t</w:t>
      </w:r>
      <w:r w:rsidRPr="00D516D6">
        <w:rPr>
          <w:rFonts w:ascii="Calibri"/>
          <w:w w:val="105"/>
          <w:sz w:val="18"/>
          <w:lang w:val="en-GB"/>
        </w:rPr>
        <w:t xml:space="preserve">heir </w:t>
      </w:r>
      <w:r w:rsidR="0081606F">
        <w:rPr>
          <w:rFonts w:ascii="Calibri"/>
          <w:w w:val="105"/>
          <w:sz w:val="18"/>
          <w:lang w:val="en-GB"/>
        </w:rPr>
        <w:t>e</w:t>
      </w:r>
      <w:r w:rsidRPr="00D516D6">
        <w:rPr>
          <w:rFonts w:ascii="Calibri"/>
          <w:w w:val="105"/>
          <w:sz w:val="18"/>
          <w:lang w:val="en-GB"/>
        </w:rPr>
        <w:t xml:space="preserve">lementary </w:t>
      </w:r>
      <w:r w:rsidR="0081606F">
        <w:rPr>
          <w:rFonts w:ascii="Calibri"/>
          <w:w w:val="105"/>
          <w:sz w:val="18"/>
          <w:lang w:val="en-GB"/>
        </w:rPr>
        <w:t>s</w:t>
      </w:r>
      <w:r w:rsidRPr="00D516D6">
        <w:rPr>
          <w:rFonts w:ascii="Calibri"/>
          <w:w w:val="105"/>
          <w:sz w:val="18"/>
          <w:lang w:val="en-GB"/>
        </w:rPr>
        <w:t xml:space="preserve">chool </w:t>
      </w:r>
      <w:r w:rsidR="0081606F">
        <w:rPr>
          <w:rFonts w:ascii="Calibri"/>
          <w:w w:val="105"/>
          <w:sz w:val="18"/>
          <w:lang w:val="en-GB"/>
        </w:rPr>
        <w:t>c</w:t>
      </w:r>
      <w:r w:rsidRPr="00D516D6">
        <w:rPr>
          <w:rFonts w:ascii="Calibri"/>
          <w:w w:val="105"/>
          <w:sz w:val="18"/>
          <w:lang w:val="en-GB"/>
        </w:rPr>
        <w:t xml:space="preserve">hildren </w:t>
      </w:r>
      <w:r w:rsidR="0081606F">
        <w:rPr>
          <w:rFonts w:ascii="Calibri"/>
          <w:w w:val="105"/>
          <w:sz w:val="18"/>
          <w:lang w:val="en-GB"/>
        </w:rPr>
        <w:t>w</w:t>
      </w:r>
      <w:r w:rsidRPr="00D516D6">
        <w:rPr>
          <w:rFonts w:ascii="Calibri"/>
          <w:w w:val="105"/>
          <w:sz w:val="18"/>
          <w:lang w:val="en-GB"/>
        </w:rPr>
        <w:t xml:space="preserve">hile </w:t>
      </w:r>
      <w:r w:rsidR="0081606F">
        <w:rPr>
          <w:rFonts w:ascii="Calibri"/>
          <w:w w:val="105"/>
          <w:sz w:val="18"/>
          <w:lang w:val="en-GB"/>
        </w:rPr>
        <w:t>d</w:t>
      </w:r>
      <w:r w:rsidRPr="00D516D6">
        <w:rPr>
          <w:rFonts w:ascii="Calibri"/>
          <w:w w:val="105"/>
          <w:sz w:val="18"/>
          <w:lang w:val="en-GB"/>
        </w:rPr>
        <w:t xml:space="preserve">oing </w:t>
      </w:r>
      <w:r w:rsidR="0081606F">
        <w:rPr>
          <w:rFonts w:ascii="Calibri"/>
          <w:w w:val="105"/>
          <w:sz w:val="18"/>
          <w:lang w:val="en-GB"/>
        </w:rPr>
        <w:t>h</w:t>
      </w:r>
      <w:r w:rsidRPr="00D516D6">
        <w:rPr>
          <w:rFonts w:ascii="Calibri"/>
          <w:w w:val="105"/>
          <w:sz w:val="18"/>
          <w:lang w:val="en-GB"/>
        </w:rPr>
        <w:t>omework.</w:t>
      </w:r>
    </w:p>
    <w:p w14:paraId="4C50829E" w14:textId="77777777" w:rsidR="00AF779A" w:rsidRPr="00D516D6" w:rsidRDefault="00AF779A">
      <w:pPr>
        <w:pStyle w:val="Textoindependiente"/>
        <w:rPr>
          <w:rFonts w:ascii="Calibri"/>
          <w:sz w:val="22"/>
          <w:lang w:val="en-GB"/>
        </w:rPr>
      </w:pPr>
    </w:p>
    <w:p w14:paraId="47AFD338" w14:textId="77777777" w:rsidR="00AF779A" w:rsidRPr="00D516D6" w:rsidRDefault="00AF779A">
      <w:pPr>
        <w:pStyle w:val="Textoindependiente"/>
        <w:rPr>
          <w:rFonts w:ascii="Calibri"/>
          <w:lang w:val="en-GB"/>
        </w:rPr>
      </w:pPr>
    </w:p>
    <w:p w14:paraId="3F46F3CB" w14:textId="77777777" w:rsidR="00AF779A" w:rsidRPr="00D516D6" w:rsidRDefault="00E9277B">
      <w:pPr>
        <w:pStyle w:val="Prrafodelista"/>
        <w:numPr>
          <w:ilvl w:val="0"/>
          <w:numId w:val="4"/>
        </w:numPr>
        <w:tabs>
          <w:tab w:val="left" w:pos="615"/>
        </w:tabs>
        <w:jc w:val="left"/>
        <w:rPr>
          <w:sz w:val="20"/>
          <w:lang w:val="en-GB"/>
        </w:rPr>
      </w:pPr>
      <w:r w:rsidRPr="00D516D6">
        <w:rPr>
          <w:spacing w:val="-2"/>
          <w:w w:val="95"/>
          <w:sz w:val="20"/>
          <w:lang w:val="en-GB"/>
        </w:rPr>
        <w:t>Register</w:t>
      </w:r>
      <w:r w:rsidRPr="00D516D6">
        <w:rPr>
          <w:spacing w:val="-3"/>
          <w:sz w:val="20"/>
          <w:lang w:val="en-GB"/>
        </w:rPr>
        <w:t xml:space="preserve"> </w:t>
      </w:r>
      <w:r w:rsidRPr="00D516D6">
        <w:rPr>
          <w:spacing w:val="-2"/>
          <w:w w:val="95"/>
          <w:sz w:val="20"/>
          <w:lang w:val="en-GB"/>
        </w:rPr>
        <w:t>the</w:t>
      </w:r>
      <w:r w:rsidRPr="00D516D6">
        <w:rPr>
          <w:spacing w:val="-2"/>
          <w:sz w:val="20"/>
          <w:lang w:val="en-GB"/>
        </w:rPr>
        <w:t xml:space="preserve"> </w:t>
      </w:r>
      <w:proofErr w:type="spellStart"/>
      <w:r w:rsidRPr="00D516D6">
        <w:rPr>
          <w:spacing w:val="-2"/>
          <w:w w:val="95"/>
          <w:sz w:val="20"/>
          <w:lang w:val="en-GB"/>
        </w:rPr>
        <w:t>Torddis</w:t>
      </w:r>
      <w:proofErr w:type="spellEnd"/>
      <w:r w:rsidRPr="00D516D6">
        <w:rPr>
          <w:spacing w:val="-2"/>
          <w:sz w:val="20"/>
          <w:lang w:val="en-GB"/>
        </w:rPr>
        <w:t xml:space="preserve"> </w:t>
      </w:r>
      <w:r w:rsidRPr="00D516D6">
        <w:rPr>
          <w:spacing w:val="-2"/>
          <w:w w:val="95"/>
          <w:sz w:val="20"/>
          <w:lang w:val="en-GB"/>
        </w:rPr>
        <w:t>device</w:t>
      </w:r>
      <w:r w:rsidRPr="00D516D6">
        <w:rPr>
          <w:spacing w:val="-2"/>
          <w:sz w:val="20"/>
          <w:lang w:val="en-GB"/>
        </w:rPr>
        <w:t xml:space="preserve"> </w:t>
      </w:r>
      <w:r w:rsidRPr="00D516D6">
        <w:rPr>
          <w:spacing w:val="-2"/>
          <w:w w:val="95"/>
          <w:sz w:val="20"/>
          <w:lang w:val="en-GB"/>
        </w:rPr>
        <w:t>with</w:t>
      </w:r>
      <w:r w:rsidRPr="00D516D6">
        <w:rPr>
          <w:spacing w:val="-2"/>
          <w:sz w:val="20"/>
          <w:lang w:val="en-GB"/>
        </w:rPr>
        <w:t xml:space="preserve"> </w:t>
      </w:r>
      <w:r w:rsidRPr="00D516D6">
        <w:rPr>
          <w:spacing w:val="-2"/>
          <w:w w:val="95"/>
          <w:sz w:val="20"/>
          <w:lang w:val="en-GB"/>
        </w:rPr>
        <w:t>the</w:t>
      </w:r>
      <w:r w:rsidRPr="00D516D6">
        <w:rPr>
          <w:spacing w:val="-2"/>
          <w:sz w:val="20"/>
          <w:lang w:val="en-GB"/>
        </w:rPr>
        <w:t xml:space="preserve"> </w:t>
      </w:r>
      <w:r w:rsidRPr="00D516D6">
        <w:rPr>
          <w:spacing w:val="-2"/>
          <w:w w:val="95"/>
          <w:sz w:val="20"/>
          <w:lang w:val="en-GB"/>
        </w:rPr>
        <w:t>mobile</w:t>
      </w:r>
      <w:r w:rsidRPr="00D516D6">
        <w:rPr>
          <w:spacing w:val="-2"/>
          <w:sz w:val="20"/>
          <w:lang w:val="en-GB"/>
        </w:rPr>
        <w:t xml:space="preserve"> </w:t>
      </w:r>
      <w:r w:rsidRPr="00D516D6">
        <w:rPr>
          <w:spacing w:val="-2"/>
          <w:w w:val="95"/>
          <w:sz w:val="20"/>
          <w:lang w:val="en-GB"/>
        </w:rPr>
        <w:t>application</w:t>
      </w:r>
      <w:r w:rsidRPr="00D516D6">
        <w:rPr>
          <w:spacing w:val="-3"/>
          <w:sz w:val="20"/>
          <w:lang w:val="en-GB"/>
        </w:rPr>
        <w:t xml:space="preserve"> </w:t>
      </w:r>
      <w:r w:rsidRPr="00D516D6">
        <w:rPr>
          <w:spacing w:val="-2"/>
          <w:w w:val="95"/>
          <w:sz w:val="20"/>
          <w:lang w:val="en-GB"/>
        </w:rPr>
        <w:t>using</w:t>
      </w:r>
      <w:r w:rsidRPr="00D516D6">
        <w:rPr>
          <w:spacing w:val="-2"/>
          <w:sz w:val="20"/>
          <w:lang w:val="en-GB"/>
        </w:rPr>
        <w:t xml:space="preserve"> </w:t>
      </w:r>
      <w:r w:rsidRPr="00D516D6">
        <w:rPr>
          <w:spacing w:val="-2"/>
          <w:w w:val="95"/>
          <w:sz w:val="20"/>
          <w:lang w:val="en-GB"/>
        </w:rPr>
        <w:t>the</w:t>
      </w:r>
      <w:r w:rsidRPr="00D516D6">
        <w:rPr>
          <w:spacing w:val="-2"/>
          <w:sz w:val="20"/>
          <w:lang w:val="en-GB"/>
        </w:rPr>
        <w:t xml:space="preserve"> </w:t>
      </w:r>
      <w:r w:rsidRPr="00D516D6">
        <w:rPr>
          <w:spacing w:val="-2"/>
          <w:w w:val="95"/>
          <w:sz w:val="20"/>
          <w:lang w:val="en-GB"/>
        </w:rPr>
        <w:t>IP</w:t>
      </w:r>
      <w:r w:rsidRPr="00D516D6">
        <w:rPr>
          <w:spacing w:val="-2"/>
          <w:sz w:val="20"/>
          <w:lang w:val="en-GB"/>
        </w:rPr>
        <w:t xml:space="preserve"> </w:t>
      </w:r>
      <w:r w:rsidRPr="00D516D6">
        <w:rPr>
          <w:spacing w:val="-2"/>
          <w:w w:val="95"/>
          <w:sz w:val="20"/>
          <w:lang w:val="en-GB"/>
        </w:rPr>
        <w:t>address</w:t>
      </w:r>
      <w:r w:rsidRPr="00D516D6">
        <w:rPr>
          <w:spacing w:val="-2"/>
          <w:sz w:val="20"/>
          <w:lang w:val="en-GB"/>
        </w:rPr>
        <w:t xml:space="preserve"> </w:t>
      </w:r>
      <w:r w:rsidRPr="00D516D6">
        <w:rPr>
          <w:spacing w:val="-2"/>
          <w:w w:val="95"/>
          <w:sz w:val="20"/>
          <w:lang w:val="en-GB"/>
        </w:rPr>
        <w:t>provided</w:t>
      </w:r>
      <w:r w:rsidRPr="00D516D6">
        <w:rPr>
          <w:spacing w:val="-2"/>
          <w:sz w:val="20"/>
          <w:lang w:val="en-GB"/>
        </w:rPr>
        <w:t xml:space="preserve"> </w:t>
      </w:r>
      <w:r w:rsidRPr="00D516D6">
        <w:rPr>
          <w:spacing w:val="-2"/>
          <w:w w:val="95"/>
          <w:sz w:val="20"/>
          <w:lang w:val="en-GB"/>
        </w:rPr>
        <w:t>on</w:t>
      </w:r>
      <w:r w:rsidRPr="00D516D6">
        <w:rPr>
          <w:spacing w:val="-2"/>
          <w:sz w:val="20"/>
          <w:lang w:val="en-GB"/>
        </w:rPr>
        <w:t xml:space="preserve"> </w:t>
      </w:r>
      <w:r w:rsidRPr="00D516D6">
        <w:rPr>
          <w:spacing w:val="-2"/>
          <w:w w:val="95"/>
          <w:sz w:val="20"/>
          <w:lang w:val="en-GB"/>
        </w:rPr>
        <w:t>a</w:t>
      </w:r>
      <w:r w:rsidRPr="00D516D6">
        <w:rPr>
          <w:spacing w:val="-3"/>
          <w:sz w:val="20"/>
          <w:lang w:val="en-GB"/>
        </w:rPr>
        <w:t xml:space="preserve"> </w:t>
      </w:r>
      <w:r w:rsidRPr="00D516D6">
        <w:rPr>
          <w:spacing w:val="-2"/>
          <w:w w:val="95"/>
          <w:sz w:val="20"/>
          <w:lang w:val="en-GB"/>
        </w:rPr>
        <w:t>label</w:t>
      </w:r>
      <w:r w:rsidRPr="00D516D6">
        <w:rPr>
          <w:spacing w:val="-2"/>
          <w:sz w:val="20"/>
          <w:lang w:val="en-GB"/>
        </w:rPr>
        <w:t xml:space="preserve"> </w:t>
      </w:r>
      <w:r w:rsidRPr="00D516D6">
        <w:rPr>
          <w:spacing w:val="-2"/>
          <w:w w:val="95"/>
          <w:sz w:val="20"/>
          <w:lang w:val="en-GB"/>
        </w:rPr>
        <w:t>on</w:t>
      </w:r>
      <w:r w:rsidRPr="00D516D6">
        <w:rPr>
          <w:spacing w:val="-2"/>
          <w:sz w:val="20"/>
          <w:lang w:val="en-GB"/>
        </w:rPr>
        <w:t xml:space="preserve"> </w:t>
      </w:r>
      <w:r w:rsidRPr="00D516D6">
        <w:rPr>
          <w:spacing w:val="-2"/>
          <w:w w:val="95"/>
          <w:sz w:val="20"/>
          <w:lang w:val="en-GB"/>
        </w:rPr>
        <w:t>the</w:t>
      </w:r>
      <w:r w:rsidRPr="00D516D6">
        <w:rPr>
          <w:spacing w:val="-2"/>
          <w:sz w:val="20"/>
          <w:lang w:val="en-GB"/>
        </w:rPr>
        <w:t xml:space="preserve"> </w:t>
      </w:r>
      <w:r w:rsidRPr="00D516D6">
        <w:rPr>
          <w:spacing w:val="-2"/>
          <w:w w:val="95"/>
          <w:sz w:val="20"/>
          <w:lang w:val="en-GB"/>
        </w:rPr>
        <w:t>device.</w:t>
      </w:r>
    </w:p>
    <w:p w14:paraId="20039488" w14:textId="77777777" w:rsidR="00AF779A" w:rsidRPr="00D516D6" w:rsidRDefault="00E9277B">
      <w:pPr>
        <w:pStyle w:val="Prrafodelista"/>
        <w:numPr>
          <w:ilvl w:val="0"/>
          <w:numId w:val="4"/>
        </w:numPr>
        <w:tabs>
          <w:tab w:val="left" w:pos="615"/>
        </w:tabs>
        <w:spacing w:before="29"/>
        <w:jc w:val="left"/>
        <w:rPr>
          <w:sz w:val="20"/>
          <w:lang w:val="en-GB"/>
        </w:rPr>
      </w:pPr>
      <w:r w:rsidRPr="00D516D6">
        <w:rPr>
          <w:w w:val="90"/>
          <w:sz w:val="20"/>
          <w:lang w:val="en-GB"/>
        </w:rPr>
        <w:t>Perform</w:t>
      </w:r>
      <w:r w:rsidRPr="00D516D6">
        <w:rPr>
          <w:spacing w:val="7"/>
          <w:sz w:val="20"/>
          <w:lang w:val="en-GB"/>
        </w:rPr>
        <w:t xml:space="preserve"> </w:t>
      </w:r>
      <w:r w:rsidRPr="00D516D6">
        <w:rPr>
          <w:w w:val="90"/>
          <w:sz w:val="20"/>
          <w:lang w:val="en-GB"/>
        </w:rPr>
        <w:t>facial</w:t>
      </w:r>
      <w:r w:rsidRPr="00D516D6">
        <w:rPr>
          <w:spacing w:val="7"/>
          <w:sz w:val="20"/>
          <w:lang w:val="en-GB"/>
        </w:rPr>
        <w:t xml:space="preserve"> </w:t>
      </w:r>
      <w:r w:rsidRPr="00D516D6">
        <w:rPr>
          <w:w w:val="90"/>
          <w:sz w:val="20"/>
          <w:lang w:val="en-GB"/>
        </w:rPr>
        <w:t>training</w:t>
      </w:r>
      <w:r w:rsidRPr="00D516D6">
        <w:rPr>
          <w:spacing w:val="8"/>
          <w:sz w:val="20"/>
          <w:lang w:val="en-GB"/>
        </w:rPr>
        <w:t xml:space="preserve"> </w:t>
      </w:r>
      <w:r w:rsidRPr="00D516D6">
        <w:rPr>
          <w:w w:val="90"/>
          <w:sz w:val="20"/>
          <w:lang w:val="en-GB"/>
        </w:rPr>
        <w:t>for</w:t>
      </w:r>
      <w:r w:rsidRPr="00D516D6">
        <w:rPr>
          <w:spacing w:val="7"/>
          <w:sz w:val="20"/>
          <w:lang w:val="en-GB"/>
        </w:rPr>
        <w:t xml:space="preserve"> </w:t>
      </w:r>
      <w:r w:rsidRPr="00D516D6">
        <w:rPr>
          <w:w w:val="90"/>
          <w:sz w:val="20"/>
          <w:lang w:val="en-GB"/>
        </w:rPr>
        <w:t>the</w:t>
      </w:r>
      <w:r w:rsidRPr="00D516D6">
        <w:rPr>
          <w:spacing w:val="7"/>
          <w:sz w:val="20"/>
          <w:lang w:val="en-GB"/>
        </w:rPr>
        <w:t xml:space="preserve"> </w:t>
      </w:r>
      <w:r w:rsidRPr="00D516D6">
        <w:rPr>
          <w:w w:val="90"/>
          <w:sz w:val="20"/>
          <w:lang w:val="en-GB"/>
        </w:rPr>
        <w:t>registered</w:t>
      </w:r>
      <w:r w:rsidRPr="00D516D6">
        <w:rPr>
          <w:spacing w:val="8"/>
          <w:sz w:val="20"/>
          <w:lang w:val="en-GB"/>
        </w:rPr>
        <w:t xml:space="preserve"> </w:t>
      </w:r>
      <w:r w:rsidRPr="00D516D6">
        <w:rPr>
          <w:spacing w:val="-2"/>
          <w:w w:val="90"/>
          <w:sz w:val="20"/>
          <w:lang w:val="en-GB"/>
        </w:rPr>
        <w:t>child.</w:t>
      </w:r>
    </w:p>
    <w:p w14:paraId="4465DA75" w14:textId="77777777" w:rsidR="00AF779A" w:rsidRPr="00D516D6" w:rsidRDefault="00E9277B">
      <w:pPr>
        <w:pStyle w:val="Prrafodelista"/>
        <w:numPr>
          <w:ilvl w:val="0"/>
          <w:numId w:val="4"/>
        </w:numPr>
        <w:tabs>
          <w:tab w:val="left" w:pos="615"/>
        </w:tabs>
        <w:spacing w:before="29"/>
        <w:jc w:val="left"/>
        <w:rPr>
          <w:sz w:val="20"/>
          <w:lang w:val="en-GB"/>
        </w:rPr>
      </w:pPr>
      <w:r w:rsidRPr="00D516D6">
        <w:rPr>
          <w:w w:val="90"/>
          <w:sz w:val="20"/>
          <w:lang w:val="en-GB"/>
        </w:rPr>
        <w:t>Enable</w:t>
      </w:r>
      <w:r w:rsidRPr="00D516D6">
        <w:rPr>
          <w:spacing w:val="5"/>
          <w:sz w:val="20"/>
          <w:lang w:val="en-GB"/>
        </w:rPr>
        <w:t xml:space="preserve"> </w:t>
      </w:r>
      <w:r w:rsidRPr="00D516D6">
        <w:rPr>
          <w:w w:val="90"/>
          <w:sz w:val="20"/>
          <w:lang w:val="en-GB"/>
        </w:rPr>
        <w:t>and/or</w:t>
      </w:r>
      <w:r w:rsidRPr="00D516D6">
        <w:rPr>
          <w:spacing w:val="8"/>
          <w:sz w:val="20"/>
          <w:lang w:val="en-GB"/>
        </w:rPr>
        <w:t xml:space="preserve"> </w:t>
      </w:r>
      <w:r w:rsidRPr="00D516D6">
        <w:rPr>
          <w:w w:val="90"/>
          <w:sz w:val="20"/>
          <w:lang w:val="en-GB"/>
        </w:rPr>
        <w:t>disable</w:t>
      </w:r>
      <w:r w:rsidRPr="00D516D6">
        <w:rPr>
          <w:spacing w:val="8"/>
          <w:sz w:val="20"/>
          <w:lang w:val="en-GB"/>
        </w:rPr>
        <w:t xml:space="preserve"> </w:t>
      </w:r>
      <w:r w:rsidRPr="00D516D6">
        <w:rPr>
          <w:w w:val="90"/>
          <w:sz w:val="20"/>
          <w:lang w:val="en-GB"/>
        </w:rPr>
        <w:t>the</w:t>
      </w:r>
      <w:r w:rsidRPr="00D516D6">
        <w:rPr>
          <w:spacing w:val="8"/>
          <w:sz w:val="20"/>
          <w:lang w:val="en-GB"/>
        </w:rPr>
        <w:t xml:space="preserve"> </w:t>
      </w:r>
      <w:r w:rsidRPr="00D516D6">
        <w:rPr>
          <w:w w:val="90"/>
          <w:sz w:val="20"/>
          <w:lang w:val="en-GB"/>
        </w:rPr>
        <w:t>objects</w:t>
      </w:r>
      <w:r w:rsidRPr="00D516D6">
        <w:rPr>
          <w:spacing w:val="8"/>
          <w:sz w:val="20"/>
          <w:lang w:val="en-GB"/>
        </w:rPr>
        <w:t xml:space="preserve"> </w:t>
      </w:r>
      <w:r w:rsidRPr="00D516D6">
        <w:rPr>
          <w:w w:val="90"/>
          <w:sz w:val="20"/>
          <w:lang w:val="en-GB"/>
        </w:rPr>
        <w:t>to</w:t>
      </w:r>
      <w:r w:rsidRPr="00D516D6">
        <w:rPr>
          <w:spacing w:val="8"/>
          <w:sz w:val="20"/>
          <w:lang w:val="en-GB"/>
        </w:rPr>
        <w:t xml:space="preserve"> </w:t>
      </w:r>
      <w:r w:rsidRPr="00D516D6">
        <w:rPr>
          <w:w w:val="90"/>
          <w:sz w:val="20"/>
          <w:lang w:val="en-GB"/>
        </w:rPr>
        <w:t>be</w:t>
      </w:r>
      <w:r w:rsidRPr="00D516D6">
        <w:rPr>
          <w:spacing w:val="8"/>
          <w:sz w:val="20"/>
          <w:lang w:val="en-GB"/>
        </w:rPr>
        <w:t xml:space="preserve"> </w:t>
      </w:r>
      <w:r w:rsidRPr="00D516D6">
        <w:rPr>
          <w:w w:val="90"/>
          <w:sz w:val="20"/>
          <w:lang w:val="en-GB"/>
        </w:rPr>
        <w:t>monitored</w:t>
      </w:r>
      <w:r w:rsidRPr="00D516D6">
        <w:rPr>
          <w:spacing w:val="8"/>
          <w:sz w:val="20"/>
          <w:lang w:val="en-GB"/>
        </w:rPr>
        <w:t xml:space="preserve"> </w:t>
      </w:r>
      <w:r w:rsidRPr="00D516D6">
        <w:rPr>
          <w:w w:val="90"/>
          <w:sz w:val="20"/>
          <w:lang w:val="en-GB"/>
        </w:rPr>
        <w:t>in</w:t>
      </w:r>
      <w:r w:rsidRPr="00D516D6">
        <w:rPr>
          <w:spacing w:val="8"/>
          <w:sz w:val="20"/>
          <w:lang w:val="en-GB"/>
        </w:rPr>
        <w:t xml:space="preserve"> </w:t>
      </w:r>
      <w:r w:rsidRPr="00D516D6">
        <w:rPr>
          <w:w w:val="90"/>
          <w:sz w:val="20"/>
          <w:lang w:val="en-GB"/>
        </w:rPr>
        <w:t>the</w:t>
      </w:r>
      <w:r w:rsidRPr="00D516D6">
        <w:rPr>
          <w:spacing w:val="8"/>
          <w:sz w:val="20"/>
          <w:lang w:val="en-GB"/>
        </w:rPr>
        <w:t xml:space="preserve"> </w:t>
      </w:r>
      <w:r w:rsidRPr="00D516D6">
        <w:rPr>
          <w:w w:val="90"/>
          <w:sz w:val="20"/>
          <w:lang w:val="en-GB"/>
        </w:rPr>
        <w:t>objects</w:t>
      </w:r>
      <w:r w:rsidRPr="00D516D6">
        <w:rPr>
          <w:spacing w:val="8"/>
          <w:sz w:val="20"/>
          <w:lang w:val="en-GB"/>
        </w:rPr>
        <w:t xml:space="preserve"> </w:t>
      </w:r>
      <w:r w:rsidRPr="00D516D6">
        <w:rPr>
          <w:w w:val="90"/>
          <w:sz w:val="20"/>
          <w:lang w:val="en-GB"/>
        </w:rPr>
        <w:t>section</w:t>
      </w:r>
      <w:r w:rsidRPr="00D516D6">
        <w:rPr>
          <w:spacing w:val="8"/>
          <w:sz w:val="20"/>
          <w:lang w:val="en-GB"/>
        </w:rPr>
        <w:t xml:space="preserve"> </w:t>
      </w:r>
      <w:r w:rsidRPr="00D516D6">
        <w:rPr>
          <w:w w:val="90"/>
          <w:sz w:val="20"/>
          <w:lang w:val="en-GB"/>
        </w:rPr>
        <w:t>of</w:t>
      </w:r>
      <w:r w:rsidRPr="00D516D6">
        <w:rPr>
          <w:spacing w:val="8"/>
          <w:sz w:val="20"/>
          <w:lang w:val="en-GB"/>
        </w:rPr>
        <w:t xml:space="preserve"> </w:t>
      </w:r>
      <w:r w:rsidRPr="00D516D6">
        <w:rPr>
          <w:w w:val="90"/>
          <w:sz w:val="20"/>
          <w:lang w:val="en-GB"/>
        </w:rPr>
        <w:t>the</w:t>
      </w:r>
      <w:r w:rsidRPr="00D516D6">
        <w:rPr>
          <w:spacing w:val="8"/>
          <w:sz w:val="20"/>
          <w:lang w:val="en-GB"/>
        </w:rPr>
        <w:t xml:space="preserve"> </w:t>
      </w:r>
      <w:r w:rsidRPr="00D516D6">
        <w:rPr>
          <w:w w:val="90"/>
          <w:sz w:val="20"/>
          <w:lang w:val="en-GB"/>
        </w:rPr>
        <w:t>mobile</w:t>
      </w:r>
      <w:r w:rsidRPr="00D516D6">
        <w:rPr>
          <w:spacing w:val="8"/>
          <w:sz w:val="20"/>
          <w:lang w:val="en-GB"/>
        </w:rPr>
        <w:t xml:space="preserve"> </w:t>
      </w:r>
      <w:r w:rsidRPr="00D516D6">
        <w:rPr>
          <w:spacing w:val="-2"/>
          <w:w w:val="90"/>
          <w:sz w:val="20"/>
          <w:lang w:val="en-GB"/>
        </w:rPr>
        <w:t>application.</w:t>
      </w:r>
    </w:p>
    <w:p w14:paraId="127A8510" w14:textId="77777777" w:rsidR="00AF779A" w:rsidRPr="00D516D6" w:rsidRDefault="00E9277B">
      <w:pPr>
        <w:pStyle w:val="Prrafodelista"/>
        <w:numPr>
          <w:ilvl w:val="0"/>
          <w:numId w:val="4"/>
        </w:numPr>
        <w:tabs>
          <w:tab w:val="left" w:pos="615"/>
        </w:tabs>
        <w:spacing w:before="28"/>
        <w:jc w:val="left"/>
        <w:rPr>
          <w:sz w:val="20"/>
          <w:lang w:val="en-GB"/>
        </w:rPr>
      </w:pPr>
      <w:r w:rsidRPr="00D516D6">
        <w:rPr>
          <w:w w:val="95"/>
          <w:sz w:val="20"/>
          <w:lang w:val="en-GB"/>
        </w:rPr>
        <w:t>Assign</w:t>
      </w:r>
      <w:r w:rsidRPr="00D516D6">
        <w:rPr>
          <w:spacing w:val="-8"/>
          <w:w w:val="95"/>
          <w:sz w:val="20"/>
          <w:lang w:val="en-GB"/>
        </w:rPr>
        <w:t xml:space="preserve"> </w:t>
      </w:r>
      <w:r w:rsidRPr="00D516D6">
        <w:rPr>
          <w:w w:val="95"/>
          <w:sz w:val="20"/>
          <w:lang w:val="en-GB"/>
        </w:rPr>
        <w:t>a</w:t>
      </w:r>
      <w:r w:rsidRPr="00D516D6">
        <w:rPr>
          <w:spacing w:val="-5"/>
          <w:w w:val="95"/>
          <w:sz w:val="20"/>
          <w:lang w:val="en-GB"/>
        </w:rPr>
        <w:t xml:space="preserve"> </w:t>
      </w:r>
      <w:r w:rsidRPr="00D516D6">
        <w:rPr>
          <w:w w:val="95"/>
          <w:sz w:val="20"/>
          <w:lang w:val="en-GB"/>
        </w:rPr>
        <w:t>task</w:t>
      </w:r>
      <w:r w:rsidRPr="00D516D6">
        <w:rPr>
          <w:spacing w:val="-5"/>
          <w:w w:val="95"/>
          <w:sz w:val="20"/>
          <w:lang w:val="en-GB"/>
        </w:rPr>
        <w:t xml:space="preserve"> </w:t>
      </w:r>
      <w:r w:rsidRPr="00D516D6">
        <w:rPr>
          <w:w w:val="95"/>
          <w:sz w:val="20"/>
          <w:lang w:val="en-GB"/>
        </w:rPr>
        <w:t>to</w:t>
      </w:r>
      <w:r w:rsidRPr="00D516D6">
        <w:rPr>
          <w:spacing w:val="-5"/>
          <w:w w:val="95"/>
          <w:sz w:val="20"/>
          <w:lang w:val="en-GB"/>
        </w:rPr>
        <w:t xml:space="preserve"> </w:t>
      </w:r>
      <w:r w:rsidRPr="00D516D6">
        <w:rPr>
          <w:w w:val="95"/>
          <w:sz w:val="20"/>
          <w:lang w:val="en-GB"/>
        </w:rPr>
        <w:t>the</w:t>
      </w:r>
      <w:r w:rsidRPr="00D516D6">
        <w:rPr>
          <w:spacing w:val="-5"/>
          <w:w w:val="95"/>
          <w:sz w:val="20"/>
          <w:lang w:val="en-GB"/>
        </w:rPr>
        <w:t xml:space="preserve"> </w:t>
      </w:r>
      <w:r w:rsidRPr="00D516D6">
        <w:rPr>
          <w:w w:val="95"/>
          <w:sz w:val="20"/>
          <w:lang w:val="en-GB"/>
        </w:rPr>
        <w:t>child</w:t>
      </w:r>
      <w:r w:rsidRPr="00D516D6">
        <w:rPr>
          <w:spacing w:val="-6"/>
          <w:w w:val="95"/>
          <w:sz w:val="20"/>
          <w:lang w:val="en-GB"/>
        </w:rPr>
        <w:t xml:space="preserve"> </w:t>
      </w:r>
      <w:r w:rsidRPr="00D516D6">
        <w:rPr>
          <w:w w:val="95"/>
          <w:sz w:val="20"/>
          <w:lang w:val="en-GB"/>
        </w:rPr>
        <w:t>while</w:t>
      </w:r>
      <w:r w:rsidRPr="00D516D6">
        <w:rPr>
          <w:spacing w:val="-5"/>
          <w:w w:val="95"/>
          <w:sz w:val="20"/>
          <w:lang w:val="en-GB"/>
        </w:rPr>
        <w:t xml:space="preserve"> </w:t>
      </w:r>
      <w:r w:rsidRPr="00D516D6">
        <w:rPr>
          <w:w w:val="95"/>
          <w:sz w:val="20"/>
          <w:lang w:val="en-GB"/>
        </w:rPr>
        <w:t>being</w:t>
      </w:r>
      <w:r w:rsidRPr="00D516D6">
        <w:rPr>
          <w:spacing w:val="-5"/>
          <w:w w:val="95"/>
          <w:sz w:val="20"/>
          <w:lang w:val="en-GB"/>
        </w:rPr>
        <w:t xml:space="preserve"> </w:t>
      </w:r>
      <w:r w:rsidRPr="00D516D6">
        <w:rPr>
          <w:w w:val="95"/>
          <w:sz w:val="20"/>
          <w:lang w:val="en-GB"/>
        </w:rPr>
        <w:t>monitored</w:t>
      </w:r>
      <w:r w:rsidRPr="00D516D6">
        <w:rPr>
          <w:spacing w:val="-5"/>
          <w:w w:val="95"/>
          <w:sz w:val="20"/>
          <w:lang w:val="en-GB"/>
        </w:rPr>
        <w:t xml:space="preserve"> </w:t>
      </w:r>
      <w:r w:rsidRPr="00D516D6">
        <w:rPr>
          <w:w w:val="95"/>
          <w:sz w:val="20"/>
          <w:lang w:val="en-GB"/>
        </w:rPr>
        <w:t>by</w:t>
      </w:r>
      <w:r w:rsidRPr="00D516D6">
        <w:rPr>
          <w:spacing w:val="-5"/>
          <w:w w:val="95"/>
          <w:sz w:val="20"/>
          <w:lang w:val="en-GB"/>
        </w:rPr>
        <w:t xml:space="preserve"> </w:t>
      </w:r>
      <w:r w:rsidRPr="00D516D6">
        <w:rPr>
          <w:w w:val="95"/>
          <w:sz w:val="20"/>
          <w:lang w:val="en-GB"/>
        </w:rPr>
        <w:t>the</w:t>
      </w:r>
      <w:r w:rsidRPr="00D516D6">
        <w:rPr>
          <w:spacing w:val="-6"/>
          <w:w w:val="95"/>
          <w:sz w:val="20"/>
          <w:lang w:val="en-GB"/>
        </w:rPr>
        <w:t xml:space="preserve"> </w:t>
      </w:r>
      <w:proofErr w:type="spellStart"/>
      <w:r w:rsidRPr="00D516D6">
        <w:rPr>
          <w:w w:val="95"/>
          <w:sz w:val="20"/>
          <w:lang w:val="en-GB"/>
        </w:rPr>
        <w:t>Torddis</w:t>
      </w:r>
      <w:proofErr w:type="spellEnd"/>
      <w:r w:rsidRPr="00D516D6">
        <w:rPr>
          <w:spacing w:val="-5"/>
          <w:w w:val="95"/>
          <w:sz w:val="20"/>
          <w:lang w:val="en-GB"/>
        </w:rPr>
        <w:t xml:space="preserve"> </w:t>
      </w:r>
      <w:r w:rsidRPr="00D516D6">
        <w:rPr>
          <w:w w:val="95"/>
          <w:sz w:val="20"/>
          <w:lang w:val="en-GB"/>
        </w:rPr>
        <w:t>device:</w:t>
      </w:r>
      <w:r w:rsidRPr="00D516D6">
        <w:rPr>
          <w:spacing w:val="-5"/>
          <w:w w:val="95"/>
          <w:sz w:val="20"/>
          <w:lang w:val="en-GB"/>
        </w:rPr>
        <w:t xml:space="preserve"> </w:t>
      </w:r>
      <w:r w:rsidRPr="00D516D6">
        <w:rPr>
          <w:w w:val="95"/>
          <w:sz w:val="20"/>
          <w:lang w:val="en-GB"/>
        </w:rPr>
        <w:t>colour</w:t>
      </w:r>
      <w:r w:rsidRPr="00D516D6">
        <w:rPr>
          <w:spacing w:val="-5"/>
          <w:w w:val="95"/>
          <w:sz w:val="20"/>
          <w:lang w:val="en-GB"/>
        </w:rPr>
        <w:t xml:space="preserve"> </w:t>
      </w:r>
      <w:r w:rsidRPr="00D516D6">
        <w:rPr>
          <w:w w:val="95"/>
          <w:sz w:val="20"/>
          <w:lang w:val="en-GB"/>
        </w:rPr>
        <w:t>a</w:t>
      </w:r>
      <w:r w:rsidRPr="00D516D6">
        <w:rPr>
          <w:spacing w:val="-5"/>
          <w:w w:val="95"/>
          <w:sz w:val="20"/>
          <w:lang w:val="en-GB"/>
        </w:rPr>
        <w:t xml:space="preserve"> </w:t>
      </w:r>
      <w:r w:rsidRPr="00D516D6">
        <w:rPr>
          <w:spacing w:val="-2"/>
          <w:w w:val="95"/>
          <w:sz w:val="20"/>
          <w:lang w:val="en-GB"/>
        </w:rPr>
        <w:t>mandala.</w:t>
      </w:r>
    </w:p>
    <w:p w14:paraId="014F6007" w14:textId="77777777" w:rsidR="00AF779A" w:rsidRPr="00D516D6" w:rsidRDefault="00E9277B">
      <w:pPr>
        <w:pStyle w:val="Prrafodelista"/>
        <w:numPr>
          <w:ilvl w:val="0"/>
          <w:numId w:val="4"/>
        </w:numPr>
        <w:tabs>
          <w:tab w:val="left" w:pos="615"/>
        </w:tabs>
        <w:spacing w:before="29"/>
        <w:jc w:val="left"/>
        <w:rPr>
          <w:sz w:val="20"/>
          <w:lang w:val="en-GB"/>
        </w:rPr>
      </w:pPr>
      <w:r w:rsidRPr="00D516D6">
        <w:rPr>
          <w:w w:val="90"/>
          <w:sz w:val="20"/>
          <w:lang w:val="en-GB"/>
        </w:rPr>
        <w:t>Activate</w:t>
      </w:r>
      <w:r w:rsidRPr="00D516D6">
        <w:rPr>
          <w:spacing w:val="11"/>
          <w:sz w:val="20"/>
          <w:lang w:val="en-GB"/>
        </w:rPr>
        <w:t xml:space="preserve"> </w:t>
      </w:r>
      <w:r w:rsidRPr="00D516D6">
        <w:rPr>
          <w:w w:val="90"/>
          <w:sz w:val="20"/>
          <w:lang w:val="en-GB"/>
        </w:rPr>
        <w:t>the</w:t>
      </w:r>
      <w:r w:rsidRPr="00D516D6">
        <w:rPr>
          <w:spacing w:val="12"/>
          <w:sz w:val="20"/>
          <w:lang w:val="en-GB"/>
        </w:rPr>
        <w:t xml:space="preserve"> </w:t>
      </w:r>
      <w:r w:rsidRPr="00D516D6">
        <w:rPr>
          <w:w w:val="90"/>
          <w:sz w:val="20"/>
          <w:lang w:val="en-GB"/>
        </w:rPr>
        <w:t>recognition</w:t>
      </w:r>
      <w:r w:rsidRPr="00D516D6">
        <w:rPr>
          <w:spacing w:val="12"/>
          <w:sz w:val="20"/>
          <w:lang w:val="en-GB"/>
        </w:rPr>
        <w:t xml:space="preserve"> </w:t>
      </w:r>
      <w:r w:rsidRPr="00D516D6">
        <w:rPr>
          <w:w w:val="90"/>
          <w:sz w:val="20"/>
          <w:lang w:val="en-GB"/>
        </w:rPr>
        <w:t>of</w:t>
      </w:r>
      <w:r w:rsidRPr="00D516D6">
        <w:rPr>
          <w:spacing w:val="12"/>
          <w:sz w:val="20"/>
          <w:lang w:val="en-GB"/>
        </w:rPr>
        <w:t xml:space="preserve"> </w:t>
      </w:r>
      <w:r w:rsidRPr="00D516D6">
        <w:rPr>
          <w:w w:val="90"/>
          <w:sz w:val="20"/>
          <w:lang w:val="en-GB"/>
        </w:rPr>
        <w:t>each</w:t>
      </w:r>
      <w:r w:rsidRPr="00D516D6">
        <w:rPr>
          <w:spacing w:val="11"/>
          <w:sz w:val="20"/>
          <w:lang w:val="en-GB"/>
        </w:rPr>
        <w:t xml:space="preserve"> </w:t>
      </w:r>
      <w:r w:rsidRPr="00D516D6">
        <w:rPr>
          <w:w w:val="90"/>
          <w:sz w:val="20"/>
          <w:lang w:val="en-GB"/>
        </w:rPr>
        <w:t>distraction</w:t>
      </w:r>
      <w:r w:rsidRPr="00D516D6">
        <w:rPr>
          <w:spacing w:val="12"/>
          <w:sz w:val="20"/>
          <w:lang w:val="en-GB"/>
        </w:rPr>
        <w:t xml:space="preserve"> </w:t>
      </w:r>
      <w:r w:rsidRPr="00D516D6">
        <w:rPr>
          <w:w w:val="90"/>
          <w:sz w:val="20"/>
          <w:lang w:val="en-GB"/>
        </w:rPr>
        <w:t>parameter</w:t>
      </w:r>
      <w:r w:rsidRPr="00D516D6">
        <w:rPr>
          <w:spacing w:val="12"/>
          <w:sz w:val="20"/>
          <w:lang w:val="en-GB"/>
        </w:rPr>
        <w:t xml:space="preserve"> </w:t>
      </w:r>
      <w:r w:rsidRPr="00D516D6">
        <w:rPr>
          <w:w w:val="90"/>
          <w:sz w:val="20"/>
          <w:lang w:val="en-GB"/>
        </w:rPr>
        <w:t>in</w:t>
      </w:r>
      <w:r w:rsidRPr="00D516D6">
        <w:rPr>
          <w:spacing w:val="12"/>
          <w:sz w:val="20"/>
          <w:lang w:val="en-GB"/>
        </w:rPr>
        <w:t xml:space="preserve"> </w:t>
      </w:r>
      <w:r w:rsidRPr="00D516D6">
        <w:rPr>
          <w:w w:val="90"/>
          <w:sz w:val="20"/>
          <w:lang w:val="en-GB"/>
        </w:rPr>
        <w:t>the</w:t>
      </w:r>
      <w:r w:rsidRPr="00D516D6">
        <w:rPr>
          <w:spacing w:val="12"/>
          <w:sz w:val="20"/>
          <w:lang w:val="en-GB"/>
        </w:rPr>
        <w:t xml:space="preserve"> </w:t>
      </w:r>
      <w:r w:rsidRPr="00D516D6">
        <w:rPr>
          <w:w w:val="90"/>
          <w:sz w:val="20"/>
          <w:lang w:val="en-GB"/>
        </w:rPr>
        <w:t>monitoring</w:t>
      </w:r>
      <w:r w:rsidRPr="00D516D6">
        <w:rPr>
          <w:spacing w:val="11"/>
          <w:sz w:val="20"/>
          <w:lang w:val="en-GB"/>
        </w:rPr>
        <w:t xml:space="preserve"> </w:t>
      </w:r>
      <w:r w:rsidRPr="00D516D6">
        <w:rPr>
          <w:w w:val="90"/>
          <w:sz w:val="20"/>
          <w:lang w:val="en-GB"/>
        </w:rPr>
        <w:t>section</w:t>
      </w:r>
      <w:r w:rsidRPr="00D516D6">
        <w:rPr>
          <w:spacing w:val="12"/>
          <w:sz w:val="20"/>
          <w:lang w:val="en-GB"/>
        </w:rPr>
        <w:t xml:space="preserve"> </w:t>
      </w:r>
      <w:r w:rsidRPr="00D516D6">
        <w:rPr>
          <w:w w:val="90"/>
          <w:sz w:val="20"/>
          <w:lang w:val="en-GB"/>
        </w:rPr>
        <w:t>of</w:t>
      </w:r>
      <w:r w:rsidRPr="00D516D6">
        <w:rPr>
          <w:spacing w:val="12"/>
          <w:sz w:val="20"/>
          <w:lang w:val="en-GB"/>
        </w:rPr>
        <w:t xml:space="preserve"> </w:t>
      </w:r>
      <w:r w:rsidRPr="00D516D6">
        <w:rPr>
          <w:w w:val="90"/>
          <w:sz w:val="20"/>
          <w:lang w:val="en-GB"/>
        </w:rPr>
        <w:t>the</w:t>
      </w:r>
      <w:r w:rsidRPr="00D516D6">
        <w:rPr>
          <w:spacing w:val="12"/>
          <w:sz w:val="20"/>
          <w:lang w:val="en-GB"/>
        </w:rPr>
        <w:t xml:space="preserve"> </w:t>
      </w:r>
      <w:r w:rsidRPr="00D516D6">
        <w:rPr>
          <w:w w:val="90"/>
          <w:sz w:val="20"/>
          <w:lang w:val="en-GB"/>
        </w:rPr>
        <w:t>mobile</w:t>
      </w:r>
      <w:r w:rsidRPr="00D516D6">
        <w:rPr>
          <w:spacing w:val="11"/>
          <w:sz w:val="20"/>
          <w:lang w:val="en-GB"/>
        </w:rPr>
        <w:t xml:space="preserve"> </w:t>
      </w:r>
      <w:r w:rsidRPr="00D516D6">
        <w:rPr>
          <w:spacing w:val="-2"/>
          <w:w w:val="90"/>
          <w:sz w:val="20"/>
          <w:lang w:val="en-GB"/>
        </w:rPr>
        <w:t>application.</w:t>
      </w:r>
    </w:p>
    <w:p w14:paraId="5D239C45" w14:textId="77777777" w:rsidR="00AF779A" w:rsidRPr="00D516D6" w:rsidRDefault="00E9277B">
      <w:pPr>
        <w:pStyle w:val="Prrafodelista"/>
        <w:numPr>
          <w:ilvl w:val="0"/>
          <w:numId w:val="4"/>
        </w:numPr>
        <w:tabs>
          <w:tab w:val="left" w:pos="615"/>
        </w:tabs>
        <w:spacing w:before="28"/>
        <w:ind w:hanging="349"/>
        <w:jc w:val="left"/>
        <w:rPr>
          <w:sz w:val="20"/>
          <w:lang w:val="en-GB"/>
        </w:rPr>
      </w:pPr>
      <w:r w:rsidRPr="00D516D6">
        <w:rPr>
          <w:w w:val="95"/>
          <w:sz w:val="20"/>
          <w:lang w:val="en-GB"/>
        </w:rPr>
        <w:t>Leave</w:t>
      </w:r>
      <w:r w:rsidRPr="00D516D6">
        <w:rPr>
          <w:spacing w:val="-7"/>
          <w:w w:val="95"/>
          <w:sz w:val="20"/>
          <w:lang w:val="en-GB"/>
        </w:rPr>
        <w:t xml:space="preserve"> </w:t>
      </w:r>
      <w:r w:rsidRPr="00D516D6">
        <w:rPr>
          <w:w w:val="95"/>
          <w:sz w:val="20"/>
          <w:lang w:val="en-GB"/>
        </w:rPr>
        <w:t>the</w:t>
      </w:r>
      <w:r w:rsidRPr="00D516D6">
        <w:rPr>
          <w:spacing w:val="-7"/>
          <w:w w:val="95"/>
          <w:sz w:val="20"/>
          <w:lang w:val="en-GB"/>
        </w:rPr>
        <w:t xml:space="preserve"> </w:t>
      </w:r>
      <w:r w:rsidRPr="00D516D6">
        <w:rPr>
          <w:w w:val="95"/>
          <w:sz w:val="20"/>
          <w:lang w:val="en-GB"/>
        </w:rPr>
        <w:t>child</w:t>
      </w:r>
      <w:r w:rsidRPr="00D516D6">
        <w:rPr>
          <w:spacing w:val="-7"/>
          <w:w w:val="95"/>
          <w:sz w:val="20"/>
          <w:lang w:val="en-GB"/>
        </w:rPr>
        <w:t xml:space="preserve"> </w:t>
      </w:r>
      <w:r w:rsidRPr="00D516D6">
        <w:rPr>
          <w:w w:val="95"/>
          <w:sz w:val="20"/>
          <w:lang w:val="en-GB"/>
        </w:rPr>
        <w:t>alone,</w:t>
      </w:r>
      <w:r w:rsidRPr="00D516D6">
        <w:rPr>
          <w:spacing w:val="-6"/>
          <w:w w:val="95"/>
          <w:sz w:val="20"/>
          <w:lang w:val="en-GB"/>
        </w:rPr>
        <w:t xml:space="preserve"> </w:t>
      </w:r>
      <w:r w:rsidRPr="00D516D6">
        <w:rPr>
          <w:w w:val="95"/>
          <w:sz w:val="20"/>
          <w:lang w:val="en-GB"/>
        </w:rPr>
        <w:t>without</w:t>
      </w:r>
      <w:r w:rsidRPr="00D516D6">
        <w:rPr>
          <w:spacing w:val="-7"/>
          <w:w w:val="95"/>
          <w:sz w:val="20"/>
          <w:lang w:val="en-GB"/>
        </w:rPr>
        <w:t xml:space="preserve"> </w:t>
      </w:r>
      <w:r w:rsidRPr="00D516D6">
        <w:rPr>
          <w:w w:val="95"/>
          <w:sz w:val="20"/>
          <w:lang w:val="en-GB"/>
        </w:rPr>
        <w:t>the</w:t>
      </w:r>
      <w:r w:rsidRPr="00D516D6">
        <w:rPr>
          <w:spacing w:val="-7"/>
          <w:w w:val="95"/>
          <w:sz w:val="20"/>
          <w:lang w:val="en-GB"/>
        </w:rPr>
        <w:t xml:space="preserve"> </w:t>
      </w:r>
      <w:r w:rsidRPr="00D516D6">
        <w:rPr>
          <w:w w:val="95"/>
          <w:sz w:val="20"/>
          <w:lang w:val="en-GB"/>
        </w:rPr>
        <w:t>presence</w:t>
      </w:r>
      <w:r w:rsidRPr="00D516D6">
        <w:rPr>
          <w:spacing w:val="-6"/>
          <w:w w:val="95"/>
          <w:sz w:val="20"/>
          <w:lang w:val="en-GB"/>
        </w:rPr>
        <w:t xml:space="preserve"> </w:t>
      </w:r>
      <w:r w:rsidRPr="00D516D6">
        <w:rPr>
          <w:w w:val="95"/>
          <w:sz w:val="20"/>
          <w:lang w:val="en-GB"/>
        </w:rPr>
        <w:t>of</w:t>
      </w:r>
      <w:r w:rsidRPr="00D516D6">
        <w:rPr>
          <w:spacing w:val="-7"/>
          <w:w w:val="95"/>
          <w:sz w:val="20"/>
          <w:lang w:val="en-GB"/>
        </w:rPr>
        <w:t xml:space="preserve"> </w:t>
      </w:r>
      <w:r w:rsidRPr="00D516D6">
        <w:rPr>
          <w:w w:val="95"/>
          <w:sz w:val="20"/>
          <w:lang w:val="en-GB"/>
        </w:rPr>
        <w:t>an</w:t>
      </w:r>
      <w:r w:rsidRPr="00D516D6">
        <w:rPr>
          <w:spacing w:val="-7"/>
          <w:w w:val="95"/>
          <w:sz w:val="20"/>
          <w:lang w:val="en-GB"/>
        </w:rPr>
        <w:t xml:space="preserve"> </w:t>
      </w:r>
      <w:r w:rsidRPr="00D516D6">
        <w:rPr>
          <w:w w:val="95"/>
          <w:sz w:val="20"/>
          <w:lang w:val="en-GB"/>
        </w:rPr>
        <w:t>adult,</w:t>
      </w:r>
      <w:r w:rsidRPr="00D516D6">
        <w:rPr>
          <w:spacing w:val="-7"/>
          <w:w w:val="95"/>
          <w:sz w:val="20"/>
          <w:lang w:val="en-GB"/>
        </w:rPr>
        <w:t xml:space="preserve"> </w:t>
      </w:r>
      <w:r w:rsidRPr="00D516D6">
        <w:rPr>
          <w:w w:val="95"/>
          <w:sz w:val="20"/>
          <w:lang w:val="en-GB"/>
        </w:rPr>
        <w:t>for</w:t>
      </w:r>
      <w:r w:rsidRPr="00D516D6">
        <w:rPr>
          <w:spacing w:val="-6"/>
          <w:w w:val="95"/>
          <w:sz w:val="20"/>
          <w:lang w:val="en-GB"/>
        </w:rPr>
        <w:t xml:space="preserve"> </w:t>
      </w:r>
      <w:r w:rsidRPr="00D516D6">
        <w:rPr>
          <w:w w:val="95"/>
          <w:sz w:val="20"/>
          <w:lang w:val="en-GB"/>
        </w:rPr>
        <w:t>6</w:t>
      </w:r>
      <w:r w:rsidRPr="00D516D6">
        <w:rPr>
          <w:spacing w:val="-7"/>
          <w:w w:val="95"/>
          <w:sz w:val="20"/>
          <w:lang w:val="en-GB"/>
        </w:rPr>
        <w:t xml:space="preserve"> </w:t>
      </w:r>
      <w:r w:rsidRPr="00D516D6">
        <w:rPr>
          <w:spacing w:val="-2"/>
          <w:w w:val="95"/>
          <w:sz w:val="20"/>
          <w:lang w:val="en-GB"/>
        </w:rPr>
        <w:t>minutes.</w:t>
      </w:r>
    </w:p>
    <w:p w14:paraId="3A2EF7F5" w14:textId="77777777" w:rsidR="00AF779A" w:rsidRPr="00D516D6" w:rsidRDefault="00E9277B">
      <w:pPr>
        <w:pStyle w:val="Prrafodelista"/>
        <w:numPr>
          <w:ilvl w:val="0"/>
          <w:numId w:val="4"/>
        </w:numPr>
        <w:tabs>
          <w:tab w:val="left" w:pos="615"/>
        </w:tabs>
        <w:spacing w:before="29"/>
        <w:ind w:hanging="349"/>
        <w:jc w:val="left"/>
        <w:rPr>
          <w:sz w:val="20"/>
          <w:lang w:val="en-GB"/>
        </w:rPr>
      </w:pPr>
      <w:r w:rsidRPr="00D516D6">
        <w:rPr>
          <w:w w:val="90"/>
          <w:sz w:val="20"/>
          <w:lang w:val="en-GB"/>
        </w:rPr>
        <w:t>Enable</w:t>
      </w:r>
      <w:r w:rsidRPr="00D516D6">
        <w:rPr>
          <w:spacing w:val="7"/>
          <w:sz w:val="20"/>
          <w:lang w:val="en-GB"/>
        </w:rPr>
        <w:t xml:space="preserve"> </w:t>
      </w:r>
      <w:r w:rsidRPr="00D516D6">
        <w:rPr>
          <w:w w:val="90"/>
          <w:sz w:val="20"/>
          <w:lang w:val="en-GB"/>
        </w:rPr>
        <w:t>and/or</w:t>
      </w:r>
      <w:r w:rsidRPr="00D516D6">
        <w:rPr>
          <w:spacing w:val="8"/>
          <w:sz w:val="20"/>
          <w:lang w:val="en-GB"/>
        </w:rPr>
        <w:t xml:space="preserve"> </w:t>
      </w:r>
      <w:r w:rsidRPr="00D516D6">
        <w:rPr>
          <w:w w:val="90"/>
          <w:sz w:val="20"/>
          <w:lang w:val="en-GB"/>
        </w:rPr>
        <w:t>disable</w:t>
      </w:r>
      <w:r w:rsidRPr="00D516D6">
        <w:rPr>
          <w:spacing w:val="8"/>
          <w:sz w:val="20"/>
          <w:lang w:val="en-GB"/>
        </w:rPr>
        <w:t xml:space="preserve"> </w:t>
      </w:r>
      <w:r w:rsidRPr="00D516D6">
        <w:rPr>
          <w:w w:val="90"/>
          <w:sz w:val="20"/>
          <w:lang w:val="en-GB"/>
        </w:rPr>
        <w:t>video</w:t>
      </w:r>
      <w:r w:rsidRPr="00D516D6">
        <w:rPr>
          <w:spacing w:val="8"/>
          <w:sz w:val="20"/>
          <w:lang w:val="en-GB"/>
        </w:rPr>
        <w:t xml:space="preserve"> </w:t>
      </w:r>
      <w:r w:rsidRPr="00D516D6">
        <w:rPr>
          <w:w w:val="90"/>
          <w:sz w:val="20"/>
          <w:lang w:val="en-GB"/>
        </w:rPr>
        <w:t>transmission</w:t>
      </w:r>
      <w:r w:rsidRPr="00D516D6">
        <w:rPr>
          <w:spacing w:val="8"/>
          <w:sz w:val="20"/>
          <w:lang w:val="en-GB"/>
        </w:rPr>
        <w:t xml:space="preserve"> </w:t>
      </w:r>
      <w:r w:rsidRPr="00D516D6">
        <w:rPr>
          <w:w w:val="90"/>
          <w:sz w:val="20"/>
          <w:lang w:val="en-GB"/>
        </w:rPr>
        <w:t>from</w:t>
      </w:r>
      <w:r w:rsidRPr="00D516D6">
        <w:rPr>
          <w:spacing w:val="8"/>
          <w:sz w:val="20"/>
          <w:lang w:val="en-GB"/>
        </w:rPr>
        <w:t xml:space="preserve"> </w:t>
      </w:r>
      <w:r w:rsidRPr="00D516D6">
        <w:rPr>
          <w:w w:val="90"/>
          <w:sz w:val="20"/>
          <w:lang w:val="en-GB"/>
        </w:rPr>
        <w:t>the</w:t>
      </w:r>
      <w:r w:rsidRPr="00D516D6">
        <w:rPr>
          <w:spacing w:val="8"/>
          <w:sz w:val="20"/>
          <w:lang w:val="en-GB"/>
        </w:rPr>
        <w:t xml:space="preserve"> </w:t>
      </w:r>
      <w:proofErr w:type="spellStart"/>
      <w:r w:rsidRPr="00D516D6">
        <w:rPr>
          <w:w w:val="90"/>
          <w:sz w:val="20"/>
          <w:lang w:val="en-GB"/>
        </w:rPr>
        <w:t>Torddis</w:t>
      </w:r>
      <w:proofErr w:type="spellEnd"/>
      <w:r w:rsidRPr="00D516D6">
        <w:rPr>
          <w:spacing w:val="8"/>
          <w:sz w:val="20"/>
          <w:lang w:val="en-GB"/>
        </w:rPr>
        <w:t xml:space="preserve"> </w:t>
      </w:r>
      <w:r w:rsidRPr="00D516D6">
        <w:rPr>
          <w:spacing w:val="-2"/>
          <w:w w:val="90"/>
          <w:sz w:val="20"/>
          <w:lang w:val="en-GB"/>
        </w:rPr>
        <w:t>device.</w:t>
      </w:r>
    </w:p>
    <w:p w14:paraId="36EB3EBB" w14:textId="77777777" w:rsidR="00AF779A" w:rsidRPr="00D516D6" w:rsidRDefault="00E9277B">
      <w:pPr>
        <w:pStyle w:val="Prrafodelista"/>
        <w:numPr>
          <w:ilvl w:val="0"/>
          <w:numId w:val="4"/>
        </w:numPr>
        <w:tabs>
          <w:tab w:val="left" w:pos="615"/>
        </w:tabs>
        <w:spacing w:before="28"/>
        <w:ind w:hanging="349"/>
        <w:jc w:val="left"/>
        <w:rPr>
          <w:sz w:val="20"/>
          <w:lang w:val="en-GB"/>
        </w:rPr>
      </w:pPr>
      <w:r w:rsidRPr="00D516D6">
        <w:rPr>
          <w:w w:val="90"/>
          <w:sz w:val="20"/>
          <w:lang w:val="en-GB"/>
        </w:rPr>
        <w:t>Navigate</w:t>
      </w:r>
      <w:r w:rsidRPr="00D516D6">
        <w:rPr>
          <w:spacing w:val="4"/>
          <w:sz w:val="20"/>
          <w:lang w:val="en-GB"/>
        </w:rPr>
        <w:t xml:space="preserve"> </w:t>
      </w:r>
      <w:r w:rsidRPr="00D516D6">
        <w:rPr>
          <w:w w:val="90"/>
          <w:sz w:val="20"/>
          <w:lang w:val="en-GB"/>
        </w:rPr>
        <w:t>through</w:t>
      </w:r>
      <w:r w:rsidRPr="00D516D6">
        <w:rPr>
          <w:spacing w:val="5"/>
          <w:sz w:val="20"/>
          <w:lang w:val="en-GB"/>
        </w:rPr>
        <w:t xml:space="preserve"> </w:t>
      </w:r>
      <w:r w:rsidRPr="00D516D6">
        <w:rPr>
          <w:w w:val="90"/>
          <w:sz w:val="20"/>
          <w:lang w:val="en-GB"/>
        </w:rPr>
        <w:t>the</w:t>
      </w:r>
      <w:r w:rsidRPr="00D516D6">
        <w:rPr>
          <w:spacing w:val="5"/>
          <w:sz w:val="20"/>
          <w:lang w:val="en-GB"/>
        </w:rPr>
        <w:t xml:space="preserve"> </w:t>
      </w:r>
      <w:r w:rsidRPr="00D516D6">
        <w:rPr>
          <w:w w:val="90"/>
          <w:sz w:val="20"/>
          <w:lang w:val="en-GB"/>
        </w:rPr>
        <w:t>history</w:t>
      </w:r>
      <w:r w:rsidRPr="00D516D6">
        <w:rPr>
          <w:spacing w:val="5"/>
          <w:sz w:val="20"/>
          <w:lang w:val="en-GB"/>
        </w:rPr>
        <w:t xml:space="preserve"> </w:t>
      </w:r>
      <w:r w:rsidRPr="00D516D6">
        <w:rPr>
          <w:w w:val="90"/>
          <w:sz w:val="20"/>
          <w:lang w:val="en-GB"/>
        </w:rPr>
        <w:t>of</w:t>
      </w:r>
      <w:r w:rsidRPr="00D516D6">
        <w:rPr>
          <w:spacing w:val="5"/>
          <w:sz w:val="20"/>
          <w:lang w:val="en-GB"/>
        </w:rPr>
        <w:t xml:space="preserve"> </w:t>
      </w:r>
      <w:r w:rsidRPr="00D516D6">
        <w:rPr>
          <w:w w:val="90"/>
          <w:sz w:val="20"/>
          <w:lang w:val="en-GB"/>
        </w:rPr>
        <w:t>the</w:t>
      </w:r>
      <w:r w:rsidRPr="00D516D6">
        <w:rPr>
          <w:spacing w:val="5"/>
          <w:sz w:val="20"/>
          <w:lang w:val="en-GB"/>
        </w:rPr>
        <w:t xml:space="preserve"> </w:t>
      </w:r>
      <w:r w:rsidRPr="00D516D6">
        <w:rPr>
          <w:w w:val="90"/>
          <w:sz w:val="20"/>
          <w:lang w:val="en-GB"/>
        </w:rPr>
        <w:t>distraction</w:t>
      </w:r>
      <w:r w:rsidRPr="00D516D6">
        <w:rPr>
          <w:spacing w:val="5"/>
          <w:sz w:val="20"/>
          <w:lang w:val="en-GB"/>
        </w:rPr>
        <w:t xml:space="preserve"> </w:t>
      </w:r>
      <w:r w:rsidRPr="00D516D6">
        <w:rPr>
          <w:w w:val="90"/>
          <w:sz w:val="20"/>
          <w:lang w:val="en-GB"/>
        </w:rPr>
        <w:t>parameters</w:t>
      </w:r>
      <w:r w:rsidRPr="00D516D6">
        <w:rPr>
          <w:spacing w:val="5"/>
          <w:sz w:val="20"/>
          <w:lang w:val="en-GB"/>
        </w:rPr>
        <w:t xml:space="preserve"> </w:t>
      </w:r>
      <w:r w:rsidRPr="00D516D6">
        <w:rPr>
          <w:w w:val="90"/>
          <w:sz w:val="20"/>
          <w:lang w:val="en-GB"/>
        </w:rPr>
        <w:t>monitored</w:t>
      </w:r>
      <w:r w:rsidRPr="00D516D6">
        <w:rPr>
          <w:spacing w:val="5"/>
          <w:sz w:val="20"/>
          <w:lang w:val="en-GB"/>
        </w:rPr>
        <w:t xml:space="preserve"> </w:t>
      </w:r>
      <w:r w:rsidRPr="00D516D6">
        <w:rPr>
          <w:w w:val="90"/>
          <w:sz w:val="20"/>
          <w:lang w:val="en-GB"/>
        </w:rPr>
        <w:t>in</w:t>
      </w:r>
      <w:r w:rsidRPr="00D516D6">
        <w:rPr>
          <w:spacing w:val="5"/>
          <w:sz w:val="20"/>
          <w:lang w:val="en-GB"/>
        </w:rPr>
        <w:t xml:space="preserve"> </w:t>
      </w:r>
      <w:r w:rsidRPr="00D516D6">
        <w:rPr>
          <w:w w:val="90"/>
          <w:sz w:val="20"/>
          <w:lang w:val="en-GB"/>
        </w:rPr>
        <w:t>the</w:t>
      </w:r>
      <w:r w:rsidRPr="00D516D6">
        <w:rPr>
          <w:spacing w:val="5"/>
          <w:sz w:val="20"/>
          <w:lang w:val="en-GB"/>
        </w:rPr>
        <w:t xml:space="preserve"> </w:t>
      </w:r>
      <w:r w:rsidRPr="00D516D6">
        <w:rPr>
          <w:spacing w:val="-2"/>
          <w:w w:val="90"/>
          <w:sz w:val="20"/>
          <w:lang w:val="en-GB"/>
        </w:rPr>
        <w:t>child.</w:t>
      </w:r>
    </w:p>
    <w:p w14:paraId="79D265C5" w14:textId="77777777" w:rsidR="00AF779A" w:rsidRPr="00D516D6" w:rsidRDefault="00E9277B">
      <w:pPr>
        <w:pStyle w:val="Prrafodelista"/>
        <w:numPr>
          <w:ilvl w:val="0"/>
          <w:numId w:val="4"/>
        </w:numPr>
        <w:tabs>
          <w:tab w:val="left" w:pos="615"/>
        </w:tabs>
        <w:spacing w:before="29"/>
        <w:ind w:hanging="349"/>
        <w:jc w:val="left"/>
        <w:rPr>
          <w:sz w:val="20"/>
          <w:lang w:val="en-GB"/>
        </w:rPr>
      </w:pPr>
      <w:r w:rsidRPr="00D516D6">
        <w:rPr>
          <w:w w:val="90"/>
          <w:sz w:val="20"/>
          <w:lang w:val="en-GB"/>
        </w:rPr>
        <w:t>View</w:t>
      </w:r>
      <w:r w:rsidRPr="00D516D6">
        <w:rPr>
          <w:spacing w:val="6"/>
          <w:sz w:val="20"/>
          <w:lang w:val="en-GB"/>
        </w:rPr>
        <w:t xml:space="preserve"> </w:t>
      </w:r>
      <w:r w:rsidRPr="00D516D6">
        <w:rPr>
          <w:w w:val="90"/>
          <w:sz w:val="20"/>
          <w:lang w:val="en-GB"/>
        </w:rPr>
        <w:t>the</w:t>
      </w:r>
      <w:r w:rsidRPr="00D516D6">
        <w:rPr>
          <w:spacing w:val="6"/>
          <w:sz w:val="20"/>
          <w:lang w:val="en-GB"/>
        </w:rPr>
        <w:t xml:space="preserve"> </w:t>
      </w:r>
      <w:r w:rsidRPr="00D516D6">
        <w:rPr>
          <w:w w:val="90"/>
          <w:sz w:val="20"/>
          <w:lang w:val="en-GB"/>
        </w:rPr>
        <w:t>report</w:t>
      </w:r>
      <w:r w:rsidRPr="00D516D6">
        <w:rPr>
          <w:spacing w:val="6"/>
          <w:sz w:val="20"/>
          <w:lang w:val="en-GB"/>
        </w:rPr>
        <w:t xml:space="preserve"> </w:t>
      </w:r>
      <w:r w:rsidRPr="00D516D6">
        <w:rPr>
          <w:w w:val="90"/>
          <w:sz w:val="20"/>
          <w:lang w:val="en-GB"/>
        </w:rPr>
        <w:t>with</w:t>
      </w:r>
      <w:r w:rsidRPr="00D516D6">
        <w:rPr>
          <w:spacing w:val="6"/>
          <w:sz w:val="20"/>
          <w:lang w:val="en-GB"/>
        </w:rPr>
        <w:t xml:space="preserve"> </w:t>
      </w:r>
      <w:r w:rsidRPr="00D516D6">
        <w:rPr>
          <w:w w:val="90"/>
          <w:sz w:val="20"/>
          <w:lang w:val="en-GB"/>
        </w:rPr>
        <w:t>graphs</w:t>
      </w:r>
      <w:r w:rsidRPr="00D516D6">
        <w:rPr>
          <w:spacing w:val="6"/>
          <w:sz w:val="20"/>
          <w:lang w:val="en-GB"/>
        </w:rPr>
        <w:t xml:space="preserve"> </w:t>
      </w:r>
      <w:r w:rsidRPr="00D516D6">
        <w:rPr>
          <w:w w:val="90"/>
          <w:sz w:val="20"/>
          <w:lang w:val="en-GB"/>
        </w:rPr>
        <w:t>of</w:t>
      </w:r>
      <w:r w:rsidRPr="00D516D6">
        <w:rPr>
          <w:spacing w:val="6"/>
          <w:sz w:val="20"/>
          <w:lang w:val="en-GB"/>
        </w:rPr>
        <w:t xml:space="preserve"> </w:t>
      </w:r>
      <w:r w:rsidRPr="00D516D6">
        <w:rPr>
          <w:w w:val="90"/>
          <w:sz w:val="20"/>
          <w:lang w:val="en-GB"/>
        </w:rPr>
        <w:t>the</w:t>
      </w:r>
      <w:r w:rsidRPr="00D516D6">
        <w:rPr>
          <w:spacing w:val="7"/>
          <w:sz w:val="20"/>
          <w:lang w:val="en-GB"/>
        </w:rPr>
        <w:t xml:space="preserve"> </w:t>
      </w:r>
      <w:r w:rsidRPr="00D516D6">
        <w:rPr>
          <w:w w:val="90"/>
          <w:sz w:val="20"/>
          <w:lang w:val="en-GB"/>
        </w:rPr>
        <w:t>distraction</w:t>
      </w:r>
      <w:r w:rsidRPr="00D516D6">
        <w:rPr>
          <w:spacing w:val="6"/>
          <w:sz w:val="20"/>
          <w:lang w:val="en-GB"/>
        </w:rPr>
        <w:t xml:space="preserve"> </w:t>
      </w:r>
      <w:r w:rsidRPr="00D516D6">
        <w:rPr>
          <w:w w:val="90"/>
          <w:sz w:val="20"/>
          <w:lang w:val="en-GB"/>
        </w:rPr>
        <w:t>parameters</w:t>
      </w:r>
      <w:r w:rsidRPr="00D516D6">
        <w:rPr>
          <w:spacing w:val="6"/>
          <w:sz w:val="20"/>
          <w:lang w:val="en-GB"/>
        </w:rPr>
        <w:t xml:space="preserve"> </w:t>
      </w:r>
      <w:r w:rsidRPr="00D516D6">
        <w:rPr>
          <w:w w:val="90"/>
          <w:sz w:val="20"/>
          <w:lang w:val="en-GB"/>
        </w:rPr>
        <w:t>of</w:t>
      </w:r>
      <w:r w:rsidRPr="00D516D6">
        <w:rPr>
          <w:spacing w:val="6"/>
          <w:sz w:val="20"/>
          <w:lang w:val="en-GB"/>
        </w:rPr>
        <w:t xml:space="preserve"> </w:t>
      </w:r>
      <w:r w:rsidRPr="00D516D6">
        <w:rPr>
          <w:w w:val="90"/>
          <w:sz w:val="20"/>
          <w:lang w:val="en-GB"/>
        </w:rPr>
        <w:t>the</w:t>
      </w:r>
      <w:r w:rsidRPr="00D516D6">
        <w:rPr>
          <w:spacing w:val="6"/>
          <w:sz w:val="20"/>
          <w:lang w:val="en-GB"/>
        </w:rPr>
        <w:t xml:space="preserve"> </w:t>
      </w:r>
      <w:r w:rsidRPr="00D516D6">
        <w:rPr>
          <w:w w:val="90"/>
          <w:sz w:val="20"/>
          <w:lang w:val="en-GB"/>
        </w:rPr>
        <w:t>monitored</w:t>
      </w:r>
      <w:r w:rsidRPr="00D516D6">
        <w:rPr>
          <w:spacing w:val="6"/>
          <w:sz w:val="20"/>
          <w:lang w:val="en-GB"/>
        </w:rPr>
        <w:t xml:space="preserve"> </w:t>
      </w:r>
      <w:r w:rsidRPr="00D516D6">
        <w:rPr>
          <w:spacing w:val="-2"/>
          <w:w w:val="90"/>
          <w:sz w:val="20"/>
          <w:lang w:val="en-GB"/>
        </w:rPr>
        <w:t>child.</w:t>
      </w:r>
    </w:p>
    <w:p w14:paraId="17972E9B" w14:textId="77777777" w:rsidR="00AF779A" w:rsidRPr="00D516D6" w:rsidRDefault="00AF779A">
      <w:pPr>
        <w:rPr>
          <w:sz w:val="20"/>
          <w:lang w:val="en-GB"/>
        </w:rPr>
        <w:sectPr w:rsidR="00AF779A" w:rsidRPr="00D516D6">
          <w:pgSz w:w="10890" w:h="14860"/>
          <w:pgMar w:top="880" w:right="620" w:bottom="840" w:left="660" w:header="673" w:footer="642" w:gutter="0"/>
          <w:cols w:space="720"/>
        </w:sectPr>
      </w:pPr>
    </w:p>
    <w:p w14:paraId="1DE3A37D" w14:textId="77777777" w:rsidR="00AF779A" w:rsidRPr="00D516D6" w:rsidRDefault="00E9277B">
      <w:pPr>
        <w:pStyle w:val="Ttulo3"/>
        <w:numPr>
          <w:ilvl w:val="2"/>
          <w:numId w:val="15"/>
        </w:numPr>
        <w:tabs>
          <w:tab w:val="left" w:pos="693"/>
        </w:tabs>
        <w:spacing w:before="187"/>
        <w:ind w:hanging="577"/>
        <w:rPr>
          <w:lang w:val="en-GB"/>
        </w:rPr>
      </w:pPr>
      <w:r w:rsidRPr="00D516D6">
        <w:rPr>
          <w:lang w:val="en-GB"/>
        </w:rPr>
        <w:lastRenderedPageBreak/>
        <w:t>Results</w:t>
      </w:r>
      <w:r w:rsidRPr="00D516D6">
        <w:rPr>
          <w:spacing w:val="-8"/>
          <w:lang w:val="en-GB"/>
        </w:rPr>
        <w:t xml:space="preserve"> </w:t>
      </w:r>
      <w:r w:rsidRPr="00D516D6">
        <w:rPr>
          <w:lang w:val="en-GB"/>
        </w:rPr>
        <w:t>of</w:t>
      </w:r>
      <w:r w:rsidRPr="00D516D6">
        <w:rPr>
          <w:spacing w:val="-7"/>
          <w:lang w:val="en-GB"/>
        </w:rPr>
        <w:t xml:space="preserve"> </w:t>
      </w:r>
      <w:r w:rsidRPr="00D516D6">
        <w:rPr>
          <w:lang w:val="en-GB"/>
        </w:rPr>
        <w:t>the</w:t>
      </w:r>
      <w:r w:rsidRPr="00D516D6">
        <w:rPr>
          <w:spacing w:val="-7"/>
          <w:lang w:val="en-GB"/>
        </w:rPr>
        <w:t xml:space="preserve"> </w:t>
      </w:r>
      <w:r w:rsidRPr="00D516D6">
        <w:rPr>
          <w:lang w:val="en-GB"/>
        </w:rPr>
        <w:t>System</w:t>
      </w:r>
      <w:r w:rsidRPr="00D516D6">
        <w:rPr>
          <w:spacing w:val="-7"/>
          <w:lang w:val="en-GB"/>
        </w:rPr>
        <w:t xml:space="preserve"> </w:t>
      </w:r>
      <w:r w:rsidRPr="00D516D6">
        <w:rPr>
          <w:lang w:val="en-GB"/>
        </w:rPr>
        <w:t>Usability</w:t>
      </w:r>
      <w:r w:rsidRPr="00D516D6">
        <w:rPr>
          <w:spacing w:val="-7"/>
          <w:lang w:val="en-GB"/>
        </w:rPr>
        <w:t xml:space="preserve"> </w:t>
      </w:r>
      <w:r w:rsidRPr="00D516D6">
        <w:rPr>
          <w:lang w:val="en-GB"/>
        </w:rPr>
        <w:t>Scale</w:t>
      </w:r>
      <w:r w:rsidRPr="00D516D6">
        <w:rPr>
          <w:spacing w:val="-7"/>
          <w:lang w:val="en-GB"/>
        </w:rPr>
        <w:t xml:space="preserve"> </w:t>
      </w:r>
      <w:r w:rsidRPr="00D516D6">
        <w:rPr>
          <w:spacing w:val="-2"/>
          <w:lang w:val="en-GB"/>
        </w:rPr>
        <w:t>Questionnaire</w:t>
      </w:r>
    </w:p>
    <w:p w14:paraId="4103A835" w14:textId="77777777" w:rsidR="00AF779A" w:rsidRPr="00D516D6" w:rsidRDefault="00E9277B">
      <w:pPr>
        <w:pStyle w:val="Textoindependiente"/>
        <w:spacing w:before="5" w:line="244" w:lineRule="auto"/>
        <w:ind w:left="116" w:right="154" w:firstLine="298"/>
        <w:jc w:val="both"/>
        <w:rPr>
          <w:lang w:val="en-GB"/>
        </w:rPr>
      </w:pPr>
      <w:r w:rsidRPr="00D516D6">
        <w:rPr>
          <w:w w:val="95"/>
          <w:lang w:val="en-GB"/>
        </w:rPr>
        <w:t>The</w:t>
      </w:r>
      <w:r w:rsidRPr="00D516D6">
        <w:rPr>
          <w:spacing w:val="-2"/>
          <w:w w:val="95"/>
          <w:lang w:val="en-GB"/>
        </w:rPr>
        <w:t xml:space="preserve"> </w:t>
      </w:r>
      <w:r w:rsidRPr="00D516D6">
        <w:rPr>
          <w:w w:val="95"/>
          <w:lang w:val="en-GB"/>
        </w:rPr>
        <w:t>results</w:t>
      </w:r>
      <w:r w:rsidRPr="00D516D6">
        <w:rPr>
          <w:spacing w:val="-2"/>
          <w:w w:val="95"/>
          <w:lang w:val="en-GB"/>
        </w:rPr>
        <w:t xml:space="preserve"> </w:t>
      </w:r>
      <w:r w:rsidRPr="00D516D6">
        <w:rPr>
          <w:w w:val="95"/>
          <w:lang w:val="en-GB"/>
        </w:rPr>
        <w:t>analysed</w:t>
      </w:r>
      <w:r w:rsidRPr="00D516D6">
        <w:rPr>
          <w:spacing w:val="-2"/>
          <w:w w:val="95"/>
          <w:lang w:val="en-GB"/>
        </w:rPr>
        <w:t xml:space="preserve"> </w:t>
      </w:r>
      <w:r w:rsidRPr="00D516D6">
        <w:rPr>
          <w:w w:val="95"/>
          <w:lang w:val="en-GB"/>
        </w:rPr>
        <w:t>in</w:t>
      </w:r>
      <w:r w:rsidRPr="00D516D6">
        <w:rPr>
          <w:spacing w:val="-2"/>
          <w:w w:val="95"/>
          <w:lang w:val="en-GB"/>
        </w:rPr>
        <w:t xml:space="preserve"> </w:t>
      </w:r>
      <w:r w:rsidRPr="00D516D6">
        <w:rPr>
          <w:w w:val="95"/>
          <w:lang w:val="en-GB"/>
        </w:rPr>
        <w:t>this</w:t>
      </w:r>
      <w:r w:rsidRPr="00D516D6">
        <w:rPr>
          <w:spacing w:val="-2"/>
          <w:w w:val="95"/>
          <w:lang w:val="en-GB"/>
        </w:rPr>
        <w:t xml:space="preserve"> </w:t>
      </w:r>
      <w:r w:rsidRPr="00D516D6">
        <w:rPr>
          <w:w w:val="95"/>
          <w:lang w:val="en-GB"/>
        </w:rPr>
        <w:t>section</w:t>
      </w:r>
      <w:r w:rsidRPr="00D516D6">
        <w:rPr>
          <w:spacing w:val="-2"/>
          <w:w w:val="95"/>
          <w:lang w:val="en-GB"/>
        </w:rPr>
        <w:t xml:space="preserve"> </w:t>
      </w:r>
      <w:r w:rsidRPr="00D516D6">
        <w:rPr>
          <w:w w:val="95"/>
          <w:lang w:val="en-GB"/>
        </w:rPr>
        <w:t>correspond</w:t>
      </w:r>
      <w:r w:rsidRPr="00D516D6">
        <w:rPr>
          <w:spacing w:val="-2"/>
          <w:w w:val="95"/>
          <w:lang w:val="en-GB"/>
        </w:rPr>
        <w:t xml:space="preserve"> </w:t>
      </w:r>
      <w:r w:rsidRPr="00D516D6">
        <w:rPr>
          <w:w w:val="95"/>
          <w:lang w:val="en-GB"/>
        </w:rPr>
        <w:t>to</w:t>
      </w:r>
      <w:r w:rsidRPr="00D516D6">
        <w:rPr>
          <w:spacing w:val="-2"/>
          <w:w w:val="95"/>
          <w:lang w:val="en-GB"/>
        </w:rPr>
        <w:t xml:space="preserve"> </w:t>
      </w:r>
      <w:r w:rsidRPr="00D516D6">
        <w:rPr>
          <w:w w:val="95"/>
          <w:lang w:val="en-GB"/>
        </w:rPr>
        <w:t>the</w:t>
      </w:r>
      <w:r w:rsidRPr="00D516D6">
        <w:rPr>
          <w:spacing w:val="-2"/>
          <w:w w:val="95"/>
          <w:lang w:val="en-GB"/>
        </w:rPr>
        <w:t xml:space="preserve"> </w:t>
      </w:r>
      <w:r w:rsidRPr="00D516D6">
        <w:rPr>
          <w:w w:val="95"/>
          <w:lang w:val="en-GB"/>
        </w:rPr>
        <w:t>responses</w:t>
      </w:r>
      <w:r w:rsidRPr="00D516D6">
        <w:rPr>
          <w:spacing w:val="-2"/>
          <w:w w:val="95"/>
          <w:lang w:val="en-GB"/>
        </w:rPr>
        <w:t xml:space="preserve"> </w:t>
      </w:r>
      <w:r w:rsidRPr="00D516D6">
        <w:rPr>
          <w:w w:val="95"/>
          <w:lang w:val="en-GB"/>
        </w:rPr>
        <w:t>from</w:t>
      </w:r>
      <w:r w:rsidRPr="00D516D6">
        <w:rPr>
          <w:spacing w:val="-2"/>
          <w:w w:val="95"/>
          <w:lang w:val="en-GB"/>
        </w:rPr>
        <w:t xml:space="preserve"> </w:t>
      </w:r>
      <w:r w:rsidRPr="00D516D6">
        <w:rPr>
          <w:w w:val="95"/>
          <w:lang w:val="en-GB"/>
        </w:rPr>
        <w:t>the</w:t>
      </w:r>
      <w:r w:rsidRPr="00D516D6">
        <w:rPr>
          <w:spacing w:val="-2"/>
          <w:w w:val="95"/>
          <w:lang w:val="en-GB"/>
        </w:rPr>
        <w:t xml:space="preserve"> </w:t>
      </w:r>
      <w:r w:rsidRPr="00D516D6">
        <w:rPr>
          <w:w w:val="95"/>
          <w:lang w:val="en-GB"/>
        </w:rPr>
        <w:t>SUS</w:t>
      </w:r>
      <w:r w:rsidRPr="00D516D6">
        <w:rPr>
          <w:spacing w:val="-2"/>
          <w:w w:val="95"/>
          <w:lang w:val="en-GB"/>
        </w:rPr>
        <w:t xml:space="preserve"> </w:t>
      </w:r>
      <w:r w:rsidRPr="00D516D6">
        <w:rPr>
          <w:w w:val="95"/>
          <w:lang w:val="en-GB"/>
        </w:rPr>
        <w:t>questionnaire</w:t>
      </w:r>
      <w:r w:rsidRPr="00D516D6">
        <w:rPr>
          <w:spacing w:val="-2"/>
          <w:w w:val="95"/>
          <w:lang w:val="en-GB"/>
        </w:rPr>
        <w:t xml:space="preserve"> </w:t>
      </w:r>
      <w:r w:rsidRPr="00D516D6">
        <w:rPr>
          <w:w w:val="95"/>
          <w:lang w:val="en-GB"/>
        </w:rPr>
        <w:t>(see</w:t>
      </w:r>
      <w:r w:rsidRPr="00D516D6">
        <w:rPr>
          <w:spacing w:val="-2"/>
          <w:w w:val="95"/>
          <w:lang w:val="en-GB"/>
        </w:rPr>
        <w:t xml:space="preserve"> </w:t>
      </w:r>
      <w:r w:rsidRPr="00D516D6">
        <w:rPr>
          <w:w w:val="95"/>
          <w:lang w:val="en-GB"/>
        </w:rPr>
        <w:t>Appendix</w:t>
      </w:r>
      <w:r w:rsidRPr="00D516D6">
        <w:rPr>
          <w:spacing w:val="-2"/>
          <w:w w:val="95"/>
          <w:lang w:val="en-GB"/>
        </w:rPr>
        <w:t xml:space="preserve"> </w:t>
      </w:r>
      <w:hyperlink w:anchor="_bookmark112" w:history="1">
        <w:r w:rsidRPr="00D516D6">
          <w:rPr>
            <w:color w:val="2F4F4F"/>
            <w:w w:val="95"/>
            <w:lang w:val="en-GB"/>
          </w:rPr>
          <w:t>C.1</w:t>
        </w:r>
      </w:hyperlink>
      <w:r w:rsidRPr="00D516D6">
        <w:rPr>
          <w:w w:val="95"/>
          <w:lang w:val="en-GB"/>
        </w:rPr>
        <w:t xml:space="preserve">) </w:t>
      </w:r>
      <w:r w:rsidRPr="00D516D6">
        <w:rPr>
          <w:w w:val="90"/>
          <w:lang w:val="en-GB"/>
        </w:rPr>
        <w:t xml:space="preserve">administered to the twelve tutor users. After tabulating the obtained data, Figure </w:t>
      </w:r>
      <w:hyperlink w:anchor="_bookmark34" w:history="1">
        <w:r w:rsidRPr="00D516D6">
          <w:rPr>
            <w:color w:val="2F4F4F"/>
            <w:w w:val="90"/>
            <w:lang w:val="en-GB"/>
          </w:rPr>
          <w:t>10</w:t>
        </w:r>
      </w:hyperlink>
      <w:r w:rsidRPr="00D516D6">
        <w:rPr>
          <w:color w:val="2F4F4F"/>
          <w:w w:val="90"/>
          <w:lang w:val="en-GB"/>
        </w:rPr>
        <w:t xml:space="preserve"> </w:t>
      </w:r>
      <w:r w:rsidRPr="00D516D6">
        <w:rPr>
          <w:w w:val="90"/>
          <w:lang w:val="en-GB"/>
        </w:rPr>
        <w:t>shows that the mean of the collected</w:t>
      </w:r>
      <w:r w:rsidRPr="00D516D6">
        <w:rPr>
          <w:w w:val="95"/>
          <w:lang w:val="en-GB"/>
        </w:rPr>
        <w:t xml:space="preserve"> data is 81.46% with a standard deviation of 11.65. According to the adjectives (Worst imaginable, Poor, OK, Good, Excellent, </w:t>
      </w:r>
      <w:proofErr w:type="gramStart"/>
      <w:r w:rsidRPr="00D516D6">
        <w:rPr>
          <w:w w:val="95"/>
          <w:lang w:val="en-GB"/>
        </w:rPr>
        <w:t>Best</w:t>
      </w:r>
      <w:proofErr w:type="gramEnd"/>
      <w:r w:rsidRPr="00D516D6">
        <w:rPr>
          <w:w w:val="95"/>
          <w:lang w:val="en-GB"/>
        </w:rPr>
        <w:t xml:space="preserve"> imaginable) proposed by Bangor et al. </w:t>
      </w:r>
      <w:hyperlink w:anchor="_bookmark38" w:history="1">
        <w:r w:rsidRPr="00D516D6">
          <w:rPr>
            <w:color w:val="2F4F4F"/>
            <w:w w:val="95"/>
            <w:lang w:val="en-GB"/>
          </w:rPr>
          <w:t>Aaron Bangor and Miller</w:t>
        </w:r>
      </w:hyperlink>
      <w:r w:rsidRPr="00D516D6">
        <w:rPr>
          <w:color w:val="2F4F4F"/>
          <w:w w:val="95"/>
          <w:lang w:val="en-GB"/>
        </w:rPr>
        <w:t xml:space="preserve"> </w:t>
      </w:r>
      <w:r w:rsidRPr="00D516D6">
        <w:rPr>
          <w:w w:val="95"/>
          <w:lang w:val="en-GB"/>
        </w:rPr>
        <w:t>(</w:t>
      </w:r>
      <w:hyperlink w:anchor="_bookmark38" w:history="1">
        <w:r w:rsidRPr="00D516D6">
          <w:rPr>
            <w:color w:val="2F4F4F"/>
            <w:w w:val="95"/>
            <w:lang w:val="en-GB"/>
          </w:rPr>
          <w:t>2008</w:t>
        </w:r>
      </w:hyperlink>
      <w:r w:rsidRPr="00D516D6">
        <w:rPr>
          <w:w w:val="95"/>
          <w:lang w:val="en-GB"/>
        </w:rPr>
        <w:t>) to qualitatively assess the usability</w:t>
      </w:r>
      <w:r w:rsidRPr="00D516D6">
        <w:rPr>
          <w:spacing w:val="-2"/>
          <w:w w:val="95"/>
          <w:lang w:val="en-GB"/>
        </w:rPr>
        <w:t xml:space="preserve"> </w:t>
      </w:r>
      <w:r w:rsidRPr="00D516D6">
        <w:rPr>
          <w:w w:val="95"/>
          <w:lang w:val="en-GB"/>
        </w:rPr>
        <w:t>of</w:t>
      </w:r>
      <w:r w:rsidRPr="00D516D6">
        <w:rPr>
          <w:spacing w:val="-2"/>
          <w:w w:val="95"/>
          <w:lang w:val="en-GB"/>
        </w:rPr>
        <w:t xml:space="preserve"> </w:t>
      </w:r>
      <w:r w:rsidRPr="00D516D6">
        <w:rPr>
          <w:w w:val="95"/>
          <w:lang w:val="en-GB"/>
        </w:rPr>
        <w:t>a</w:t>
      </w:r>
      <w:r w:rsidRPr="00D516D6">
        <w:rPr>
          <w:spacing w:val="-2"/>
          <w:w w:val="95"/>
          <w:lang w:val="en-GB"/>
        </w:rPr>
        <w:t xml:space="preserve"> </w:t>
      </w:r>
      <w:r w:rsidRPr="00D516D6">
        <w:rPr>
          <w:w w:val="95"/>
          <w:lang w:val="en-GB"/>
        </w:rPr>
        <w:t>system</w:t>
      </w:r>
      <w:r w:rsidRPr="00D516D6">
        <w:rPr>
          <w:spacing w:val="-2"/>
          <w:w w:val="95"/>
          <w:lang w:val="en-GB"/>
        </w:rPr>
        <w:t xml:space="preserve"> </w:t>
      </w:r>
      <w:r w:rsidRPr="00D516D6">
        <w:rPr>
          <w:w w:val="95"/>
          <w:lang w:val="en-GB"/>
        </w:rPr>
        <w:t>based</w:t>
      </w:r>
      <w:r w:rsidRPr="00D516D6">
        <w:rPr>
          <w:spacing w:val="-2"/>
          <w:w w:val="95"/>
          <w:lang w:val="en-GB"/>
        </w:rPr>
        <w:t xml:space="preserve"> </w:t>
      </w:r>
      <w:r w:rsidRPr="00D516D6">
        <w:rPr>
          <w:w w:val="95"/>
          <w:lang w:val="en-GB"/>
        </w:rPr>
        <w:t>on</w:t>
      </w:r>
      <w:r w:rsidRPr="00D516D6">
        <w:rPr>
          <w:spacing w:val="-2"/>
          <w:w w:val="95"/>
          <w:lang w:val="en-GB"/>
        </w:rPr>
        <w:t xml:space="preserve"> </w:t>
      </w:r>
      <w:r w:rsidRPr="00D516D6">
        <w:rPr>
          <w:w w:val="95"/>
          <w:lang w:val="en-GB"/>
        </w:rPr>
        <w:t>the</w:t>
      </w:r>
      <w:r w:rsidRPr="00D516D6">
        <w:rPr>
          <w:spacing w:val="-2"/>
          <w:w w:val="95"/>
          <w:lang w:val="en-GB"/>
        </w:rPr>
        <w:t xml:space="preserve"> </w:t>
      </w:r>
      <w:r w:rsidRPr="00D516D6">
        <w:rPr>
          <w:w w:val="95"/>
          <w:lang w:val="en-GB"/>
        </w:rPr>
        <w:t>achieved</w:t>
      </w:r>
      <w:r w:rsidRPr="00D516D6">
        <w:rPr>
          <w:spacing w:val="-2"/>
          <w:w w:val="95"/>
          <w:lang w:val="en-GB"/>
        </w:rPr>
        <w:t xml:space="preserve"> </w:t>
      </w:r>
      <w:r w:rsidRPr="00D516D6">
        <w:rPr>
          <w:w w:val="95"/>
          <w:lang w:val="en-GB"/>
        </w:rPr>
        <w:t>mean,</w:t>
      </w:r>
      <w:r w:rsidRPr="00D516D6">
        <w:rPr>
          <w:spacing w:val="-2"/>
          <w:w w:val="95"/>
          <w:lang w:val="en-GB"/>
        </w:rPr>
        <w:t xml:space="preserve"> </w:t>
      </w:r>
      <w:r w:rsidRPr="00D516D6">
        <w:rPr>
          <w:w w:val="95"/>
          <w:lang w:val="en-GB"/>
        </w:rPr>
        <w:t>it</w:t>
      </w:r>
      <w:r w:rsidRPr="00D516D6">
        <w:rPr>
          <w:spacing w:val="-2"/>
          <w:w w:val="95"/>
          <w:lang w:val="en-GB"/>
        </w:rPr>
        <w:t xml:space="preserve"> </w:t>
      </w:r>
      <w:r w:rsidRPr="00D516D6">
        <w:rPr>
          <w:w w:val="95"/>
          <w:lang w:val="en-GB"/>
        </w:rPr>
        <w:t>is</w:t>
      </w:r>
      <w:r w:rsidRPr="00D516D6">
        <w:rPr>
          <w:spacing w:val="-2"/>
          <w:w w:val="95"/>
          <w:lang w:val="en-GB"/>
        </w:rPr>
        <w:t xml:space="preserve"> </w:t>
      </w:r>
      <w:r w:rsidRPr="00D516D6">
        <w:rPr>
          <w:w w:val="95"/>
          <w:lang w:val="en-GB"/>
        </w:rPr>
        <w:t>evident</w:t>
      </w:r>
      <w:r w:rsidRPr="00D516D6">
        <w:rPr>
          <w:spacing w:val="-2"/>
          <w:w w:val="95"/>
          <w:lang w:val="en-GB"/>
        </w:rPr>
        <w:t xml:space="preserve"> </w:t>
      </w:r>
      <w:r w:rsidRPr="00D516D6">
        <w:rPr>
          <w:w w:val="95"/>
          <w:lang w:val="en-GB"/>
        </w:rPr>
        <w:t>that</w:t>
      </w:r>
      <w:r w:rsidRPr="00D516D6">
        <w:rPr>
          <w:spacing w:val="-2"/>
          <w:w w:val="95"/>
          <w:lang w:val="en-GB"/>
        </w:rPr>
        <w:t xml:space="preserve"> </w:t>
      </w:r>
      <w:proofErr w:type="spellStart"/>
      <w:r w:rsidRPr="00D516D6">
        <w:rPr>
          <w:w w:val="95"/>
          <w:lang w:val="en-GB"/>
        </w:rPr>
        <w:t>Torddis</w:t>
      </w:r>
      <w:proofErr w:type="spellEnd"/>
      <w:r w:rsidRPr="00D516D6">
        <w:rPr>
          <w:spacing w:val="-2"/>
          <w:w w:val="95"/>
          <w:lang w:val="en-GB"/>
        </w:rPr>
        <w:t xml:space="preserve"> </w:t>
      </w:r>
      <w:r w:rsidRPr="00D516D6">
        <w:rPr>
          <w:w w:val="95"/>
          <w:lang w:val="en-GB"/>
        </w:rPr>
        <w:t>has</w:t>
      </w:r>
      <w:r w:rsidRPr="00D516D6">
        <w:rPr>
          <w:spacing w:val="-2"/>
          <w:w w:val="95"/>
          <w:lang w:val="en-GB"/>
        </w:rPr>
        <w:t xml:space="preserve"> </w:t>
      </w:r>
      <w:r w:rsidRPr="00D516D6">
        <w:rPr>
          <w:w w:val="95"/>
          <w:lang w:val="en-GB"/>
        </w:rPr>
        <w:t>a</w:t>
      </w:r>
      <w:r w:rsidRPr="00D516D6">
        <w:rPr>
          <w:spacing w:val="-2"/>
          <w:w w:val="95"/>
          <w:lang w:val="en-GB"/>
        </w:rPr>
        <w:t xml:space="preserve"> </w:t>
      </w:r>
      <w:r w:rsidRPr="00D516D6">
        <w:rPr>
          <w:w w:val="95"/>
          <w:lang w:val="en-GB"/>
        </w:rPr>
        <w:t>"Good"</w:t>
      </w:r>
      <w:r w:rsidRPr="00D516D6">
        <w:rPr>
          <w:spacing w:val="-2"/>
          <w:w w:val="95"/>
          <w:lang w:val="en-GB"/>
        </w:rPr>
        <w:t xml:space="preserve"> </w:t>
      </w:r>
      <w:r w:rsidRPr="00D516D6">
        <w:rPr>
          <w:w w:val="95"/>
          <w:lang w:val="en-GB"/>
        </w:rPr>
        <w:t>level</w:t>
      </w:r>
      <w:r w:rsidRPr="00D516D6">
        <w:rPr>
          <w:spacing w:val="-2"/>
          <w:w w:val="95"/>
          <w:lang w:val="en-GB"/>
        </w:rPr>
        <w:t xml:space="preserve"> </w:t>
      </w:r>
      <w:r w:rsidRPr="00D516D6">
        <w:rPr>
          <w:w w:val="95"/>
          <w:lang w:val="en-GB"/>
        </w:rPr>
        <w:t>of</w:t>
      </w:r>
      <w:r w:rsidRPr="00D516D6">
        <w:rPr>
          <w:spacing w:val="-2"/>
          <w:w w:val="95"/>
          <w:lang w:val="en-GB"/>
        </w:rPr>
        <w:t xml:space="preserve"> </w:t>
      </w:r>
      <w:r w:rsidRPr="00D516D6">
        <w:rPr>
          <w:w w:val="95"/>
          <w:lang w:val="en-GB"/>
        </w:rPr>
        <w:t>usability</w:t>
      </w:r>
      <w:r w:rsidRPr="00D516D6">
        <w:rPr>
          <w:spacing w:val="-2"/>
          <w:w w:val="95"/>
          <w:lang w:val="en-GB"/>
        </w:rPr>
        <w:t xml:space="preserve"> </w:t>
      </w:r>
      <w:r w:rsidRPr="00D516D6">
        <w:rPr>
          <w:w w:val="95"/>
          <w:lang w:val="en-GB"/>
        </w:rPr>
        <w:t xml:space="preserve">according to the tutor users. </w:t>
      </w:r>
      <w:r w:rsidRPr="00D516D6">
        <w:rPr>
          <w:w w:val="95"/>
          <w:lang w:val="en-GB"/>
        </w:rPr>
        <w:t xml:space="preserve">Therefore, </w:t>
      </w:r>
      <w:proofErr w:type="spellStart"/>
      <w:r w:rsidRPr="00D516D6">
        <w:rPr>
          <w:w w:val="95"/>
          <w:lang w:val="en-GB"/>
        </w:rPr>
        <w:t>Torddis</w:t>
      </w:r>
      <w:proofErr w:type="spellEnd"/>
      <w:r w:rsidRPr="00D516D6">
        <w:rPr>
          <w:w w:val="95"/>
          <w:lang w:val="en-GB"/>
        </w:rPr>
        <w:t xml:space="preserve"> has a "Good" level of usability as perceived by the tutor users.</w:t>
      </w:r>
    </w:p>
    <w:p w14:paraId="4458E321" w14:textId="77777777" w:rsidR="00AF779A" w:rsidRPr="00D516D6" w:rsidRDefault="00AF779A">
      <w:pPr>
        <w:pStyle w:val="Textoindependiente"/>
        <w:spacing w:before="2"/>
        <w:rPr>
          <w:sz w:val="21"/>
          <w:lang w:val="en-GB"/>
        </w:rPr>
      </w:pPr>
    </w:p>
    <w:p w14:paraId="210E35B8" w14:textId="77777777" w:rsidR="00AF779A" w:rsidRPr="00D516D6" w:rsidRDefault="00E9277B">
      <w:pPr>
        <w:ind w:left="1904"/>
        <w:rPr>
          <w:sz w:val="18"/>
          <w:lang w:val="en-GB"/>
        </w:rPr>
      </w:pPr>
      <w:r>
        <w:rPr>
          <w:noProof/>
        </w:rPr>
        <w:pict w14:anchorId="76A34AD2">
          <v:group id="Grupo 93" o:spid="_x0000_s1084" style="position:absolute;left:0;text-align:left;margin-left:144.75pt;margin-top:5.3pt;width:295.75pt;height:182.35pt;z-index:-17345536;mso-position-horizontal-relative:page" coordorigin="2895,106" coordsize="5915,3647" o:gfxdata="">
            <o:lock v:ext="edit" aspectratio="t"/>
            <v:shape id="docshape162" o:spid="_x0000_s1085" style="position:absolute;left:2899;top:109;width:5907;height:3639;visibility:visible;mso-wrap-style:square;v-text-anchor:top" coordsize="5907,3639" o:spt="100" o:gfxdata="" adj="0,,0" path="m682,3639r,-86m1095,3639r,-86m1508,3639r,-86m1921,3639r,-86m2334,3639r,-86m2747,3639r,-86m3160,3639r,-86m3573,3639r,-86m3986,3639r,-86m4399,3639r,-86m4812,3639r,-86m5225,3639r,-86m682,r,85m1095,r,85m1508,r,85m1921,r,85m2334,r,85m2747,r,85m3160,r,85m3573,r,85m3986,r,85m4399,r,85m4812,r,85m5225,r,85m,3639r85,m,2426r85,m,1213r85,m,l85,m5907,3639r-85,m5907,2426r-85,m5907,1213r-85,m5907,r-85,e" filled="f" strokecolor="#7f7f7f" strokeweight=".07028mm">
              <v:stroke joinstyle="round"/>
              <v:formulas/>
              <v:path o:connecttype="custom" o:connectlocs="682,3663;1095,3663;1508,3663;1921,3663;2334,3663;2747,3663;3160,3663;3573,3663;3986,3663;4399,3663;4812,3663;5225,3663;682,195;1095,195;1508,195;1921,195;2334,195;2747,195;3160,195;3573,195;3986,195;4399,195;4812,195;5225,195;85,3749;85,2536;85,1323;85,110;5822,3749;5822,2536;5822,1323;5822,110" o:connectangles="0,0,0,0,0,0,0,0,0,0,0,0,0,0,0,0,0,0,0,0,0,0,0,0,0,0,0,0,0,0,0,0"/>
              <o:lock v:ext="edit" aspectratio="t"/>
            </v:shape>
            <v:rect id="docshape163" o:spid="_x0000_s1086" style="position:absolute;left:2899;top:109;width:5907;height:3639;visibility:visible;mso-wrap-style:square;v-text-anchor:top" o:gfxdata="" filled="f" strokeweight=".14058mm">
              <o:lock v:ext="edit" aspectratio="t"/>
            </v:rect>
            <v:line id="Line 354" o:spid="_x0000_s1087" style="position:absolute;visibility:visible;mso-wrap-style:square" from="3168,1234" to="8537,1234" o:connectortype="straight" o:gfxdata="" strokecolor="#ff7f00" strokeweight=".28117mm">
              <v:path arrowok="f"/>
              <o:lock v:ext="edit" aspectratio="t" shapetype="f"/>
            </v:line>
            <v:shape id="docshape164" o:spid="_x0000_s1088" style="position:absolute;left:3167;top:527;width:5370;height:1414;visibility:visible;mso-wrap-style:square;v-text-anchor:top" coordsize="5370,14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" adj="0,,0" path="m,l5369,m,1413r5369,e" filled="f" strokecolor="#ff7f00" strokeweight=".28117mm">
              <v:stroke dashstyle="dash" joinstyle="round"/>
              <v:formulas/>
              <v:path o:connecttype="custom" o:connectlocs="0,528;5369,528;0,1941;5369,1941" o:connectangles="0,0,0,0"/>
              <o:lock v:ext="edit" aspectratio="t"/>
            </v:shape>
            <v:shape id="docshape165" o:spid="_x0000_s1089" style="position:absolute;left:3540;top:676;width:80;height:80;visibility:visible;mso-wrap-style:square;v-text-anchor:top" coordsize="80,80" o:gfxdata="" path="m40,l24,3,12,12,3,25,,40,3,56r9,12l24,77r16,3l55,77,68,68,76,56,80,40,76,25,68,12,55,3,40,xe" fillcolor="black" stroked="f">
              <v:path arrowok="t" o:connecttype="custom" o:connectlocs="40,676;24,679;12,688;3,701;0,716;3,732;12,744;24,753;40,756;55,753;68,744;76,732;80,716;76,701;68,688;55,679;40,676" o:connectangles="0,0,0,0,0,0,0,0,0,0,0,0,0,0,0,0,0"/>
              <o:lock v:ext="edit" aspectratio="t"/>
            </v:shape>
            <v:shape id="docshape166" o:spid="_x0000_s1090" style="position:absolute;left:3540;top:67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" path="m80,40l76,25,68,12,55,3,40,,24,3,12,12,3,25,,40,3,56r9,12l24,77r16,3l55,77,68,68,76,56,80,40xe" filled="f" strokeweight=".14058mm">
              <v:path o:connecttype="custom" o:connectlocs="80,716;76,701;68,688;55,679;40,676;24,679;12,688;3,701;0,716;3,732;12,744;24,753;40,756;55,753;68,744;76,732;80,716" o:connectangles="0,0,0,0,0,0,0,0,0,0,0,0,0,0,0,0,0"/>
              <o:lock v:ext="edit" aspectratio="t"/>
            </v:shape>
            <v:shape id="docshape167" o:spid="_x0000_s1091" style="position:absolute;left:3953;top:37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" path="m40,l24,3,12,12,3,24,,40,3,55r9,13l24,77r16,3l55,77,68,68,76,55,80,40,76,24,68,12,55,3,40,xe" fillcolor="black" stroked="f">
              <v:path arrowok="t" o:connecttype="custom" o:connectlocs="40,373;24,376;12,385;3,397;0,413;3,428;12,441;24,450;40,453;55,450;68,441;76,428;80,413;76,397;68,385;55,376;40,373" o:connectangles="0,0,0,0,0,0,0,0,0,0,0,0,0,0,0,0,0"/>
              <o:lock v:ext="edit" aspectratio="t"/>
            </v:shape>
            <v:shape id="docshape168" o:spid="_x0000_s1092" style="position:absolute;left:3953;top:37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" path="m80,40l76,24,68,12,55,3,40,,24,3,12,12,3,24,,40,3,55r9,13l24,77r16,3l55,77,68,68,76,55,80,40xe" filled="f" strokeweight=".14058mm">
              <v:path o:connecttype="custom" o:connectlocs="80,413;76,397;68,385;55,376;40,373;24,376;12,385;3,397;0,413;3,428;12,441;24,450;40,453;55,450;68,441;76,428;80,413" o:connectangles="0,0,0,0,0,0,0,0,0,0,0,0,0,0,0,0,0"/>
              <o:lock v:ext="edit" aspectratio="t"/>
            </v:shape>
            <v:shape id="docshape169" o:spid="_x0000_s1093" style="position:absolute;left:4366;top:1737;width:80;height:80;visibility:visible;mso-wrap-style:square;v-text-anchor:top" coordsize="80,80" o:gfxdata="" path="m40,l24,3,12,11,3,24,,39,3,55r9,13l24,76r16,3l55,76,68,68,77,55,80,39,77,24,68,11,55,3,40,xe" fillcolor="black" stroked="f">
              <v:path arrowok="t" o:connecttype="custom" o:connectlocs="40,1738;24,1741;12,1749;3,1762;0,1777;3,1793;12,1806;24,1814;40,1817;55,1814;68,1806;77,1793;80,1777;77,1762;68,1749;55,1741;40,1738" o:connectangles="0,0,0,0,0,0,0,0,0,0,0,0,0,0,0,0,0"/>
              <o:lock v:ext="edit" aspectratio="t"/>
            </v:shape>
            <v:shape id="docshape170" o:spid="_x0000_s1094" style="position:absolute;left:4366;top:173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" path="m80,39l77,24,68,11,55,3,40,,24,3,12,11,3,24,,39,3,55r9,13l24,76r16,3l55,76,68,68,77,55,80,39xe" filled="f" strokeweight=".14058mm">
              <v:path o:connecttype="custom" o:connectlocs="80,1777;77,1762;68,1749;55,1741;40,1738;24,1741;12,1749;3,1762;0,1777;3,1793;12,1806;24,1814;40,1817;55,1814;68,1806;77,1793;80,1777" o:connectangles="0,0,0,0,0,0,0,0,0,0,0,0,0,0,0,0,0"/>
              <o:lock v:ext="edit" aspectratio="t"/>
            </v:shape>
            <v:shape id="docshape171" o:spid="_x0000_s1095" style="position:absolute;left:4780;top:249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" path="m40,l24,3,12,11,3,24,,40,3,55r9,13l24,76r16,3l55,76,68,68,77,55,80,40,77,24,68,11,55,3,40,xe" fillcolor="black" stroked="f">
              <v:path arrowok="t" o:connecttype="custom" o:connectlocs="40,2496;24,2499;12,2507;3,2520;0,2536;3,2551;12,2564;24,2572;40,2575;55,2572;68,2564;77,2551;80,2536;77,2520;68,2507;55,2499;40,2496" o:connectangles="0,0,0,0,0,0,0,0,0,0,0,0,0,0,0,0,0"/>
              <o:lock v:ext="edit" aspectratio="t"/>
            </v:shape>
            <v:shape id="docshape172" o:spid="_x0000_s1096" style="position:absolute;left:4780;top:249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" path="m80,40l77,24,68,11,55,3,40,,24,3,12,11,3,24,,40,3,55r9,13l24,76r16,3l55,76,68,68,77,55,80,40xe" filled="f" strokeweight=".14058mm">
              <v:path o:connecttype="custom" o:connectlocs="80,2536;77,2520;68,2507;55,2499;40,2496;24,2499;12,2507;3,2520;0,2536;3,2551;12,2564;24,2572;40,2575;55,2572;68,2564;77,2551;80,2536" o:connectangles="0,0,0,0,0,0,0,0,0,0,0,0,0,0,0,0,0"/>
              <o:lock v:ext="edit" aspectratio="t"/>
            </v:shape>
            <v:shape id="docshape173" o:spid="_x0000_s1097" style="position:absolute;left:5193;top:97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" path="m40,l24,3,12,11,3,24,,39,3,55r9,13l24,76r16,3l55,76,68,68,77,55,80,39,77,24,68,11,55,3,40,xe" fillcolor="black" stroked="f">
              <v:path arrowok="t" o:connecttype="custom" o:connectlocs="40,980;24,983;12,991;3,1004;0,1019;3,1035;12,1048;24,1056;40,1059;55,1056;68,1048;77,1035;80,1019;77,1004;68,991;55,983;40,980" o:connectangles="0,0,0,0,0,0,0,0,0,0,0,0,0,0,0,0,0"/>
              <o:lock v:ext="edit" aspectratio="t"/>
            </v:shape>
            <v:shape id="docshape174" o:spid="_x0000_s1098" style="position:absolute;left:5193;top:97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" path="m80,39l77,24,68,11,55,3,40,,24,3,12,11,3,24,,39,3,55r9,13l24,76r16,3l55,76,68,68,77,55,80,39xe" filled="f" strokeweight=".14058mm">
              <v:path o:connecttype="custom" o:connectlocs="80,1019;77,1004;68,991;55,983;40,980;24,983;12,991;3,1004;0,1019;3,1035;12,1048;24,1056;40,1059;55,1056;68,1048;77,1035;80,1019" o:connectangles="0,0,0,0,0,0,0,0,0,0,0,0,0,0,0,0,0"/>
              <o:lock v:ext="edit" aspectratio="t"/>
            </v:shape>
            <v:shape id="docshape175" o:spid="_x0000_s1099" style="position:absolute;left:5606;top:2040;width:80;height:80;visibility:visible;mso-wrap-style:square;v-text-anchor:top" coordsize="80,80" o:gfxdata="" path="m40,l24,3,12,12,3,24,,40,3,55r9,13l24,76r16,4l55,76,68,68,77,55,80,40,77,24,68,12,55,3,40,xe" fillcolor="black" stroked="f">
              <v:path arrowok="t" o:connecttype="custom" o:connectlocs="40,2041;24,2044;12,2053;3,2065;0,2081;3,2096;12,2109;24,2117;40,2121;55,2117;68,2109;77,2096;80,2081;77,2065;68,2053;55,2044;40,2041" o:connectangles="0,0,0,0,0,0,0,0,0,0,0,0,0,0,0,0,0"/>
              <o:lock v:ext="edit" aspectratio="t"/>
            </v:shape>
            <v:shape id="docshape176" o:spid="_x0000_s1100" style="position:absolute;left:5606;top:204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" path="m80,40l77,24,68,12,55,3,40,,24,3,12,12,3,24,,40,3,55r9,13l24,76r16,4l55,76,68,68,77,55,80,40xe" filled="f" strokeweight=".14058mm">
              <v:path o:connecttype="custom" o:connectlocs="80,2081;77,2065;68,2053;55,2044;40,2041;24,2044;12,2053;3,2065;0,2081;3,2096;12,2109;24,2117;40,2121;55,2117;68,2109;77,2096;80,2081" o:connectangles="0,0,0,0,0,0,0,0,0,0,0,0,0,0,0,0,0"/>
              <o:lock v:ext="edit" aspectratio="t"/>
            </v:shape>
            <v:shape id="docshape177" o:spid="_x0000_s1101" style="position:absolute;left:6019;top:52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" path="m40,l24,3,12,11,3,24,,40,3,55r9,13l24,76r16,3l55,76,68,68,77,55,80,40,77,24,68,11,55,3,40,xe" fillcolor="black" stroked="f">
              <v:path arrowok="t" o:connecttype="custom" o:connectlocs="40,525;24,528;12,536;3,549;0,565;3,580;12,593;24,601;40,604;55,601;68,593;77,580;80,565;77,549;68,536;55,528;40,525" o:connectangles="0,0,0,0,0,0,0,0,0,0,0,0,0,0,0,0,0"/>
              <o:lock v:ext="edit" aspectratio="t"/>
            </v:shape>
            <v:shape id="docshape178" o:spid="_x0000_s1102" style="position:absolute;left:6019;top:524;width:80;height:80;visibility:visible;mso-wrap-style:square;v-text-anchor:top" coordsize="80,80" o:gfxdata="" path="m80,40l77,24,68,11,55,3,40,,24,3,12,11,3,24,,40,3,55r9,13l24,76r16,3l55,76,68,68,77,55,80,40xe" filled="f" strokeweight=".14058mm">
              <v:path o:connecttype="custom" o:connectlocs="80,565;77,549;68,536;55,528;40,525;24,528;12,536;3,549;0,565;3,580;12,593;24,601;40,604;55,601;68,593;77,580;80,565" o:connectangles="0,0,0,0,0,0,0,0,0,0,0,0,0,0,0,0,0"/>
              <o:lock v:ext="edit" aspectratio="t"/>
            </v:shape>
            <v:shape id="docshape179" o:spid="_x0000_s1103" style="position:absolute;left:6432;top:2040;width:80;height:80;visibility:visible;mso-wrap-style:square;v-text-anchor:top" coordsize="80,80" o:gfxdata="" path="m40,l25,3,12,12,3,24,,40,3,55r9,13l25,76r15,4l56,76,68,68,77,55,80,40,77,24,68,12,56,3,40,xe" fillcolor="black" stroked="f">
              <v:path arrowok="t" o:connecttype="custom" o:connectlocs="40,2041;25,2044;12,2053;3,2065;0,2081;3,2096;12,2109;25,2117;40,2121;56,2117;68,2109;77,2096;80,2081;77,2065;68,2053;56,2044;40,2041" o:connectangles="0,0,0,0,0,0,0,0,0,0,0,0,0,0,0,0,0"/>
              <o:lock v:ext="edit" aspectratio="t"/>
            </v:shape>
            <v:shape id="docshape180" o:spid="_x0000_s1104" style="position:absolute;left:6432;top:204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" path="m80,40l77,24,68,12,56,3,40,,25,3,12,12,3,24,,40,3,55r9,13l25,76r15,4l56,76,68,68,77,55,80,40xe" filled="f" strokeweight=".14058mm">
              <v:path o:connecttype="custom" o:connectlocs="80,2081;77,2065;68,2053;56,2044;40,2041;25,2044;12,2053;3,2065;0,2081;3,2096;12,2109;25,2117;40,2121;56,2117;68,2109;77,2096;80,2081" o:connectangles="0,0,0,0,0,0,0,0,0,0,0,0,0,0,0,0,0"/>
              <o:lock v:ext="edit" aspectratio="t"/>
            </v:shape>
            <v:shape id="docshape181" o:spid="_x0000_s1105" style="position:absolute;left:6845;top:113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" path="m40,l25,3,12,12,3,25,,40,3,56r9,12l25,77r15,3l56,77,68,68,77,56,80,40,77,25,68,12,56,3,40,xe" fillcolor="black" stroked="f">
              <v:path arrowok="t" o:connecttype="custom" o:connectlocs="40,1131;25,1134;12,1143;3,1156;0,1171;3,1187;12,1199;25,1208;40,1211;56,1208;68,1199;77,1187;80,1171;77,1156;68,1143;56,1134;40,1131" o:connectangles="0,0,0,0,0,0,0,0,0,0,0,0,0,0,0,0,0"/>
              <o:lock v:ext="edit" aspectratio="t"/>
            </v:shape>
            <v:shape id="docshape182" o:spid="_x0000_s1106" style="position:absolute;left:6845;top:1131;width:80;height:80;visibility:visible;mso-wrap-style:square;v-text-anchor:top" coordsize="80,80" o:gfxdata="" path="m80,40l77,25,68,12,56,3,40,,25,3,12,12,3,25,,40,3,56r9,12l25,77r15,3l56,77,68,68,77,56,80,40xe" filled="f" strokeweight=".14058mm">
              <v:path o:connecttype="custom" o:connectlocs="80,1171;77,1156;68,1143;56,1134;40,1131;25,1134;12,1143;3,1156;0,1171;3,1187;12,1199;25,1208;40,1211;56,1208;68,1199;77,1187;80,1171" o:connectangles="0,0,0,0,0,0,0,0,0,0,0,0,0,0,0,0,0"/>
              <o:lock v:ext="edit" aspectratio="t"/>
            </v:shape>
            <v:shape id="docshape183" o:spid="_x0000_s1107" style="position:absolute;left:7258;top:979;width:80;height:80;visibility:visible;mso-wrap-style:square;v-text-anchor:top" coordsize="80,80" o:gfxdata="" path="m40,l25,3,12,11,3,24,,39,3,55r9,13l25,76r15,3l56,76,68,68,77,55,80,39,77,24,68,11,56,3,40,xe" fillcolor="black" stroked="f">
              <v:path arrowok="t" o:connecttype="custom" o:connectlocs="40,980;25,983;12,991;3,1004;0,1019;3,1035;12,1048;25,1056;40,1059;56,1056;68,1048;77,1035;80,1019;77,1004;68,991;56,983;40,980" o:connectangles="0,0,0,0,0,0,0,0,0,0,0,0,0,0,0,0,0"/>
              <o:lock v:ext="edit" aspectratio="t"/>
            </v:shape>
            <v:shape id="docshape184" o:spid="_x0000_s1108" style="position:absolute;left:7258;top:979;width:80;height:80;visibility:visible;mso-wrap-style:square;v-text-anchor:top" coordsize="80,80" o:gfxdata="" path="m80,39l77,24,68,11,56,3,40,,25,3,12,11,3,24,,39,3,55r9,13l25,76r15,3l56,76,68,68,77,55,80,39xe" filled="f" strokeweight=".14058mm">
              <v:path o:connecttype="custom" o:connectlocs="80,1019;77,1004;68,991;56,983;40,980;25,983;12,991;3,1004;0,1019;3,1035;12,1048;25,1056;40,1059;56,1056;68,1048;77,1035;80,1019" o:connectangles="0,0,0,0,0,0,0,0,0,0,0,0,0,0,0,0,0"/>
              <o:lock v:ext="edit" aspectratio="t"/>
            </v:shape>
            <v:shape id="docshape185" o:spid="_x0000_s1109" style="position:absolute;left:7671;top:52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" path="m40,l25,3,12,11,3,24,,40,3,55r9,13l25,76r15,3l56,76,68,68,77,55,80,40,77,24,68,11,56,3,40,xe" fillcolor="black" stroked="f">
              <v:path arrowok="t" o:connecttype="custom" o:connectlocs="40,525;25,528;12,536;3,549;0,565;3,580;12,593;25,601;40,604;56,601;68,593;77,580;80,565;77,549;68,536;56,528;40,525" o:connectangles="0,0,0,0,0,0,0,0,0,0,0,0,0,0,0,0,0"/>
              <o:lock v:ext="edit" aspectratio="t"/>
            </v:shape>
            <v:shape id="docshape186" o:spid="_x0000_s1110" style="position:absolute;left:7671;top:52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" path="m80,40l77,24,68,11,56,3,40,,25,3,12,11,3,24,,40,3,55r9,13l25,76r15,3l56,76,68,68,77,55,80,40xe" filled="f" strokeweight=".14058mm">
              <v:path o:connecttype="custom" o:connectlocs="80,565;77,549;68,536;56,528;40,525;25,528;12,536;3,549;0,565;3,580;12,593;25,601;40,604;56,601;68,593;77,580;80,565" o:connectangles="0,0,0,0,0,0,0,0,0,0,0,0,0,0,0,0,0"/>
              <o:lock v:ext="edit" aspectratio="t"/>
            </v:shape>
            <v:shape id="docshape187" o:spid="_x0000_s1111" style="position:absolute;left:8084;top:827;width:80;height:80;visibility:visible;mso-wrap-style:square;v-text-anchor:top" coordsize="80,80" o:gfxdata="" path="m40,l25,3,12,12,4,24,,40,4,55r8,13l25,77r15,3l56,77,68,68,77,55,80,40,77,24,68,12,56,3,40,xe" fillcolor="black" stroked="f">
              <v:path arrowok="t" o:connecttype="custom" o:connectlocs="40,828;25,831;12,840;4,852;0,868;4,883;12,896;25,905;40,908;56,905;68,896;77,883;80,868;77,852;68,840;56,831;40,828" o:connectangles="0,0,0,0,0,0,0,0,0,0,0,0,0,0,0,0,0"/>
              <o:lock v:ext="edit" aspectratio="t"/>
            </v:shape>
            <v:shape id="docshape188" o:spid="_x0000_s1112" style="position:absolute;left:8084;top:82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" path="m80,40l77,24,68,12,56,3,40,,25,3,12,12,4,24,,40,4,55r8,13l25,77r15,3l56,77,68,68,77,55,80,40xe" filled="f" strokeweight=".14058mm">
              <v:path o:connecttype="custom" o:connectlocs="80,868;77,852;68,840;56,831;40,828;25,831;12,840;4,852;0,868;4,883;12,896;25,905;40,908;56,905;68,896;77,883;80,868" o:connectangles="0,0,0,0,0,0,0,0,0,0,0,0,0,0,0,0,0"/>
              <o:lock v:ext="edit" aspectratio="t"/>
            </v:shape>
            <v:shape id="docshape189" o:spid="_x0000_s1113" type="#_x0000_t202" style="position:absolute;left:2988;top:291;width:379;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" filled="f" stroked="f">
              <o:lock v:ext="edit" aspectratio="t"/>
              <v:textbox inset="0,0,0,0">
                <w:txbxContent>
                  <w:p w14:paraId="1FDE0D18" w14:textId="77777777" w:rsidR="00AF779A" w:rsidRDefault="00E9277B">
                    <w:pPr>
                      <w:spacing w:line="217" w:lineRule="exact"/>
                      <w:rPr>
                        <w:sz w:val="16"/>
                      </w:rPr>
                    </w:pPr>
                    <w:r>
                      <w:rPr>
                        <w:color w:val="FF7F00"/>
                        <w:spacing w:val="-2"/>
                        <w:w w:val="90"/>
                        <w:sz w:val="16"/>
                      </w:rPr>
                      <w:t>93</w:t>
                    </w:r>
                    <w:r>
                      <w:rPr>
                        <w:rFonts w:ascii="Lucida Sans Unicode"/>
                        <w:color w:val="FF7F00"/>
                        <w:spacing w:val="-2"/>
                        <w:w w:val="90"/>
                        <w:sz w:val="16"/>
                      </w:rPr>
                      <w:t>.</w:t>
                    </w:r>
                    <w:r>
                      <w:rPr>
                        <w:color w:val="FF7F00"/>
                        <w:spacing w:val="-2"/>
                        <w:w w:val="90"/>
                        <w:sz w:val="16"/>
                      </w:rPr>
                      <w:t>11</w:t>
                    </w:r>
                  </w:p>
                </w:txbxContent>
              </v:textbox>
            </v:shape>
            <v:shape id="docshape190" o:spid="_x0000_s1114" type="#_x0000_t202" style="position:absolute;left:3800;top:202;width:406;height:197;visibility:visible;mso-wrap-style:square;v-text-anchor:top" o:gfxdata="" filled="f" stroked="f">
              <o:lock v:ext="edit" aspectratio="t"/>
              <v:textbox inset="0,0,0,0">
                <w:txbxContent>
                  <w:p w14:paraId="05278A99" w14:textId="77777777" w:rsidR="00AF779A" w:rsidRDefault="00E9277B">
                    <w:pPr>
                      <w:spacing w:line="189" w:lineRule="exact"/>
                      <w:rPr>
                        <w:rFonts w:ascii="Calibri"/>
                        <w:sz w:val="16"/>
                      </w:rPr>
                    </w:pPr>
                    <w:r>
                      <w:rPr>
                        <w:rFonts w:ascii="Calibri"/>
                        <w:spacing w:val="-2"/>
                        <w:w w:val="105"/>
                        <w:sz w:val="16"/>
                      </w:rPr>
                      <w:t>95.00</w:t>
                    </w:r>
                  </w:p>
                </w:txbxContent>
              </v:textbox>
            </v:shape>
            <v:shape id="docshape191" o:spid="_x0000_s1115" type="#_x0000_t202" style="position:absolute;left:3387;top:505;width:406;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" filled="f" stroked="f">
              <o:lock v:ext="edit" aspectratio="t"/>
              <v:textbox inset="0,0,0,0">
                <w:txbxContent>
                  <w:p w14:paraId="71054873" w14:textId="77777777" w:rsidR="00AF779A" w:rsidRDefault="00E9277B">
                    <w:pPr>
                      <w:spacing w:line="189" w:lineRule="exact"/>
                      <w:rPr>
                        <w:rFonts w:ascii="Calibri"/>
                        <w:sz w:val="16"/>
                      </w:rPr>
                    </w:pPr>
                    <w:r>
                      <w:rPr>
                        <w:rFonts w:ascii="Calibri"/>
                        <w:spacing w:val="-2"/>
                        <w:w w:val="105"/>
                        <w:sz w:val="16"/>
                      </w:rPr>
                      <w:t>90.00</w:t>
                    </w:r>
                  </w:p>
                </w:txbxContent>
              </v:textbox>
            </v:shape>
            <v:shape id="docshape192" o:spid="_x0000_s1116" type="#_x0000_t202" style="position:absolute;left:5866;top:353;width:406;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" filled="f" stroked="f">
              <o:lock v:ext="edit" aspectratio="t"/>
              <v:textbox inset="0,0,0,0">
                <w:txbxContent>
                  <w:p w14:paraId="4C577047" w14:textId="77777777" w:rsidR="00AF779A" w:rsidRDefault="00E9277B">
                    <w:pPr>
                      <w:spacing w:line="189" w:lineRule="exact"/>
                      <w:rPr>
                        <w:rFonts w:ascii="Calibri"/>
                        <w:sz w:val="16"/>
                      </w:rPr>
                    </w:pPr>
                    <w:r>
                      <w:rPr>
                        <w:rFonts w:ascii="Calibri"/>
                        <w:spacing w:val="-2"/>
                        <w:w w:val="105"/>
                        <w:sz w:val="16"/>
                      </w:rPr>
                      <w:t>92.50</w:t>
                    </w:r>
                  </w:p>
                </w:txbxContent>
              </v:textbox>
            </v:shape>
            <v:shape id="docshape193" o:spid="_x0000_s1117" type="#_x0000_t202" style="position:absolute;left:7518;top:353;width:406;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" filled="f" stroked="f">
              <o:lock v:ext="edit" aspectratio="t"/>
              <v:textbox inset="0,0,0,0">
                <w:txbxContent>
                  <w:p w14:paraId="7C39810A" w14:textId="77777777" w:rsidR="00AF779A" w:rsidRDefault="00E9277B">
                    <w:pPr>
                      <w:spacing w:line="189" w:lineRule="exact"/>
                      <w:rPr>
                        <w:rFonts w:ascii="Calibri"/>
                        <w:sz w:val="16"/>
                      </w:rPr>
                    </w:pPr>
                    <w:r>
                      <w:rPr>
                        <w:rFonts w:ascii="Calibri"/>
                        <w:spacing w:val="-2"/>
                        <w:w w:val="105"/>
                        <w:sz w:val="16"/>
                      </w:rPr>
                      <w:t>92.50</w:t>
                    </w:r>
                  </w:p>
                </w:txbxContent>
              </v:textbox>
            </v:shape>
            <v:shape id="docshape194" o:spid="_x0000_s1118" type="#_x0000_t202" style="position:absolute;left:8357;top:291;width:379;height:218;visibility:visible;mso-wrap-style:square;v-text-anchor:top" o:gfxdata="" filled="f" stroked="f">
              <o:lock v:ext="edit" aspectratio="t"/>
              <v:textbox inset="0,0,0,0">
                <w:txbxContent>
                  <w:p w14:paraId="51FC1782" w14:textId="77777777" w:rsidR="00AF779A" w:rsidRDefault="00E9277B">
                    <w:pPr>
                      <w:spacing w:line="217" w:lineRule="exact"/>
                      <w:rPr>
                        <w:sz w:val="16"/>
                      </w:rPr>
                    </w:pPr>
                    <w:r>
                      <w:rPr>
                        <w:color w:val="FF7F00"/>
                        <w:spacing w:val="-2"/>
                        <w:w w:val="90"/>
                        <w:sz w:val="16"/>
                      </w:rPr>
                      <w:t>93</w:t>
                    </w:r>
                    <w:r>
                      <w:rPr>
                        <w:rFonts w:ascii="Lucida Sans Unicode"/>
                        <w:color w:val="FF7F00"/>
                        <w:spacing w:val="-2"/>
                        <w:w w:val="90"/>
                        <w:sz w:val="16"/>
                      </w:rPr>
                      <w:t>.</w:t>
                    </w:r>
                    <w:r>
                      <w:rPr>
                        <w:color w:val="FF7F00"/>
                        <w:spacing w:val="-2"/>
                        <w:w w:val="90"/>
                        <w:sz w:val="16"/>
                      </w:rPr>
                      <w:t>11</w:t>
                    </w:r>
                  </w:p>
                </w:txbxContent>
              </v:textbox>
            </v:shape>
            <v:shape id="docshape195" o:spid="_x0000_s1119" type="#_x0000_t202" style="position:absolute;left:5040;top:808;width:406;height:197;visibility:visible;mso-wrap-style:square;v-text-anchor:top" o:gfxdata="" filled="f" stroked="f">
              <o:lock v:ext="edit" aspectratio="t"/>
              <v:textbox inset="0,0,0,0">
                <w:txbxContent>
                  <w:p w14:paraId="665B3919" w14:textId="77777777" w:rsidR="00AF779A" w:rsidRDefault="00E9277B">
                    <w:pPr>
                      <w:spacing w:line="189" w:lineRule="exact"/>
                      <w:rPr>
                        <w:rFonts w:ascii="Calibri"/>
                        <w:sz w:val="16"/>
                      </w:rPr>
                    </w:pPr>
                    <w:r>
                      <w:rPr>
                        <w:rFonts w:ascii="Calibri"/>
                        <w:spacing w:val="-2"/>
                        <w:w w:val="105"/>
                        <w:sz w:val="16"/>
                      </w:rPr>
                      <w:t>85.00</w:t>
                    </w:r>
                  </w:p>
                </w:txbxContent>
              </v:textbox>
            </v:shape>
            <v:shape id="docshape196" o:spid="_x0000_s1120" type="#_x0000_t202" style="position:absolute;left:7105;top:808;width:406;height:197;visibility:visible;mso-wrap-style:square;v-text-anchor:top" o:gfxdata="" filled="f" stroked="f">
              <o:lock v:ext="edit" aspectratio="t"/>
              <v:textbox inset="0,0,0,0">
                <w:txbxContent>
                  <w:p w14:paraId="2667B24B" w14:textId="77777777" w:rsidR="00AF779A" w:rsidRDefault="00E9277B">
                    <w:pPr>
                      <w:spacing w:line="189" w:lineRule="exact"/>
                      <w:rPr>
                        <w:rFonts w:ascii="Calibri"/>
                        <w:sz w:val="16"/>
                      </w:rPr>
                    </w:pPr>
                    <w:r>
                      <w:rPr>
                        <w:rFonts w:ascii="Calibri"/>
                        <w:spacing w:val="-2"/>
                        <w:w w:val="105"/>
                        <w:sz w:val="16"/>
                      </w:rPr>
                      <w:t>85.00</w:t>
                    </w:r>
                  </w:p>
                </w:txbxContent>
              </v:textbox>
            </v:shape>
            <v:shape id="docshape197" o:spid="_x0000_s1121" type="#_x0000_t202" style="position:absolute;left:7931;top:656;width:406;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" filled="f" stroked="f">
              <o:lock v:ext="edit" aspectratio="t"/>
              <v:textbox inset="0,0,0,0">
                <w:txbxContent>
                  <w:p w14:paraId="07DEB3E3" w14:textId="77777777" w:rsidR="00AF779A" w:rsidRDefault="00E9277B">
                    <w:pPr>
                      <w:spacing w:line="189" w:lineRule="exact"/>
                      <w:rPr>
                        <w:rFonts w:ascii="Calibri"/>
                        <w:sz w:val="16"/>
                      </w:rPr>
                    </w:pPr>
                    <w:r>
                      <w:rPr>
                        <w:rFonts w:ascii="Calibri"/>
                        <w:spacing w:val="-2"/>
                        <w:w w:val="105"/>
                        <w:sz w:val="16"/>
                      </w:rPr>
                      <w:t>87.50</w:t>
                    </w:r>
                  </w:p>
                </w:txbxContent>
              </v:textbox>
            </v:shape>
            <v:shape id="docshape198" o:spid="_x0000_s1122" type="#_x0000_t202" style="position:absolute;left:2988;top:1000;width:379;height:218;visibility:visible;mso-wrap-style:square;v-text-anchor:top" o:gfxdata="" filled="f" stroked="f">
              <o:lock v:ext="edit" aspectratio="t"/>
              <v:textbox inset="0,0,0,0">
                <w:txbxContent>
                  <w:p w14:paraId="0EF8F95D" w14:textId="77777777" w:rsidR="00AF779A" w:rsidRDefault="00E9277B">
                    <w:pPr>
                      <w:spacing w:line="217" w:lineRule="exact"/>
                      <w:rPr>
                        <w:sz w:val="16"/>
                      </w:rPr>
                    </w:pPr>
                    <w:r>
                      <w:rPr>
                        <w:color w:val="FF7F00"/>
                        <w:spacing w:val="-2"/>
                        <w:w w:val="90"/>
                        <w:sz w:val="16"/>
                      </w:rPr>
                      <w:t>81</w:t>
                    </w:r>
                    <w:r>
                      <w:rPr>
                        <w:rFonts w:ascii="Lucida Sans Unicode"/>
                        <w:color w:val="FF7F00"/>
                        <w:spacing w:val="-2"/>
                        <w:w w:val="90"/>
                        <w:sz w:val="16"/>
                      </w:rPr>
                      <w:t>.</w:t>
                    </w:r>
                    <w:r>
                      <w:rPr>
                        <w:color w:val="FF7F00"/>
                        <w:spacing w:val="-2"/>
                        <w:w w:val="90"/>
                        <w:sz w:val="16"/>
                      </w:rPr>
                      <w:t>46</w:t>
                    </w:r>
                  </w:p>
                </w:txbxContent>
              </v:textbox>
            </v:shape>
            <v:shape id="docshape199" o:spid="_x0000_s1123" type="#_x0000_t202" style="position:absolute;left:6692;top:960;width:406;height:197;visibility:visible;mso-wrap-style:square;v-text-anchor:top" o:gfxdata="" filled="f" stroked="f">
              <o:lock v:ext="edit" aspectratio="t"/>
              <v:textbox inset="0,0,0,0">
                <w:txbxContent>
                  <w:p w14:paraId="42B937D2" w14:textId="77777777" w:rsidR="00AF779A" w:rsidRDefault="00E9277B">
                    <w:pPr>
                      <w:spacing w:line="189" w:lineRule="exact"/>
                      <w:rPr>
                        <w:rFonts w:ascii="Calibri"/>
                        <w:sz w:val="16"/>
                      </w:rPr>
                    </w:pPr>
                    <w:r>
                      <w:rPr>
                        <w:rFonts w:ascii="Calibri"/>
                        <w:spacing w:val="-2"/>
                        <w:w w:val="105"/>
                        <w:sz w:val="16"/>
                      </w:rPr>
                      <w:t>82.50</w:t>
                    </w:r>
                  </w:p>
                </w:txbxContent>
              </v:textbox>
            </v:shape>
            <v:shape id="docshape200" o:spid="_x0000_s1124" type="#_x0000_t202" style="position:absolute;left:8357;top:1000;width:379;height:218;visibility:visible;mso-wrap-style:square;v-text-anchor:top" o:gfxdata="" filled="f" stroked="f">
              <o:lock v:ext="edit" aspectratio="t"/>
              <v:textbox inset="0,0,0,0">
                <w:txbxContent>
                  <w:p w14:paraId="35E66494" w14:textId="77777777" w:rsidR="00AF779A" w:rsidRDefault="00E9277B">
                    <w:pPr>
                      <w:spacing w:line="217" w:lineRule="exact"/>
                      <w:rPr>
                        <w:sz w:val="16"/>
                      </w:rPr>
                    </w:pPr>
                    <w:r>
                      <w:rPr>
                        <w:color w:val="FF7F00"/>
                        <w:spacing w:val="-2"/>
                        <w:w w:val="90"/>
                        <w:sz w:val="16"/>
                      </w:rPr>
                      <w:t>81</w:t>
                    </w:r>
                    <w:r>
                      <w:rPr>
                        <w:rFonts w:ascii="Lucida Sans Unicode"/>
                        <w:color w:val="FF7F00"/>
                        <w:spacing w:val="-2"/>
                        <w:w w:val="90"/>
                        <w:sz w:val="16"/>
                      </w:rPr>
                      <w:t>.</w:t>
                    </w:r>
                    <w:r>
                      <w:rPr>
                        <w:color w:val="FF7F00"/>
                        <w:spacing w:val="-2"/>
                        <w:w w:val="90"/>
                        <w:sz w:val="16"/>
                      </w:rPr>
                      <w:t>46</w:t>
                    </w:r>
                  </w:p>
                </w:txbxContent>
              </v:textbox>
            </v:shape>
            <v:shape id="docshape201" o:spid="_x0000_s1125" type="#_x0000_t202" style="position:absolute;left:2988;top:1705;width:379;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" filled="f" stroked="f">
              <o:lock v:ext="edit" aspectratio="t"/>
              <v:textbox inset="0,0,0,0">
                <w:txbxContent>
                  <w:p w14:paraId="2C3EE1E9" w14:textId="77777777" w:rsidR="00AF779A" w:rsidRDefault="00E9277B">
                    <w:pPr>
                      <w:spacing w:line="217" w:lineRule="exact"/>
                      <w:rPr>
                        <w:sz w:val="16"/>
                      </w:rPr>
                    </w:pPr>
                    <w:r>
                      <w:rPr>
                        <w:color w:val="FF7F00"/>
                        <w:spacing w:val="-2"/>
                        <w:w w:val="90"/>
                        <w:sz w:val="16"/>
                      </w:rPr>
                      <w:t>69</w:t>
                    </w:r>
                    <w:r>
                      <w:rPr>
                        <w:rFonts w:ascii="Lucida Sans Unicode"/>
                        <w:color w:val="FF7F00"/>
                        <w:spacing w:val="-2"/>
                        <w:w w:val="90"/>
                        <w:sz w:val="16"/>
                      </w:rPr>
                      <w:t>.</w:t>
                    </w:r>
                    <w:r>
                      <w:rPr>
                        <w:color w:val="FF7F00"/>
                        <w:spacing w:val="-2"/>
                        <w:w w:val="90"/>
                        <w:sz w:val="16"/>
                      </w:rPr>
                      <w:t>81</w:t>
                    </w:r>
                  </w:p>
                </w:txbxContent>
              </v:textbox>
            </v:shape>
            <v:shape id="docshape202" o:spid="_x0000_s1126" type="#_x0000_t202" style="position:absolute;left:4213;top:1566;width:406;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" filled="f" stroked="f">
              <o:lock v:ext="edit" aspectratio="t"/>
              <v:textbox inset="0,0,0,0">
                <w:txbxContent>
                  <w:p w14:paraId="1727D099" w14:textId="77777777" w:rsidR="00AF779A" w:rsidRDefault="00E9277B">
                    <w:pPr>
                      <w:spacing w:line="189" w:lineRule="exact"/>
                      <w:rPr>
                        <w:rFonts w:ascii="Calibri"/>
                        <w:sz w:val="16"/>
                      </w:rPr>
                    </w:pPr>
                    <w:r>
                      <w:rPr>
                        <w:rFonts w:ascii="Calibri"/>
                        <w:spacing w:val="-2"/>
                        <w:w w:val="105"/>
                        <w:sz w:val="16"/>
                      </w:rPr>
                      <w:t>72.50</w:t>
                    </w:r>
                  </w:p>
                </w:txbxContent>
              </v:textbox>
            </v:shape>
            <v:shape id="docshape203" o:spid="_x0000_s1127" type="#_x0000_t202" style="position:absolute;left:5453;top:1869;width:406;height:197;visibility:visible;mso-wrap-style:square;v-text-anchor:top" o:gfxdata="" filled="f" stroked="f">
              <o:lock v:ext="edit" aspectratio="t"/>
              <v:textbox inset="0,0,0,0">
                <w:txbxContent>
                  <w:p w14:paraId="053CECAA" w14:textId="77777777" w:rsidR="00AF779A" w:rsidRDefault="00E9277B">
                    <w:pPr>
                      <w:spacing w:line="189" w:lineRule="exact"/>
                      <w:rPr>
                        <w:rFonts w:ascii="Calibri"/>
                        <w:sz w:val="16"/>
                      </w:rPr>
                    </w:pPr>
                    <w:r>
                      <w:rPr>
                        <w:rFonts w:ascii="Calibri"/>
                        <w:spacing w:val="-2"/>
                        <w:w w:val="105"/>
                        <w:sz w:val="16"/>
                      </w:rPr>
                      <w:t>67.50</w:t>
                    </w:r>
                  </w:p>
                </w:txbxContent>
              </v:textbox>
            </v:shape>
            <v:shape id="docshape204" o:spid="_x0000_s1128" type="#_x0000_t202" style="position:absolute;left:6279;top:1869;width:406;height:197;visibility:visible;mso-wrap-style:square;v-text-anchor:top" o:gfxdata="" filled="f" stroked="f">
              <o:lock v:ext="edit" aspectratio="t"/>
              <v:textbox inset="0,0,0,0">
                <w:txbxContent>
                  <w:p w14:paraId="50821423" w14:textId="77777777" w:rsidR="00AF779A" w:rsidRDefault="00E9277B">
                    <w:pPr>
                      <w:spacing w:line="189" w:lineRule="exact"/>
                      <w:rPr>
                        <w:rFonts w:ascii="Calibri"/>
                        <w:sz w:val="16"/>
                      </w:rPr>
                    </w:pPr>
                    <w:r>
                      <w:rPr>
                        <w:rFonts w:ascii="Calibri"/>
                        <w:spacing w:val="-2"/>
                        <w:w w:val="105"/>
                        <w:sz w:val="16"/>
                      </w:rPr>
                      <w:t>67.50</w:t>
                    </w:r>
                  </w:p>
                </w:txbxContent>
              </v:textbox>
            </v:shape>
            <v:shape id="docshape205" o:spid="_x0000_s1129" type="#_x0000_t202" style="position:absolute;left:8357;top:1705;width:379;height:218;visibility:visible;mso-wrap-style:square;v-text-anchor:top" o:gfxdata="" filled="f" stroked="f">
              <o:lock v:ext="edit" aspectratio="t"/>
              <v:textbox inset="0,0,0,0">
                <w:txbxContent>
                  <w:p w14:paraId="4BEDFC77" w14:textId="77777777" w:rsidR="00AF779A" w:rsidRDefault="00E9277B">
                    <w:pPr>
                      <w:spacing w:line="217" w:lineRule="exact"/>
                      <w:rPr>
                        <w:sz w:val="16"/>
                      </w:rPr>
                    </w:pPr>
                    <w:r>
                      <w:rPr>
                        <w:color w:val="FF7F00"/>
                        <w:spacing w:val="-2"/>
                        <w:w w:val="90"/>
                        <w:sz w:val="16"/>
                      </w:rPr>
                      <w:t>69</w:t>
                    </w:r>
                    <w:r>
                      <w:rPr>
                        <w:rFonts w:ascii="Lucida Sans Unicode"/>
                        <w:color w:val="FF7F00"/>
                        <w:spacing w:val="-2"/>
                        <w:w w:val="90"/>
                        <w:sz w:val="16"/>
                      </w:rPr>
                      <w:t>.</w:t>
                    </w:r>
                    <w:r>
                      <w:rPr>
                        <w:color w:val="FF7F00"/>
                        <w:spacing w:val="-2"/>
                        <w:w w:val="90"/>
                        <w:sz w:val="16"/>
                      </w:rPr>
                      <w:t>81</w:t>
                    </w:r>
                  </w:p>
                </w:txbxContent>
              </v:textbox>
            </v:shape>
            <v:shape id="docshape206" o:spid="_x0000_s1130" type="#_x0000_t202" style="position:absolute;left:4626;top:2324;width:406;height:197;visibility:visible;mso-wrap-style:square;v-text-anchor:top" o:gfxdata="" filled="f" stroked="f">
              <o:lock v:ext="edit" aspectratio="t"/>
              <v:textbox inset="0,0,0,0">
                <w:txbxContent>
                  <w:p w14:paraId="56444829" w14:textId="77777777" w:rsidR="00AF779A" w:rsidRDefault="00E9277B">
                    <w:pPr>
                      <w:spacing w:line="189" w:lineRule="exact"/>
                      <w:rPr>
                        <w:rFonts w:ascii="Calibri"/>
                        <w:sz w:val="16"/>
                      </w:rPr>
                    </w:pPr>
                    <w:r>
                      <w:rPr>
                        <w:rFonts w:ascii="Calibri"/>
                        <w:spacing w:val="-2"/>
                        <w:w w:val="105"/>
                        <w:sz w:val="16"/>
                      </w:rPr>
                      <w:t>60.00</w:t>
                    </w:r>
                  </w:p>
                </w:txbxContent>
              </v:textbox>
            </v:shape>
            <w10:wrap anchorx="page"/>
          </v:group>
        </w:pict>
      </w:r>
      <w:bookmarkStart w:id="218" w:name="_bookmark34"/>
      <w:bookmarkEnd w:id="218"/>
      <w:r w:rsidR="009308E3" w:rsidRPr="00D516D6">
        <w:rPr>
          <w:spacing w:val="-5"/>
          <w:sz w:val="18"/>
          <w:lang w:val="en-GB"/>
        </w:rPr>
        <w:t>100</w:t>
      </w:r>
    </w:p>
    <w:p w14:paraId="392F8752" w14:textId="77777777" w:rsidR="00AF779A" w:rsidRPr="00D516D6" w:rsidRDefault="00AF779A">
      <w:pPr>
        <w:pStyle w:val="Textoindependiente"/>
        <w:rPr>
          <w:lang w:val="en-GB"/>
        </w:rPr>
      </w:pPr>
    </w:p>
    <w:p w14:paraId="6F672675" w14:textId="77777777" w:rsidR="00AF779A" w:rsidRPr="00D516D6" w:rsidRDefault="00AF779A">
      <w:pPr>
        <w:pStyle w:val="Textoindependiente"/>
        <w:rPr>
          <w:lang w:val="en-GB"/>
        </w:rPr>
      </w:pPr>
    </w:p>
    <w:p w14:paraId="633B5641" w14:textId="77777777" w:rsidR="00AF779A" w:rsidRPr="00D516D6" w:rsidRDefault="00AF779A">
      <w:pPr>
        <w:pStyle w:val="Textoindependiente"/>
        <w:rPr>
          <w:lang w:val="en-GB"/>
        </w:rPr>
      </w:pPr>
    </w:p>
    <w:p w14:paraId="7668F046" w14:textId="77777777" w:rsidR="00AF779A" w:rsidRPr="00D516D6" w:rsidRDefault="00AF779A">
      <w:pPr>
        <w:pStyle w:val="Textoindependiente"/>
        <w:spacing w:before="10"/>
        <w:rPr>
          <w:sz w:val="15"/>
          <w:lang w:val="en-GB"/>
        </w:rPr>
      </w:pPr>
    </w:p>
    <w:p w14:paraId="32D6A684" w14:textId="77777777" w:rsidR="00AF779A" w:rsidRPr="00D516D6" w:rsidRDefault="00E9277B">
      <w:pPr>
        <w:spacing w:before="112"/>
        <w:ind w:left="1994"/>
        <w:rPr>
          <w:sz w:val="18"/>
          <w:lang w:val="en-GB"/>
        </w:rPr>
      </w:pPr>
      <w:r>
        <w:rPr>
          <w:lang w:val="en-GB"/>
        </w:rPr>
        <w:pict w14:anchorId="473D6ABA">
          <v:shape id="docshape207" o:spid="_x0000_s1083" type="#_x0000_t202" alt="" style="position:absolute;left:0;text-align:left;margin-left:104.2pt;margin-top:20.15pt;width:13.05pt;height:42.55pt;z-index:15787520;mso-wrap-style:square;mso-wrap-edited:f;mso-width-percent:0;mso-height-percent:0;mso-position-horizontal-relative:page;mso-width-percent:0;mso-height-percent:0;v-text-anchor:top" filled="f" stroked="f">
            <v:textbox style="layout-flow:vertical;mso-layout-flow-alt:bottom-to-top" inset="0,0,0,0">
              <w:txbxContent>
                <w:p w14:paraId="21C6B21B" w14:textId="77777777" w:rsidR="00AF779A" w:rsidRDefault="00E9277B">
                  <w:pPr>
                    <w:spacing w:before="11"/>
                    <w:ind w:left="20"/>
                    <w:rPr>
                      <w:rFonts w:ascii="Calibri"/>
                      <w:sz w:val="18"/>
                    </w:rPr>
                  </w:pPr>
                  <w:r>
                    <w:rPr>
                      <w:rFonts w:ascii="Calibri"/>
                      <w:spacing w:val="-2"/>
                      <w:w w:val="105"/>
                      <w:sz w:val="18"/>
                    </w:rPr>
                    <w:t>Evaluation</w:t>
                  </w:r>
                </w:p>
              </w:txbxContent>
            </v:textbox>
            <w10:wrap anchorx="page"/>
          </v:shape>
        </w:pict>
      </w:r>
      <w:r w:rsidR="009308E3" w:rsidRPr="00D516D6">
        <w:rPr>
          <w:spacing w:val="-5"/>
          <w:sz w:val="18"/>
          <w:lang w:val="en-GB"/>
        </w:rPr>
        <w:t>80</w:t>
      </w:r>
    </w:p>
    <w:p w14:paraId="6FBEDDCF" w14:textId="77777777" w:rsidR="00AF779A" w:rsidRPr="00D516D6" w:rsidRDefault="00AF779A">
      <w:pPr>
        <w:pStyle w:val="Textoindependiente"/>
        <w:rPr>
          <w:lang w:val="en-GB"/>
        </w:rPr>
      </w:pPr>
    </w:p>
    <w:p w14:paraId="08502F76" w14:textId="77777777" w:rsidR="00AF779A" w:rsidRPr="00D516D6" w:rsidRDefault="00AF779A">
      <w:pPr>
        <w:pStyle w:val="Textoindependiente"/>
        <w:rPr>
          <w:lang w:val="en-GB"/>
        </w:rPr>
      </w:pPr>
    </w:p>
    <w:p w14:paraId="07396CA8" w14:textId="77777777" w:rsidR="00AF779A" w:rsidRPr="00D516D6" w:rsidRDefault="00AF779A">
      <w:pPr>
        <w:pStyle w:val="Textoindependiente"/>
        <w:rPr>
          <w:lang w:val="en-GB"/>
        </w:rPr>
      </w:pPr>
    </w:p>
    <w:p w14:paraId="410A11A5" w14:textId="77777777" w:rsidR="00AF779A" w:rsidRPr="00D516D6" w:rsidRDefault="00AF779A">
      <w:pPr>
        <w:pStyle w:val="Textoindependiente"/>
        <w:spacing w:before="11"/>
        <w:rPr>
          <w:sz w:val="15"/>
          <w:lang w:val="en-GB"/>
        </w:rPr>
      </w:pPr>
    </w:p>
    <w:p w14:paraId="3A53ABA7" w14:textId="77777777" w:rsidR="00AF779A" w:rsidRPr="00D516D6" w:rsidRDefault="00E9277B">
      <w:pPr>
        <w:spacing w:before="112"/>
        <w:ind w:left="1994"/>
        <w:rPr>
          <w:sz w:val="18"/>
          <w:lang w:val="en-GB"/>
        </w:rPr>
      </w:pPr>
      <w:r w:rsidRPr="00D516D6">
        <w:rPr>
          <w:spacing w:val="-5"/>
          <w:sz w:val="18"/>
          <w:lang w:val="en-GB"/>
        </w:rPr>
        <w:t>60</w:t>
      </w:r>
    </w:p>
    <w:p w14:paraId="36ECEECD" w14:textId="77777777" w:rsidR="00AF779A" w:rsidRPr="00D516D6" w:rsidRDefault="00AF779A">
      <w:pPr>
        <w:pStyle w:val="Textoindependiente"/>
        <w:rPr>
          <w:lang w:val="en-GB"/>
        </w:rPr>
      </w:pPr>
    </w:p>
    <w:p w14:paraId="3A91ECBD" w14:textId="77777777" w:rsidR="00AF779A" w:rsidRPr="00D516D6" w:rsidRDefault="00AF779A">
      <w:pPr>
        <w:pStyle w:val="Textoindependiente"/>
        <w:rPr>
          <w:lang w:val="en-GB"/>
        </w:rPr>
      </w:pPr>
    </w:p>
    <w:p w14:paraId="0B33E654" w14:textId="77777777" w:rsidR="00AF779A" w:rsidRPr="00D516D6" w:rsidRDefault="00AF779A">
      <w:pPr>
        <w:pStyle w:val="Textoindependiente"/>
        <w:rPr>
          <w:lang w:val="en-GB"/>
        </w:rPr>
      </w:pPr>
    </w:p>
    <w:p w14:paraId="6117EBEC" w14:textId="77777777" w:rsidR="00AF779A" w:rsidRPr="00D516D6" w:rsidRDefault="00AF779A">
      <w:pPr>
        <w:pStyle w:val="Textoindependiente"/>
        <w:spacing w:before="10"/>
        <w:rPr>
          <w:sz w:val="15"/>
          <w:lang w:val="en-GB"/>
        </w:rPr>
      </w:pPr>
    </w:p>
    <w:p w14:paraId="6DC29A8B" w14:textId="77777777" w:rsidR="00AF779A" w:rsidRPr="00D516D6" w:rsidRDefault="00E9277B">
      <w:pPr>
        <w:tabs>
          <w:tab w:val="left" w:pos="2874"/>
          <w:tab w:val="left" w:pos="3287"/>
          <w:tab w:val="left" w:pos="3700"/>
          <w:tab w:val="left" w:pos="4113"/>
          <w:tab w:val="left" w:pos="4526"/>
          <w:tab w:val="left" w:pos="4939"/>
          <w:tab w:val="left" w:pos="5352"/>
          <w:tab w:val="left" w:pos="5765"/>
          <w:tab w:val="left" w:pos="6178"/>
          <w:tab w:val="left" w:pos="6545"/>
          <w:tab w:val="left" w:pos="6958"/>
          <w:tab w:val="left" w:pos="7371"/>
        </w:tabs>
        <w:spacing w:before="113"/>
        <w:ind w:left="1994"/>
        <w:rPr>
          <w:rFonts w:ascii="Calibri"/>
          <w:sz w:val="18"/>
          <w:lang w:val="en-GB"/>
        </w:rPr>
      </w:pPr>
      <w:r w:rsidRPr="00D516D6">
        <w:rPr>
          <w:spacing w:val="-5"/>
          <w:position w:val="12"/>
          <w:sz w:val="18"/>
          <w:lang w:val="en-GB"/>
        </w:rPr>
        <w:t>40</w:t>
      </w:r>
      <w:r w:rsidRPr="00D516D6">
        <w:rPr>
          <w:position w:val="12"/>
          <w:sz w:val="18"/>
          <w:lang w:val="en-GB"/>
        </w:rPr>
        <w:tab/>
      </w:r>
      <w:r w:rsidRPr="00D516D6">
        <w:rPr>
          <w:rFonts w:ascii="Calibri"/>
          <w:spacing w:val="-10"/>
          <w:sz w:val="18"/>
          <w:lang w:val="en-GB"/>
        </w:rPr>
        <w:t>1</w:t>
      </w:r>
      <w:r w:rsidRPr="00D516D6">
        <w:rPr>
          <w:rFonts w:ascii="Calibri"/>
          <w:sz w:val="18"/>
          <w:lang w:val="en-GB"/>
        </w:rPr>
        <w:tab/>
      </w:r>
      <w:r w:rsidRPr="00D516D6">
        <w:rPr>
          <w:rFonts w:ascii="Calibri"/>
          <w:spacing w:val="-10"/>
          <w:sz w:val="18"/>
          <w:lang w:val="en-GB"/>
        </w:rPr>
        <w:t>2</w:t>
      </w:r>
      <w:r w:rsidRPr="00D516D6">
        <w:rPr>
          <w:rFonts w:ascii="Calibri"/>
          <w:sz w:val="18"/>
          <w:lang w:val="en-GB"/>
        </w:rPr>
        <w:tab/>
      </w:r>
      <w:r w:rsidRPr="00D516D6">
        <w:rPr>
          <w:rFonts w:ascii="Calibri"/>
          <w:spacing w:val="-10"/>
          <w:sz w:val="18"/>
          <w:lang w:val="en-GB"/>
        </w:rPr>
        <w:t>3</w:t>
      </w:r>
      <w:r w:rsidRPr="00D516D6">
        <w:rPr>
          <w:rFonts w:ascii="Calibri"/>
          <w:sz w:val="18"/>
          <w:lang w:val="en-GB"/>
        </w:rPr>
        <w:tab/>
      </w:r>
      <w:r w:rsidRPr="00D516D6">
        <w:rPr>
          <w:rFonts w:ascii="Calibri"/>
          <w:spacing w:val="-10"/>
          <w:sz w:val="18"/>
          <w:lang w:val="en-GB"/>
        </w:rPr>
        <w:t>4</w:t>
      </w:r>
      <w:r w:rsidRPr="00D516D6">
        <w:rPr>
          <w:rFonts w:ascii="Calibri"/>
          <w:sz w:val="18"/>
          <w:lang w:val="en-GB"/>
        </w:rPr>
        <w:tab/>
      </w:r>
      <w:r w:rsidRPr="00D516D6">
        <w:rPr>
          <w:rFonts w:ascii="Calibri"/>
          <w:spacing w:val="-10"/>
          <w:sz w:val="18"/>
          <w:lang w:val="en-GB"/>
        </w:rPr>
        <w:t>5</w:t>
      </w:r>
      <w:r w:rsidRPr="00D516D6">
        <w:rPr>
          <w:rFonts w:ascii="Calibri"/>
          <w:sz w:val="18"/>
          <w:lang w:val="en-GB"/>
        </w:rPr>
        <w:tab/>
      </w:r>
      <w:r w:rsidRPr="00D516D6">
        <w:rPr>
          <w:rFonts w:ascii="Calibri"/>
          <w:spacing w:val="-10"/>
          <w:sz w:val="18"/>
          <w:lang w:val="en-GB"/>
        </w:rPr>
        <w:t>6</w:t>
      </w:r>
      <w:r w:rsidRPr="00D516D6">
        <w:rPr>
          <w:rFonts w:ascii="Calibri"/>
          <w:sz w:val="18"/>
          <w:lang w:val="en-GB"/>
        </w:rPr>
        <w:tab/>
      </w:r>
      <w:r w:rsidRPr="00D516D6">
        <w:rPr>
          <w:rFonts w:ascii="Calibri"/>
          <w:spacing w:val="-10"/>
          <w:sz w:val="18"/>
          <w:lang w:val="en-GB"/>
        </w:rPr>
        <w:t>7</w:t>
      </w:r>
      <w:r w:rsidRPr="00D516D6">
        <w:rPr>
          <w:rFonts w:ascii="Calibri"/>
          <w:sz w:val="18"/>
          <w:lang w:val="en-GB"/>
        </w:rPr>
        <w:tab/>
      </w:r>
      <w:r w:rsidRPr="00D516D6">
        <w:rPr>
          <w:rFonts w:ascii="Calibri"/>
          <w:spacing w:val="-10"/>
          <w:sz w:val="18"/>
          <w:lang w:val="en-GB"/>
        </w:rPr>
        <w:t>8</w:t>
      </w:r>
      <w:r w:rsidRPr="00D516D6">
        <w:rPr>
          <w:rFonts w:ascii="Calibri"/>
          <w:sz w:val="18"/>
          <w:lang w:val="en-GB"/>
        </w:rPr>
        <w:tab/>
      </w:r>
      <w:r w:rsidRPr="00D516D6">
        <w:rPr>
          <w:rFonts w:ascii="Calibri"/>
          <w:spacing w:val="-10"/>
          <w:sz w:val="18"/>
          <w:lang w:val="en-GB"/>
        </w:rPr>
        <w:t>9</w:t>
      </w:r>
      <w:r w:rsidRPr="00D516D6">
        <w:rPr>
          <w:rFonts w:ascii="Calibri"/>
          <w:sz w:val="18"/>
          <w:lang w:val="en-GB"/>
        </w:rPr>
        <w:tab/>
      </w:r>
      <w:r w:rsidRPr="00D516D6">
        <w:rPr>
          <w:rFonts w:ascii="Calibri"/>
          <w:spacing w:val="-5"/>
          <w:sz w:val="18"/>
          <w:lang w:val="en-GB"/>
        </w:rPr>
        <w:t>10</w:t>
      </w:r>
      <w:r w:rsidRPr="00D516D6">
        <w:rPr>
          <w:rFonts w:ascii="Calibri"/>
          <w:sz w:val="18"/>
          <w:lang w:val="en-GB"/>
        </w:rPr>
        <w:tab/>
      </w:r>
      <w:r w:rsidRPr="00D516D6">
        <w:rPr>
          <w:rFonts w:ascii="Calibri"/>
          <w:spacing w:val="-5"/>
          <w:sz w:val="18"/>
          <w:lang w:val="en-GB"/>
        </w:rPr>
        <w:t>11</w:t>
      </w:r>
      <w:r w:rsidRPr="00D516D6">
        <w:rPr>
          <w:rFonts w:ascii="Calibri"/>
          <w:sz w:val="18"/>
          <w:lang w:val="en-GB"/>
        </w:rPr>
        <w:tab/>
      </w:r>
      <w:r w:rsidRPr="00D516D6">
        <w:rPr>
          <w:rFonts w:ascii="Calibri"/>
          <w:spacing w:val="-5"/>
          <w:sz w:val="18"/>
          <w:lang w:val="en-GB"/>
        </w:rPr>
        <w:t>12</w:t>
      </w:r>
    </w:p>
    <w:p w14:paraId="5DAFB038" w14:textId="77777777" w:rsidR="00AF779A" w:rsidRPr="00D516D6" w:rsidRDefault="00E9277B">
      <w:pPr>
        <w:spacing w:before="88"/>
        <w:ind w:left="1997" w:right="1218"/>
        <w:jc w:val="center"/>
        <w:rPr>
          <w:rFonts w:ascii="Calibri"/>
          <w:sz w:val="18"/>
          <w:lang w:val="en-GB"/>
        </w:rPr>
      </w:pPr>
      <w:r>
        <w:rPr>
          <w:lang w:val="en-GB"/>
        </w:rPr>
        <w:pict w14:anchorId="60162344">
          <v:shape id="docshape208" o:spid="_x0000_s1082" type="#_x0000_t202" alt="" style="position:absolute;left:0;text-align:left;margin-left:202.1pt;margin-top:16pt;width:181.05pt;height:15.9pt;z-index:-15672320;mso-wrap-style:square;mso-wrap-edited:f;mso-width-percent:0;mso-height-percent:0;mso-wrap-distance-left:0;mso-wrap-distance-right:0;mso-position-horizontal-relative:page;mso-width-percent:0;mso-height-percent:0;v-text-anchor:top" filled="f" strokeweight=".14058mm">
            <v:textbox inset="0,0,0,0">
              <w:txbxContent>
                <w:p w14:paraId="73D885D3" w14:textId="77777777" w:rsidR="00AF779A" w:rsidRDefault="00E9277B">
                  <w:pPr>
                    <w:tabs>
                      <w:tab w:val="left" w:pos="1452"/>
                      <w:tab w:val="left" w:pos="2891"/>
                    </w:tabs>
                    <w:spacing w:before="34"/>
                    <w:ind w:left="175"/>
                    <w:rPr>
                      <w:rFonts w:ascii="Calibri"/>
                      <w:sz w:val="18"/>
                    </w:rPr>
                  </w:pPr>
                  <w:r>
                    <w:rPr>
                      <w:rFonts w:ascii="Calibri"/>
                      <w:spacing w:val="-2"/>
                      <w:w w:val="105"/>
                      <w:sz w:val="18"/>
                    </w:rPr>
                    <w:t>Participant</w:t>
                  </w:r>
                  <w:r>
                    <w:rPr>
                      <w:rFonts w:ascii="Calibri"/>
                      <w:sz w:val="18"/>
                    </w:rPr>
                    <w:tab/>
                  </w:r>
                  <w:r>
                    <w:rPr>
                      <w:rFonts w:ascii="Calibri"/>
                      <w:spacing w:val="-2"/>
                      <w:w w:val="105"/>
                      <w:sz w:val="18"/>
                    </w:rPr>
                    <w:t>Average</w:t>
                  </w:r>
                  <w:r>
                    <w:rPr>
                      <w:rFonts w:ascii="Calibri"/>
                      <w:spacing w:val="4"/>
                      <w:w w:val="105"/>
                      <w:sz w:val="18"/>
                    </w:rPr>
                    <w:t xml:space="preserve"> </w:t>
                  </w:r>
                  <w:r>
                    <w:rPr>
                      <w:rFonts w:ascii="Calibri"/>
                      <w:spacing w:val="-5"/>
                      <w:w w:val="105"/>
                      <w:sz w:val="18"/>
                    </w:rPr>
                    <w:t>SUS</w:t>
                  </w:r>
                  <w:r>
                    <w:rPr>
                      <w:rFonts w:ascii="Calibri"/>
                      <w:sz w:val="18"/>
                    </w:rPr>
                    <w:tab/>
                  </w:r>
                  <w:r>
                    <w:rPr>
                      <w:rFonts w:ascii="Calibri"/>
                      <w:w w:val="105"/>
                      <w:sz w:val="18"/>
                    </w:rPr>
                    <w:t>Std</w:t>
                  </w:r>
                  <w:r>
                    <w:rPr>
                      <w:rFonts w:ascii="Calibri"/>
                      <w:spacing w:val="30"/>
                      <w:w w:val="105"/>
                      <w:sz w:val="18"/>
                    </w:rPr>
                    <w:t xml:space="preserve"> </w:t>
                  </w:r>
                  <w:r>
                    <w:rPr>
                      <w:rFonts w:ascii="Calibri"/>
                      <w:spacing w:val="-5"/>
                      <w:w w:val="105"/>
                      <w:sz w:val="18"/>
                    </w:rPr>
                    <w:t>Dev</w:t>
                  </w:r>
                </w:p>
              </w:txbxContent>
            </v:textbox>
            <w10:wrap type="topAndBottom" anchorx="page"/>
          </v:shape>
        </w:pict>
      </w:r>
      <w:r>
        <w:rPr>
          <w:lang w:val="en-GB"/>
        </w:rPr>
        <w:pict w14:anchorId="3612C1A5">
          <v:group id="docshapegroup209" o:spid="_x0000_s1079" alt="" style="position:absolute;left:0;text-align:left;margin-left:204.9pt;margin-top:21.75pt;width:4.4pt;height:4.4pt;z-index:15785984;mso-position-horizontal-relative:page" coordorigin="4098,435" coordsize="88,88">
            <v:shape id="docshape210" o:spid="_x0000_s1080" alt="" style="position:absolute;left:4102;top:439;width:80;height:80" coordorigin="4102,439" coordsize="80,80" path="m4142,439r-16,3l4114,451r-9,12l4102,479r3,15l4114,507r12,9l4142,519r15,-3l4170,507r9,-13l4182,479r-3,-16l4170,451r-13,-9l4142,439xe" fillcolor="black" stroked="f">
              <v:path arrowok="t"/>
            </v:shape>
            <v:shape id="docshape211" o:spid="_x0000_s1081" alt="" style="position:absolute;left:4102;top:439;width:80;height:80" coordorigin="4102,439" coordsize="80,80" path="m4182,479r-3,-16l4170,451r-13,-9l4142,439r-16,3l4114,451r-9,12l4102,479r3,15l4114,507r12,9l4142,519r15,-3l4170,507r9,-13l4182,479xe" filled="f" strokeweight=".14058mm">
              <v:path arrowok="t"/>
            </v:shape>
            <w10:wrap anchorx="page"/>
          </v:group>
        </w:pict>
      </w:r>
      <w:r>
        <w:rPr>
          <w:lang w:val="en-GB"/>
        </w:rPr>
        <w:pict w14:anchorId="42C7D588">
          <v:shape id="docshape212" o:spid="_x0000_s1078" alt="" style="position:absolute;left:0;text-align:left;margin-left:255.5pt;margin-top:23.95pt;width:17.05pt;height:.1pt;z-index:-17344512;mso-wrap-edited:f;mso-width-percent:0;mso-height-percent:0;mso-position-horizontal-relative:page;mso-width-percent:0;mso-height-percent:0" coordsize="341,1270" path="m,l170,,341,e" filled="f" strokecolor="#ff7f00" strokeweight=".28117mm">
            <v:path arrowok="t" o:connecttype="custom" o:connectlocs="0,0;2147483646,0;2147483646,0" o:connectangles="0,0,0"/>
            <w10:wrap anchorx="page"/>
          </v:shape>
        </w:pict>
      </w:r>
      <w:r>
        <w:rPr>
          <w:lang w:val="en-GB"/>
        </w:rPr>
        <w:pict w14:anchorId="3DA46B95">
          <v:shape id="docshape213" o:spid="_x0000_s1077" alt="" style="position:absolute;left:0;text-align:left;margin-left:327.45pt;margin-top:23.95pt;width:17.05pt;height:.1pt;z-index:-17344000;mso-wrap-edited:f;mso-width-percent:0;mso-height-percent:0;mso-position-horizontal-relative:page;mso-width-percent:0;mso-height-percent:0" coordsize="341,1270" path="m,l170,,341,e" filled="f" strokecolor="#ff7f00" strokeweight=".28117mm">
            <v:stroke dashstyle="dash"/>
            <v:path arrowok="t" o:connecttype="custom" o:connectlocs="0,0;2147483646,0;2147483646,0" o:connectangles="0,0,0"/>
            <w10:wrap anchorx="page"/>
          </v:shape>
        </w:pict>
      </w:r>
      <w:r w:rsidR="009308E3" w:rsidRPr="00D516D6">
        <w:rPr>
          <w:rFonts w:ascii="Calibri"/>
          <w:spacing w:val="-2"/>
          <w:w w:val="105"/>
          <w:sz w:val="18"/>
          <w:lang w:val="en-GB"/>
        </w:rPr>
        <w:t>Participant</w:t>
      </w:r>
    </w:p>
    <w:p w14:paraId="38083993" w14:textId="77777777" w:rsidR="00AF779A" w:rsidRPr="00D516D6" w:rsidRDefault="00AF779A">
      <w:pPr>
        <w:pStyle w:val="Textoindependiente"/>
        <w:spacing w:before="10"/>
        <w:rPr>
          <w:rFonts w:ascii="Calibri"/>
          <w:sz w:val="7"/>
          <w:lang w:val="en-GB"/>
        </w:rPr>
      </w:pPr>
    </w:p>
    <w:p w14:paraId="2E957F17" w14:textId="244A76DA" w:rsidR="00AF779A" w:rsidRPr="00D516D6" w:rsidRDefault="00E9277B">
      <w:pPr>
        <w:spacing w:before="93"/>
        <w:ind w:right="37"/>
        <w:jc w:val="center"/>
        <w:rPr>
          <w:rFonts w:ascii="Calibri"/>
          <w:sz w:val="18"/>
          <w:lang w:val="en-GB"/>
        </w:rPr>
      </w:pPr>
      <w:r w:rsidRPr="00D516D6">
        <w:rPr>
          <w:rFonts w:ascii="Calibri"/>
          <w:b/>
          <w:sz w:val="18"/>
          <w:lang w:val="en-GB"/>
        </w:rPr>
        <w:t>Figure</w:t>
      </w:r>
      <w:r w:rsidRPr="00D516D6">
        <w:rPr>
          <w:rFonts w:ascii="Calibri"/>
          <w:b/>
          <w:spacing w:val="37"/>
          <w:sz w:val="18"/>
          <w:lang w:val="en-GB"/>
        </w:rPr>
        <w:t xml:space="preserve"> </w:t>
      </w:r>
      <w:r w:rsidRPr="00D516D6">
        <w:rPr>
          <w:rFonts w:ascii="Calibri"/>
          <w:b/>
          <w:sz w:val="18"/>
          <w:lang w:val="en-GB"/>
        </w:rPr>
        <w:t>10:</w:t>
      </w:r>
      <w:r w:rsidRPr="00D516D6">
        <w:rPr>
          <w:rFonts w:ascii="Calibri"/>
          <w:b/>
          <w:spacing w:val="37"/>
          <w:sz w:val="18"/>
          <w:lang w:val="en-GB"/>
        </w:rPr>
        <w:t xml:space="preserve"> </w:t>
      </w:r>
      <w:r w:rsidRPr="00D516D6">
        <w:rPr>
          <w:rFonts w:ascii="Calibri"/>
          <w:sz w:val="18"/>
          <w:lang w:val="en-GB"/>
        </w:rPr>
        <w:t>SUS</w:t>
      </w:r>
      <w:r w:rsidRPr="00D516D6">
        <w:rPr>
          <w:rFonts w:ascii="Calibri"/>
          <w:spacing w:val="37"/>
          <w:sz w:val="18"/>
          <w:lang w:val="en-GB"/>
        </w:rPr>
        <w:t xml:space="preserve"> </w:t>
      </w:r>
      <w:r w:rsidR="0081606F">
        <w:rPr>
          <w:rFonts w:ascii="Calibri"/>
          <w:sz w:val="18"/>
          <w:lang w:val="en-GB"/>
        </w:rPr>
        <w:t>q</w:t>
      </w:r>
      <w:r w:rsidRPr="00D516D6">
        <w:rPr>
          <w:rFonts w:ascii="Calibri"/>
          <w:sz w:val="18"/>
          <w:lang w:val="en-GB"/>
        </w:rPr>
        <w:t>uestionnaire</w:t>
      </w:r>
      <w:r w:rsidRPr="00D516D6">
        <w:rPr>
          <w:rFonts w:ascii="Calibri"/>
          <w:spacing w:val="35"/>
          <w:sz w:val="18"/>
          <w:lang w:val="en-GB"/>
        </w:rPr>
        <w:t xml:space="preserve"> </w:t>
      </w:r>
      <w:r w:rsidR="0081606F">
        <w:rPr>
          <w:rFonts w:ascii="Calibri"/>
          <w:sz w:val="18"/>
          <w:lang w:val="en-GB"/>
        </w:rPr>
        <w:t>d</w:t>
      </w:r>
      <w:r w:rsidRPr="00D516D6">
        <w:rPr>
          <w:rFonts w:ascii="Calibri"/>
          <w:sz w:val="18"/>
          <w:lang w:val="en-GB"/>
        </w:rPr>
        <w:t>ata</w:t>
      </w:r>
      <w:r w:rsidRPr="00D516D6">
        <w:rPr>
          <w:rFonts w:ascii="Calibri"/>
          <w:spacing w:val="37"/>
          <w:sz w:val="18"/>
          <w:lang w:val="en-GB"/>
        </w:rPr>
        <w:t xml:space="preserve"> </w:t>
      </w:r>
      <w:r w:rsidRPr="00D516D6">
        <w:rPr>
          <w:rFonts w:ascii="Calibri"/>
          <w:sz w:val="18"/>
          <w:lang w:val="en-GB"/>
        </w:rPr>
        <w:t>by</w:t>
      </w:r>
      <w:r w:rsidRPr="00D516D6">
        <w:rPr>
          <w:rFonts w:ascii="Calibri"/>
          <w:spacing w:val="36"/>
          <w:sz w:val="18"/>
          <w:lang w:val="en-GB"/>
        </w:rPr>
        <w:t xml:space="preserve"> </w:t>
      </w:r>
      <w:r w:rsidR="0081606F">
        <w:rPr>
          <w:rFonts w:ascii="Calibri"/>
          <w:sz w:val="18"/>
          <w:lang w:val="en-GB"/>
        </w:rPr>
        <w:t>t</w:t>
      </w:r>
      <w:r w:rsidRPr="00D516D6">
        <w:rPr>
          <w:rFonts w:ascii="Calibri"/>
          <w:sz w:val="18"/>
          <w:lang w:val="en-GB"/>
        </w:rPr>
        <w:t>utor</w:t>
      </w:r>
      <w:r w:rsidRPr="00D516D6">
        <w:rPr>
          <w:rFonts w:ascii="Calibri"/>
          <w:spacing w:val="37"/>
          <w:sz w:val="18"/>
          <w:lang w:val="en-GB"/>
        </w:rPr>
        <w:t xml:space="preserve"> </w:t>
      </w:r>
      <w:r w:rsidRPr="00D516D6">
        <w:rPr>
          <w:rFonts w:ascii="Calibri"/>
          <w:sz w:val="18"/>
          <w:lang w:val="en-GB"/>
        </w:rPr>
        <w:t>with</w:t>
      </w:r>
      <w:r w:rsidRPr="00D516D6">
        <w:rPr>
          <w:rFonts w:ascii="Calibri"/>
          <w:spacing w:val="35"/>
          <w:sz w:val="18"/>
          <w:lang w:val="en-GB"/>
        </w:rPr>
        <w:t xml:space="preserve"> </w:t>
      </w:r>
      <w:r w:rsidR="0081606F">
        <w:rPr>
          <w:rFonts w:ascii="Calibri"/>
          <w:sz w:val="18"/>
          <w:lang w:val="en-GB"/>
        </w:rPr>
        <w:t>a</w:t>
      </w:r>
      <w:r w:rsidRPr="00D516D6">
        <w:rPr>
          <w:rFonts w:ascii="Calibri"/>
          <w:sz w:val="18"/>
          <w:lang w:val="en-GB"/>
        </w:rPr>
        <w:t>verage</w:t>
      </w:r>
      <w:r w:rsidRPr="00D516D6">
        <w:rPr>
          <w:rFonts w:ascii="Calibri"/>
          <w:spacing w:val="35"/>
          <w:sz w:val="18"/>
          <w:lang w:val="en-GB"/>
        </w:rPr>
        <w:t xml:space="preserve"> </w:t>
      </w:r>
      <w:r w:rsidR="0081606F">
        <w:rPr>
          <w:rFonts w:ascii="Calibri"/>
          <w:sz w:val="18"/>
          <w:lang w:val="en-GB"/>
        </w:rPr>
        <w:t>e</w:t>
      </w:r>
      <w:r w:rsidRPr="00D516D6">
        <w:rPr>
          <w:rFonts w:ascii="Calibri"/>
          <w:sz w:val="18"/>
          <w:lang w:val="en-GB"/>
        </w:rPr>
        <w:t>valuation</w:t>
      </w:r>
      <w:r w:rsidRPr="00D516D6">
        <w:rPr>
          <w:rFonts w:ascii="Calibri"/>
          <w:spacing w:val="37"/>
          <w:sz w:val="18"/>
          <w:lang w:val="en-GB"/>
        </w:rPr>
        <w:t xml:space="preserve"> </w:t>
      </w:r>
      <w:r w:rsidRPr="00D516D6">
        <w:rPr>
          <w:rFonts w:ascii="Calibri"/>
          <w:sz w:val="18"/>
          <w:lang w:val="en-GB"/>
        </w:rPr>
        <w:t>and</w:t>
      </w:r>
      <w:r w:rsidRPr="00D516D6">
        <w:rPr>
          <w:rFonts w:ascii="Calibri"/>
          <w:spacing w:val="35"/>
          <w:sz w:val="18"/>
          <w:lang w:val="en-GB"/>
        </w:rPr>
        <w:t xml:space="preserve"> </w:t>
      </w:r>
      <w:r w:rsidR="0081606F">
        <w:rPr>
          <w:rFonts w:ascii="Calibri"/>
          <w:sz w:val="18"/>
          <w:lang w:val="en-GB"/>
        </w:rPr>
        <w:t>s</w:t>
      </w:r>
      <w:r w:rsidRPr="00D516D6">
        <w:rPr>
          <w:rFonts w:ascii="Calibri"/>
          <w:sz w:val="18"/>
          <w:lang w:val="en-GB"/>
        </w:rPr>
        <w:t>tandard</w:t>
      </w:r>
      <w:r w:rsidRPr="00D516D6">
        <w:rPr>
          <w:rFonts w:ascii="Calibri"/>
          <w:spacing w:val="36"/>
          <w:sz w:val="18"/>
          <w:lang w:val="en-GB"/>
        </w:rPr>
        <w:t xml:space="preserve"> </w:t>
      </w:r>
      <w:r w:rsidR="0081606F">
        <w:rPr>
          <w:rFonts w:ascii="Calibri"/>
          <w:spacing w:val="-2"/>
          <w:sz w:val="18"/>
          <w:lang w:val="en-GB"/>
        </w:rPr>
        <w:t>d</w:t>
      </w:r>
      <w:r w:rsidRPr="00D516D6">
        <w:rPr>
          <w:rFonts w:ascii="Calibri"/>
          <w:spacing w:val="-2"/>
          <w:sz w:val="18"/>
          <w:lang w:val="en-GB"/>
        </w:rPr>
        <w:t>eviation</w:t>
      </w:r>
      <w:r w:rsidR="0081606F">
        <w:rPr>
          <w:rFonts w:ascii="Calibri"/>
          <w:spacing w:val="-2"/>
          <w:sz w:val="18"/>
          <w:lang w:val="en-GB"/>
        </w:rPr>
        <w:t>.</w:t>
      </w:r>
    </w:p>
    <w:p w14:paraId="38396228" w14:textId="77777777" w:rsidR="00AF779A" w:rsidRPr="00D516D6" w:rsidRDefault="00AF779A">
      <w:pPr>
        <w:pStyle w:val="Textoindependiente"/>
        <w:rPr>
          <w:rFonts w:ascii="Calibri"/>
          <w:sz w:val="22"/>
          <w:lang w:val="en-GB"/>
        </w:rPr>
      </w:pPr>
    </w:p>
    <w:p w14:paraId="0C777958" w14:textId="77777777" w:rsidR="00AF779A" w:rsidRPr="00D516D6" w:rsidRDefault="00AF779A">
      <w:pPr>
        <w:pStyle w:val="Textoindependiente"/>
        <w:spacing w:before="7"/>
        <w:rPr>
          <w:rFonts w:ascii="Calibri"/>
          <w:sz w:val="22"/>
          <w:lang w:val="en-GB"/>
        </w:rPr>
      </w:pPr>
    </w:p>
    <w:p w14:paraId="5E76CC28" w14:textId="77777777" w:rsidR="00AF779A" w:rsidRPr="00D516D6" w:rsidRDefault="00E9277B">
      <w:pPr>
        <w:pStyle w:val="Ttulo3"/>
        <w:numPr>
          <w:ilvl w:val="2"/>
          <w:numId w:val="15"/>
        </w:numPr>
        <w:tabs>
          <w:tab w:val="left" w:pos="693"/>
        </w:tabs>
        <w:spacing w:before="0"/>
        <w:ind w:hanging="577"/>
        <w:rPr>
          <w:lang w:val="en-GB"/>
        </w:rPr>
      </w:pPr>
      <w:r w:rsidRPr="00D516D6">
        <w:rPr>
          <w:lang w:val="en-GB"/>
        </w:rPr>
        <w:t>Results</w:t>
      </w:r>
      <w:r w:rsidRPr="00D516D6">
        <w:rPr>
          <w:spacing w:val="-8"/>
          <w:lang w:val="en-GB"/>
        </w:rPr>
        <w:t xml:space="preserve"> </w:t>
      </w:r>
      <w:r w:rsidRPr="00D516D6">
        <w:rPr>
          <w:lang w:val="en-GB"/>
        </w:rPr>
        <w:t>of</w:t>
      </w:r>
      <w:r w:rsidRPr="00D516D6">
        <w:rPr>
          <w:spacing w:val="-8"/>
          <w:lang w:val="en-GB"/>
        </w:rPr>
        <w:t xml:space="preserve"> </w:t>
      </w:r>
      <w:r w:rsidRPr="00D516D6">
        <w:rPr>
          <w:lang w:val="en-GB"/>
        </w:rPr>
        <w:t>the</w:t>
      </w:r>
      <w:r w:rsidRPr="00D516D6">
        <w:rPr>
          <w:spacing w:val="-8"/>
          <w:lang w:val="en-GB"/>
        </w:rPr>
        <w:t xml:space="preserve"> </w:t>
      </w:r>
      <w:r w:rsidRPr="00D516D6">
        <w:rPr>
          <w:lang w:val="en-GB"/>
        </w:rPr>
        <w:t>Open-Ended</w:t>
      </w:r>
      <w:r w:rsidRPr="00D516D6">
        <w:rPr>
          <w:spacing w:val="-8"/>
          <w:lang w:val="en-GB"/>
        </w:rPr>
        <w:t xml:space="preserve"> </w:t>
      </w:r>
      <w:r w:rsidRPr="00D516D6">
        <w:rPr>
          <w:lang w:val="en-GB"/>
        </w:rPr>
        <w:t>Questions</w:t>
      </w:r>
      <w:r w:rsidRPr="00D516D6">
        <w:rPr>
          <w:spacing w:val="-8"/>
          <w:lang w:val="en-GB"/>
        </w:rPr>
        <w:t xml:space="preserve"> </w:t>
      </w:r>
      <w:r w:rsidRPr="00D516D6">
        <w:rPr>
          <w:spacing w:val="-2"/>
          <w:lang w:val="en-GB"/>
        </w:rPr>
        <w:t>Questionnaire</w:t>
      </w:r>
    </w:p>
    <w:p w14:paraId="0E82F44C" w14:textId="77777777" w:rsidR="00AF779A" w:rsidRPr="00D516D6" w:rsidRDefault="00E9277B">
      <w:pPr>
        <w:pStyle w:val="Textoindependiente"/>
        <w:spacing w:before="6" w:line="244" w:lineRule="auto"/>
        <w:ind w:left="116" w:right="154" w:firstLine="298"/>
        <w:jc w:val="both"/>
        <w:rPr>
          <w:lang w:val="en-GB"/>
        </w:rPr>
      </w:pPr>
      <w:r w:rsidRPr="00D516D6">
        <w:rPr>
          <w:w w:val="95"/>
          <w:lang w:val="en-GB"/>
        </w:rPr>
        <w:t>At</w:t>
      </w:r>
      <w:r w:rsidRPr="00D516D6">
        <w:rPr>
          <w:spacing w:val="-2"/>
          <w:w w:val="95"/>
          <w:lang w:val="en-GB"/>
        </w:rPr>
        <w:t xml:space="preserve"> </w:t>
      </w:r>
      <w:r w:rsidRPr="00D516D6">
        <w:rPr>
          <w:w w:val="95"/>
          <w:lang w:val="en-GB"/>
        </w:rPr>
        <w:t>the</w:t>
      </w:r>
      <w:r w:rsidRPr="00D516D6">
        <w:rPr>
          <w:spacing w:val="-1"/>
          <w:w w:val="95"/>
          <w:lang w:val="en-GB"/>
        </w:rPr>
        <w:t xml:space="preserve"> </w:t>
      </w:r>
      <w:r w:rsidRPr="00D516D6">
        <w:rPr>
          <w:w w:val="95"/>
          <w:lang w:val="en-GB"/>
        </w:rPr>
        <w:t>end</w:t>
      </w:r>
      <w:r w:rsidRPr="00D516D6">
        <w:rPr>
          <w:spacing w:val="-2"/>
          <w:w w:val="95"/>
          <w:lang w:val="en-GB"/>
        </w:rPr>
        <w:t xml:space="preserve"> </w:t>
      </w:r>
      <w:r w:rsidRPr="00D516D6">
        <w:rPr>
          <w:w w:val="95"/>
          <w:lang w:val="en-GB"/>
        </w:rPr>
        <w:t>of</w:t>
      </w:r>
      <w:r w:rsidRPr="00D516D6">
        <w:rPr>
          <w:spacing w:val="-1"/>
          <w:w w:val="95"/>
          <w:lang w:val="en-GB"/>
        </w:rPr>
        <w:t xml:space="preserve"> </w:t>
      </w:r>
      <w:r w:rsidRPr="00D516D6">
        <w:rPr>
          <w:w w:val="95"/>
          <w:lang w:val="en-GB"/>
        </w:rPr>
        <w:t>the</w:t>
      </w:r>
      <w:r w:rsidRPr="00D516D6">
        <w:rPr>
          <w:spacing w:val="-2"/>
          <w:w w:val="95"/>
          <w:lang w:val="en-GB"/>
        </w:rPr>
        <w:t xml:space="preserve"> </w:t>
      </w:r>
      <w:r w:rsidRPr="00D516D6">
        <w:rPr>
          <w:w w:val="95"/>
          <w:lang w:val="en-GB"/>
        </w:rPr>
        <w:t>SUS</w:t>
      </w:r>
      <w:r w:rsidRPr="00D516D6">
        <w:rPr>
          <w:spacing w:val="-2"/>
          <w:w w:val="95"/>
          <w:lang w:val="en-GB"/>
        </w:rPr>
        <w:t xml:space="preserve"> </w:t>
      </w:r>
      <w:r w:rsidRPr="00D516D6">
        <w:rPr>
          <w:w w:val="95"/>
          <w:lang w:val="en-GB"/>
        </w:rPr>
        <w:t>questionnaire,</w:t>
      </w:r>
      <w:r w:rsidRPr="00D516D6">
        <w:rPr>
          <w:spacing w:val="-2"/>
          <w:w w:val="95"/>
          <w:lang w:val="en-GB"/>
        </w:rPr>
        <w:t xml:space="preserve"> </w:t>
      </w:r>
      <w:r w:rsidRPr="00D516D6">
        <w:rPr>
          <w:w w:val="95"/>
          <w:lang w:val="en-GB"/>
        </w:rPr>
        <w:t>the</w:t>
      </w:r>
      <w:r w:rsidRPr="00D516D6">
        <w:rPr>
          <w:spacing w:val="-2"/>
          <w:w w:val="95"/>
          <w:lang w:val="en-GB"/>
        </w:rPr>
        <w:t xml:space="preserve"> </w:t>
      </w:r>
      <w:r w:rsidRPr="00D516D6">
        <w:rPr>
          <w:w w:val="95"/>
          <w:lang w:val="en-GB"/>
        </w:rPr>
        <w:t>tutors</w:t>
      </w:r>
      <w:r w:rsidRPr="00D516D6">
        <w:rPr>
          <w:spacing w:val="-1"/>
          <w:w w:val="95"/>
          <w:lang w:val="en-GB"/>
        </w:rPr>
        <w:t xml:space="preserve"> </w:t>
      </w:r>
      <w:r w:rsidRPr="00D516D6">
        <w:rPr>
          <w:w w:val="95"/>
          <w:lang w:val="en-GB"/>
        </w:rPr>
        <w:t>answered</w:t>
      </w:r>
      <w:r w:rsidRPr="00D516D6">
        <w:rPr>
          <w:spacing w:val="-2"/>
          <w:w w:val="95"/>
          <w:lang w:val="en-GB"/>
        </w:rPr>
        <w:t xml:space="preserve"> </w:t>
      </w:r>
      <w:r w:rsidRPr="00D516D6">
        <w:rPr>
          <w:w w:val="95"/>
          <w:lang w:val="en-GB"/>
        </w:rPr>
        <w:t>8</w:t>
      </w:r>
      <w:r w:rsidRPr="00D516D6">
        <w:rPr>
          <w:spacing w:val="-1"/>
          <w:w w:val="95"/>
          <w:lang w:val="en-GB"/>
        </w:rPr>
        <w:t xml:space="preserve"> </w:t>
      </w:r>
      <w:r w:rsidRPr="00D516D6">
        <w:rPr>
          <w:w w:val="95"/>
          <w:lang w:val="en-GB"/>
        </w:rPr>
        <w:t>open-ended</w:t>
      </w:r>
      <w:r w:rsidRPr="00D516D6">
        <w:rPr>
          <w:spacing w:val="-2"/>
          <w:w w:val="95"/>
          <w:lang w:val="en-GB"/>
        </w:rPr>
        <w:t xml:space="preserve"> </w:t>
      </w:r>
      <w:r w:rsidRPr="00D516D6">
        <w:rPr>
          <w:w w:val="95"/>
          <w:lang w:val="en-GB"/>
        </w:rPr>
        <w:t>questions</w:t>
      </w:r>
      <w:r w:rsidRPr="00D516D6">
        <w:rPr>
          <w:spacing w:val="-1"/>
          <w:w w:val="95"/>
          <w:lang w:val="en-GB"/>
        </w:rPr>
        <w:t xml:space="preserve"> </w:t>
      </w:r>
      <w:r w:rsidRPr="00D516D6">
        <w:rPr>
          <w:w w:val="95"/>
          <w:lang w:val="en-GB"/>
        </w:rPr>
        <w:t>(see</w:t>
      </w:r>
      <w:r w:rsidRPr="00D516D6">
        <w:rPr>
          <w:spacing w:val="-2"/>
          <w:w w:val="95"/>
          <w:lang w:val="en-GB"/>
        </w:rPr>
        <w:t xml:space="preserve"> </w:t>
      </w:r>
      <w:r w:rsidRPr="00D516D6">
        <w:rPr>
          <w:w w:val="95"/>
          <w:lang w:val="en-GB"/>
        </w:rPr>
        <w:t>Appendix</w:t>
      </w:r>
      <w:r w:rsidRPr="00D516D6">
        <w:rPr>
          <w:spacing w:val="-2"/>
          <w:w w:val="95"/>
          <w:lang w:val="en-GB"/>
        </w:rPr>
        <w:t xml:space="preserve"> </w:t>
      </w:r>
      <w:hyperlink w:anchor="_bookmark113" w:history="1">
        <w:r w:rsidRPr="00D516D6">
          <w:rPr>
            <w:color w:val="2F4F4F"/>
            <w:w w:val="95"/>
            <w:lang w:val="en-GB"/>
          </w:rPr>
          <w:t>C.2</w:t>
        </w:r>
      </w:hyperlink>
      <w:r w:rsidRPr="00D516D6">
        <w:rPr>
          <w:w w:val="95"/>
          <w:lang w:val="en-GB"/>
        </w:rPr>
        <w:t>)</w:t>
      </w:r>
      <w:r w:rsidRPr="00D516D6">
        <w:rPr>
          <w:spacing w:val="-1"/>
          <w:w w:val="95"/>
          <w:lang w:val="en-GB"/>
        </w:rPr>
        <w:t xml:space="preserve"> </w:t>
      </w:r>
      <w:r w:rsidRPr="00D516D6">
        <w:rPr>
          <w:w w:val="95"/>
          <w:lang w:val="en-GB"/>
        </w:rPr>
        <w:t>to</w:t>
      </w:r>
      <w:r w:rsidRPr="00D516D6">
        <w:rPr>
          <w:spacing w:val="-2"/>
          <w:w w:val="95"/>
          <w:lang w:val="en-GB"/>
        </w:rPr>
        <w:t xml:space="preserve"> </w:t>
      </w:r>
      <w:r w:rsidRPr="00D516D6">
        <w:rPr>
          <w:w w:val="95"/>
          <w:lang w:val="en-GB"/>
        </w:rPr>
        <w:t xml:space="preserve">provide </w:t>
      </w:r>
      <w:r w:rsidRPr="00D516D6">
        <w:rPr>
          <w:lang w:val="en-GB"/>
        </w:rPr>
        <w:t>their opinions.</w:t>
      </w:r>
    </w:p>
    <w:p w14:paraId="50E2D250" w14:textId="77777777" w:rsidR="00AF779A" w:rsidRPr="00D516D6" w:rsidRDefault="00E9277B">
      <w:pPr>
        <w:pStyle w:val="Textoindependiente"/>
        <w:spacing w:line="244" w:lineRule="auto"/>
        <w:ind w:left="116" w:right="154" w:firstLine="298"/>
        <w:jc w:val="both"/>
        <w:rPr>
          <w:lang w:val="en-GB"/>
        </w:rPr>
      </w:pPr>
      <w:r w:rsidRPr="00D516D6">
        <w:rPr>
          <w:w w:val="95"/>
          <w:lang w:val="en-GB"/>
        </w:rPr>
        <w:t>“What</w:t>
      </w:r>
      <w:r w:rsidRPr="00D516D6">
        <w:rPr>
          <w:spacing w:val="-9"/>
          <w:w w:val="95"/>
          <w:lang w:val="en-GB"/>
        </w:rPr>
        <w:t xml:space="preserve"> </w:t>
      </w:r>
      <w:r w:rsidRPr="00D516D6">
        <w:rPr>
          <w:w w:val="95"/>
          <w:lang w:val="en-GB"/>
        </w:rPr>
        <w:t>is</w:t>
      </w:r>
      <w:r w:rsidRPr="00D516D6">
        <w:rPr>
          <w:spacing w:val="-9"/>
          <w:w w:val="95"/>
          <w:lang w:val="en-GB"/>
        </w:rPr>
        <w:t xml:space="preserve"> </w:t>
      </w:r>
      <w:r w:rsidRPr="00D516D6">
        <w:rPr>
          <w:w w:val="95"/>
          <w:lang w:val="en-GB"/>
        </w:rPr>
        <w:t>your</w:t>
      </w:r>
      <w:r w:rsidRPr="00D516D6">
        <w:rPr>
          <w:spacing w:val="-9"/>
          <w:w w:val="95"/>
          <w:lang w:val="en-GB"/>
        </w:rPr>
        <w:t xml:space="preserve"> </w:t>
      </w:r>
      <w:r w:rsidRPr="00D516D6">
        <w:rPr>
          <w:w w:val="95"/>
          <w:lang w:val="en-GB"/>
        </w:rPr>
        <w:t>overall</w:t>
      </w:r>
      <w:r w:rsidRPr="00D516D6">
        <w:rPr>
          <w:spacing w:val="-9"/>
          <w:w w:val="95"/>
          <w:lang w:val="en-GB"/>
        </w:rPr>
        <w:t xml:space="preserve"> </w:t>
      </w:r>
      <w:r w:rsidRPr="00D516D6">
        <w:rPr>
          <w:w w:val="95"/>
          <w:lang w:val="en-GB"/>
        </w:rPr>
        <w:t>opinion</w:t>
      </w:r>
      <w:r w:rsidRPr="00D516D6">
        <w:rPr>
          <w:spacing w:val="-9"/>
          <w:w w:val="95"/>
          <w:lang w:val="en-GB"/>
        </w:rPr>
        <w:t xml:space="preserve"> </w:t>
      </w:r>
      <w:r w:rsidRPr="00D516D6">
        <w:rPr>
          <w:w w:val="95"/>
          <w:lang w:val="en-GB"/>
        </w:rPr>
        <w:t>of</w:t>
      </w:r>
      <w:r w:rsidRPr="00D516D6">
        <w:rPr>
          <w:spacing w:val="-8"/>
          <w:w w:val="95"/>
          <w:lang w:val="en-GB"/>
        </w:rPr>
        <w:t xml:space="preserve"> </w:t>
      </w:r>
      <w:r w:rsidRPr="00D516D6">
        <w:rPr>
          <w:w w:val="95"/>
          <w:lang w:val="en-GB"/>
        </w:rPr>
        <w:t>the</w:t>
      </w:r>
      <w:r w:rsidRPr="00D516D6">
        <w:rPr>
          <w:spacing w:val="-9"/>
          <w:w w:val="95"/>
          <w:lang w:val="en-GB"/>
        </w:rPr>
        <w:t xml:space="preserve"> </w:t>
      </w:r>
      <w:r w:rsidRPr="00D516D6">
        <w:rPr>
          <w:w w:val="95"/>
          <w:lang w:val="en-GB"/>
        </w:rPr>
        <w:t>system?”</w:t>
      </w:r>
      <w:r w:rsidRPr="00D516D6">
        <w:rPr>
          <w:spacing w:val="-9"/>
          <w:w w:val="95"/>
          <w:lang w:val="en-GB"/>
        </w:rPr>
        <w:t xml:space="preserve"> </w:t>
      </w:r>
      <w:r w:rsidRPr="00D516D6">
        <w:rPr>
          <w:w w:val="95"/>
          <w:lang w:val="en-GB"/>
        </w:rPr>
        <w:t>It</w:t>
      </w:r>
      <w:r w:rsidRPr="00D516D6">
        <w:rPr>
          <w:spacing w:val="-9"/>
          <w:w w:val="95"/>
          <w:lang w:val="en-GB"/>
        </w:rPr>
        <w:t xml:space="preserve"> </w:t>
      </w:r>
      <w:r w:rsidRPr="00D516D6">
        <w:rPr>
          <w:w w:val="95"/>
          <w:lang w:val="en-GB"/>
        </w:rPr>
        <w:t>was</w:t>
      </w:r>
      <w:r w:rsidRPr="00D516D6">
        <w:rPr>
          <w:spacing w:val="-9"/>
          <w:w w:val="95"/>
          <w:lang w:val="en-GB"/>
        </w:rPr>
        <w:t xml:space="preserve"> </w:t>
      </w:r>
      <w:r w:rsidRPr="00D516D6">
        <w:rPr>
          <w:w w:val="95"/>
          <w:lang w:val="en-GB"/>
        </w:rPr>
        <w:t>the</w:t>
      </w:r>
      <w:r w:rsidRPr="00D516D6">
        <w:rPr>
          <w:spacing w:val="-8"/>
          <w:w w:val="95"/>
          <w:lang w:val="en-GB"/>
        </w:rPr>
        <w:t xml:space="preserve"> </w:t>
      </w:r>
      <w:r w:rsidRPr="00D516D6">
        <w:rPr>
          <w:w w:val="95"/>
          <w:lang w:val="en-GB"/>
        </w:rPr>
        <w:t>first</w:t>
      </w:r>
      <w:r w:rsidRPr="00D516D6">
        <w:rPr>
          <w:spacing w:val="-9"/>
          <w:w w:val="95"/>
          <w:lang w:val="en-GB"/>
        </w:rPr>
        <w:t xml:space="preserve"> </w:t>
      </w:r>
      <w:r w:rsidRPr="00D516D6">
        <w:rPr>
          <w:w w:val="95"/>
          <w:lang w:val="en-GB"/>
        </w:rPr>
        <w:t>question</w:t>
      </w:r>
      <w:r w:rsidRPr="00D516D6">
        <w:rPr>
          <w:spacing w:val="-9"/>
          <w:w w:val="95"/>
          <w:lang w:val="en-GB"/>
        </w:rPr>
        <w:t xml:space="preserve"> </w:t>
      </w:r>
      <w:r w:rsidRPr="00D516D6">
        <w:rPr>
          <w:w w:val="95"/>
          <w:lang w:val="en-GB"/>
        </w:rPr>
        <w:t>asked,</w:t>
      </w:r>
      <w:r w:rsidRPr="00D516D6">
        <w:rPr>
          <w:spacing w:val="-9"/>
          <w:w w:val="95"/>
          <w:lang w:val="en-GB"/>
        </w:rPr>
        <w:t xml:space="preserve"> </w:t>
      </w:r>
      <w:r w:rsidRPr="00D516D6">
        <w:rPr>
          <w:w w:val="95"/>
          <w:lang w:val="en-GB"/>
        </w:rPr>
        <w:t>to</w:t>
      </w:r>
      <w:r w:rsidRPr="00D516D6">
        <w:rPr>
          <w:spacing w:val="-9"/>
          <w:w w:val="95"/>
          <w:lang w:val="en-GB"/>
        </w:rPr>
        <w:t xml:space="preserve"> </w:t>
      </w:r>
      <w:r w:rsidRPr="00D516D6">
        <w:rPr>
          <w:w w:val="95"/>
          <w:lang w:val="en-GB"/>
        </w:rPr>
        <w:t>which</w:t>
      </w:r>
      <w:r w:rsidRPr="00D516D6">
        <w:rPr>
          <w:spacing w:val="-8"/>
          <w:w w:val="95"/>
          <w:lang w:val="en-GB"/>
        </w:rPr>
        <w:t xml:space="preserve"> </w:t>
      </w:r>
      <w:r w:rsidRPr="00D516D6">
        <w:rPr>
          <w:w w:val="95"/>
          <w:lang w:val="en-GB"/>
        </w:rPr>
        <w:t>the</w:t>
      </w:r>
      <w:r w:rsidRPr="00D516D6">
        <w:rPr>
          <w:spacing w:val="-9"/>
          <w:w w:val="95"/>
          <w:lang w:val="en-GB"/>
        </w:rPr>
        <w:t xml:space="preserve"> </w:t>
      </w:r>
      <w:r w:rsidRPr="00D516D6">
        <w:rPr>
          <w:w w:val="95"/>
          <w:lang w:val="en-GB"/>
        </w:rPr>
        <w:t>tutors</w:t>
      </w:r>
      <w:r w:rsidRPr="00D516D6">
        <w:rPr>
          <w:spacing w:val="-9"/>
          <w:w w:val="95"/>
          <w:lang w:val="en-GB"/>
        </w:rPr>
        <w:t xml:space="preserve"> </w:t>
      </w:r>
      <w:r w:rsidRPr="00D516D6">
        <w:rPr>
          <w:w w:val="95"/>
          <w:lang w:val="en-GB"/>
        </w:rPr>
        <w:t>responded</w:t>
      </w:r>
      <w:r w:rsidRPr="00D516D6">
        <w:rPr>
          <w:spacing w:val="-9"/>
          <w:w w:val="95"/>
          <w:lang w:val="en-GB"/>
        </w:rPr>
        <w:t xml:space="preserve"> </w:t>
      </w:r>
      <w:r w:rsidRPr="00D516D6">
        <w:rPr>
          <w:w w:val="95"/>
          <w:lang w:val="en-GB"/>
        </w:rPr>
        <w:t>that</w:t>
      </w:r>
      <w:r w:rsidRPr="00D516D6">
        <w:rPr>
          <w:spacing w:val="-9"/>
          <w:w w:val="95"/>
          <w:lang w:val="en-GB"/>
        </w:rPr>
        <w:t xml:space="preserve"> </w:t>
      </w:r>
      <w:r w:rsidRPr="00D516D6">
        <w:rPr>
          <w:w w:val="95"/>
          <w:lang w:val="en-GB"/>
        </w:rPr>
        <w:t xml:space="preserve">it </w:t>
      </w:r>
      <w:r w:rsidRPr="00D516D6">
        <w:rPr>
          <w:w w:val="90"/>
          <w:lang w:val="en-GB"/>
        </w:rPr>
        <w:t xml:space="preserve">supports the students’ concentration, and others said that it has a pleasant design. The results are shown in Figure </w:t>
      </w:r>
      <w:hyperlink w:anchor="_bookmark35" w:history="1">
        <w:r w:rsidRPr="00D516D6">
          <w:rPr>
            <w:color w:val="2F4F4F"/>
            <w:w w:val="90"/>
            <w:lang w:val="en-GB"/>
          </w:rPr>
          <w:t>11a</w:t>
        </w:r>
      </w:hyperlink>
      <w:r w:rsidRPr="00D516D6">
        <w:rPr>
          <w:w w:val="90"/>
          <w:lang w:val="en-GB"/>
        </w:rPr>
        <w:t>.</w:t>
      </w:r>
      <w:r w:rsidRPr="00D516D6">
        <w:rPr>
          <w:lang w:val="en-GB"/>
        </w:rPr>
        <w:t xml:space="preserve"> </w:t>
      </w:r>
      <w:r w:rsidRPr="00D516D6">
        <w:rPr>
          <w:w w:val="90"/>
          <w:lang w:val="en-GB"/>
        </w:rPr>
        <w:t>The second open-ended question that the tutors answered was, “Did you find the sounds and/or lights tha</w:t>
      </w:r>
      <w:r w:rsidRPr="00D516D6">
        <w:rPr>
          <w:w w:val="90"/>
          <w:lang w:val="en-GB"/>
        </w:rPr>
        <w:t xml:space="preserve">t </w:t>
      </w:r>
      <w:proofErr w:type="spellStart"/>
      <w:r w:rsidRPr="00D516D6">
        <w:rPr>
          <w:w w:val="90"/>
          <w:lang w:val="en-GB"/>
        </w:rPr>
        <w:t>Torddis</w:t>
      </w:r>
      <w:proofErr w:type="spellEnd"/>
      <w:r w:rsidRPr="00D516D6">
        <w:rPr>
          <w:w w:val="90"/>
          <w:lang w:val="en-GB"/>
        </w:rPr>
        <w:t xml:space="preserve"> uses</w:t>
      </w:r>
      <w:r w:rsidRPr="00D516D6">
        <w:rPr>
          <w:w w:val="95"/>
          <w:lang w:val="en-GB"/>
        </w:rPr>
        <w:t xml:space="preserve"> to</w:t>
      </w:r>
      <w:r w:rsidRPr="00D516D6">
        <w:rPr>
          <w:spacing w:val="-9"/>
          <w:w w:val="95"/>
          <w:lang w:val="en-GB"/>
        </w:rPr>
        <w:t xml:space="preserve"> </w:t>
      </w:r>
      <w:r w:rsidRPr="00D516D6">
        <w:rPr>
          <w:w w:val="95"/>
          <w:lang w:val="en-GB"/>
        </w:rPr>
        <w:t>be</w:t>
      </w:r>
      <w:r w:rsidRPr="00D516D6">
        <w:rPr>
          <w:spacing w:val="-8"/>
          <w:w w:val="95"/>
          <w:lang w:val="en-GB"/>
        </w:rPr>
        <w:t xml:space="preserve"> </w:t>
      </w:r>
      <w:r w:rsidRPr="00D516D6">
        <w:rPr>
          <w:w w:val="95"/>
          <w:lang w:val="en-GB"/>
        </w:rPr>
        <w:t>to</w:t>
      </w:r>
      <w:r w:rsidRPr="00D516D6">
        <w:rPr>
          <w:spacing w:val="-9"/>
          <w:w w:val="95"/>
          <w:lang w:val="en-GB"/>
        </w:rPr>
        <w:t xml:space="preserve"> </w:t>
      </w:r>
      <w:r w:rsidRPr="00D516D6">
        <w:rPr>
          <w:w w:val="95"/>
          <w:lang w:val="en-GB"/>
        </w:rPr>
        <w:t>your</w:t>
      </w:r>
      <w:r w:rsidRPr="00D516D6">
        <w:rPr>
          <w:spacing w:val="-8"/>
          <w:w w:val="95"/>
          <w:lang w:val="en-GB"/>
        </w:rPr>
        <w:t xml:space="preserve"> </w:t>
      </w:r>
      <w:r w:rsidRPr="00D516D6">
        <w:rPr>
          <w:w w:val="95"/>
          <w:lang w:val="en-GB"/>
        </w:rPr>
        <w:t>liking?”</w:t>
      </w:r>
      <w:r w:rsidRPr="00D516D6">
        <w:rPr>
          <w:spacing w:val="-9"/>
          <w:w w:val="95"/>
          <w:lang w:val="en-GB"/>
        </w:rPr>
        <w:t xml:space="preserve"> </w:t>
      </w:r>
      <w:r w:rsidRPr="00D516D6">
        <w:rPr>
          <w:w w:val="95"/>
          <w:lang w:val="en-GB"/>
        </w:rPr>
        <w:t>The</w:t>
      </w:r>
      <w:r w:rsidRPr="00D516D6">
        <w:rPr>
          <w:spacing w:val="-8"/>
          <w:w w:val="95"/>
          <w:lang w:val="en-GB"/>
        </w:rPr>
        <w:t xml:space="preserve"> </w:t>
      </w:r>
      <w:r w:rsidRPr="00D516D6">
        <w:rPr>
          <w:w w:val="95"/>
          <w:lang w:val="en-GB"/>
        </w:rPr>
        <w:t>favourable</w:t>
      </w:r>
      <w:r w:rsidRPr="00D516D6">
        <w:rPr>
          <w:spacing w:val="-9"/>
          <w:w w:val="95"/>
          <w:lang w:val="en-GB"/>
        </w:rPr>
        <w:t xml:space="preserve"> </w:t>
      </w:r>
      <w:r w:rsidRPr="00D516D6">
        <w:rPr>
          <w:w w:val="95"/>
          <w:lang w:val="en-GB"/>
        </w:rPr>
        <w:t>opinion</w:t>
      </w:r>
      <w:r w:rsidRPr="00D516D6">
        <w:rPr>
          <w:spacing w:val="-8"/>
          <w:w w:val="95"/>
          <w:lang w:val="en-GB"/>
        </w:rPr>
        <w:t xml:space="preserve"> </w:t>
      </w:r>
      <w:r w:rsidRPr="00D516D6">
        <w:rPr>
          <w:w w:val="95"/>
          <w:lang w:val="en-GB"/>
        </w:rPr>
        <w:t>on</w:t>
      </w:r>
      <w:r w:rsidRPr="00D516D6">
        <w:rPr>
          <w:spacing w:val="-9"/>
          <w:w w:val="95"/>
          <w:lang w:val="en-GB"/>
        </w:rPr>
        <w:t xml:space="preserve"> </w:t>
      </w:r>
      <w:r w:rsidRPr="00D516D6">
        <w:rPr>
          <w:w w:val="95"/>
          <w:lang w:val="en-GB"/>
        </w:rPr>
        <w:t>this</w:t>
      </w:r>
      <w:r w:rsidRPr="00D516D6">
        <w:rPr>
          <w:spacing w:val="-8"/>
          <w:w w:val="95"/>
          <w:lang w:val="en-GB"/>
        </w:rPr>
        <w:t xml:space="preserve"> </w:t>
      </w:r>
      <w:r w:rsidRPr="00D516D6">
        <w:rPr>
          <w:w w:val="95"/>
          <w:lang w:val="en-GB"/>
        </w:rPr>
        <w:t>question</w:t>
      </w:r>
      <w:r w:rsidRPr="00D516D6">
        <w:rPr>
          <w:spacing w:val="-9"/>
          <w:w w:val="95"/>
          <w:lang w:val="en-GB"/>
        </w:rPr>
        <w:t xml:space="preserve"> </w:t>
      </w:r>
      <w:r w:rsidRPr="00D516D6">
        <w:rPr>
          <w:w w:val="95"/>
          <w:lang w:val="en-GB"/>
        </w:rPr>
        <w:t>was</w:t>
      </w:r>
      <w:r w:rsidRPr="00D516D6">
        <w:rPr>
          <w:spacing w:val="-8"/>
          <w:w w:val="95"/>
          <w:lang w:val="en-GB"/>
        </w:rPr>
        <w:t xml:space="preserve"> </w:t>
      </w:r>
      <w:r w:rsidRPr="00D516D6">
        <w:rPr>
          <w:w w:val="95"/>
          <w:lang w:val="en-GB"/>
        </w:rPr>
        <w:t>because</w:t>
      </w:r>
      <w:r w:rsidRPr="00D516D6">
        <w:rPr>
          <w:spacing w:val="-9"/>
          <w:w w:val="95"/>
          <w:lang w:val="en-GB"/>
        </w:rPr>
        <w:t xml:space="preserve"> </w:t>
      </w:r>
      <w:r w:rsidRPr="00D516D6">
        <w:rPr>
          <w:w w:val="95"/>
          <w:lang w:val="en-GB"/>
        </w:rPr>
        <w:t>the</w:t>
      </w:r>
      <w:r w:rsidRPr="00D516D6">
        <w:rPr>
          <w:spacing w:val="-8"/>
          <w:w w:val="95"/>
          <w:lang w:val="en-GB"/>
        </w:rPr>
        <w:t xml:space="preserve"> </w:t>
      </w:r>
      <w:r w:rsidRPr="00D516D6">
        <w:rPr>
          <w:w w:val="95"/>
          <w:lang w:val="en-GB"/>
        </w:rPr>
        <w:t>tutors</w:t>
      </w:r>
      <w:r w:rsidRPr="00D516D6">
        <w:rPr>
          <w:spacing w:val="-9"/>
          <w:w w:val="95"/>
          <w:lang w:val="en-GB"/>
        </w:rPr>
        <w:t xml:space="preserve"> </w:t>
      </w:r>
      <w:r w:rsidRPr="00D516D6">
        <w:rPr>
          <w:w w:val="95"/>
          <w:lang w:val="en-GB"/>
        </w:rPr>
        <w:t>believe</w:t>
      </w:r>
      <w:r w:rsidRPr="00D516D6">
        <w:rPr>
          <w:spacing w:val="-8"/>
          <w:w w:val="95"/>
          <w:lang w:val="en-GB"/>
        </w:rPr>
        <w:t xml:space="preserve"> </w:t>
      </w:r>
      <w:r w:rsidRPr="00D516D6">
        <w:rPr>
          <w:w w:val="95"/>
          <w:lang w:val="en-GB"/>
        </w:rPr>
        <w:t>that</w:t>
      </w:r>
      <w:r w:rsidRPr="00D516D6">
        <w:rPr>
          <w:spacing w:val="-9"/>
          <w:w w:val="95"/>
          <w:lang w:val="en-GB"/>
        </w:rPr>
        <w:t xml:space="preserve"> </w:t>
      </w:r>
      <w:r w:rsidRPr="00D516D6">
        <w:rPr>
          <w:w w:val="95"/>
          <w:lang w:val="en-GB"/>
        </w:rPr>
        <w:t>the</w:t>
      </w:r>
      <w:r w:rsidRPr="00D516D6">
        <w:rPr>
          <w:spacing w:val="-8"/>
          <w:w w:val="95"/>
          <w:lang w:val="en-GB"/>
        </w:rPr>
        <w:t xml:space="preserve"> </w:t>
      </w:r>
      <w:r w:rsidRPr="00D516D6">
        <w:rPr>
          <w:w w:val="95"/>
          <w:lang w:val="en-GB"/>
        </w:rPr>
        <w:t>light</w:t>
      </w:r>
      <w:r w:rsidRPr="00D516D6">
        <w:rPr>
          <w:spacing w:val="-9"/>
          <w:w w:val="95"/>
          <w:lang w:val="en-GB"/>
        </w:rPr>
        <w:t xml:space="preserve"> </w:t>
      </w:r>
      <w:r w:rsidRPr="00D516D6">
        <w:rPr>
          <w:w w:val="95"/>
          <w:lang w:val="en-GB"/>
        </w:rPr>
        <w:t>alerts</w:t>
      </w:r>
      <w:r w:rsidRPr="00D516D6">
        <w:rPr>
          <w:spacing w:val="-8"/>
          <w:w w:val="95"/>
          <w:lang w:val="en-GB"/>
        </w:rPr>
        <w:t xml:space="preserve"> </w:t>
      </w:r>
      <w:r w:rsidRPr="00D516D6">
        <w:rPr>
          <w:w w:val="95"/>
          <w:lang w:val="en-GB"/>
        </w:rPr>
        <w:t>help keep</w:t>
      </w:r>
      <w:r w:rsidRPr="00D516D6">
        <w:rPr>
          <w:spacing w:val="-3"/>
          <w:w w:val="95"/>
          <w:lang w:val="en-GB"/>
        </w:rPr>
        <w:t xml:space="preserve"> </w:t>
      </w:r>
      <w:r w:rsidRPr="00D516D6">
        <w:rPr>
          <w:w w:val="95"/>
          <w:lang w:val="en-GB"/>
        </w:rPr>
        <w:t>the</w:t>
      </w:r>
      <w:r w:rsidRPr="00D516D6">
        <w:rPr>
          <w:spacing w:val="-3"/>
          <w:w w:val="95"/>
          <w:lang w:val="en-GB"/>
        </w:rPr>
        <w:t xml:space="preserve"> </w:t>
      </w:r>
      <w:r w:rsidRPr="00D516D6">
        <w:rPr>
          <w:w w:val="95"/>
          <w:lang w:val="en-GB"/>
        </w:rPr>
        <w:t>student</w:t>
      </w:r>
      <w:r w:rsidRPr="00D516D6">
        <w:rPr>
          <w:spacing w:val="-3"/>
          <w:w w:val="95"/>
          <w:lang w:val="en-GB"/>
        </w:rPr>
        <w:t xml:space="preserve"> </w:t>
      </w:r>
      <w:r w:rsidRPr="00D516D6">
        <w:rPr>
          <w:w w:val="95"/>
          <w:lang w:val="en-GB"/>
        </w:rPr>
        <w:t>awake,</w:t>
      </w:r>
      <w:r w:rsidRPr="00D516D6">
        <w:rPr>
          <w:spacing w:val="-3"/>
          <w:w w:val="95"/>
          <w:lang w:val="en-GB"/>
        </w:rPr>
        <w:t xml:space="preserve"> </w:t>
      </w:r>
      <w:r w:rsidRPr="00D516D6">
        <w:rPr>
          <w:w w:val="95"/>
          <w:lang w:val="en-GB"/>
        </w:rPr>
        <w:t>and</w:t>
      </w:r>
      <w:r w:rsidRPr="00D516D6">
        <w:rPr>
          <w:spacing w:val="-3"/>
          <w:w w:val="95"/>
          <w:lang w:val="en-GB"/>
        </w:rPr>
        <w:t xml:space="preserve"> </w:t>
      </w:r>
      <w:r w:rsidRPr="00D516D6">
        <w:rPr>
          <w:w w:val="95"/>
          <w:lang w:val="en-GB"/>
        </w:rPr>
        <w:t>they</w:t>
      </w:r>
      <w:r w:rsidRPr="00D516D6">
        <w:rPr>
          <w:spacing w:val="-3"/>
          <w:w w:val="95"/>
          <w:lang w:val="en-GB"/>
        </w:rPr>
        <w:t xml:space="preserve"> </w:t>
      </w:r>
      <w:r w:rsidRPr="00D516D6">
        <w:rPr>
          <w:w w:val="95"/>
          <w:lang w:val="en-GB"/>
        </w:rPr>
        <w:t>are</w:t>
      </w:r>
      <w:r w:rsidRPr="00D516D6">
        <w:rPr>
          <w:spacing w:val="-3"/>
          <w:w w:val="95"/>
          <w:lang w:val="en-GB"/>
        </w:rPr>
        <w:t xml:space="preserve"> </w:t>
      </w:r>
      <w:r w:rsidRPr="00D516D6">
        <w:rPr>
          <w:w w:val="95"/>
          <w:lang w:val="en-GB"/>
        </w:rPr>
        <w:t>satisfied</w:t>
      </w:r>
      <w:r w:rsidRPr="00D516D6">
        <w:rPr>
          <w:spacing w:val="-3"/>
          <w:w w:val="95"/>
          <w:lang w:val="en-GB"/>
        </w:rPr>
        <w:t xml:space="preserve"> </w:t>
      </w:r>
      <w:r w:rsidRPr="00D516D6">
        <w:rPr>
          <w:w w:val="95"/>
          <w:lang w:val="en-GB"/>
        </w:rPr>
        <w:t>with</w:t>
      </w:r>
      <w:r w:rsidRPr="00D516D6">
        <w:rPr>
          <w:spacing w:val="-3"/>
          <w:w w:val="95"/>
          <w:lang w:val="en-GB"/>
        </w:rPr>
        <w:t xml:space="preserve"> </w:t>
      </w:r>
      <w:r w:rsidRPr="00D516D6">
        <w:rPr>
          <w:w w:val="95"/>
          <w:lang w:val="en-GB"/>
        </w:rPr>
        <w:t>the</w:t>
      </w:r>
      <w:r w:rsidRPr="00D516D6">
        <w:rPr>
          <w:spacing w:val="-3"/>
          <w:w w:val="95"/>
          <w:lang w:val="en-GB"/>
        </w:rPr>
        <w:t xml:space="preserve"> </w:t>
      </w:r>
      <w:r w:rsidRPr="00D516D6">
        <w:rPr>
          <w:w w:val="95"/>
          <w:lang w:val="en-GB"/>
        </w:rPr>
        <w:t>sound</w:t>
      </w:r>
      <w:r w:rsidRPr="00D516D6">
        <w:rPr>
          <w:spacing w:val="-3"/>
          <w:w w:val="95"/>
          <w:lang w:val="en-GB"/>
        </w:rPr>
        <w:t xml:space="preserve"> </w:t>
      </w:r>
      <w:r w:rsidRPr="00D516D6">
        <w:rPr>
          <w:w w:val="95"/>
          <w:lang w:val="en-GB"/>
        </w:rPr>
        <w:t>alarms</w:t>
      </w:r>
      <w:r w:rsidRPr="00D516D6">
        <w:rPr>
          <w:spacing w:val="-3"/>
          <w:w w:val="95"/>
          <w:lang w:val="en-GB"/>
        </w:rPr>
        <w:t xml:space="preserve"> </w:t>
      </w:r>
      <w:r w:rsidRPr="00D516D6">
        <w:rPr>
          <w:w w:val="95"/>
          <w:lang w:val="en-GB"/>
        </w:rPr>
        <w:t>(see</w:t>
      </w:r>
      <w:r w:rsidRPr="00D516D6">
        <w:rPr>
          <w:spacing w:val="-3"/>
          <w:w w:val="95"/>
          <w:lang w:val="en-GB"/>
        </w:rPr>
        <w:t xml:space="preserve"> </w:t>
      </w:r>
      <w:r w:rsidRPr="00D516D6">
        <w:rPr>
          <w:w w:val="95"/>
          <w:lang w:val="en-GB"/>
        </w:rPr>
        <w:t>Figure</w:t>
      </w:r>
      <w:r w:rsidRPr="00D516D6">
        <w:rPr>
          <w:spacing w:val="-3"/>
          <w:w w:val="95"/>
          <w:lang w:val="en-GB"/>
        </w:rPr>
        <w:t xml:space="preserve"> </w:t>
      </w:r>
      <w:hyperlink w:anchor="_bookmark35" w:history="1">
        <w:r w:rsidRPr="00D516D6">
          <w:rPr>
            <w:color w:val="2F4F4F"/>
            <w:w w:val="95"/>
            <w:lang w:val="en-GB"/>
          </w:rPr>
          <w:t>11b</w:t>
        </w:r>
      </w:hyperlink>
      <w:r w:rsidRPr="00D516D6">
        <w:rPr>
          <w:w w:val="95"/>
          <w:lang w:val="en-GB"/>
        </w:rPr>
        <w:t>).</w:t>
      </w:r>
    </w:p>
    <w:p w14:paraId="28AB2493" w14:textId="77777777" w:rsidR="00AF779A" w:rsidRPr="00D516D6" w:rsidRDefault="00E9277B">
      <w:pPr>
        <w:pStyle w:val="Textoindependiente"/>
        <w:spacing w:line="244" w:lineRule="auto"/>
        <w:ind w:left="116" w:right="154" w:firstLine="298"/>
        <w:jc w:val="both"/>
        <w:rPr>
          <w:lang w:val="en-GB"/>
        </w:rPr>
      </w:pPr>
      <w:r w:rsidRPr="00D516D6">
        <w:rPr>
          <w:lang w:val="en-GB"/>
        </w:rPr>
        <w:t xml:space="preserve">In questions 3 (Do you like the design of the </w:t>
      </w:r>
      <w:proofErr w:type="spellStart"/>
      <w:r w:rsidRPr="00D516D6">
        <w:rPr>
          <w:lang w:val="en-GB"/>
        </w:rPr>
        <w:t>Torddis</w:t>
      </w:r>
      <w:proofErr w:type="spellEnd"/>
      <w:r w:rsidRPr="00D516D6">
        <w:rPr>
          <w:lang w:val="en-GB"/>
        </w:rPr>
        <w:t xml:space="preserve"> mobile application? Why?), 4 (Is the way your child’s </w:t>
      </w:r>
      <w:r w:rsidRPr="00D516D6">
        <w:rPr>
          <w:w w:val="95"/>
          <w:lang w:val="en-GB"/>
        </w:rPr>
        <w:t xml:space="preserve">distraction monitoring data is visualised in the </w:t>
      </w:r>
      <w:proofErr w:type="spellStart"/>
      <w:r w:rsidRPr="00D516D6">
        <w:rPr>
          <w:w w:val="95"/>
          <w:lang w:val="en-GB"/>
        </w:rPr>
        <w:t>Torddis</w:t>
      </w:r>
      <w:proofErr w:type="spellEnd"/>
      <w:r w:rsidRPr="00D516D6">
        <w:rPr>
          <w:w w:val="95"/>
          <w:lang w:val="en-GB"/>
        </w:rPr>
        <w:t xml:space="preserve"> mobile application adequate? Why?), 5 (Do you think this</w:t>
      </w:r>
      <w:r w:rsidRPr="00D516D6">
        <w:rPr>
          <w:w w:val="95"/>
          <w:lang w:val="en-GB"/>
        </w:rPr>
        <w:t xml:space="preserve"> </w:t>
      </w:r>
      <w:r w:rsidRPr="00D516D6">
        <w:rPr>
          <w:spacing w:val="-2"/>
          <w:w w:val="95"/>
          <w:lang w:val="en-GB"/>
        </w:rPr>
        <w:t>system</w:t>
      </w:r>
      <w:r w:rsidRPr="00D516D6">
        <w:rPr>
          <w:spacing w:val="-3"/>
          <w:w w:val="95"/>
          <w:lang w:val="en-GB"/>
        </w:rPr>
        <w:t xml:space="preserve"> </w:t>
      </w:r>
      <w:r w:rsidRPr="00D516D6">
        <w:rPr>
          <w:spacing w:val="-2"/>
          <w:w w:val="95"/>
          <w:lang w:val="en-GB"/>
        </w:rPr>
        <w:t>would</w:t>
      </w:r>
      <w:r w:rsidRPr="00D516D6">
        <w:rPr>
          <w:spacing w:val="-3"/>
          <w:w w:val="95"/>
          <w:lang w:val="en-GB"/>
        </w:rPr>
        <w:t xml:space="preserve"> </w:t>
      </w:r>
      <w:r w:rsidRPr="00D516D6">
        <w:rPr>
          <w:spacing w:val="-2"/>
          <w:w w:val="95"/>
          <w:lang w:val="en-GB"/>
        </w:rPr>
        <w:t>help</w:t>
      </w:r>
      <w:r w:rsidRPr="00D516D6">
        <w:rPr>
          <w:spacing w:val="-3"/>
          <w:w w:val="95"/>
          <w:lang w:val="en-GB"/>
        </w:rPr>
        <w:t xml:space="preserve"> </w:t>
      </w:r>
      <w:r w:rsidRPr="00D516D6">
        <w:rPr>
          <w:spacing w:val="-2"/>
          <w:w w:val="95"/>
          <w:lang w:val="en-GB"/>
        </w:rPr>
        <w:t>improve</w:t>
      </w:r>
      <w:r w:rsidRPr="00D516D6">
        <w:rPr>
          <w:spacing w:val="-3"/>
          <w:w w:val="95"/>
          <w:lang w:val="en-GB"/>
        </w:rPr>
        <w:t xml:space="preserve"> </w:t>
      </w:r>
      <w:r w:rsidRPr="00D516D6">
        <w:rPr>
          <w:spacing w:val="-2"/>
          <w:w w:val="95"/>
          <w:lang w:val="en-GB"/>
        </w:rPr>
        <w:t>your</w:t>
      </w:r>
      <w:r w:rsidRPr="00D516D6">
        <w:rPr>
          <w:spacing w:val="-3"/>
          <w:w w:val="95"/>
          <w:lang w:val="en-GB"/>
        </w:rPr>
        <w:t xml:space="preserve"> </w:t>
      </w:r>
      <w:r w:rsidRPr="00D516D6">
        <w:rPr>
          <w:spacing w:val="-2"/>
          <w:w w:val="95"/>
          <w:lang w:val="en-GB"/>
        </w:rPr>
        <w:t>child’s</w:t>
      </w:r>
      <w:r w:rsidRPr="00D516D6">
        <w:rPr>
          <w:spacing w:val="-3"/>
          <w:w w:val="95"/>
          <w:lang w:val="en-GB"/>
        </w:rPr>
        <w:t xml:space="preserve"> </w:t>
      </w:r>
      <w:r w:rsidRPr="00D516D6">
        <w:rPr>
          <w:spacing w:val="-2"/>
          <w:w w:val="95"/>
          <w:lang w:val="en-GB"/>
        </w:rPr>
        <w:t>concentration</w:t>
      </w:r>
      <w:r w:rsidRPr="00D516D6">
        <w:rPr>
          <w:spacing w:val="-3"/>
          <w:w w:val="95"/>
          <w:lang w:val="en-GB"/>
        </w:rPr>
        <w:t xml:space="preserve"> </w:t>
      </w:r>
      <w:r w:rsidRPr="00D516D6">
        <w:rPr>
          <w:spacing w:val="-2"/>
          <w:w w:val="95"/>
          <w:lang w:val="en-GB"/>
        </w:rPr>
        <w:t>and</w:t>
      </w:r>
      <w:r w:rsidRPr="00D516D6">
        <w:rPr>
          <w:spacing w:val="-3"/>
          <w:w w:val="95"/>
          <w:lang w:val="en-GB"/>
        </w:rPr>
        <w:t xml:space="preserve"> </w:t>
      </w:r>
      <w:r w:rsidRPr="00D516D6">
        <w:rPr>
          <w:spacing w:val="-2"/>
          <w:w w:val="95"/>
          <w:lang w:val="en-GB"/>
        </w:rPr>
        <w:t>keep</w:t>
      </w:r>
      <w:r w:rsidRPr="00D516D6">
        <w:rPr>
          <w:spacing w:val="-3"/>
          <w:w w:val="95"/>
          <w:lang w:val="en-GB"/>
        </w:rPr>
        <w:t xml:space="preserve"> </w:t>
      </w:r>
      <w:r w:rsidRPr="00D516D6">
        <w:rPr>
          <w:spacing w:val="-2"/>
          <w:w w:val="95"/>
          <w:lang w:val="en-GB"/>
        </w:rPr>
        <w:t>you</w:t>
      </w:r>
      <w:r w:rsidRPr="00D516D6">
        <w:rPr>
          <w:spacing w:val="-3"/>
          <w:w w:val="95"/>
          <w:lang w:val="en-GB"/>
        </w:rPr>
        <w:t xml:space="preserve"> </w:t>
      </w:r>
      <w:r w:rsidRPr="00D516D6">
        <w:rPr>
          <w:spacing w:val="-2"/>
          <w:w w:val="95"/>
          <w:lang w:val="en-GB"/>
        </w:rPr>
        <w:t>informed</w:t>
      </w:r>
      <w:r w:rsidRPr="00D516D6">
        <w:rPr>
          <w:spacing w:val="-3"/>
          <w:w w:val="95"/>
          <w:lang w:val="en-GB"/>
        </w:rPr>
        <w:t xml:space="preserve"> </w:t>
      </w:r>
      <w:r w:rsidRPr="00D516D6">
        <w:rPr>
          <w:spacing w:val="-2"/>
          <w:w w:val="95"/>
          <w:lang w:val="en-GB"/>
        </w:rPr>
        <w:t>when</w:t>
      </w:r>
      <w:r w:rsidRPr="00D516D6">
        <w:rPr>
          <w:spacing w:val="-3"/>
          <w:w w:val="95"/>
          <w:lang w:val="en-GB"/>
        </w:rPr>
        <w:t xml:space="preserve"> </w:t>
      </w:r>
      <w:r w:rsidRPr="00D516D6">
        <w:rPr>
          <w:spacing w:val="-2"/>
          <w:w w:val="95"/>
          <w:lang w:val="en-GB"/>
        </w:rPr>
        <w:t>they</w:t>
      </w:r>
      <w:r w:rsidRPr="00D516D6">
        <w:rPr>
          <w:spacing w:val="-3"/>
          <w:w w:val="95"/>
          <w:lang w:val="en-GB"/>
        </w:rPr>
        <w:t xml:space="preserve"> </w:t>
      </w:r>
      <w:r w:rsidRPr="00D516D6">
        <w:rPr>
          <w:spacing w:val="-2"/>
          <w:w w:val="95"/>
          <w:lang w:val="en-GB"/>
        </w:rPr>
        <w:t>are</w:t>
      </w:r>
      <w:r w:rsidRPr="00D516D6">
        <w:rPr>
          <w:spacing w:val="-3"/>
          <w:w w:val="95"/>
          <w:lang w:val="en-GB"/>
        </w:rPr>
        <w:t xml:space="preserve"> </w:t>
      </w:r>
      <w:r w:rsidRPr="00D516D6">
        <w:rPr>
          <w:spacing w:val="-2"/>
          <w:w w:val="95"/>
          <w:lang w:val="en-GB"/>
        </w:rPr>
        <w:t>doing</w:t>
      </w:r>
      <w:r w:rsidRPr="00D516D6">
        <w:rPr>
          <w:spacing w:val="-3"/>
          <w:w w:val="95"/>
          <w:lang w:val="en-GB"/>
        </w:rPr>
        <w:t xml:space="preserve"> </w:t>
      </w:r>
      <w:r w:rsidRPr="00D516D6">
        <w:rPr>
          <w:spacing w:val="-2"/>
          <w:w w:val="95"/>
          <w:lang w:val="en-GB"/>
        </w:rPr>
        <w:t>their</w:t>
      </w:r>
      <w:r w:rsidRPr="00D516D6">
        <w:rPr>
          <w:spacing w:val="-3"/>
          <w:w w:val="95"/>
          <w:lang w:val="en-GB"/>
        </w:rPr>
        <w:t xml:space="preserve"> </w:t>
      </w:r>
      <w:r w:rsidRPr="00D516D6">
        <w:rPr>
          <w:spacing w:val="-2"/>
          <w:w w:val="95"/>
          <w:lang w:val="en-GB"/>
        </w:rPr>
        <w:t>schoolwork?</w:t>
      </w:r>
      <w:r w:rsidRPr="00D516D6">
        <w:rPr>
          <w:w w:val="95"/>
          <w:lang w:val="en-GB"/>
        </w:rPr>
        <w:t xml:space="preserve"> </w:t>
      </w:r>
      <w:r w:rsidRPr="00D516D6">
        <w:rPr>
          <w:w w:val="90"/>
          <w:lang w:val="en-GB"/>
        </w:rPr>
        <w:t xml:space="preserve">Why?), and 7 (Would you be willing to continue using the </w:t>
      </w:r>
      <w:proofErr w:type="spellStart"/>
      <w:r w:rsidRPr="00D516D6">
        <w:rPr>
          <w:w w:val="90"/>
          <w:lang w:val="en-GB"/>
        </w:rPr>
        <w:t>Torddis</w:t>
      </w:r>
      <w:proofErr w:type="spellEnd"/>
      <w:r w:rsidRPr="00D516D6">
        <w:rPr>
          <w:w w:val="90"/>
          <w:lang w:val="en-GB"/>
        </w:rPr>
        <w:t xml:space="preserve"> system?), all tutors expressed positive feedback. They</w:t>
      </w:r>
      <w:r w:rsidRPr="00D516D6">
        <w:rPr>
          <w:w w:val="95"/>
          <w:lang w:val="en-GB"/>
        </w:rPr>
        <w:t xml:space="preserve"> stated</w:t>
      </w:r>
      <w:r w:rsidRPr="00D516D6">
        <w:rPr>
          <w:spacing w:val="-6"/>
          <w:w w:val="95"/>
          <w:lang w:val="en-GB"/>
        </w:rPr>
        <w:t xml:space="preserve"> </w:t>
      </w:r>
      <w:r w:rsidRPr="00D516D6">
        <w:rPr>
          <w:w w:val="95"/>
          <w:lang w:val="en-GB"/>
        </w:rPr>
        <w:t>that</w:t>
      </w:r>
      <w:r w:rsidRPr="00D516D6">
        <w:rPr>
          <w:spacing w:val="-6"/>
          <w:w w:val="95"/>
          <w:lang w:val="en-GB"/>
        </w:rPr>
        <w:t xml:space="preserve"> </w:t>
      </w:r>
      <w:r w:rsidRPr="00D516D6">
        <w:rPr>
          <w:w w:val="95"/>
          <w:lang w:val="en-GB"/>
        </w:rPr>
        <w:t>they</w:t>
      </w:r>
      <w:r w:rsidRPr="00D516D6">
        <w:rPr>
          <w:spacing w:val="-6"/>
          <w:w w:val="95"/>
          <w:lang w:val="en-GB"/>
        </w:rPr>
        <w:t xml:space="preserve"> </w:t>
      </w:r>
      <w:r w:rsidRPr="00D516D6">
        <w:rPr>
          <w:w w:val="95"/>
          <w:lang w:val="en-GB"/>
        </w:rPr>
        <w:t>liked</w:t>
      </w:r>
      <w:r w:rsidRPr="00D516D6">
        <w:rPr>
          <w:spacing w:val="-6"/>
          <w:w w:val="95"/>
          <w:lang w:val="en-GB"/>
        </w:rPr>
        <w:t xml:space="preserve"> </w:t>
      </w:r>
      <w:r w:rsidRPr="00D516D6">
        <w:rPr>
          <w:w w:val="95"/>
          <w:lang w:val="en-GB"/>
        </w:rPr>
        <w:t>the</w:t>
      </w:r>
      <w:r w:rsidRPr="00D516D6">
        <w:rPr>
          <w:spacing w:val="-6"/>
          <w:w w:val="95"/>
          <w:lang w:val="en-GB"/>
        </w:rPr>
        <w:t xml:space="preserve"> </w:t>
      </w:r>
      <w:r w:rsidRPr="00D516D6">
        <w:rPr>
          <w:w w:val="95"/>
          <w:lang w:val="en-GB"/>
        </w:rPr>
        <w:t>design</w:t>
      </w:r>
      <w:r w:rsidRPr="00D516D6">
        <w:rPr>
          <w:spacing w:val="-6"/>
          <w:w w:val="95"/>
          <w:lang w:val="en-GB"/>
        </w:rPr>
        <w:t xml:space="preserve"> </w:t>
      </w:r>
      <w:r w:rsidRPr="00D516D6">
        <w:rPr>
          <w:w w:val="95"/>
          <w:lang w:val="en-GB"/>
        </w:rPr>
        <w:t>of</w:t>
      </w:r>
      <w:r w:rsidRPr="00D516D6">
        <w:rPr>
          <w:spacing w:val="-6"/>
          <w:w w:val="95"/>
          <w:lang w:val="en-GB"/>
        </w:rPr>
        <w:t xml:space="preserve"> </w:t>
      </w:r>
      <w:r w:rsidRPr="00D516D6">
        <w:rPr>
          <w:w w:val="95"/>
          <w:lang w:val="en-GB"/>
        </w:rPr>
        <w:t>the</w:t>
      </w:r>
      <w:r w:rsidRPr="00D516D6">
        <w:rPr>
          <w:spacing w:val="-6"/>
          <w:w w:val="95"/>
          <w:lang w:val="en-GB"/>
        </w:rPr>
        <w:t xml:space="preserve"> </w:t>
      </w:r>
      <w:r w:rsidRPr="00D516D6">
        <w:rPr>
          <w:w w:val="95"/>
          <w:lang w:val="en-GB"/>
        </w:rPr>
        <w:t>mobile</w:t>
      </w:r>
      <w:r w:rsidRPr="00D516D6">
        <w:rPr>
          <w:spacing w:val="-6"/>
          <w:w w:val="95"/>
          <w:lang w:val="en-GB"/>
        </w:rPr>
        <w:t xml:space="preserve"> </w:t>
      </w:r>
      <w:r w:rsidRPr="00D516D6">
        <w:rPr>
          <w:w w:val="95"/>
          <w:lang w:val="en-GB"/>
        </w:rPr>
        <w:t>application</w:t>
      </w:r>
      <w:r w:rsidRPr="00D516D6">
        <w:rPr>
          <w:spacing w:val="-6"/>
          <w:w w:val="95"/>
          <w:lang w:val="en-GB"/>
        </w:rPr>
        <w:t xml:space="preserve"> </w:t>
      </w:r>
      <w:r w:rsidRPr="00D516D6">
        <w:rPr>
          <w:w w:val="95"/>
          <w:lang w:val="en-GB"/>
        </w:rPr>
        <w:t>screens,</w:t>
      </w:r>
      <w:r w:rsidRPr="00D516D6">
        <w:rPr>
          <w:spacing w:val="-6"/>
          <w:w w:val="95"/>
          <w:lang w:val="en-GB"/>
        </w:rPr>
        <w:t xml:space="preserve"> </w:t>
      </w:r>
      <w:r w:rsidRPr="00D516D6">
        <w:rPr>
          <w:w w:val="95"/>
          <w:lang w:val="en-GB"/>
        </w:rPr>
        <w:t>highlighted</w:t>
      </w:r>
      <w:r w:rsidRPr="00D516D6">
        <w:rPr>
          <w:spacing w:val="-6"/>
          <w:w w:val="95"/>
          <w:lang w:val="en-GB"/>
        </w:rPr>
        <w:t xml:space="preserve"> </w:t>
      </w:r>
      <w:r w:rsidRPr="00D516D6">
        <w:rPr>
          <w:w w:val="95"/>
          <w:lang w:val="en-GB"/>
        </w:rPr>
        <w:t>the</w:t>
      </w:r>
      <w:r w:rsidRPr="00D516D6">
        <w:rPr>
          <w:spacing w:val="-6"/>
          <w:w w:val="95"/>
          <w:lang w:val="en-GB"/>
        </w:rPr>
        <w:t xml:space="preserve"> </w:t>
      </w:r>
      <w:r w:rsidRPr="00D516D6">
        <w:rPr>
          <w:w w:val="95"/>
          <w:lang w:val="en-GB"/>
        </w:rPr>
        <w:t>organization</w:t>
      </w:r>
      <w:r w:rsidRPr="00D516D6">
        <w:rPr>
          <w:spacing w:val="-6"/>
          <w:w w:val="95"/>
          <w:lang w:val="en-GB"/>
        </w:rPr>
        <w:t xml:space="preserve"> </w:t>
      </w:r>
      <w:r w:rsidRPr="00D516D6">
        <w:rPr>
          <w:w w:val="95"/>
          <w:lang w:val="en-GB"/>
        </w:rPr>
        <w:t>of</w:t>
      </w:r>
      <w:r w:rsidRPr="00D516D6">
        <w:rPr>
          <w:spacing w:val="-6"/>
          <w:w w:val="95"/>
          <w:lang w:val="en-GB"/>
        </w:rPr>
        <w:t xml:space="preserve"> </w:t>
      </w:r>
      <w:r w:rsidRPr="00D516D6">
        <w:rPr>
          <w:w w:val="95"/>
          <w:lang w:val="en-GB"/>
        </w:rPr>
        <w:t>data</w:t>
      </w:r>
      <w:r w:rsidRPr="00D516D6">
        <w:rPr>
          <w:spacing w:val="-6"/>
          <w:w w:val="95"/>
          <w:lang w:val="en-GB"/>
        </w:rPr>
        <w:t xml:space="preserve"> </w:t>
      </w:r>
      <w:r w:rsidRPr="00D516D6">
        <w:rPr>
          <w:w w:val="95"/>
          <w:lang w:val="en-GB"/>
        </w:rPr>
        <w:t>in</w:t>
      </w:r>
      <w:r w:rsidRPr="00D516D6">
        <w:rPr>
          <w:spacing w:val="-6"/>
          <w:w w:val="95"/>
          <w:lang w:val="en-GB"/>
        </w:rPr>
        <w:t xml:space="preserve"> </w:t>
      </w:r>
      <w:r w:rsidRPr="00D516D6">
        <w:rPr>
          <w:w w:val="95"/>
          <w:lang w:val="en-GB"/>
        </w:rPr>
        <w:t>the</w:t>
      </w:r>
      <w:r w:rsidRPr="00D516D6">
        <w:rPr>
          <w:spacing w:val="-6"/>
          <w:w w:val="95"/>
          <w:lang w:val="en-GB"/>
        </w:rPr>
        <w:t xml:space="preserve"> </w:t>
      </w:r>
      <w:r w:rsidRPr="00D516D6">
        <w:rPr>
          <w:w w:val="95"/>
          <w:lang w:val="en-GB"/>
        </w:rPr>
        <w:t xml:space="preserve">history </w:t>
      </w:r>
      <w:r w:rsidRPr="00D516D6">
        <w:rPr>
          <w:w w:val="90"/>
          <w:lang w:val="en-GB"/>
        </w:rPr>
        <w:t>and report graphs, confirmed that the prototype system effectively supports children’s concentration by keeping them</w:t>
      </w:r>
      <w:r w:rsidRPr="00D516D6">
        <w:rPr>
          <w:w w:val="95"/>
          <w:lang w:val="en-GB"/>
        </w:rPr>
        <w:t xml:space="preserve"> informed</w:t>
      </w:r>
      <w:r w:rsidRPr="00D516D6">
        <w:rPr>
          <w:spacing w:val="-2"/>
          <w:w w:val="95"/>
          <w:lang w:val="en-GB"/>
        </w:rPr>
        <w:t xml:space="preserve"> </w:t>
      </w:r>
      <w:r w:rsidRPr="00D516D6">
        <w:rPr>
          <w:w w:val="95"/>
          <w:lang w:val="en-GB"/>
        </w:rPr>
        <w:t>when</w:t>
      </w:r>
      <w:r w:rsidRPr="00D516D6">
        <w:rPr>
          <w:spacing w:val="-2"/>
          <w:w w:val="95"/>
          <w:lang w:val="en-GB"/>
        </w:rPr>
        <w:t xml:space="preserve"> </w:t>
      </w:r>
      <w:r w:rsidRPr="00D516D6">
        <w:rPr>
          <w:w w:val="95"/>
          <w:lang w:val="en-GB"/>
        </w:rPr>
        <w:t>the</w:t>
      </w:r>
      <w:r w:rsidRPr="00D516D6">
        <w:rPr>
          <w:spacing w:val="-2"/>
          <w:w w:val="95"/>
          <w:lang w:val="en-GB"/>
        </w:rPr>
        <w:t xml:space="preserve"> </w:t>
      </w:r>
      <w:r w:rsidRPr="00D516D6">
        <w:rPr>
          <w:w w:val="95"/>
          <w:lang w:val="en-GB"/>
        </w:rPr>
        <w:t>child</w:t>
      </w:r>
      <w:r w:rsidRPr="00D516D6">
        <w:rPr>
          <w:spacing w:val="-2"/>
          <w:w w:val="95"/>
          <w:lang w:val="en-GB"/>
        </w:rPr>
        <w:t xml:space="preserve"> </w:t>
      </w:r>
      <w:r w:rsidRPr="00D516D6">
        <w:rPr>
          <w:w w:val="95"/>
          <w:lang w:val="en-GB"/>
        </w:rPr>
        <w:t>is</w:t>
      </w:r>
      <w:r w:rsidRPr="00D516D6">
        <w:rPr>
          <w:spacing w:val="-2"/>
          <w:w w:val="95"/>
          <w:lang w:val="en-GB"/>
        </w:rPr>
        <w:t xml:space="preserve"> </w:t>
      </w:r>
      <w:r w:rsidRPr="00D516D6">
        <w:rPr>
          <w:w w:val="95"/>
          <w:lang w:val="en-GB"/>
        </w:rPr>
        <w:t>distracted,</w:t>
      </w:r>
      <w:r w:rsidRPr="00D516D6">
        <w:rPr>
          <w:spacing w:val="-2"/>
          <w:w w:val="95"/>
          <w:lang w:val="en-GB"/>
        </w:rPr>
        <w:t xml:space="preserve"> </w:t>
      </w:r>
      <w:r w:rsidRPr="00D516D6">
        <w:rPr>
          <w:w w:val="95"/>
          <w:lang w:val="en-GB"/>
        </w:rPr>
        <w:t>and</w:t>
      </w:r>
      <w:r w:rsidRPr="00D516D6">
        <w:rPr>
          <w:spacing w:val="-2"/>
          <w:w w:val="95"/>
          <w:lang w:val="en-GB"/>
        </w:rPr>
        <w:t xml:space="preserve"> </w:t>
      </w:r>
      <w:r w:rsidRPr="00D516D6">
        <w:rPr>
          <w:w w:val="95"/>
          <w:lang w:val="en-GB"/>
        </w:rPr>
        <w:t>indicated</w:t>
      </w:r>
      <w:r w:rsidRPr="00D516D6">
        <w:rPr>
          <w:spacing w:val="-2"/>
          <w:w w:val="95"/>
          <w:lang w:val="en-GB"/>
        </w:rPr>
        <w:t xml:space="preserve"> </w:t>
      </w:r>
      <w:r w:rsidRPr="00D516D6">
        <w:rPr>
          <w:w w:val="95"/>
          <w:lang w:val="en-GB"/>
        </w:rPr>
        <w:t>their</w:t>
      </w:r>
      <w:r w:rsidRPr="00D516D6">
        <w:rPr>
          <w:spacing w:val="-2"/>
          <w:w w:val="95"/>
          <w:lang w:val="en-GB"/>
        </w:rPr>
        <w:t xml:space="preserve"> </w:t>
      </w:r>
      <w:r w:rsidRPr="00D516D6">
        <w:rPr>
          <w:w w:val="95"/>
          <w:lang w:val="en-GB"/>
        </w:rPr>
        <w:t>willingness</w:t>
      </w:r>
      <w:r w:rsidRPr="00D516D6">
        <w:rPr>
          <w:spacing w:val="-2"/>
          <w:w w:val="95"/>
          <w:lang w:val="en-GB"/>
        </w:rPr>
        <w:t xml:space="preserve"> </w:t>
      </w:r>
      <w:r w:rsidRPr="00D516D6">
        <w:rPr>
          <w:w w:val="95"/>
          <w:lang w:val="en-GB"/>
        </w:rPr>
        <w:t>to</w:t>
      </w:r>
      <w:r w:rsidRPr="00D516D6">
        <w:rPr>
          <w:spacing w:val="-2"/>
          <w:w w:val="95"/>
          <w:lang w:val="en-GB"/>
        </w:rPr>
        <w:t xml:space="preserve"> </w:t>
      </w:r>
      <w:r w:rsidRPr="00D516D6">
        <w:rPr>
          <w:w w:val="95"/>
          <w:lang w:val="en-GB"/>
        </w:rPr>
        <w:t>continue</w:t>
      </w:r>
      <w:r w:rsidRPr="00D516D6">
        <w:rPr>
          <w:spacing w:val="-2"/>
          <w:w w:val="95"/>
          <w:lang w:val="en-GB"/>
        </w:rPr>
        <w:t xml:space="preserve"> </w:t>
      </w:r>
      <w:r w:rsidRPr="00D516D6">
        <w:rPr>
          <w:w w:val="95"/>
          <w:lang w:val="en-GB"/>
        </w:rPr>
        <w:t>using</w:t>
      </w:r>
      <w:r w:rsidRPr="00D516D6">
        <w:rPr>
          <w:spacing w:val="-2"/>
          <w:w w:val="95"/>
          <w:lang w:val="en-GB"/>
        </w:rPr>
        <w:t xml:space="preserve"> </w:t>
      </w:r>
      <w:r w:rsidRPr="00D516D6">
        <w:rPr>
          <w:w w:val="95"/>
          <w:lang w:val="en-GB"/>
        </w:rPr>
        <w:t>the</w:t>
      </w:r>
      <w:r w:rsidRPr="00D516D6">
        <w:rPr>
          <w:spacing w:val="-2"/>
          <w:w w:val="95"/>
          <w:lang w:val="en-GB"/>
        </w:rPr>
        <w:t xml:space="preserve"> </w:t>
      </w:r>
      <w:proofErr w:type="spellStart"/>
      <w:r w:rsidRPr="00D516D6">
        <w:rPr>
          <w:w w:val="95"/>
          <w:lang w:val="en-GB"/>
        </w:rPr>
        <w:t>Torddis</w:t>
      </w:r>
      <w:proofErr w:type="spellEnd"/>
      <w:r w:rsidRPr="00D516D6">
        <w:rPr>
          <w:spacing w:val="-2"/>
          <w:w w:val="95"/>
          <w:lang w:val="en-GB"/>
        </w:rPr>
        <w:t xml:space="preserve"> </w:t>
      </w:r>
      <w:r w:rsidRPr="00D516D6">
        <w:rPr>
          <w:w w:val="95"/>
          <w:lang w:val="en-GB"/>
        </w:rPr>
        <w:t>system.</w:t>
      </w:r>
    </w:p>
    <w:p w14:paraId="48A6E941" w14:textId="77777777" w:rsidR="00AF779A" w:rsidRPr="00D516D6" w:rsidRDefault="00E9277B">
      <w:pPr>
        <w:pStyle w:val="Textoindependiente"/>
        <w:spacing w:line="244" w:lineRule="auto"/>
        <w:ind w:left="116" w:right="154" w:firstLine="298"/>
        <w:jc w:val="both"/>
        <w:rPr>
          <w:lang w:val="en-GB"/>
        </w:rPr>
      </w:pPr>
      <w:r w:rsidRPr="00D516D6">
        <w:rPr>
          <w:spacing w:val="-2"/>
          <w:w w:val="95"/>
          <w:lang w:val="en-GB"/>
        </w:rPr>
        <w:t xml:space="preserve">Question 6 provides information indicating the improvements that could be made to </w:t>
      </w:r>
      <w:proofErr w:type="spellStart"/>
      <w:r w:rsidRPr="00D516D6">
        <w:rPr>
          <w:spacing w:val="-2"/>
          <w:w w:val="95"/>
          <w:lang w:val="en-GB"/>
        </w:rPr>
        <w:t>Torddis</w:t>
      </w:r>
      <w:proofErr w:type="spellEnd"/>
      <w:r w:rsidRPr="00D516D6">
        <w:rPr>
          <w:spacing w:val="-2"/>
          <w:w w:val="95"/>
          <w:lang w:val="en-GB"/>
        </w:rPr>
        <w:t>. These include using</w:t>
      </w:r>
      <w:r w:rsidRPr="00D516D6">
        <w:rPr>
          <w:w w:val="95"/>
          <w:lang w:val="en-GB"/>
        </w:rPr>
        <w:t xml:space="preserve"> </w:t>
      </w:r>
      <w:r w:rsidRPr="00D516D6">
        <w:rPr>
          <w:w w:val="90"/>
          <w:lang w:val="en-GB"/>
        </w:rPr>
        <w:t>a higher quality camera, the support on which the device (the c</w:t>
      </w:r>
      <w:r w:rsidRPr="00D516D6">
        <w:rPr>
          <w:w w:val="90"/>
          <w:lang w:val="en-GB"/>
        </w:rPr>
        <w:t>amera) is mounted, and a higher percentage mentioned</w:t>
      </w:r>
      <w:r w:rsidRPr="00D516D6">
        <w:rPr>
          <w:lang w:val="en-GB"/>
        </w:rPr>
        <w:t xml:space="preserve"> </w:t>
      </w:r>
      <w:r w:rsidRPr="00D516D6">
        <w:rPr>
          <w:w w:val="90"/>
          <w:lang w:val="en-GB"/>
        </w:rPr>
        <w:t xml:space="preserve">that the device does not need any improvements. These results are shown in Figure </w:t>
      </w:r>
      <w:hyperlink w:anchor="_bookmark35" w:history="1">
        <w:r w:rsidRPr="00D516D6">
          <w:rPr>
            <w:color w:val="2F4F4F"/>
            <w:w w:val="90"/>
            <w:lang w:val="en-GB"/>
          </w:rPr>
          <w:t>11c</w:t>
        </w:r>
      </w:hyperlink>
      <w:r w:rsidRPr="00D516D6">
        <w:rPr>
          <w:w w:val="90"/>
          <w:lang w:val="en-GB"/>
        </w:rPr>
        <w:t>. Meanwhile, question 8 gathered</w:t>
      </w:r>
      <w:r w:rsidRPr="00D516D6">
        <w:rPr>
          <w:lang w:val="en-GB"/>
        </w:rPr>
        <w:t xml:space="preserve"> </w:t>
      </w:r>
      <w:r w:rsidRPr="00D516D6">
        <w:rPr>
          <w:w w:val="90"/>
          <w:lang w:val="en-GB"/>
        </w:rPr>
        <w:t xml:space="preserve">the reasons why the </w:t>
      </w:r>
      <w:proofErr w:type="spellStart"/>
      <w:r w:rsidRPr="00D516D6">
        <w:rPr>
          <w:w w:val="90"/>
          <w:lang w:val="en-GB"/>
        </w:rPr>
        <w:t>Torddis</w:t>
      </w:r>
      <w:proofErr w:type="spellEnd"/>
      <w:r w:rsidRPr="00D516D6">
        <w:rPr>
          <w:w w:val="90"/>
          <w:lang w:val="en-GB"/>
        </w:rPr>
        <w:t xml:space="preserve"> evaluators would recommend</w:t>
      </w:r>
      <w:r w:rsidRPr="00D516D6">
        <w:rPr>
          <w:w w:val="90"/>
          <w:lang w:val="en-GB"/>
        </w:rPr>
        <w:t xml:space="preserve"> using this system for monitoring students during their school</w:t>
      </w:r>
      <w:r w:rsidRPr="00D516D6">
        <w:rPr>
          <w:lang w:val="en-GB"/>
        </w:rPr>
        <w:t xml:space="preserve"> </w:t>
      </w:r>
      <w:r w:rsidRPr="00D516D6">
        <w:rPr>
          <w:w w:val="90"/>
          <w:lang w:val="en-GB"/>
        </w:rPr>
        <w:t>activities.</w:t>
      </w:r>
      <w:r w:rsidRPr="00D516D6">
        <w:rPr>
          <w:spacing w:val="-2"/>
          <w:w w:val="90"/>
          <w:lang w:val="en-GB"/>
        </w:rPr>
        <w:t xml:space="preserve"> </w:t>
      </w:r>
      <w:r w:rsidRPr="00D516D6">
        <w:rPr>
          <w:w w:val="90"/>
          <w:lang w:val="en-GB"/>
        </w:rPr>
        <w:t>Figure</w:t>
      </w:r>
      <w:r w:rsidRPr="00D516D6">
        <w:rPr>
          <w:spacing w:val="-2"/>
          <w:w w:val="90"/>
          <w:lang w:val="en-GB"/>
        </w:rPr>
        <w:t xml:space="preserve"> </w:t>
      </w:r>
      <w:hyperlink w:anchor="_bookmark35" w:history="1">
        <w:r w:rsidRPr="00D516D6">
          <w:rPr>
            <w:color w:val="2F4F4F"/>
            <w:w w:val="90"/>
            <w:lang w:val="en-GB"/>
          </w:rPr>
          <w:t>11d</w:t>
        </w:r>
      </w:hyperlink>
      <w:r w:rsidRPr="00D516D6">
        <w:rPr>
          <w:color w:val="2F4F4F"/>
          <w:spacing w:val="-2"/>
          <w:w w:val="90"/>
          <w:lang w:val="en-GB"/>
        </w:rPr>
        <w:t xml:space="preserve"> </w:t>
      </w:r>
      <w:r w:rsidRPr="00D516D6">
        <w:rPr>
          <w:w w:val="90"/>
          <w:lang w:val="en-GB"/>
        </w:rPr>
        <w:t>shows</w:t>
      </w:r>
      <w:r w:rsidRPr="00D516D6">
        <w:rPr>
          <w:spacing w:val="-2"/>
          <w:w w:val="90"/>
          <w:lang w:val="en-GB"/>
        </w:rPr>
        <w:t xml:space="preserve"> </w:t>
      </w:r>
      <w:r w:rsidRPr="00D516D6">
        <w:rPr>
          <w:w w:val="90"/>
          <w:lang w:val="en-GB"/>
        </w:rPr>
        <w:t>the</w:t>
      </w:r>
      <w:r w:rsidRPr="00D516D6">
        <w:rPr>
          <w:spacing w:val="-2"/>
          <w:w w:val="90"/>
          <w:lang w:val="en-GB"/>
        </w:rPr>
        <w:t xml:space="preserve"> </w:t>
      </w:r>
      <w:r w:rsidRPr="00D516D6">
        <w:rPr>
          <w:w w:val="90"/>
          <w:lang w:val="en-GB"/>
        </w:rPr>
        <w:t>reasons</w:t>
      </w:r>
      <w:r w:rsidRPr="00D516D6">
        <w:rPr>
          <w:spacing w:val="-2"/>
          <w:w w:val="90"/>
          <w:lang w:val="en-GB"/>
        </w:rPr>
        <w:t xml:space="preserve"> </w:t>
      </w:r>
      <w:r w:rsidRPr="00D516D6">
        <w:rPr>
          <w:w w:val="90"/>
          <w:lang w:val="en-GB"/>
        </w:rPr>
        <w:t>mentioned</w:t>
      </w:r>
      <w:r w:rsidRPr="00D516D6">
        <w:rPr>
          <w:spacing w:val="-2"/>
          <w:w w:val="90"/>
          <w:lang w:val="en-GB"/>
        </w:rPr>
        <w:t xml:space="preserve"> </w:t>
      </w:r>
      <w:r w:rsidRPr="00D516D6">
        <w:rPr>
          <w:w w:val="90"/>
          <w:lang w:val="en-GB"/>
        </w:rPr>
        <w:t>by</w:t>
      </w:r>
      <w:r w:rsidRPr="00D516D6">
        <w:rPr>
          <w:spacing w:val="-2"/>
          <w:w w:val="90"/>
          <w:lang w:val="en-GB"/>
        </w:rPr>
        <w:t xml:space="preserve"> </w:t>
      </w:r>
      <w:r w:rsidRPr="00D516D6">
        <w:rPr>
          <w:w w:val="90"/>
          <w:lang w:val="en-GB"/>
        </w:rPr>
        <w:t>the</w:t>
      </w:r>
      <w:r w:rsidRPr="00D516D6">
        <w:rPr>
          <w:spacing w:val="-2"/>
          <w:w w:val="90"/>
          <w:lang w:val="en-GB"/>
        </w:rPr>
        <w:t xml:space="preserve"> </w:t>
      </w:r>
      <w:r w:rsidRPr="00D516D6">
        <w:rPr>
          <w:w w:val="90"/>
          <w:lang w:val="en-GB"/>
        </w:rPr>
        <w:t>tutors.</w:t>
      </w:r>
      <w:r w:rsidRPr="00D516D6">
        <w:rPr>
          <w:spacing w:val="-2"/>
          <w:w w:val="90"/>
          <w:lang w:val="en-GB"/>
        </w:rPr>
        <w:t xml:space="preserve"> </w:t>
      </w:r>
      <w:r w:rsidRPr="00D516D6">
        <w:rPr>
          <w:w w:val="90"/>
          <w:lang w:val="en-GB"/>
        </w:rPr>
        <w:t>These</w:t>
      </w:r>
      <w:r w:rsidRPr="00D516D6">
        <w:rPr>
          <w:spacing w:val="-2"/>
          <w:w w:val="90"/>
          <w:lang w:val="en-GB"/>
        </w:rPr>
        <w:t xml:space="preserve"> </w:t>
      </w:r>
      <w:r w:rsidRPr="00D516D6">
        <w:rPr>
          <w:w w:val="90"/>
          <w:lang w:val="en-GB"/>
        </w:rPr>
        <w:t>reasons</w:t>
      </w:r>
      <w:r w:rsidRPr="00D516D6">
        <w:rPr>
          <w:spacing w:val="-2"/>
          <w:w w:val="90"/>
          <w:lang w:val="en-GB"/>
        </w:rPr>
        <w:t xml:space="preserve"> </w:t>
      </w:r>
      <w:r w:rsidRPr="00D516D6">
        <w:rPr>
          <w:w w:val="90"/>
          <w:lang w:val="en-GB"/>
        </w:rPr>
        <w:t>were</w:t>
      </w:r>
      <w:r w:rsidRPr="00D516D6">
        <w:rPr>
          <w:spacing w:val="-2"/>
          <w:w w:val="90"/>
          <w:lang w:val="en-GB"/>
        </w:rPr>
        <w:t xml:space="preserve"> </w:t>
      </w:r>
      <w:r w:rsidRPr="00D516D6">
        <w:rPr>
          <w:w w:val="90"/>
          <w:lang w:val="en-GB"/>
        </w:rPr>
        <w:t>that</w:t>
      </w:r>
      <w:r w:rsidRPr="00D516D6">
        <w:rPr>
          <w:spacing w:val="-2"/>
          <w:w w:val="90"/>
          <w:lang w:val="en-GB"/>
        </w:rPr>
        <w:t xml:space="preserve"> </w:t>
      </w:r>
      <w:r w:rsidRPr="00D516D6">
        <w:rPr>
          <w:w w:val="90"/>
          <w:lang w:val="en-GB"/>
        </w:rPr>
        <w:t>it</w:t>
      </w:r>
      <w:r w:rsidRPr="00D516D6">
        <w:rPr>
          <w:spacing w:val="-2"/>
          <w:w w:val="90"/>
          <w:lang w:val="en-GB"/>
        </w:rPr>
        <w:t xml:space="preserve"> </w:t>
      </w:r>
      <w:r w:rsidRPr="00D516D6">
        <w:rPr>
          <w:w w:val="90"/>
          <w:lang w:val="en-GB"/>
        </w:rPr>
        <w:t>supports</w:t>
      </w:r>
      <w:r w:rsidRPr="00D516D6">
        <w:rPr>
          <w:spacing w:val="-2"/>
          <w:w w:val="90"/>
          <w:lang w:val="en-GB"/>
        </w:rPr>
        <w:t xml:space="preserve"> </w:t>
      </w:r>
      <w:r w:rsidRPr="00D516D6">
        <w:rPr>
          <w:w w:val="90"/>
          <w:lang w:val="en-GB"/>
        </w:rPr>
        <w:t>them</w:t>
      </w:r>
      <w:r w:rsidRPr="00D516D6">
        <w:rPr>
          <w:spacing w:val="-2"/>
          <w:w w:val="90"/>
          <w:lang w:val="en-GB"/>
        </w:rPr>
        <w:t xml:space="preserve"> </w:t>
      </w:r>
      <w:r w:rsidRPr="00D516D6">
        <w:rPr>
          <w:w w:val="90"/>
          <w:lang w:val="en-GB"/>
        </w:rPr>
        <w:t>in</w:t>
      </w:r>
      <w:r w:rsidRPr="00D516D6">
        <w:rPr>
          <w:spacing w:val="-2"/>
          <w:w w:val="90"/>
          <w:lang w:val="en-GB"/>
        </w:rPr>
        <w:t xml:space="preserve"> </w:t>
      </w:r>
      <w:r w:rsidRPr="00D516D6">
        <w:rPr>
          <w:w w:val="90"/>
          <w:lang w:val="en-GB"/>
        </w:rPr>
        <w:t>monitoring</w:t>
      </w:r>
      <w:r w:rsidRPr="00D516D6">
        <w:rPr>
          <w:w w:val="95"/>
          <w:lang w:val="en-GB"/>
        </w:rPr>
        <w:t xml:space="preserve"> their students, and others mentioned its pleasant design.</w:t>
      </w:r>
    </w:p>
    <w:p w14:paraId="464F31E3" w14:textId="77777777" w:rsidR="00AF779A" w:rsidRPr="00D516D6" w:rsidRDefault="00AF779A">
      <w:pPr>
        <w:spacing w:line="244" w:lineRule="auto"/>
        <w:jc w:val="both"/>
        <w:rPr>
          <w:lang w:val="en-GB"/>
        </w:rPr>
        <w:sectPr w:rsidR="00AF779A" w:rsidRPr="00D516D6">
          <w:pgSz w:w="10890" w:h="14860"/>
          <w:pgMar w:top="880" w:right="620" w:bottom="840" w:left="660" w:header="673" w:footer="642" w:gutter="0"/>
          <w:cols w:space="720"/>
        </w:sectPr>
      </w:pPr>
    </w:p>
    <w:p w14:paraId="6739B20C" w14:textId="77777777" w:rsidR="00AF779A" w:rsidRPr="00D516D6" w:rsidRDefault="00AF779A">
      <w:pPr>
        <w:pStyle w:val="Textoindependiente"/>
        <w:spacing w:before="6"/>
        <w:rPr>
          <w:sz w:val="23"/>
          <w:lang w:val="en-GB"/>
        </w:rPr>
      </w:pPr>
    </w:p>
    <w:p w14:paraId="2B70555F" w14:textId="77777777" w:rsidR="00AF779A" w:rsidRPr="00D516D6" w:rsidRDefault="00E9277B">
      <w:pPr>
        <w:spacing w:before="113"/>
        <w:ind w:left="1254"/>
        <w:rPr>
          <w:sz w:val="18"/>
          <w:lang w:val="en-GB"/>
        </w:rPr>
      </w:pPr>
      <w:r>
        <w:rPr>
          <w:noProof/>
        </w:rPr>
        <w:pict w14:anchorId="703A7FC7">
          <v:group id="Grupo 91" o:spid="_x0000_s1070" style="position:absolute;left:0;text-align:left;margin-left:103.25pt;margin-top:-4.5pt;width:165.55pt;height:133.75pt;z-index:-17342976;mso-position-horizontal-relative:page" coordorigin="2065,-90" coordsize="3311,2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">
            <o:lock v:ext="edit" aspectratio="t"/>
            <v:shape id="docshape215" o:spid="_x0000_s1071" style="position:absolute;left:2069;top:-91;width:3303;height:2675;visibility:visible;mso-wrap-style:square;v-text-anchor:top" coordsize="3303,26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" adj="0,,0" path="m826,2675r,-85m2477,2675r,-85m826,r,85m2477,r,85m,2590r85,m,2021r85,m,1451r85,m,882r85,m,313r85,m3303,2590r-85,m3303,2021r-85,m3303,1451r-85,m3303,882r-85,m3303,313r-85,e" filled="f" strokecolor="#7f7f7f" strokeweight=".07028mm">
              <v:stroke joinstyle="round"/>
              <v:formulas/>
              <v:path o:connecttype="custom" o:connectlocs="826,2585;826,2500;2477,2585;2477,2500;826,-90;826,-5;2477,-90;2477,-5;0,2500;85,2500;0,1931;85,1931;0,1361;85,1361;0,792;85,792;0,223;85,223;3303,2500;3218,2500;3303,1931;3218,1931;3303,1361;3218,1361;3303,792;3218,792;3303,223;3218,223" o:connectangles="0,0,0,0,0,0,0,0,0,0,0,0,0,0,0,0,0,0,0,0,0,0,0,0,0,0,0,0"/>
              <o:lock v:ext="edit" aspectratio="t"/>
            </v:shape>
            <v:rect id="docshape216" o:spid="_x0000_s1072" style="position:absolute;left:2069;top:-5;width:3303;height:2505;visibility:visible;mso-wrap-style:square;v-text-anchor:top" o:gfxdata="" filled="f" strokeweight=".14058mm">
              <o:lock v:ext="edit" aspectratio="t"/>
            </v:rect>
            <v:shape id="docshape217" o:spid="_x0000_s1073" style="position:absolute;left:2795;top:222;width:1851;height:2278;visibility:visible;mso-wrap-style:square;v-text-anchor:top" coordsize="1851,2278" o:spt="100" o:gfxdata="" adj="0,,0" path="m200,l,,,2277r200,l200,xm1851,l1652,r,2277l1851,2277,1851,xe" fillcolor="#b2b2ff" stroked="f">
              <v:stroke joinstyle="round"/>
              <v:formulas/>
              <v:path arrowok="t" o:connecttype="custom" o:connectlocs="200,223;0,223;0,2500;200,2500;200,223;1851,223;1652,223;1652,2500;1851,2500;1851,223" o:connectangles="0,0,0,0,0,0,0,0,0,0"/>
              <o:lock v:ext="edit" aspectratio="t"/>
            </v:shape>
            <v:shape id="docshape218" o:spid="_x0000_s1074" style="position:absolute;left:2795;top:222;width:1851;height:2278;visibility:visible;mso-wrap-style:square;v-text-anchor:top" coordsize="1851,22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" adj="0,,0" path="m,2277r200,l200,,,,,2277xm1652,2277r199,l1851,,1652,r,2277xe" filled="f" strokecolor="blue" strokeweight=".14058mm">
              <v:stroke joinstyle="round"/>
              <v:formulas/>
              <v:path o:connecttype="custom" o:connectlocs="0,2500;200,2500;200,223;0,223;0,2500;1652,2500;1851,2500;1851,223;1652,223;1652,2500" o:connectangles="0,0,0,0,0,0,0,0,0,0"/>
              <o:lock v:ext="edit" aspectratio="t"/>
            </v:shape>
            <v:shape id="docshape219" o:spid="_x0000_s1075" type="#_x0000_t202" style="position:absolute;left:2850;top:-28;width:110;height:245;visibility:visible;mso-wrap-style:square;v-text-anchor:top" o:gfxdata="" filled="f" stroked="f">
              <o:lock v:ext="edit" aspectratio="t"/>
              <v:textbox inset="0,0,0,0">
                <w:txbxContent>
                  <w:p w14:paraId="1FDB266B" w14:textId="77777777" w:rsidR="00AF779A" w:rsidRDefault="00E9277B">
                    <w:pPr>
                      <w:spacing w:before="12"/>
                      <w:rPr>
                        <w:sz w:val="18"/>
                      </w:rPr>
                    </w:pPr>
                    <w:r>
                      <w:rPr>
                        <w:color w:val="0000FF"/>
                        <w:w w:val="89"/>
                        <w:sz w:val="18"/>
                      </w:rPr>
                      <w:t>8</w:t>
                    </w:r>
                  </w:p>
                </w:txbxContent>
              </v:textbox>
            </v:shape>
            <v:shape id="docshape220" o:spid="_x0000_s1076" type="#_x0000_t202" style="position:absolute;left:4501;top:-28;width:11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" filled="f" stroked="f">
              <o:lock v:ext="edit" aspectratio="t"/>
              <v:textbox inset="0,0,0,0">
                <w:txbxContent>
                  <w:p w14:paraId="6151E156" w14:textId="77777777" w:rsidR="00AF779A" w:rsidRDefault="00E9277B">
                    <w:pPr>
                      <w:spacing w:before="12"/>
                      <w:rPr>
                        <w:sz w:val="18"/>
                      </w:rPr>
                    </w:pPr>
                    <w:r>
                      <w:rPr>
                        <w:color w:val="0000FF"/>
                        <w:w w:val="89"/>
                        <w:sz w:val="18"/>
                      </w:rPr>
                      <w:t>8</w:t>
                    </w:r>
                  </w:p>
                </w:txbxContent>
              </v:textbox>
            </v:shape>
            <w10:wrap anchorx="page"/>
          </v:group>
        </w:pict>
      </w:r>
      <w:r>
        <w:rPr>
          <w:noProof/>
        </w:rPr>
        <w:pict w14:anchorId="79E05C82">
          <v:group id="Grupo 89" o:spid="_x0000_s1063" style="position:absolute;left:0;text-align:left;margin-left:316.3pt;margin-top:-4.1pt;width:165.55pt;height:147.95pt;z-index:-17342464;mso-position-horizontal-relative:page" coordorigin="6326,-82" coordsize="3311,2959" o:gfxdata="">
            <o:lock v:ext="edit" aspectratio="t"/>
            <v:shape id="docshape222" o:spid="_x0000_s1064" style="position:absolute;left:6330;top:-83;width:3303;height:2959;visibility:visible;mso-wrap-style:square;v-text-anchor:top" coordsize="3303,29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" adj="0,,0" path="m826,2958r,-85m2477,2958r,-85m826,r,85m2477,r,85m,2873r85,m,2149r85,m,1425r85,m,700r85,m3303,2873r-85,m3303,2149r-85,m3303,1425r-85,m3303,700r-85,e" filled="f" strokecolor="#7f7f7f" strokeweight=".07028mm">
              <v:stroke joinstyle="round"/>
              <v:formulas/>
              <v:path o:connecttype="custom" o:connectlocs="826,2876;826,2791;2477,2876;2477,2791;826,-82;826,3;2477,-82;2477,3;0,2791;85,2791;0,2067;85,2067;0,1343;85,1343;0,618;85,618;3303,2791;3218,2791;3303,2067;3218,2067;3303,1343;3218,1343;3303,618;3218,618" o:connectangles="0,0,0,0,0,0,0,0,0,0,0,0,0,0,0,0,0,0,0,0,0,0,0,0"/>
              <o:lock v:ext="edit" aspectratio="t"/>
            </v:shape>
            <v:rect id="docshape223" o:spid="_x0000_s1065" style="position:absolute;left:6330;top:2;width:3303;height:2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" filled="f" strokeweight=".14058mm">
              <o:lock v:ext="edit" aspectratio="t"/>
            </v:rect>
            <v:shape id="docshape224" o:spid="_x0000_s1066" style="position:absolute;left:7056;top:256;width:1851;height:2535;visibility:visible;mso-wrap-style:square;v-text-anchor:top" coordsize="1851,2535" o:spt="100" o:gfxdata="" adj="0,,0" path="m199,l,,,2535r199,l199,xm1851,725r-200,l1651,2535r200,l1851,725xe" fillcolor="#b2b2ff" stroked="f">
              <v:stroke joinstyle="round"/>
              <v:formulas/>
              <v:path arrowok="t" o:connecttype="custom" o:connectlocs="199,256;0,256;0,2791;199,2791;199,256;1851,981;1651,981;1651,2791;1851,2791;1851,981" o:connectangles="0,0,0,0,0,0,0,0,0,0"/>
              <o:lock v:ext="edit" aspectratio="t"/>
            </v:shape>
            <v:shape id="docshape225" o:spid="_x0000_s1067" style="position:absolute;left:7056;top:256;width:1851;height:2535;visibility:visible;mso-wrap-style:square;v-text-anchor:top" coordsize="1851,25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" adj="0,,0" path="m,2535r199,l199,,,,,2535xm1651,2535r200,l1851,725r-200,l1651,2535xe" filled="f" strokecolor="blue" strokeweight=".14058mm">
              <v:stroke joinstyle="round"/>
              <v:formulas/>
              <v:path o:connecttype="custom" o:connectlocs="0,2791;199,2791;199,256;0,256;0,2791;1651,2791;1851,2791;1851,981;1651,981;1651,2791" o:connectangles="0,0,0,0,0,0,0,0,0,0"/>
              <o:lock v:ext="edit" aspectratio="t"/>
            </v:shape>
            <v:shape id="docshape226" o:spid="_x0000_s1068" type="#_x0000_t202" style="position:absolute;left:7110;top:5;width:110;height:245;visibility:visible;mso-wrap-style:square;v-text-anchor:top" o:gfxdata="" filled="f" stroked="f">
              <o:lock v:ext="edit" aspectratio="t"/>
              <v:textbox inset="0,0,0,0">
                <w:txbxContent>
                  <w:p w14:paraId="056A74ED" w14:textId="77777777" w:rsidR="00AF779A" w:rsidRDefault="00E9277B">
                    <w:pPr>
                      <w:spacing w:before="12"/>
                      <w:rPr>
                        <w:sz w:val="18"/>
                      </w:rPr>
                    </w:pPr>
                    <w:r>
                      <w:rPr>
                        <w:color w:val="0000FF"/>
                        <w:w w:val="89"/>
                        <w:sz w:val="18"/>
                      </w:rPr>
                      <w:t>7</w:t>
                    </w:r>
                  </w:p>
                </w:txbxContent>
              </v:textbox>
            </v:shape>
            <v:shape id="docshape227" o:spid="_x0000_s1069" type="#_x0000_t202" style="position:absolute;left:8762;top:730;width:11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" filled="f" stroked="f">
              <o:lock v:ext="edit" aspectratio="t"/>
              <v:textbox inset="0,0,0,0">
                <w:txbxContent>
                  <w:p w14:paraId="0ACFE822" w14:textId="77777777" w:rsidR="00AF779A" w:rsidRDefault="00E9277B">
                    <w:pPr>
                      <w:spacing w:before="12"/>
                      <w:rPr>
                        <w:sz w:val="18"/>
                      </w:rPr>
                    </w:pPr>
                    <w:r>
                      <w:rPr>
                        <w:color w:val="0000FF"/>
                        <w:w w:val="89"/>
                        <w:sz w:val="18"/>
                      </w:rPr>
                      <w:t>5</w:t>
                    </w:r>
                  </w:p>
                </w:txbxContent>
              </v:textbox>
            </v:shape>
            <w10:wrap anchorx="page"/>
          </v:group>
        </w:pict>
      </w:r>
      <w:bookmarkStart w:id="219" w:name="_bookmark35"/>
      <w:bookmarkEnd w:id="219"/>
      <w:r w:rsidR="009308E3" w:rsidRPr="00D516D6">
        <w:rPr>
          <w:w w:val="89"/>
          <w:sz w:val="18"/>
          <w:lang w:val="en-GB"/>
        </w:rPr>
        <w:t>8</w:t>
      </w:r>
    </w:p>
    <w:p w14:paraId="0F87DD47" w14:textId="77777777" w:rsidR="00AF779A" w:rsidRPr="00D516D6" w:rsidRDefault="00E9277B">
      <w:pPr>
        <w:spacing w:before="185" w:line="192" w:lineRule="exact"/>
        <w:ind w:left="1514"/>
        <w:jc w:val="center"/>
        <w:rPr>
          <w:sz w:val="18"/>
          <w:lang w:val="en-GB"/>
        </w:rPr>
      </w:pPr>
      <w:r w:rsidRPr="00D516D6">
        <w:rPr>
          <w:w w:val="89"/>
          <w:sz w:val="18"/>
          <w:lang w:val="en-GB"/>
        </w:rPr>
        <w:t>6</w:t>
      </w:r>
    </w:p>
    <w:p w14:paraId="6A40B65F" w14:textId="77777777" w:rsidR="00AF779A" w:rsidRPr="00D516D6" w:rsidRDefault="00E9277B">
      <w:pPr>
        <w:spacing w:line="192" w:lineRule="exact"/>
        <w:ind w:left="1254"/>
        <w:rPr>
          <w:sz w:val="18"/>
          <w:lang w:val="en-GB"/>
        </w:rPr>
      </w:pPr>
      <w:r>
        <w:rPr>
          <w:lang w:val="en-GB"/>
        </w:rPr>
        <w:pict w14:anchorId="7E502812">
          <v:shape id="docshape228" o:spid="_x0000_s1062" type="#_x0000_t202" alt="" style="position:absolute;left:0;text-align:left;margin-left:62.6pt;margin-top:14.65pt;width:13.05pt;height:25.4pt;z-index:15790080;mso-wrap-style:square;mso-wrap-edited:f;mso-width-percent:0;mso-height-percent:0;mso-position-horizontal-relative:page;mso-width-percent:0;mso-height-percent:0;v-text-anchor:top" filled="f" stroked="f">
            <v:textbox style="layout-flow:vertical;mso-layout-flow-alt:bottom-to-top" inset="0,0,0,0">
              <w:txbxContent>
                <w:p w14:paraId="2AE83F8E" w14:textId="77777777" w:rsidR="00AF779A" w:rsidRDefault="00E9277B">
                  <w:pPr>
                    <w:spacing w:before="11"/>
                    <w:ind w:left="20"/>
                    <w:rPr>
                      <w:rFonts w:ascii="Calibri"/>
                      <w:sz w:val="18"/>
                    </w:rPr>
                  </w:pPr>
                  <w:r>
                    <w:rPr>
                      <w:rFonts w:ascii="Calibri"/>
                      <w:spacing w:val="-4"/>
                      <w:w w:val="105"/>
                      <w:sz w:val="18"/>
                    </w:rPr>
                    <w:t>Count</w:t>
                  </w:r>
                </w:p>
              </w:txbxContent>
            </v:textbox>
            <w10:wrap anchorx="page"/>
          </v:shape>
        </w:pict>
      </w:r>
      <w:r w:rsidR="009308E3" w:rsidRPr="00D516D6">
        <w:rPr>
          <w:w w:val="89"/>
          <w:sz w:val="18"/>
          <w:lang w:val="en-GB"/>
        </w:rPr>
        <w:t>6</w:t>
      </w:r>
    </w:p>
    <w:p w14:paraId="4FA14296" w14:textId="77777777" w:rsidR="00AF779A" w:rsidRPr="00D516D6" w:rsidRDefault="00AF779A">
      <w:pPr>
        <w:pStyle w:val="Textoindependiente"/>
        <w:spacing w:before="10"/>
        <w:rPr>
          <w:sz w:val="28"/>
          <w:lang w:val="en-GB"/>
        </w:rPr>
      </w:pPr>
    </w:p>
    <w:p w14:paraId="788459CB" w14:textId="77777777" w:rsidR="00AF779A" w:rsidRPr="00D516D6" w:rsidRDefault="00E9277B">
      <w:pPr>
        <w:tabs>
          <w:tab w:val="left" w:pos="5514"/>
        </w:tabs>
        <w:ind w:left="1254"/>
        <w:rPr>
          <w:sz w:val="18"/>
          <w:lang w:val="en-GB"/>
        </w:rPr>
      </w:pPr>
      <w:r>
        <w:rPr>
          <w:lang w:val="en-GB"/>
        </w:rPr>
        <w:pict w14:anchorId="1EAACF18">
          <v:shape id="docshape229" o:spid="_x0000_s1061" type="#_x0000_t202" alt="" style="position:absolute;left:0;text-align:left;margin-left:275.6pt;margin-top:-4.45pt;width:13.05pt;height:25.4pt;z-index:-17339904;mso-wrap-style:square;mso-wrap-edited:f;mso-width-percent:0;mso-height-percent:0;mso-position-horizontal-relative:page;mso-width-percent:0;mso-height-percent:0;v-text-anchor:top" filled="f" stroked="f">
            <v:textbox style="layout-flow:vertical;mso-layout-flow-alt:bottom-to-top" inset="0,0,0,0">
              <w:txbxContent>
                <w:p w14:paraId="2F093DFD" w14:textId="77777777" w:rsidR="00AF779A" w:rsidRDefault="00E9277B">
                  <w:pPr>
                    <w:spacing w:before="11"/>
                    <w:ind w:left="20"/>
                    <w:rPr>
                      <w:rFonts w:ascii="Calibri"/>
                      <w:sz w:val="18"/>
                    </w:rPr>
                  </w:pPr>
                  <w:r>
                    <w:rPr>
                      <w:rFonts w:ascii="Calibri"/>
                      <w:spacing w:val="-4"/>
                      <w:w w:val="105"/>
                      <w:sz w:val="18"/>
                    </w:rPr>
                    <w:t>Count</w:t>
                  </w:r>
                </w:p>
              </w:txbxContent>
            </v:textbox>
            <w10:wrap anchorx="page"/>
          </v:shape>
        </w:pict>
      </w:r>
      <w:r w:rsidR="009308E3" w:rsidRPr="00D516D6">
        <w:rPr>
          <w:spacing w:val="-10"/>
          <w:sz w:val="18"/>
          <w:lang w:val="en-GB"/>
        </w:rPr>
        <w:t>4</w:t>
      </w:r>
      <w:r w:rsidR="009308E3" w:rsidRPr="00D516D6">
        <w:rPr>
          <w:sz w:val="18"/>
          <w:lang w:val="en-GB"/>
        </w:rPr>
        <w:tab/>
      </w:r>
      <w:r w:rsidR="009308E3" w:rsidRPr="00D516D6">
        <w:rPr>
          <w:spacing w:val="-10"/>
          <w:position w:val="2"/>
          <w:sz w:val="18"/>
          <w:lang w:val="en-GB"/>
        </w:rPr>
        <w:t>4</w:t>
      </w:r>
    </w:p>
    <w:p w14:paraId="0875B0C5" w14:textId="77777777" w:rsidR="00AF779A" w:rsidRPr="00D516D6" w:rsidRDefault="00AF779A">
      <w:pPr>
        <w:pStyle w:val="Textoindependiente"/>
        <w:spacing w:before="7"/>
        <w:rPr>
          <w:sz w:val="30"/>
          <w:lang w:val="en-GB"/>
        </w:rPr>
      </w:pPr>
    </w:p>
    <w:p w14:paraId="260B17F6" w14:textId="77777777" w:rsidR="00AF779A" w:rsidRPr="00D516D6" w:rsidRDefault="00E9277B">
      <w:pPr>
        <w:tabs>
          <w:tab w:val="left" w:pos="5514"/>
        </w:tabs>
        <w:ind w:left="1254"/>
        <w:rPr>
          <w:sz w:val="18"/>
          <w:lang w:val="en-GB"/>
        </w:rPr>
      </w:pPr>
      <w:r w:rsidRPr="00D516D6">
        <w:rPr>
          <w:spacing w:val="-10"/>
          <w:sz w:val="18"/>
          <w:lang w:val="en-GB"/>
        </w:rPr>
        <w:t>2</w:t>
      </w:r>
      <w:r w:rsidRPr="00D516D6">
        <w:rPr>
          <w:sz w:val="18"/>
          <w:lang w:val="en-GB"/>
        </w:rPr>
        <w:tab/>
      </w:r>
      <w:r w:rsidRPr="00D516D6">
        <w:rPr>
          <w:spacing w:val="-10"/>
          <w:position w:val="-13"/>
          <w:sz w:val="18"/>
          <w:lang w:val="en-GB"/>
        </w:rPr>
        <w:t>2</w:t>
      </w:r>
    </w:p>
    <w:p w14:paraId="12A2FA28" w14:textId="77777777" w:rsidR="00AF779A" w:rsidRPr="00D516D6" w:rsidRDefault="00E9277B">
      <w:pPr>
        <w:spacing w:before="217"/>
        <w:ind w:left="1254"/>
        <w:rPr>
          <w:sz w:val="18"/>
          <w:lang w:val="en-GB"/>
        </w:rPr>
      </w:pPr>
      <w:r w:rsidRPr="00D516D6">
        <w:rPr>
          <w:w w:val="89"/>
          <w:sz w:val="18"/>
          <w:lang w:val="en-GB"/>
        </w:rPr>
        <w:t>0</w:t>
      </w:r>
    </w:p>
    <w:p w14:paraId="11639671" w14:textId="77777777" w:rsidR="00AF779A" w:rsidRPr="00D516D6" w:rsidRDefault="00E9277B">
      <w:pPr>
        <w:spacing w:before="81"/>
        <w:ind w:left="1514"/>
        <w:jc w:val="center"/>
        <w:rPr>
          <w:sz w:val="18"/>
          <w:lang w:val="en-GB"/>
        </w:rPr>
      </w:pPr>
      <w:r>
        <w:rPr>
          <w:lang w:val="en-GB"/>
        </w:rPr>
        <w:pict w14:anchorId="7B570B7F">
          <v:shape id="_x0000_s1060" type="#_x0000_t136" alt="" style="position:absolute;left:0;text-align:left;margin-left:66.35pt;margin-top:28.7pt;width:89.3pt;height:9pt;rotation:315;z-index:15792128;mso-wrap-edited:f;mso-width-percent:0;mso-height-percent:0;mso-position-horizontal-relative:page;mso-width-percent:0;mso-height-percent:0" fillcolor="black" stroked="f">
            <o:extrusion v:ext="view" autorotationcenter="t"/>
            <v:textpath style="font-family:&quot;Calibri&quot;;font-size:9pt;v-text-kern:t;mso-text-shadow:auto" string="Supports concentration"/>
            <w10:wrap anchorx="page"/>
          </v:shape>
        </w:pict>
      </w:r>
      <w:r>
        <w:rPr>
          <w:lang w:val="en-GB"/>
        </w:rPr>
        <w:pict w14:anchorId="6708111C">
          <v:shape id="_x0000_s1059" type="#_x0000_t136" alt="" style="position:absolute;left:0;text-align:left;margin-left:174.25pt;margin-top:18.35pt;width:59.7pt;height:9pt;rotation:315;z-index:15792640;mso-wrap-edited:f;mso-width-percent:0;mso-height-percent:0;mso-position-horizontal-relative:page;mso-width-percent:0;mso-height-percent:0" fillcolor="black" stroked="f">
            <o:extrusion v:ext="view" autorotationcenter="t"/>
            <v:textpath style="font-family:&quot;Calibri&quot;;font-size:9pt;v-text-kern:t;mso-text-shadow:auto" string="Pleasant design"/>
            <w10:wrap anchorx="page"/>
          </v:shape>
        </w:pict>
      </w:r>
      <w:r>
        <w:rPr>
          <w:lang w:val="en-GB"/>
        </w:rPr>
        <w:pict w14:anchorId="62E708F9">
          <v:shape id="_x0000_s1058" type="#_x0000_t136" alt="" style="position:absolute;left:0;text-align:left;margin-left:297.65pt;margin-top:35.85pt;width:68pt;height:9pt;rotation:315;z-index:15793152;mso-wrap-edited:f;mso-width-percent:0;mso-height-percent:0;mso-position-horizontal-relative:page;mso-width-percent:0;mso-height-percent:0" fillcolor="black" stroked="f">
            <o:extrusion v:ext="view" autorotationcenter="t"/>
            <v:textpath style="font-family:&quot;Calibri&quot;;font-size:9pt;v-text-kern:t;mso-text-shadow:auto" string="Helps the student"/>
            <w10:wrap anchorx="page"/>
          </v:shape>
        </w:pict>
      </w:r>
      <w:r>
        <w:rPr>
          <w:lang w:val="en-GB"/>
        </w:rPr>
        <w:pict w14:anchorId="379660A5">
          <v:shape id="_x0000_s1057" type="#_x0000_t136" alt="" style="position:absolute;left:0;text-align:left;margin-left:400.6pt;margin-top:28.3pt;width:44.85pt;height:9pt;rotation:315;z-index:15794688;mso-wrap-edited:f;mso-width-percent:0;mso-height-percent:0;mso-position-horizontal-relative:page;mso-width-percent:0;mso-height-percent:0" fillcolor="black" stroked="f">
            <o:extrusion v:ext="view" autorotationcenter="t"/>
            <v:textpath style="font-family:&quot;Calibri&quot;;font-size:9pt;v-text-kern:t;mso-text-shadow:auto" string="Satisfaction"/>
            <w10:wrap anchorx="page"/>
          </v:shape>
        </w:pict>
      </w:r>
      <w:r w:rsidR="009308E3" w:rsidRPr="00D516D6">
        <w:rPr>
          <w:w w:val="89"/>
          <w:sz w:val="18"/>
          <w:lang w:val="en-GB"/>
        </w:rPr>
        <w:t>0</w:t>
      </w:r>
    </w:p>
    <w:p w14:paraId="348F3296" w14:textId="77777777" w:rsidR="00AF779A" w:rsidRPr="00D516D6" w:rsidRDefault="00AF779A">
      <w:pPr>
        <w:pStyle w:val="Textoindependiente"/>
        <w:rPr>
          <w:lang w:val="en-GB"/>
        </w:rPr>
      </w:pPr>
    </w:p>
    <w:p w14:paraId="74946D8B" w14:textId="77777777" w:rsidR="00AF779A" w:rsidRPr="00D516D6" w:rsidRDefault="00AF779A">
      <w:pPr>
        <w:pStyle w:val="Textoindependiente"/>
        <w:rPr>
          <w:lang w:val="en-GB"/>
        </w:rPr>
      </w:pPr>
    </w:p>
    <w:p w14:paraId="7D3B7184" w14:textId="77777777" w:rsidR="00AF779A" w:rsidRPr="00D516D6" w:rsidRDefault="00AF779A">
      <w:pPr>
        <w:pStyle w:val="Textoindependiente"/>
        <w:rPr>
          <w:lang w:val="en-GB"/>
        </w:rPr>
      </w:pPr>
    </w:p>
    <w:p w14:paraId="6C7ED740" w14:textId="77777777" w:rsidR="00AF779A" w:rsidRPr="00D516D6" w:rsidRDefault="00AF779A">
      <w:pPr>
        <w:pStyle w:val="Textoindependiente"/>
        <w:rPr>
          <w:lang w:val="en-GB"/>
        </w:rPr>
      </w:pPr>
    </w:p>
    <w:p w14:paraId="5914ADA8" w14:textId="77777777" w:rsidR="00AF779A" w:rsidRPr="00D516D6" w:rsidRDefault="00AF779A">
      <w:pPr>
        <w:pStyle w:val="Textoindependiente"/>
        <w:rPr>
          <w:sz w:val="17"/>
          <w:lang w:val="en-GB"/>
        </w:rPr>
      </w:pPr>
    </w:p>
    <w:p w14:paraId="0956E62B" w14:textId="154C5D7A" w:rsidR="00AF779A" w:rsidRPr="00D516D6" w:rsidRDefault="00E9277B">
      <w:pPr>
        <w:tabs>
          <w:tab w:val="left" w:pos="5429"/>
        </w:tabs>
        <w:spacing w:before="99"/>
        <w:ind w:left="986"/>
        <w:rPr>
          <w:sz w:val="18"/>
          <w:lang w:val="en-GB"/>
        </w:rPr>
      </w:pPr>
      <w:r w:rsidRPr="00D516D6">
        <w:rPr>
          <w:w w:val="95"/>
          <w:sz w:val="18"/>
          <w:lang w:val="en-GB"/>
        </w:rPr>
        <w:t>(a)</w:t>
      </w:r>
      <w:r w:rsidRPr="00D516D6">
        <w:rPr>
          <w:spacing w:val="-4"/>
          <w:w w:val="95"/>
          <w:sz w:val="18"/>
          <w:lang w:val="en-GB"/>
        </w:rPr>
        <w:t xml:space="preserve"> </w:t>
      </w:r>
      <w:r w:rsidRPr="00D516D6">
        <w:rPr>
          <w:w w:val="95"/>
          <w:sz w:val="18"/>
          <w:lang w:val="en-GB"/>
        </w:rPr>
        <w:t>Overall</w:t>
      </w:r>
      <w:r w:rsidRPr="00D516D6">
        <w:rPr>
          <w:spacing w:val="-3"/>
          <w:w w:val="95"/>
          <w:sz w:val="18"/>
          <w:lang w:val="en-GB"/>
        </w:rPr>
        <w:t xml:space="preserve"> </w:t>
      </w:r>
      <w:r w:rsidR="0081606F">
        <w:rPr>
          <w:w w:val="95"/>
          <w:sz w:val="18"/>
          <w:lang w:val="en-GB"/>
        </w:rPr>
        <w:t>o</w:t>
      </w:r>
      <w:r w:rsidRPr="00D516D6">
        <w:rPr>
          <w:w w:val="95"/>
          <w:sz w:val="18"/>
          <w:lang w:val="en-GB"/>
        </w:rPr>
        <w:t>pinion</w:t>
      </w:r>
      <w:r w:rsidRPr="00D516D6">
        <w:rPr>
          <w:spacing w:val="-3"/>
          <w:w w:val="95"/>
          <w:sz w:val="18"/>
          <w:lang w:val="en-GB"/>
        </w:rPr>
        <w:t xml:space="preserve"> </w:t>
      </w:r>
      <w:r w:rsidR="0081606F">
        <w:rPr>
          <w:w w:val="95"/>
          <w:sz w:val="18"/>
          <w:lang w:val="en-GB"/>
        </w:rPr>
        <w:t>a</w:t>
      </w:r>
      <w:r w:rsidRPr="00D516D6">
        <w:rPr>
          <w:w w:val="95"/>
          <w:sz w:val="18"/>
          <w:lang w:val="en-GB"/>
        </w:rPr>
        <w:t>bout</w:t>
      </w:r>
      <w:r w:rsidRPr="00D516D6">
        <w:rPr>
          <w:spacing w:val="-3"/>
          <w:w w:val="95"/>
          <w:sz w:val="18"/>
          <w:lang w:val="en-GB"/>
        </w:rPr>
        <w:t xml:space="preserve"> </w:t>
      </w:r>
      <w:r w:rsidRPr="00D516D6">
        <w:rPr>
          <w:w w:val="95"/>
          <w:sz w:val="18"/>
          <w:lang w:val="en-GB"/>
        </w:rPr>
        <w:t>the</w:t>
      </w:r>
      <w:r w:rsidRPr="00D516D6">
        <w:rPr>
          <w:spacing w:val="-3"/>
          <w:w w:val="95"/>
          <w:sz w:val="18"/>
          <w:lang w:val="en-GB"/>
        </w:rPr>
        <w:t xml:space="preserve"> </w:t>
      </w:r>
      <w:proofErr w:type="spellStart"/>
      <w:r w:rsidRPr="00D516D6">
        <w:rPr>
          <w:w w:val="95"/>
          <w:sz w:val="18"/>
          <w:lang w:val="en-GB"/>
        </w:rPr>
        <w:t>Torddis</w:t>
      </w:r>
      <w:proofErr w:type="spellEnd"/>
      <w:r w:rsidRPr="00D516D6">
        <w:rPr>
          <w:spacing w:val="-3"/>
          <w:w w:val="95"/>
          <w:sz w:val="18"/>
          <w:lang w:val="en-GB"/>
        </w:rPr>
        <w:t xml:space="preserve"> </w:t>
      </w:r>
      <w:r w:rsidR="0081606F">
        <w:rPr>
          <w:spacing w:val="-2"/>
          <w:w w:val="95"/>
          <w:sz w:val="18"/>
          <w:lang w:val="en-GB"/>
        </w:rPr>
        <w:t>s</w:t>
      </w:r>
      <w:r w:rsidRPr="00D516D6">
        <w:rPr>
          <w:spacing w:val="-2"/>
          <w:w w:val="95"/>
          <w:sz w:val="18"/>
          <w:lang w:val="en-GB"/>
        </w:rPr>
        <w:t>ystem</w:t>
      </w:r>
      <w:r w:rsidR="0081606F">
        <w:rPr>
          <w:spacing w:val="-2"/>
          <w:w w:val="95"/>
          <w:sz w:val="18"/>
          <w:lang w:val="en-GB"/>
        </w:rPr>
        <w:t>.</w:t>
      </w:r>
      <w:r w:rsidRPr="00D516D6">
        <w:rPr>
          <w:sz w:val="18"/>
          <w:lang w:val="en-GB"/>
        </w:rPr>
        <w:tab/>
      </w:r>
      <w:r w:rsidRPr="00D516D6">
        <w:rPr>
          <w:w w:val="95"/>
          <w:position w:val="1"/>
          <w:sz w:val="18"/>
          <w:lang w:val="en-GB"/>
        </w:rPr>
        <w:t>(b)</w:t>
      </w:r>
      <w:r w:rsidRPr="00D516D6">
        <w:rPr>
          <w:spacing w:val="-1"/>
          <w:position w:val="1"/>
          <w:sz w:val="18"/>
          <w:lang w:val="en-GB"/>
        </w:rPr>
        <w:t xml:space="preserve"> </w:t>
      </w:r>
      <w:r w:rsidRPr="00D516D6">
        <w:rPr>
          <w:w w:val="95"/>
          <w:position w:val="1"/>
          <w:sz w:val="18"/>
          <w:lang w:val="en-GB"/>
        </w:rPr>
        <w:t>Sound</w:t>
      </w:r>
      <w:r w:rsidRPr="00D516D6">
        <w:rPr>
          <w:position w:val="1"/>
          <w:sz w:val="18"/>
          <w:lang w:val="en-GB"/>
        </w:rPr>
        <w:t xml:space="preserve"> </w:t>
      </w:r>
      <w:r w:rsidRPr="00D516D6">
        <w:rPr>
          <w:w w:val="95"/>
          <w:position w:val="1"/>
          <w:sz w:val="18"/>
          <w:lang w:val="en-GB"/>
        </w:rPr>
        <w:t>and</w:t>
      </w:r>
      <w:r w:rsidRPr="00D516D6">
        <w:rPr>
          <w:position w:val="1"/>
          <w:sz w:val="18"/>
          <w:lang w:val="en-GB"/>
        </w:rPr>
        <w:t xml:space="preserve"> </w:t>
      </w:r>
      <w:r w:rsidR="0081606F">
        <w:rPr>
          <w:w w:val="95"/>
          <w:position w:val="1"/>
          <w:sz w:val="18"/>
          <w:lang w:val="en-GB"/>
        </w:rPr>
        <w:t>l</w:t>
      </w:r>
      <w:r w:rsidRPr="00D516D6">
        <w:rPr>
          <w:w w:val="95"/>
          <w:position w:val="1"/>
          <w:sz w:val="18"/>
          <w:lang w:val="en-GB"/>
        </w:rPr>
        <w:t>ight</w:t>
      </w:r>
      <w:r w:rsidRPr="00D516D6">
        <w:rPr>
          <w:position w:val="1"/>
          <w:sz w:val="18"/>
          <w:lang w:val="en-GB"/>
        </w:rPr>
        <w:t xml:space="preserve"> </w:t>
      </w:r>
      <w:r w:rsidR="0081606F">
        <w:rPr>
          <w:w w:val="95"/>
          <w:position w:val="1"/>
          <w:sz w:val="18"/>
          <w:lang w:val="en-GB"/>
        </w:rPr>
        <w:t>a</w:t>
      </w:r>
      <w:r w:rsidRPr="00D516D6">
        <w:rPr>
          <w:w w:val="95"/>
          <w:position w:val="1"/>
          <w:sz w:val="18"/>
          <w:lang w:val="en-GB"/>
        </w:rPr>
        <w:t>lerts</w:t>
      </w:r>
      <w:r w:rsidRPr="00D516D6">
        <w:rPr>
          <w:position w:val="1"/>
          <w:sz w:val="18"/>
          <w:lang w:val="en-GB"/>
        </w:rPr>
        <w:t xml:space="preserve"> </w:t>
      </w:r>
      <w:r w:rsidRPr="00D516D6">
        <w:rPr>
          <w:w w:val="95"/>
          <w:position w:val="1"/>
          <w:sz w:val="18"/>
          <w:lang w:val="en-GB"/>
        </w:rPr>
        <w:t>of</w:t>
      </w:r>
      <w:r w:rsidRPr="00D516D6">
        <w:rPr>
          <w:spacing w:val="-1"/>
          <w:position w:val="1"/>
          <w:sz w:val="18"/>
          <w:lang w:val="en-GB"/>
        </w:rPr>
        <w:t xml:space="preserve"> </w:t>
      </w:r>
      <w:r w:rsidRPr="00D516D6">
        <w:rPr>
          <w:w w:val="95"/>
          <w:position w:val="1"/>
          <w:sz w:val="18"/>
          <w:lang w:val="en-GB"/>
        </w:rPr>
        <w:t>the</w:t>
      </w:r>
      <w:r w:rsidRPr="00D516D6">
        <w:rPr>
          <w:position w:val="1"/>
          <w:sz w:val="18"/>
          <w:lang w:val="en-GB"/>
        </w:rPr>
        <w:t xml:space="preserve"> </w:t>
      </w:r>
      <w:r w:rsidR="0081606F">
        <w:rPr>
          <w:spacing w:val="-2"/>
          <w:w w:val="95"/>
          <w:position w:val="1"/>
          <w:sz w:val="18"/>
          <w:lang w:val="en-GB"/>
        </w:rPr>
        <w:t>s</w:t>
      </w:r>
      <w:r w:rsidRPr="00D516D6">
        <w:rPr>
          <w:spacing w:val="-2"/>
          <w:w w:val="95"/>
          <w:position w:val="1"/>
          <w:sz w:val="18"/>
          <w:lang w:val="en-GB"/>
        </w:rPr>
        <w:t>ystem</w:t>
      </w:r>
      <w:r w:rsidR="0081606F">
        <w:rPr>
          <w:spacing w:val="-2"/>
          <w:w w:val="95"/>
          <w:position w:val="1"/>
          <w:sz w:val="18"/>
          <w:lang w:val="en-GB"/>
        </w:rPr>
        <w:t>.</w:t>
      </w:r>
    </w:p>
    <w:p w14:paraId="65C8B4D1" w14:textId="77777777" w:rsidR="00AF779A" w:rsidRPr="00D516D6" w:rsidRDefault="00AF779A">
      <w:pPr>
        <w:pStyle w:val="Textoindependiente"/>
        <w:rPr>
          <w:lang w:val="en-GB"/>
        </w:rPr>
      </w:pPr>
    </w:p>
    <w:p w14:paraId="5FCDB4C7" w14:textId="77777777" w:rsidR="00AF779A" w:rsidRPr="00D516D6" w:rsidRDefault="00AF779A">
      <w:pPr>
        <w:pStyle w:val="Textoindependiente"/>
        <w:spacing w:before="11"/>
        <w:rPr>
          <w:sz w:val="15"/>
          <w:lang w:val="en-GB"/>
        </w:rPr>
      </w:pPr>
    </w:p>
    <w:p w14:paraId="719D23FC" w14:textId="77777777" w:rsidR="00AF779A" w:rsidRPr="00D516D6" w:rsidRDefault="00E9277B">
      <w:pPr>
        <w:spacing w:before="113"/>
        <w:ind w:left="1464"/>
        <w:rPr>
          <w:sz w:val="18"/>
          <w:lang w:val="en-GB"/>
        </w:rPr>
      </w:pPr>
      <w:r>
        <w:rPr>
          <w:noProof/>
        </w:rPr>
        <w:pict w14:anchorId="0A90FAA8">
          <v:group id="Grupo 87" o:spid="_x0000_s1049" style="position:absolute;left:0;text-align:left;margin-left:113.75pt;margin-top:-4.5pt;width:144.55pt;height:133.75pt;z-index:-17341952;mso-position-horizontal-relative:page" coordorigin="2275,-90" coordsize="2891,2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">
            <o:lock v:ext="edit" aspectratio="t"/>
            <v:shape id="docshape231" o:spid="_x0000_s1050" style="position:absolute;left:2279;top:-91;width:2883;height:2675;visibility:visible;mso-wrap-style:square;v-text-anchor:top" coordsize="2883,26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" adj="0,,0" path="m721,2675r,-85m1442,2675r,-85m2162,2675r,-85m721,r,85m1442,r,85m2162,r,85m,2590r85,m,1831r85,m,1072r85,m,313r85,m2883,2590r-85,m2883,1831r-85,m2883,1072r-85,m2883,313r-85,e" filled="f" strokecolor="#7f7f7f" strokeweight=".07028mm">
              <v:stroke joinstyle="round"/>
              <v:formulas/>
              <v:path o:connecttype="custom" o:connectlocs="721,2585;721,2500;1442,2585;1442,2500;2162,2585;2162,2500;721,-90;721,-5;1442,-90;1442,-5;2162,-90;2162,-5;0,2500;85,2500;0,1741;85,1741;0,982;85,982;0,223;85,223;2883,2500;2798,2500;2883,1741;2798,1741;2883,982;2798,982;2883,223;2798,223" o:connectangles="0,0,0,0,0,0,0,0,0,0,0,0,0,0,0,0,0,0,0,0,0,0,0,0,0,0,0,0"/>
              <o:lock v:ext="edit" aspectratio="t"/>
            </v:shape>
            <v:rect id="docshape232" o:spid="_x0000_s1051" style="position:absolute;left:2279;top:-6;width:2883;height:2505;visibility:visible;mso-wrap-style:square;v-text-anchor:top" o:gfxdata="" filled="f" strokeweight=".14058mm">
              <o:lock v:ext="edit" aspectratio="t"/>
            </v:rect>
            <v:shape id="docshape233" o:spid="_x0000_s1052" style="position:absolute;left:2900;top:222;width:1641;height:2278;visibility:visible;mso-wrap-style:square;v-text-anchor:top" coordsize="1641,22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" adj="0,,0" path="m200,759l,759,,2277r200,l200,759xm920,1518r-199,l721,2277r199,l920,1518xm1641,l1442,r,2277l1641,2277,1641,xe" fillcolor="#b2b2ff" stroked="f">
              <v:stroke joinstyle="round"/>
              <v:formulas/>
              <v:path arrowok="t" o:connecttype="custom" o:connectlocs="200,982;0,982;0,2500;200,2500;200,982;920,1741;721,1741;721,2500;920,2500;920,1741;1641,223;1442,223;1442,2500;1641,2500;1641,223" o:connectangles="0,0,0,0,0,0,0,0,0,0,0,0,0,0,0"/>
              <o:lock v:ext="edit" aspectratio="t"/>
            </v:shape>
            <v:shape id="docshape234" o:spid="_x0000_s1053" style="position:absolute;left:2900;top:222;width:1641;height:2278;visibility:visible;mso-wrap-style:square;v-text-anchor:top" coordsize="1641,22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" adj="0,,0" path="m,2277r200,l200,759,,759,,2277xm721,2277r199,l920,1518r-199,l721,2277xm1442,2277r199,l1641,,1442,r,2277xe" filled="f" strokecolor="blue" strokeweight=".14058mm">
              <v:stroke joinstyle="round"/>
              <v:formulas/>
              <v:path o:connecttype="custom" o:connectlocs="0,2500;200,2500;200,982;0,982;0,2500;721,2500;920,2500;920,1741;721,1741;721,2500;1442,2500;1641,2500;1641,223;1442,223;1442,2500" o:connectangles="0,0,0,0,0,0,0,0,0,0,0,0,0,0,0"/>
              <o:lock v:ext="edit" aspectratio="t"/>
            </v:shape>
            <v:shape id="docshape235" o:spid="_x0000_s1054" type="#_x0000_t202" style="position:absolute;left:4396;top:-28;width:110;height:245;visibility:visible;mso-wrap-style:square;v-text-anchor:top" o:gfxdata="" filled="f" stroked="f">
              <o:lock v:ext="edit" aspectratio="t"/>
              <v:textbox inset="0,0,0,0">
                <w:txbxContent>
                  <w:p w14:paraId="447DE579" w14:textId="77777777" w:rsidR="00AF779A" w:rsidRDefault="00E9277B">
                    <w:pPr>
                      <w:spacing w:before="12"/>
                      <w:rPr>
                        <w:sz w:val="18"/>
                      </w:rPr>
                    </w:pPr>
                    <w:r>
                      <w:rPr>
                        <w:color w:val="0000FF"/>
                        <w:w w:val="89"/>
                        <w:sz w:val="18"/>
                      </w:rPr>
                      <w:t>6</w:t>
                    </w:r>
                  </w:p>
                </w:txbxContent>
              </v:textbox>
            </v:shape>
            <v:shape id="docshape236" o:spid="_x0000_s1055" type="#_x0000_t202" style="position:absolute;left:2955;top:732;width:11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" filled="f" stroked="f">
              <o:lock v:ext="edit" aspectratio="t"/>
              <v:textbox inset="0,0,0,0">
                <w:txbxContent>
                  <w:p w14:paraId="20119CE2" w14:textId="77777777" w:rsidR="00AF779A" w:rsidRDefault="00E9277B">
                    <w:pPr>
                      <w:spacing w:before="12"/>
                      <w:rPr>
                        <w:sz w:val="18"/>
                      </w:rPr>
                    </w:pPr>
                    <w:r>
                      <w:rPr>
                        <w:color w:val="0000FF"/>
                        <w:w w:val="89"/>
                        <w:sz w:val="18"/>
                      </w:rPr>
                      <w:t>4</w:t>
                    </w:r>
                  </w:p>
                </w:txbxContent>
              </v:textbox>
            </v:shape>
            <v:shape id="docshape237" o:spid="_x0000_s1056" type="#_x0000_t202" style="position:absolute;left:3675;top:1492;width:110;height:245;visibility:visible;mso-wrap-style:square;v-text-anchor:top" o:gfxdata="" filled="f" stroked="f">
              <o:lock v:ext="edit" aspectratio="t"/>
              <v:textbox inset="0,0,0,0">
                <w:txbxContent>
                  <w:p w14:paraId="777BFDF6" w14:textId="77777777" w:rsidR="00AF779A" w:rsidRDefault="00E9277B">
                    <w:pPr>
                      <w:spacing w:before="12"/>
                      <w:rPr>
                        <w:sz w:val="18"/>
                      </w:rPr>
                    </w:pPr>
                    <w:r>
                      <w:rPr>
                        <w:color w:val="0000FF"/>
                        <w:w w:val="89"/>
                        <w:sz w:val="18"/>
                      </w:rPr>
                      <w:t>2</w:t>
                    </w:r>
                  </w:p>
                </w:txbxContent>
              </v:textbox>
            </v:shape>
            <w10:wrap anchorx="page"/>
          </v:group>
        </w:pict>
      </w:r>
      <w:r>
        <w:rPr>
          <w:noProof/>
        </w:rPr>
        <w:pict w14:anchorId="4A0E2B7E">
          <v:group id="Grupo 85" o:spid="_x0000_s1042" style="position:absolute;left:0;text-align:left;margin-left:326.8pt;margin-top:-3.95pt;width:144.55pt;height:136.6pt;z-index:15789568;mso-position-horizontal-relative:page" coordorigin="6536,-79" coordsize="2891,2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">
            <o:lock v:ext="edit" aspectratio="t"/>
            <v:shape id="docshape239" o:spid="_x0000_s1043" style="position:absolute;left:6540;top:-79;width:2883;height:2732;visibility:visible;mso-wrap-style:square;v-text-anchor:top" coordsize="2883,2732" o:spt="100" o:gfxdata="" adj="0,,0" path="m721,2732r,-85m2162,2732r,-85m721,r,85m2162,r,85m,2647r85,m,1982r85,m,1316r85,m,651r85,m2883,2647r-85,m2883,1982r-85,m2883,1316r-85,m2883,651r-85,e" filled="f" strokecolor="#7f7f7f" strokeweight=".07028mm">
              <v:stroke joinstyle="round"/>
              <v:formulas/>
              <v:path o:connecttype="custom" o:connectlocs="721,2653;721,2568;2162,2653;2162,2568;721,-79;721,6;2162,-79;2162,6;0,2568;85,2568;0,1903;85,1903;0,1237;85,1237;0,572;85,572;2883,2568;2798,2568;2883,1903;2798,1903;2883,1237;2798,1237;2883,572;2798,572" o:connectangles="0,0,0,0,0,0,0,0,0,0,0,0,0,0,0,0,0,0,0,0,0,0,0,0"/>
              <o:lock v:ext="edit" aspectratio="t"/>
            </v:shape>
            <v:rect id="docshape240" o:spid="_x0000_s1044" style="position:absolute;left:6540;top:6;width:2883;height:2562;visibility:visible;mso-wrap-style:square;v-text-anchor:top" o:gfxdata="" filled="f" strokeweight=".14058mm">
              <o:lock v:ext="edit" aspectratio="t"/>
            </v:rect>
            <v:shape id="docshape241" o:spid="_x0000_s1045" style="position:absolute;left:7161;top:239;width:1641;height:2329;visibility:visible;mso-wrap-style:square;v-text-anchor:top" coordsize="1641,2329" o:spt="100" o:gfxdata="" adj="0,,0" path="m199,l,,,2329r199,l199,xm1641,666r-200,l1441,2329r200,l1641,666xe" fillcolor="#b2b2ff" stroked="f">
              <v:stroke joinstyle="round"/>
              <v:formulas/>
              <v:path arrowok="t" o:connecttype="custom" o:connectlocs="199,239;0,239;0,2568;199,2568;199,239;1641,905;1441,905;1441,2568;1641,2568;1641,905" o:connectangles="0,0,0,0,0,0,0,0,0,0"/>
              <o:lock v:ext="edit" aspectratio="t"/>
            </v:shape>
            <v:shape id="docshape242" o:spid="_x0000_s1046" style="position:absolute;left:7161;top:239;width:1641;height:2329;visibility:visible;mso-wrap-style:square;v-text-anchor:top" coordsize="1641,2329" o:spt="100" o:gfxdata="" adj="0,,0" path="m,2329r199,l199,,,,,2329xm1441,2329r200,l1641,666r-200,l1441,2329xe" filled="f" strokecolor="blue" strokeweight=".14058mm">
              <v:stroke joinstyle="round"/>
              <v:formulas/>
              <v:path o:connecttype="custom" o:connectlocs="0,2568;199,2568;199,239;0,239;0,2568;1441,2568;1641,2568;1641,905;1441,905;1441,2568" o:connectangles="0,0,0,0,0,0,0,0,0,0"/>
              <o:lock v:ext="edit" aspectratio="t"/>
            </v:shape>
            <v:shape id="docshape243" o:spid="_x0000_s1047" type="#_x0000_t202" style="position:absolute;left:7215;top:-12;width:110;height:245;visibility:visible;mso-wrap-style:square;v-text-anchor:top" o:gfxdata="" filled="f" stroked="f">
              <o:lock v:ext="edit" aspectratio="t"/>
              <v:textbox inset="0,0,0,0">
                <w:txbxContent>
                  <w:p w14:paraId="7C177010" w14:textId="77777777" w:rsidR="00AF779A" w:rsidRDefault="00E9277B">
                    <w:pPr>
                      <w:spacing w:before="12"/>
                      <w:rPr>
                        <w:sz w:val="18"/>
                      </w:rPr>
                    </w:pPr>
                    <w:r>
                      <w:rPr>
                        <w:color w:val="0000FF"/>
                        <w:w w:val="89"/>
                        <w:sz w:val="18"/>
                      </w:rPr>
                      <w:t>7</w:t>
                    </w:r>
                  </w:p>
                </w:txbxContent>
              </v:textbox>
            </v:shape>
            <v:shape id="docshape244" o:spid="_x0000_s1048" type="#_x0000_t202" style="position:absolute;left:8657;top:654;width:110;height:245;visibility:visible;mso-wrap-style:square;v-text-anchor:top" o:gfxdata="" filled="f" stroked="f">
              <o:lock v:ext="edit" aspectratio="t"/>
              <v:textbox inset="0,0,0,0">
                <w:txbxContent>
                  <w:p w14:paraId="025C862C" w14:textId="77777777" w:rsidR="00AF779A" w:rsidRDefault="00E9277B">
                    <w:pPr>
                      <w:spacing w:before="12"/>
                      <w:rPr>
                        <w:sz w:val="18"/>
                      </w:rPr>
                    </w:pPr>
                    <w:r>
                      <w:rPr>
                        <w:color w:val="0000FF"/>
                        <w:w w:val="89"/>
                        <w:sz w:val="18"/>
                      </w:rPr>
                      <w:t>5</w:t>
                    </w:r>
                  </w:p>
                </w:txbxContent>
              </v:textbox>
            </v:shape>
            <w10:wrap anchorx="page"/>
          </v:group>
        </w:pict>
      </w:r>
      <w:r w:rsidR="009308E3" w:rsidRPr="00D516D6">
        <w:rPr>
          <w:w w:val="89"/>
          <w:sz w:val="18"/>
          <w:lang w:val="en-GB"/>
        </w:rPr>
        <w:t>6</w:t>
      </w:r>
    </w:p>
    <w:p w14:paraId="347A77C1" w14:textId="77777777" w:rsidR="00AF779A" w:rsidRPr="00D516D6" w:rsidRDefault="00E9277B">
      <w:pPr>
        <w:spacing w:before="138"/>
        <w:ind w:left="1934"/>
        <w:jc w:val="center"/>
        <w:rPr>
          <w:sz w:val="18"/>
          <w:lang w:val="en-GB"/>
        </w:rPr>
      </w:pPr>
      <w:r w:rsidRPr="00D516D6">
        <w:rPr>
          <w:w w:val="89"/>
          <w:sz w:val="18"/>
          <w:lang w:val="en-GB"/>
        </w:rPr>
        <w:t>6</w:t>
      </w:r>
    </w:p>
    <w:p w14:paraId="5950EEAB" w14:textId="77777777" w:rsidR="00AF779A" w:rsidRPr="00D516D6" w:rsidRDefault="00E9277B">
      <w:pPr>
        <w:spacing w:before="200"/>
        <w:ind w:left="1464"/>
        <w:rPr>
          <w:sz w:val="18"/>
          <w:lang w:val="en-GB"/>
        </w:rPr>
      </w:pPr>
      <w:r>
        <w:rPr>
          <w:lang w:val="en-GB"/>
        </w:rPr>
        <w:pict w14:anchorId="74DDDD4A">
          <v:shape id="docshape245" o:spid="_x0000_s1041" type="#_x0000_t202" alt="" style="position:absolute;left:0;text-align:left;margin-left:73.1pt;margin-top:16.05pt;width:13.05pt;height:25.4pt;z-index:15790592;mso-wrap-style:square;mso-wrap-edited:f;mso-width-percent:0;mso-height-percent:0;mso-position-horizontal-relative:page;mso-width-percent:0;mso-height-percent:0;v-text-anchor:top" filled="f" stroked="f">
            <v:textbox style="layout-flow:vertical;mso-layout-flow-alt:bottom-to-top" inset="0,0,0,0">
              <w:txbxContent>
                <w:p w14:paraId="732C0626" w14:textId="77777777" w:rsidR="00AF779A" w:rsidRDefault="00E9277B">
                  <w:pPr>
                    <w:spacing w:before="11"/>
                    <w:ind w:left="20"/>
                    <w:rPr>
                      <w:rFonts w:ascii="Calibri"/>
                      <w:sz w:val="18"/>
                    </w:rPr>
                  </w:pPr>
                  <w:r>
                    <w:rPr>
                      <w:rFonts w:ascii="Calibri"/>
                      <w:spacing w:val="-4"/>
                      <w:w w:val="105"/>
                      <w:sz w:val="18"/>
                    </w:rPr>
                    <w:t>Count</w:t>
                  </w:r>
                </w:p>
              </w:txbxContent>
            </v:textbox>
            <w10:wrap anchorx="page"/>
          </v:shape>
        </w:pict>
      </w:r>
      <w:r>
        <w:rPr>
          <w:lang w:val="en-GB"/>
        </w:rPr>
        <w:pict w14:anchorId="322CCBF8">
          <v:shape id="docshape246" o:spid="_x0000_s1040" type="#_x0000_t202" alt="" style="position:absolute;left:0;text-align:left;margin-left:286.1pt;margin-top:18pt;width:13.05pt;height:25.4pt;z-index:15791616;mso-wrap-style:square;mso-wrap-edited:f;mso-width-percent:0;mso-height-percent:0;mso-position-horizontal-relative:page;mso-width-percent:0;mso-height-percent:0;v-text-anchor:top" filled="f" stroked="f">
            <v:textbox style="layout-flow:vertical;mso-layout-flow-alt:bottom-to-top" inset="0,0,0,0">
              <w:txbxContent>
                <w:p w14:paraId="1E230B69" w14:textId="77777777" w:rsidR="00AF779A" w:rsidRDefault="00E9277B">
                  <w:pPr>
                    <w:spacing w:before="11"/>
                    <w:ind w:left="20"/>
                    <w:rPr>
                      <w:rFonts w:ascii="Calibri"/>
                      <w:sz w:val="18"/>
                    </w:rPr>
                  </w:pPr>
                  <w:r>
                    <w:rPr>
                      <w:rFonts w:ascii="Calibri"/>
                      <w:spacing w:val="-4"/>
                      <w:w w:val="105"/>
                      <w:sz w:val="18"/>
                    </w:rPr>
                    <w:t>Count</w:t>
                  </w:r>
                </w:p>
              </w:txbxContent>
            </v:textbox>
            <w10:wrap anchorx="page"/>
          </v:shape>
        </w:pict>
      </w:r>
      <w:r w:rsidR="009308E3" w:rsidRPr="00D516D6">
        <w:rPr>
          <w:w w:val="89"/>
          <w:sz w:val="18"/>
          <w:lang w:val="en-GB"/>
        </w:rPr>
        <w:t>4</w:t>
      </w:r>
    </w:p>
    <w:p w14:paraId="10E101DF" w14:textId="77777777" w:rsidR="00AF779A" w:rsidRPr="00D516D6" w:rsidRDefault="00E9277B">
      <w:pPr>
        <w:spacing w:before="44"/>
        <w:ind w:left="1934"/>
        <w:jc w:val="center"/>
        <w:rPr>
          <w:sz w:val="18"/>
          <w:lang w:val="en-GB"/>
        </w:rPr>
      </w:pPr>
      <w:r w:rsidRPr="00D516D6">
        <w:rPr>
          <w:w w:val="89"/>
          <w:sz w:val="18"/>
          <w:lang w:val="en-GB"/>
        </w:rPr>
        <w:t>4</w:t>
      </w:r>
    </w:p>
    <w:p w14:paraId="23118322" w14:textId="77777777" w:rsidR="00AF779A" w:rsidRPr="00D516D6" w:rsidRDefault="00AF779A">
      <w:pPr>
        <w:pStyle w:val="Textoindependiente"/>
        <w:spacing w:before="11"/>
        <w:rPr>
          <w:sz w:val="24"/>
          <w:lang w:val="en-GB"/>
        </w:rPr>
      </w:pPr>
    </w:p>
    <w:p w14:paraId="71E06EE3" w14:textId="77777777" w:rsidR="00AF779A" w:rsidRPr="00D516D6" w:rsidRDefault="00E9277B">
      <w:pPr>
        <w:tabs>
          <w:tab w:val="left" w:pos="5724"/>
        </w:tabs>
        <w:ind w:left="1464"/>
        <w:rPr>
          <w:sz w:val="18"/>
          <w:lang w:val="en-GB"/>
        </w:rPr>
      </w:pPr>
      <w:r w:rsidRPr="00D516D6">
        <w:rPr>
          <w:spacing w:val="-10"/>
          <w:sz w:val="18"/>
          <w:lang w:val="en-GB"/>
        </w:rPr>
        <w:t>2</w:t>
      </w:r>
      <w:r w:rsidRPr="00D516D6">
        <w:rPr>
          <w:sz w:val="18"/>
          <w:lang w:val="en-GB"/>
        </w:rPr>
        <w:tab/>
      </w:r>
      <w:r w:rsidRPr="00D516D6">
        <w:rPr>
          <w:spacing w:val="-10"/>
          <w:position w:val="-15"/>
          <w:sz w:val="18"/>
          <w:lang w:val="en-GB"/>
        </w:rPr>
        <w:t>2</w:t>
      </w:r>
    </w:p>
    <w:p w14:paraId="4A0AFBDE" w14:textId="77777777" w:rsidR="00AF779A" w:rsidRPr="00D516D6" w:rsidRDefault="00AF779A">
      <w:pPr>
        <w:pStyle w:val="Textoindependiente"/>
        <w:spacing w:before="5"/>
        <w:rPr>
          <w:sz w:val="23"/>
          <w:lang w:val="en-GB"/>
        </w:rPr>
      </w:pPr>
    </w:p>
    <w:p w14:paraId="226D41CD" w14:textId="77777777" w:rsidR="00AF779A" w:rsidRPr="00D516D6" w:rsidRDefault="00E9277B">
      <w:pPr>
        <w:tabs>
          <w:tab w:val="left" w:pos="5724"/>
        </w:tabs>
        <w:spacing w:before="113"/>
        <w:ind w:left="1464"/>
        <w:rPr>
          <w:sz w:val="18"/>
          <w:lang w:val="en-GB"/>
        </w:rPr>
      </w:pPr>
      <w:r>
        <w:rPr>
          <w:lang w:val="en-GB"/>
        </w:rPr>
        <w:pict w14:anchorId="5F5B5D43">
          <v:shape id="_x0000_s1039" type="#_x0000_t136" alt="" style="position:absolute;left:0;text-align:left;margin-left:123.4pt;margin-top:24.25pt;width:29.35pt;height:9pt;rotation:315;z-index:15793664;mso-wrap-edited:f;mso-width-percent:0;mso-height-percent:0;mso-position-horizontal-relative:page;mso-width-percent:0;mso-height-percent:0" fillcolor="black" stroked="f">
            <o:extrusion v:ext="view" autorotationcenter="t"/>
            <v:textpath style="font-family:&quot;Calibri&quot;;font-size:9pt;v-text-kern:t;mso-text-shadow:auto" string="Camera"/>
            <w10:wrap anchorx="page"/>
          </v:shape>
        </w:pict>
      </w:r>
      <w:r>
        <w:rPr>
          <w:lang w:val="en-GB"/>
        </w:rPr>
        <w:pict w14:anchorId="76C70E44">
          <v:shape id="_x0000_s1038" type="#_x0000_t136" alt="" style="position:absolute;left:0;text-align:left;margin-left:157.8pt;margin-top:24.1pt;width:30.5pt;height:9pt;rotation:315;z-index:15794176;mso-wrap-edited:f;mso-width-percent:0;mso-height-percent:0;mso-position-horizontal-relative:page;mso-width-percent:0;mso-height-percent:0" fillcolor="black" stroked="f">
            <o:extrusion v:ext="view" autorotationcenter="t"/>
            <v:textpath style="font-family:&quot;Calibri&quot;;font-size:9pt;v-text-kern:t;mso-text-shadow:auto" string="Support"/>
            <w10:wrap anchorx="page"/>
          </v:shape>
        </w:pict>
      </w:r>
      <w:r>
        <w:rPr>
          <w:lang w:val="en-GB"/>
        </w:rPr>
        <w:pict w14:anchorId="6F2D8010">
          <v:shape id="_x0000_s1037" type="#_x0000_t136" alt="" style="position:absolute;left:0;text-align:left;margin-left:162.35pt;margin-top:37.1pt;width:67.4pt;height:9pt;rotation:315;z-index:15795200;mso-wrap-edited:f;mso-width-percent:0;mso-height-percent:0;mso-position-horizontal-relative:page;mso-width-percent:0;mso-height-percent:0" fillcolor="black" stroked="f">
            <o:extrusion v:ext="view" autorotationcenter="t"/>
            <v:textpath style="font-family:&quot;Calibri&quot;;font-size:9pt;v-text-kern:t;mso-text-shadow:auto" string="No improvements"/>
            <w10:wrap anchorx="page"/>
          </v:shape>
        </w:pict>
      </w:r>
      <w:r>
        <w:rPr>
          <w:lang w:val="en-GB"/>
        </w:rPr>
        <w:pict w14:anchorId="65C2CF84">
          <v:shape id="_x0000_s1036" type="#_x0000_t136" alt="" style="position:absolute;left:0;text-align:left;margin-left:324.95pt;margin-top:31.55pt;width:42.05pt;height:9pt;rotation:315;z-index:15795712;mso-wrap-edited:f;mso-width-percent:0;mso-height-percent:0;mso-position-horizontal-relative:page;mso-width-percent:0;mso-height-percent:0" fillcolor="black" stroked="f">
            <o:extrusion v:ext="view" autorotationcenter="t"/>
            <v:textpath style="font-family:&quot;Calibri&quot;;font-size:9pt;v-text-kern:t;mso-text-shadow:auto" string="Monitoring"/>
            <w10:wrap anchorx="page"/>
          </v:shape>
        </w:pict>
      </w:r>
      <w:r>
        <w:rPr>
          <w:lang w:val="en-GB"/>
        </w:rPr>
        <w:pict w14:anchorId="3A8CAF78">
          <v:shape id="_x0000_s1035" type="#_x0000_t136" alt="" style="position:absolute;left:0;text-align:left;margin-left:380.4pt;margin-top:38.6pt;width:61.6pt;height:9pt;rotation:315;z-index:15796224;mso-wrap-edited:f;mso-width-percent:0;mso-height-percent:0;mso-position-horizontal-relative:page;mso-width-percent:0;mso-height-percent:0" fillcolor="black" stroked="f">
            <o:extrusion v:ext="view" autorotationcenter="t"/>
            <v:textpath style="font-family:&quot;Calibri&quot;;font-size:9pt;v-text-kern:t;mso-text-shadow:auto" string="Pleasant Design"/>
            <w10:wrap anchorx="page"/>
          </v:shape>
        </w:pict>
      </w:r>
      <w:r w:rsidR="009308E3" w:rsidRPr="00D516D6">
        <w:rPr>
          <w:spacing w:val="-10"/>
          <w:sz w:val="18"/>
          <w:lang w:val="en-GB"/>
        </w:rPr>
        <w:t>0</w:t>
      </w:r>
      <w:r w:rsidR="009308E3" w:rsidRPr="00D516D6">
        <w:rPr>
          <w:sz w:val="18"/>
          <w:lang w:val="en-GB"/>
        </w:rPr>
        <w:tab/>
      </w:r>
      <w:r w:rsidR="009308E3" w:rsidRPr="00D516D6">
        <w:rPr>
          <w:spacing w:val="-10"/>
          <w:position w:val="-6"/>
          <w:sz w:val="18"/>
          <w:lang w:val="en-GB"/>
        </w:rPr>
        <w:t>0</w:t>
      </w:r>
    </w:p>
    <w:p w14:paraId="54821A42" w14:textId="77777777" w:rsidR="00AF779A" w:rsidRPr="00D516D6" w:rsidRDefault="00AF779A">
      <w:pPr>
        <w:pStyle w:val="Textoindependiente"/>
        <w:rPr>
          <w:lang w:val="en-GB"/>
        </w:rPr>
      </w:pPr>
    </w:p>
    <w:p w14:paraId="1E362614" w14:textId="77777777" w:rsidR="00AF779A" w:rsidRPr="00D516D6" w:rsidRDefault="00AF779A">
      <w:pPr>
        <w:pStyle w:val="Textoindependiente"/>
        <w:rPr>
          <w:lang w:val="en-GB"/>
        </w:rPr>
      </w:pPr>
    </w:p>
    <w:p w14:paraId="1E5F876A" w14:textId="77777777" w:rsidR="00AF779A" w:rsidRPr="00D516D6" w:rsidRDefault="00AF779A">
      <w:pPr>
        <w:pStyle w:val="Textoindependiente"/>
        <w:rPr>
          <w:lang w:val="en-GB"/>
        </w:rPr>
      </w:pPr>
    </w:p>
    <w:p w14:paraId="51DA9F2F" w14:textId="77777777" w:rsidR="00AF779A" w:rsidRPr="00D516D6" w:rsidRDefault="00AF779A">
      <w:pPr>
        <w:pStyle w:val="Textoindependiente"/>
        <w:spacing w:before="1"/>
        <w:rPr>
          <w:sz w:val="29"/>
          <w:lang w:val="en-GB"/>
        </w:rPr>
      </w:pPr>
    </w:p>
    <w:p w14:paraId="4B19B852" w14:textId="6842B9BD" w:rsidR="00AF779A" w:rsidRPr="00D516D6" w:rsidRDefault="00E9277B">
      <w:pPr>
        <w:tabs>
          <w:tab w:val="left" w:pos="5504"/>
        </w:tabs>
        <w:spacing w:before="103"/>
        <w:ind w:left="1154"/>
        <w:rPr>
          <w:sz w:val="18"/>
          <w:lang w:val="en-GB"/>
        </w:rPr>
      </w:pPr>
      <w:r w:rsidRPr="00D516D6">
        <w:rPr>
          <w:w w:val="95"/>
          <w:sz w:val="18"/>
          <w:lang w:val="en-GB"/>
        </w:rPr>
        <w:t>(c)</w:t>
      </w:r>
      <w:r w:rsidRPr="00D516D6">
        <w:rPr>
          <w:spacing w:val="-4"/>
          <w:w w:val="95"/>
          <w:sz w:val="18"/>
          <w:lang w:val="en-GB"/>
        </w:rPr>
        <w:t xml:space="preserve"> </w:t>
      </w:r>
      <w:r w:rsidRPr="00D516D6">
        <w:rPr>
          <w:w w:val="95"/>
          <w:sz w:val="18"/>
          <w:lang w:val="en-GB"/>
        </w:rPr>
        <w:t>Suggestions</w:t>
      </w:r>
      <w:r w:rsidRPr="00D516D6">
        <w:rPr>
          <w:spacing w:val="-3"/>
          <w:w w:val="95"/>
          <w:sz w:val="18"/>
          <w:lang w:val="en-GB"/>
        </w:rPr>
        <w:t xml:space="preserve"> </w:t>
      </w:r>
      <w:r w:rsidRPr="00D516D6">
        <w:rPr>
          <w:w w:val="95"/>
          <w:sz w:val="18"/>
          <w:lang w:val="en-GB"/>
        </w:rPr>
        <w:t>for</w:t>
      </w:r>
      <w:r w:rsidRPr="00D516D6">
        <w:rPr>
          <w:spacing w:val="-3"/>
          <w:w w:val="95"/>
          <w:sz w:val="18"/>
          <w:lang w:val="en-GB"/>
        </w:rPr>
        <w:t xml:space="preserve"> </w:t>
      </w:r>
      <w:r w:rsidR="0081606F">
        <w:rPr>
          <w:w w:val="95"/>
          <w:sz w:val="18"/>
          <w:lang w:val="en-GB"/>
        </w:rPr>
        <w:t>s</w:t>
      </w:r>
      <w:r w:rsidRPr="00D516D6">
        <w:rPr>
          <w:w w:val="95"/>
          <w:sz w:val="18"/>
          <w:lang w:val="en-GB"/>
        </w:rPr>
        <w:t>ystem</w:t>
      </w:r>
      <w:r w:rsidRPr="00D516D6">
        <w:rPr>
          <w:spacing w:val="-3"/>
          <w:w w:val="95"/>
          <w:sz w:val="18"/>
          <w:lang w:val="en-GB"/>
        </w:rPr>
        <w:t xml:space="preserve"> </w:t>
      </w:r>
      <w:r w:rsidR="0081606F">
        <w:rPr>
          <w:spacing w:val="-2"/>
          <w:w w:val="95"/>
          <w:sz w:val="18"/>
          <w:lang w:val="en-GB"/>
        </w:rPr>
        <w:t>i</w:t>
      </w:r>
      <w:r w:rsidRPr="00D516D6">
        <w:rPr>
          <w:spacing w:val="-2"/>
          <w:w w:val="95"/>
          <w:sz w:val="18"/>
          <w:lang w:val="en-GB"/>
        </w:rPr>
        <w:t>mprovements</w:t>
      </w:r>
      <w:r w:rsidR="0081606F">
        <w:rPr>
          <w:spacing w:val="-2"/>
          <w:w w:val="95"/>
          <w:sz w:val="18"/>
          <w:lang w:val="en-GB"/>
        </w:rPr>
        <w:t>.</w:t>
      </w:r>
      <w:r w:rsidRPr="00D516D6">
        <w:rPr>
          <w:sz w:val="18"/>
          <w:lang w:val="en-GB"/>
        </w:rPr>
        <w:tab/>
      </w:r>
      <w:r w:rsidRPr="00D516D6">
        <w:rPr>
          <w:spacing w:val="-2"/>
          <w:w w:val="95"/>
          <w:position w:val="1"/>
          <w:sz w:val="18"/>
          <w:lang w:val="en-GB"/>
        </w:rPr>
        <w:t>(d)</w:t>
      </w:r>
      <w:r w:rsidRPr="00D516D6">
        <w:rPr>
          <w:spacing w:val="-2"/>
          <w:position w:val="1"/>
          <w:sz w:val="18"/>
          <w:lang w:val="en-GB"/>
        </w:rPr>
        <w:t xml:space="preserve"> </w:t>
      </w:r>
      <w:r w:rsidRPr="00D516D6">
        <w:rPr>
          <w:spacing w:val="-2"/>
          <w:w w:val="95"/>
          <w:position w:val="1"/>
          <w:sz w:val="18"/>
          <w:lang w:val="en-GB"/>
        </w:rPr>
        <w:t>Reasons</w:t>
      </w:r>
      <w:r w:rsidRPr="00D516D6">
        <w:rPr>
          <w:spacing w:val="-1"/>
          <w:position w:val="1"/>
          <w:sz w:val="18"/>
          <w:lang w:val="en-GB"/>
        </w:rPr>
        <w:t xml:space="preserve"> </w:t>
      </w:r>
      <w:r w:rsidRPr="00D516D6">
        <w:rPr>
          <w:spacing w:val="-2"/>
          <w:w w:val="95"/>
          <w:position w:val="1"/>
          <w:sz w:val="18"/>
          <w:lang w:val="en-GB"/>
        </w:rPr>
        <w:t>to</w:t>
      </w:r>
      <w:r w:rsidRPr="00D516D6">
        <w:rPr>
          <w:spacing w:val="-1"/>
          <w:position w:val="1"/>
          <w:sz w:val="18"/>
          <w:lang w:val="en-GB"/>
        </w:rPr>
        <w:t xml:space="preserve"> </w:t>
      </w:r>
      <w:r w:rsidR="0081606F">
        <w:rPr>
          <w:spacing w:val="-1"/>
          <w:position w:val="1"/>
          <w:sz w:val="18"/>
          <w:lang w:val="en-GB"/>
        </w:rPr>
        <w:t>r</w:t>
      </w:r>
      <w:r w:rsidRPr="00D516D6">
        <w:rPr>
          <w:spacing w:val="-2"/>
          <w:w w:val="95"/>
          <w:position w:val="1"/>
          <w:sz w:val="18"/>
          <w:lang w:val="en-GB"/>
        </w:rPr>
        <w:t>ecommend</w:t>
      </w:r>
      <w:r w:rsidRPr="00D516D6">
        <w:rPr>
          <w:spacing w:val="-1"/>
          <w:position w:val="1"/>
          <w:sz w:val="18"/>
          <w:lang w:val="en-GB"/>
        </w:rPr>
        <w:t xml:space="preserve"> </w:t>
      </w:r>
      <w:r w:rsidRPr="00D516D6">
        <w:rPr>
          <w:spacing w:val="-2"/>
          <w:w w:val="95"/>
          <w:position w:val="1"/>
          <w:sz w:val="18"/>
          <w:lang w:val="en-GB"/>
        </w:rPr>
        <w:t>the</w:t>
      </w:r>
      <w:r w:rsidRPr="00D516D6">
        <w:rPr>
          <w:spacing w:val="-1"/>
          <w:position w:val="1"/>
          <w:sz w:val="18"/>
          <w:lang w:val="en-GB"/>
        </w:rPr>
        <w:t xml:space="preserve"> </w:t>
      </w:r>
      <w:r w:rsidR="0081606F">
        <w:rPr>
          <w:spacing w:val="-2"/>
          <w:w w:val="95"/>
          <w:position w:val="1"/>
          <w:sz w:val="18"/>
          <w:lang w:val="en-GB"/>
        </w:rPr>
        <w:t>s</w:t>
      </w:r>
      <w:r w:rsidRPr="00D516D6">
        <w:rPr>
          <w:spacing w:val="-2"/>
          <w:w w:val="95"/>
          <w:position w:val="1"/>
          <w:sz w:val="18"/>
          <w:lang w:val="en-GB"/>
        </w:rPr>
        <w:t>ystem</w:t>
      </w:r>
      <w:r w:rsidR="0081606F">
        <w:rPr>
          <w:spacing w:val="-2"/>
          <w:w w:val="95"/>
          <w:position w:val="1"/>
          <w:sz w:val="18"/>
          <w:lang w:val="en-GB"/>
        </w:rPr>
        <w:t>.</w:t>
      </w:r>
    </w:p>
    <w:p w14:paraId="34C1115C" w14:textId="4CC2FFFB" w:rsidR="00AF779A" w:rsidRPr="00D516D6" w:rsidRDefault="00E9277B">
      <w:pPr>
        <w:spacing w:before="124"/>
        <w:ind w:left="116"/>
        <w:rPr>
          <w:rFonts w:ascii="Calibri"/>
          <w:sz w:val="18"/>
          <w:lang w:val="en-GB"/>
        </w:rPr>
      </w:pPr>
      <w:r w:rsidRPr="00D516D6">
        <w:rPr>
          <w:rFonts w:ascii="Calibri"/>
          <w:b/>
          <w:w w:val="105"/>
          <w:sz w:val="18"/>
          <w:lang w:val="en-GB"/>
        </w:rPr>
        <w:t xml:space="preserve">Figure 11: </w:t>
      </w:r>
      <w:r w:rsidRPr="00D516D6">
        <w:rPr>
          <w:rFonts w:ascii="Calibri"/>
          <w:w w:val="105"/>
          <w:sz w:val="18"/>
          <w:lang w:val="en-GB"/>
        </w:rPr>
        <w:t xml:space="preserve">Results of </w:t>
      </w:r>
      <w:r w:rsidR="0081606F">
        <w:rPr>
          <w:rFonts w:ascii="Calibri"/>
          <w:w w:val="105"/>
          <w:sz w:val="18"/>
          <w:lang w:val="en-GB"/>
        </w:rPr>
        <w:t>q</w:t>
      </w:r>
      <w:r w:rsidRPr="00D516D6">
        <w:rPr>
          <w:rFonts w:ascii="Calibri"/>
          <w:w w:val="105"/>
          <w:sz w:val="18"/>
          <w:lang w:val="en-GB"/>
        </w:rPr>
        <w:t xml:space="preserve">uestions </w:t>
      </w:r>
      <w:r w:rsidR="0081606F">
        <w:rPr>
          <w:rFonts w:ascii="Calibri"/>
          <w:w w:val="105"/>
          <w:sz w:val="18"/>
          <w:lang w:val="en-GB"/>
        </w:rPr>
        <w:t>a</w:t>
      </w:r>
      <w:r w:rsidRPr="00D516D6">
        <w:rPr>
          <w:rFonts w:ascii="Calibri"/>
          <w:w w:val="105"/>
          <w:sz w:val="18"/>
          <w:lang w:val="en-GB"/>
        </w:rPr>
        <w:t xml:space="preserve">sked to </w:t>
      </w:r>
      <w:r w:rsidR="0081606F">
        <w:rPr>
          <w:rFonts w:ascii="Calibri"/>
          <w:w w:val="105"/>
          <w:sz w:val="18"/>
          <w:lang w:val="en-GB"/>
        </w:rPr>
        <w:t>p</w:t>
      </w:r>
      <w:r w:rsidRPr="00D516D6">
        <w:rPr>
          <w:rFonts w:ascii="Calibri"/>
          <w:w w:val="105"/>
          <w:sz w:val="18"/>
          <w:lang w:val="en-GB"/>
        </w:rPr>
        <w:t xml:space="preserve">arents </w:t>
      </w:r>
      <w:r w:rsidR="0081606F">
        <w:rPr>
          <w:rFonts w:ascii="Calibri"/>
          <w:w w:val="105"/>
          <w:sz w:val="18"/>
          <w:lang w:val="en-GB"/>
        </w:rPr>
        <w:t>r</w:t>
      </w:r>
      <w:r w:rsidRPr="00D516D6">
        <w:rPr>
          <w:rFonts w:ascii="Calibri"/>
          <w:w w:val="105"/>
          <w:sz w:val="18"/>
          <w:lang w:val="en-GB"/>
        </w:rPr>
        <w:t xml:space="preserve">egarding the </w:t>
      </w:r>
      <w:r w:rsidR="0081606F">
        <w:rPr>
          <w:rFonts w:ascii="Calibri"/>
          <w:w w:val="105"/>
          <w:sz w:val="18"/>
          <w:lang w:val="en-GB"/>
        </w:rPr>
        <w:t>m</w:t>
      </w:r>
      <w:r w:rsidRPr="00D516D6">
        <w:rPr>
          <w:rFonts w:ascii="Calibri"/>
          <w:w w:val="105"/>
          <w:sz w:val="18"/>
          <w:lang w:val="en-GB"/>
        </w:rPr>
        <w:t xml:space="preserve">onitoring </w:t>
      </w:r>
      <w:r w:rsidR="0081606F">
        <w:rPr>
          <w:rFonts w:ascii="Calibri"/>
          <w:w w:val="105"/>
          <w:sz w:val="18"/>
          <w:lang w:val="en-GB"/>
        </w:rPr>
        <w:t>p</w:t>
      </w:r>
      <w:r w:rsidRPr="00D516D6">
        <w:rPr>
          <w:rFonts w:ascii="Calibri"/>
          <w:w w:val="105"/>
          <w:sz w:val="18"/>
          <w:lang w:val="en-GB"/>
        </w:rPr>
        <w:t xml:space="preserve">rocess of </w:t>
      </w:r>
      <w:r w:rsidR="0081606F">
        <w:rPr>
          <w:rFonts w:ascii="Calibri"/>
          <w:w w:val="105"/>
          <w:sz w:val="18"/>
          <w:lang w:val="en-GB"/>
        </w:rPr>
        <w:t>t</w:t>
      </w:r>
      <w:r w:rsidRPr="00D516D6">
        <w:rPr>
          <w:rFonts w:ascii="Calibri"/>
          <w:w w:val="105"/>
          <w:sz w:val="18"/>
          <w:lang w:val="en-GB"/>
        </w:rPr>
        <w:t xml:space="preserve">heir </w:t>
      </w:r>
      <w:r w:rsidR="0081606F">
        <w:rPr>
          <w:rFonts w:ascii="Calibri"/>
          <w:w w:val="105"/>
          <w:sz w:val="18"/>
          <w:lang w:val="en-GB"/>
        </w:rPr>
        <w:t>e</w:t>
      </w:r>
      <w:r w:rsidRPr="00D516D6">
        <w:rPr>
          <w:rFonts w:ascii="Calibri"/>
          <w:w w:val="105"/>
          <w:sz w:val="18"/>
          <w:lang w:val="en-GB"/>
        </w:rPr>
        <w:t xml:space="preserve">lementary </w:t>
      </w:r>
      <w:r w:rsidR="0081606F">
        <w:rPr>
          <w:rFonts w:ascii="Calibri"/>
          <w:w w:val="105"/>
          <w:sz w:val="18"/>
          <w:lang w:val="en-GB"/>
        </w:rPr>
        <w:t>s</w:t>
      </w:r>
      <w:r w:rsidRPr="00D516D6">
        <w:rPr>
          <w:rFonts w:ascii="Calibri"/>
          <w:w w:val="105"/>
          <w:sz w:val="18"/>
          <w:lang w:val="en-GB"/>
        </w:rPr>
        <w:t xml:space="preserve">chool </w:t>
      </w:r>
      <w:r w:rsidR="0081606F">
        <w:rPr>
          <w:rFonts w:ascii="Calibri"/>
          <w:w w:val="105"/>
          <w:sz w:val="18"/>
          <w:lang w:val="en-GB"/>
        </w:rPr>
        <w:t>c</w:t>
      </w:r>
      <w:r w:rsidRPr="00D516D6">
        <w:rPr>
          <w:rFonts w:ascii="Calibri"/>
          <w:w w:val="105"/>
          <w:sz w:val="18"/>
          <w:lang w:val="en-GB"/>
        </w:rPr>
        <w:t xml:space="preserve">hildren </w:t>
      </w:r>
      <w:r w:rsidR="0081606F">
        <w:rPr>
          <w:rFonts w:ascii="Calibri"/>
          <w:w w:val="105"/>
          <w:sz w:val="18"/>
          <w:lang w:val="en-GB"/>
        </w:rPr>
        <w:t>w</w:t>
      </w:r>
      <w:r w:rsidRPr="00D516D6">
        <w:rPr>
          <w:rFonts w:ascii="Calibri"/>
          <w:w w:val="105"/>
          <w:sz w:val="18"/>
          <w:lang w:val="en-GB"/>
        </w:rPr>
        <w:t xml:space="preserve">hile </w:t>
      </w:r>
      <w:r w:rsidR="0081606F">
        <w:rPr>
          <w:rFonts w:ascii="Calibri"/>
          <w:w w:val="105"/>
          <w:sz w:val="18"/>
          <w:lang w:val="en-GB"/>
        </w:rPr>
        <w:t>d</w:t>
      </w:r>
      <w:r w:rsidRPr="00D516D6">
        <w:rPr>
          <w:rFonts w:ascii="Calibri"/>
          <w:w w:val="105"/>
          <w:sz w:val="18"/>
          <w:lang w:val="en-GB"/>
        </w:rPr>
        <w:t xml:space="preserve">oing </w:t>
      </w:r>
      <w:r w:rsidR="0081606F">
        <w:rPr>
          <w:rFonts w:ascii="Calibri"/>
          <w:w w:val="105"/>
          <w:sz w:val="18"/>
          <w:lang w:val="en-GB"/>
        </w:rPr>
        <w:t>h</w:t>
      </w:r>
      <w:r w:rsidRPr="00D516D6">
        <w:rPr>
          <w:rFonts w:ascii="Calibri"/>
          <w:w w:val="105"/>
          <w:sz w:val="18"/>
          <w:lang w:val="en-GB"/>
        </w:rPr>
        <w:t>omework.</w:t>
      </w:r>
    </w:p>
    <w:p w14:paraId="6DC3BBA7" w14:textId="77777777" w:rsidR="00AF779A" w:rsidRPr="00D516D6" w:rsidRDefault="00AF779A">
      <w:pPr>
        <w:pStyle w:val="Textoindependiente"/>
        <w:rPr>
          <w:rFonts w:ascii="Calibri"/>
          <w:sz w:val="22"/>
          <w:lang w:val="en-GB"/>
        </w:rPr>
      </w:pPr>
    </w:p>
    <w:p w14:paraId="0902EF94" w14:textId="77777777" w:rsidR="00AF779A" w:rsidRPr="00D516D6" w:rsidRDefault="00AF779A">
      <w:pPr>
        <w:pStyle w:val="Textoindependiente"/>
        <w:spacing w:before="1"/>
        <w:rPr>
          <w:rFonts w:ascii="Calibri"/>
          <w:sz w:val="22"/>
          <w:lang w:val="en-GB"/>
        </w:rPr>
      </w:pPr>
    </w:p>
    <w:p w14:paraId="50ADC89F" w14:textId="77777777" w:rsidR="00AF779A" w:rsidRPr="00D516D6" w:rsidRDefault="00E9277B">
      <w:pPr>
        <w:pStyle w:val="Ttulo1"/>
        <w:numPr>
          <w:ilvl w:val="0"/>
          <w:numId w:val="15"/>
        </w:numPr>
        <w:tabs>
          <w:tab w:val="left" w:pos="416"/>
        </w:tabs>
        <w:spacing w:before="1"/>
        <w:ind w:hanging="300"/>
        <w:rPr>
          <w:lang w:val="en-GB"/>
        </w:rPr>
      </w:pPr>
      <w:bookmarkStart w:id="220" w:name="_bookmark36"/>
      <w:bookmarkEnd w:id="220"/>
      <w:r w:rsidRPr="00D516D6">
        <w:rPr>
          <w:spacing w:val="-2"/>
          <w:lang w:val="en-GB"/>
        </w:rPr>
        <w:t>Conclusions</w:t>
      </w:r>
    </w:p>
    <w:p w14:paraId="35F65D05" w14:textId="77777777" w:rsidR="00AF779A" w:rsidRPr="00D516D6" w:rsidRDefault="00E9277B">
      <w:pPr>
        <w:pStyle w:val="Textoindependiente"/>
        <w:spacing w:before="76" w:line="244" w:lineRule="auto"/>
        <w:ind w:left="116" w:right="154" w:firstLine="298"/>
        <w:jc w:val="both"/>
        <w:rPr>
          <w:lang w:val="en-GB"/>
        </w:rPr>
      </w:pPr>
      <w:r w:rsidRPr="00D516D6">
        <w:rPr>
          <w:w w:val="95"/>
          <w:lang w:val="en-GB"/>
        </w:rPr>
        <w:t>The</w:t>
      </w:r>
      <w:r w:rsidRPr="00D516D6">
        <w:rPr>
          <w:spacing w:val="-8"/>
          <w:w w:val="95"/>
          <w:lang w:val="en-GB"/>
        </w:rPr>
        <w:t xml:space="preserve"> </w:t>
      </w:r>
      <w:proofErr w:type="spellStart"/>
      <w:r w:rsidRPr="00D516D6">
        <w:rPr>
          <w:w w:val="95"/>
          <w:lang w:val="en-GB"/>
        </w:rPr>
        <w:t>Torddis</w:t>
      </w:r>
      <w:proofErr w:type="spellEnd"/>
      <w:r w:rsidRPr="00D516D6">
        <w:rPr>
          <w:spacing w:val="-8"/>
          <w:w w:val="95"/>
          <w:lang w:val="en-GB"/>
        </w:rPr>
        <w:t xml:space="preserve"> </w:t>
      </w:r>
      <w:r w:rsidRPr="00D516D6">
        <w:rPr>
          <w:w w:val="95"/>
          <w:lang w:val="en-GB"/>
        </w:rPr>
        <w:t>prototype</w:t>
      </w:r>
      <w:r w:rsidRPr="00D516D6">
        <w:rPr>
          <w:spacing w:val="-9"/>
          <w:w w:val="95"/>
          <w:lang w:val="en-GB"/>
        </w:rPr>
        <w:t xml:space="preserve"> </w:t>
      </w:r>
      <w:r w:rsidRPr="00D516D6">
        <w:rPr>
          <w:w w:val="95"/>
          <w:lang w:val="en-GB"/>
        </w:rPr>
        <w:t>system</w:t>
      </w:r>
      <w:r w:rsidRPr="00D516D6">
        <w:rPr>
          <w:spacing w:val="-8"/>
          <w:w w:val="95"/>
          <w:lang w:val="en-GB"/>
        </w:rPr>
        <w:t xml:space="preserve"> </w:t>
      </w:r>
      <w:r w:rsidRPr="00D516D6">
        <w:rPr>
          <w:w w:val="95"/>
          <w:lang w:val="en-GB"/>
        </w:rPr>
        <w:t>has</w:t>
      </w:r>
      <w:r w:rsidRPr="00D516D6">
        <w:rPr>
          <w:spacing w:val="-8"/>
          <w:w w:val="95"/>
          <w:lang w:val="en-GB"/>
        </w:rPr>
        <w:t xml:space="preserve"> </w:t>
      </w:r>
      <w:r w:rsidRPr="00D516D6">
        <w:rPr>
          <w:w w:val="95"/>
          <w:lang w:val="en-GB"/>
        </w:rPr>
        <w:t>proven</w:t>
      </w:r>
      <w:r w:rsidRPr="00D516D6">
        <w:rPr>
          <w:spacing w:val="-8"/>
          <w:w w:val="95"/>
          <w:lang w:val="en-GB"/>
        </w:rPr>
        <w:t xml:space="preserve"> </w:t>
      </w:r>
      <w:r w:rsidRPr="00D516D6">
        <w:rPr>
          <w:w w:val="95"/>
          <w:lang w:val="en-GB"/>
        </w:rPr>
        <w:t>to</w:t>
      </w:r>
      <w:r w:rsidRPr="00D516D6">
        <w:rPr>
          <w:spacing w:val="-9"/>
          <w:w w:val="95"/>
          <w:lang w:val="en-GB"/>
        </w:rPr>
        <w:t xml:space="preserve"> </w:t>
      </w:r>
      <w:r w:rsidRPr="00D516D6">
        <w:rPr>
          <w:w w:val="95"/>
          <w:lang w:val="en-GB"/>
        </w:rPr>
        <w:t>be</w:t>
      </w:r>
      <w:r w:rsidRPr="00D516D6">
        <w:rPr>
          <w:spacing w:val="-8"/>
          <w:w w:val="95"/>
          <w:lang w:val="en-GB"/>
        </w:rPr>
        <w:t xml:space="preserve"> </w:t>
      </w:r>
      <w:r w:rsidRPr="00D516D6">
        <w:rPr>
          <w:w w:val="95"/>
          <w:lang w:val="en-GB"/>
        </w:rPr>
        <w:t>an</w:t>
      </w:r>
      <w:r w:rsidRPr="00D516D6">
        <w:rPr>
          <w:spacing w:val="-8"/>
          <w:w w:val="95"/>
          <w:lang w:val="en-GB"/>
        </w:rPr>
        <w:t xml:space="preserve"> </w:t>
      </w:r>
      <w:r w:rsidRPr="00D516D6">
        <w:rPr>
          <w:w w:val="95"/>
          <w:lang w:val="en-GB"/>
        </w:rPr>
        <w:t>effective</w:t>
      </w:r>
      <w:r w:rsidRPr="00D516D6">
        <w:rPr>
          <w:spacing w:val="-8"/>
          <w:w w:val="95"/>
          <w:lang w:val="en-GB"/>
        </w:rPr>
        <w:t xml:space="preserve"> </w:t>
      </w:r>
      <w:r w:rsidRPr="00D516D6">
        <w:rPr>
          <w:w w:val="95"/>
          <w:lang w:val="en-GB"/>
        </w:rPr>
        <w:t>and</w:t>
      </w:r>
      <w:r w:rsidRPr="00D516D6">
        <w:rPr>
          <w:spacing w:val="-9"/>
          <w:w w:val="95"/>
          <w:lang w:val="en-GB"/>
        </w:rPr>
        <w:t xml:space="preserve"> </w:t>
      </w:r>
      <w:r w:rsidRPr="00D516D6">
        <w:rPr>
          <w:w w:val="95"/>
          <w:lang w:val="en-GB"/>
        </w:rPr>
        <w:t>well-received</w:t>
      </w:r>
      <w:r w:rsidRPr="00D516D6">
        <w:rPr>
          <w:spacing w:val="-8"/>
          <w:w w:val="95"/>
          <w:lang w:val="en-GB"/>
        </w:rPr>
        <w:t xml:space="preserve"> </w:t>
      </w:r>
      <w:r w:rsidRPr="00D516D6">
        <w:rPr>
          <w:w w:val="95"/>
          <w:lang w:val="en-GB"/>
        </w:rPr>
        <w:t>tool</w:t>
      </w:r>
      <w:r w:rsidRPr="00D516D6">
        <w:rPr>
          <w:spacing w:val="-8"/>
          <w:w w:val="95"/>
          <w:lang w:val="en-GB"/>
        </w:rPr>
        <w:t xml:space="preserve"> </w:t>
      </w:r>
      <w:r w:rsidRPr="00D516D6">
        <w:rPr>
          <w:w w:val="95"/>
          <w:lang w:val="en-GB"/>
        </w:rPr>
        <w:t>for</w:t>
      </w:r>
      <w:r w:rsidRPr="00D516D6">
        <w:rPr>
          <w:spacing w:val="-8"/>
          <w:w w:val="95"/>
          <w:lang w:val="en-GB"/>
        </w:rPr>
        <w:t xml:space="preserve"> </w:t>
      </w:r>
      <w:r w:rsidRPr="00D516D6">
        <w:rPr>
          <w:w w:val="95"/>
          <w:lang w:val="en-GB"/>
        </w:rPr>
        <w:t>monitoring</w:t>
      </w:r>
      <w:r w:rsidRPr="00D516D6">
        <w:rPr>
          <w:spacing w:val="-8"/>
          <w:w w:val="95"/>
          <w:lang w:val="en-GB"/>
        </w:rPr>
        <w:t xml:space="preserve"> </w:t>
      </w:r>
      <w:r w:rsidRPr="00D516D6">
        <w:rPr>
          <w:w w:val="95"/>
          <w:lang w:val="en-GB"/>
        </w:rPr>
        <w:t>and</w:t>
      </w:r>
      <w:r w:rsidRPr="00D516D6">
        <w:rPr>
          <w:spacing w:val="-9"/>
          <w:w w:val="95"/>
          <w:lang w:val="en-GB"/>
        </w:rPr>
        <w:t xml:space="preserve"> </w:t>
      </w:r>
      <w:r w:rsidRPr="00D516D6">
        <w:rPr>
          <w:w w:val="95"/>
          <w:lang w:val="en-GB"/>
        </w:rPr>
        <w:t xml:space="preserve">improving </w:t>
      </w:r>
      <w:r w:rsidRPr="00D516D6">
        <w:rPr>
          <w:w w:val="90"/>
          <w:lang w:val="en-GB"/>
        </w:rPr>
        <w:t xml:space="preserve">student concentration during their school activities. Evaluations, </w:t>
      </w:r>
      <w:r w:rsidRPr="00D516D6">
        <w:rPr>
          <w:w w:val="90"/>
          <w:lang w:val="en-GB"/>
        </w:rPr>
        <w:t>including functional tests and usability questionnaires,</w:t>
      </w:r>
      <w:r w:rsidRPr="00D516D6">
        <w:rPr>
          <w:lang w:val="en-GB"/>
        </w:rPr>
        <w:t xml:space="preserve"> </w:t>
      </w:r>
      <w:r w:rsidRPr="00D516D6">
        <w:rPr>
          <w:w w:val="90"/>
          <w:lang w:val="en-GB"/>
        </w:rPr>
        <w:t>revealed that the system meets the expected technical requirements and is highly appreciated by end-users, namely the</w:t>
      </w:r>
      <w:r w:rsidRPr="00D516D6">
        <w:rPr>
          <w:lang w:val="en-GB"/>
        </w:rPr>
        <w:t xml:space="preserve"> </w:t>
      </w:r>
      <w:r w:rsidRPr="00D516D6">
        <w:rPr>
          <w:spacing w:val="-2"/>
          <w:lang w:val="en-GB"/>
        </w:rPr>
        <w:t>tutors.</w:t>
      </w:r>
    </w:p>
    <w:p w14:paraId="475B59D0" w14:textId="77777777" w:rsidR="00AF779A" w:rsidRPr="00D516D6" w:rsidRDefault="00E9277B">
      <w:pPr>
        <w:pStyle w:val="Textoindependiente"/>
        <w:spacing w:line="244" w:lineRule="auto"/>
        <w:ind w:left="116" w:right="154" w:firstLine="298"/>
        <w:jc w:val="both"/>
        <w:rPr>
          <w:lang w:val="en-GB"/>
        </w:rPr>
      </w:pPr>
      <w:r w:rsidRPr="00D516D6">
        <w:rPr>
          <w:w w:val="90"/>
          <w:lang w:val="en-GB"/>
        </w:rPr>
        <w:t xml:space="preserve">The analysis of demographic and monitoring data indicates that </w:t>
      </w:r>
      <w:proofErr w:type="spellStart"/>
      <w:r w:rsidRPr="00D516D6">
        <w:rPr>
          <w:w w:val="90"/>
          <w:lang w:val="en-GB"/>
        </w:rPr>
        <w:t>Torddis</w:t>
      </w:r>
      <w:proofErr w:type="spellEnd"/>
      <w:r w:rsidRPr="00D516D6">
        <w:rPr>
          <w:w w:val="90"/>
          <w:lang w:val="en-GB"/>
        </w:rPr>
        <w:t xml:space="preserve"> si</w:t>
      </w:r>
      <w:r w:rsidRPr="00D516D6">
        <w:rPr>
          <w:w w:val="90"/>
          <w:lang w:val="en-GB"/>
        </w:rPr>
        <w:t>gnificantly impacts managing children’s</w:t>
      </w:r>
      <w:r w:rsidRPr="00D516D6">
        <w:rPr>
          <w:w w:val="95"/>
          <w:lang w:val="en-GB"/>
        </w:rPr>
        <w:t xml:space="preserve"> distraction, providing tutors with a valuable tool to keep students focused on their tasks. The high score in the SUS usability</w:t>
      </w:r>
      <w:r w:rsidRPr="00D516D6">
        <w:rPr>
          <w:spacing w:val="-5"/>
          <w:w w:val="95"/>
          <w:lang w:val="en-GB"/>
        </w:rPr>
        <w:t xml:space="preserve"> </w:t>
      </w:r>
      <w:r w:rsidRPr="00D516D6">
        <w:rPr>
          <w:w w:val="95"/>
          <w:lang w:val="en-GB"/>
        </w:rPr>
        <w:t>questionnaire</w:t>
      </w:r>
      <w:r w:rsidRPr="00D516D6">
        <w:rPr>
          <w:spacing w:val="-5"/>
          <w:w w:val="95"/>
          <w:lang w:val="en-GB"/>
        </w:rPr>
        <w:t xml:space="preserve"> </w:t>
      </w:r>
      <w:r w:rsidRPr="00D516D6">
        <w:rPr>
          <w:w w:val="95"/>
          <w:lang w:val="en-GB"/>
        </w:rPr>
        <w:t>reinforces</w:t>
      </w:r>
      <w:r w:rsidRPr="00D516D6">
        <w:rPr>
          <w:spacing w:val="-5"/>
          <w:w w:val="95"/>
          <w:lang w:val="en-GB"/>
        </w:rPr>
        <w:t xml:space="preserve"> </w:t>
      </w:r>
      <w:r w:rsidRPr="00D516D6">
        <w:rPr>
          <w:w w:val="95"/>
          <w:lang w:val="en-GB"/>
        </w:rPr>
        <w:t>the</w:t>
      </w:r>
      <w:r w:rsidRPr="00D516D6">
        <w:rPr>
          <w:spacing w:val="-5"/>
          <w:w w:val="95"/>
          <w:lang w:val="en-GB"/>
        </w:rPr>
        <w:t xml:space="preserve"> </w:t>
      </w:r>
      <w:r w:rsidRPr="00D516D6">
        <w:rPr>
          <w:w w:val="95"/>
          <w:lang w:val="en-GB"/>
        </w:rPr>
        <w:t>perception</w:t>
      </w:r>
      <w:r w:rsidRPr="00D516D6">
        <w:rPr>
          <w:spacing w:val="-5"/>
          <w:w w:val="95"/>
          <w:lang w:val="en-GB"/>
        </w:rPr>
        <w:t xml:space="preserve"> </w:t>
      </w:r>
      <w:r w:rsidRPr="00D516D6">
        <w:rPr>
          <w:w w:val="95"/>
          <w:lang w:val="en-GB"/>
        </w:rPr>
        <w:t>that</w:t>
      </w:r>
      <w:r w:rsidRPr="00D516D6">
        <w:rPr>
          <w:spacing w:val="-5"/>
          <w:w w:val="95"/>
          <w:lang w:val="en-GB"/>
        </w:rPr>
        <w:t xml:space="preserve"> </w:t>
      </w:r>
      <w:r w:rsidRPr="00D516D6">
        <w:rPr>
          <w:w w:val="95"/>
          <w:lang w:val="en-GB"/>
        </w:rPr>
        <w:t>the</w:t>
      </w:r>
      <w:r w:rsidRPr="00D516D6">
        <w:rPr>
          <w:spacing w:val="-5"/>
          <w:w w:val="95"/>
          <w:lang w:val="en-GB"/>
        </w:rPr>
        <w:t xml:space="preserve"> </w:t>
      </w:r>
      <w:r w:rsidRPr="00D516D6">
        <w:rPr>
          <w:w w:val="95"/>
          <w:lang w:val="en-GB"/>
        </w:rPr>
        <w:t>system</w:t>
      </w:r>
      <w:r w:rsidRPr="00D516D6">
        <w:rPr>
          <w:spacing w:val="-5"/>
          <w:w w:val="95"/>
          <w:lang w:val="en-GB"/>
        </w:rPr>
        <w:t xml:space="preserve"> </w:t>
      </w:r>
      <w:r w:rsidRPr="00D516D6">
        <w:rPr>
          <w:w w:val="95"/>
          <w:lang w:val="en-GB"/>
        </w:rPr>
        <w:t>is</w:t>
      </w:r>
      <w:r w:rsidRPr="00D516D6">
        <w:rPr>
          <w:spacing w:val="-5"/>
          <w:w w:val="95"/>
          <w:lang w:val="en-GB"/>
        </w:rPr>
        <w:t xml:space="preserve"> </w:t>
      </w:r>
      <w:r w:rsidRPr="00D516D6">
        <w:rPr>
          <w:w w:val="95"/>
          <w:lang w:val="en-GB"/>
        </w:rPr>
        <w:t>easy</w:t>
      </w:r>
      <w:r w:rsidRPr="00D516D6">
        <w:rPr>
          <w:spacing w:val="-5"/>
          <w:w w:val="95"/>
          <w:lang w:val="en-GB"/>
        </w:rPr>
        <w:t xml:space="preserve"> </w:t>
      </w:r>
      <w:r w:rsidRPr="00D516D6">
        <w:rPr>
          <w:w w:val="95"/>
          <w:lang w:val="en-GB"/>
        </w:rPr>
        <w:t>to</w:t>
      </w:r>
      <w:r w:rsidRPr="00D516D6">
        <w:rPr>
          <w:spacing w:val="-5"/>
          <w:w w:val="95"/>
          <w:lang w:val="en-GB"/>
        </w:rPr>
        <w:t xml:space="preserve"> </w:t>
      </w:r>
      <w:r w:rsidRPr="00D516D6">
        <w:rPr>
          <w:w w:val="95"/>
          <w:lang w:val="en-GB"/>
        </w:rPr>
        <w:t>use</w:t>
      </w:r>
      <w:r w:rsidRPr="00D516D6">
        <w:rPr>
          <w:spacing w:val="-5"/>
          <w:w w:val="95"/>
          <w:lang w:val="en-GB"/>
        </w:rPr>
        <w:t xml:space="preserve"> </w:t>
      </w:r>
      <w:r w:rsidRPr="00D516D6">
        <w:rPr>
          <w:w w:val="95"/>
          <w:lang w:val="en-GB"/>
        </w:rPr>
        <w:t>and</w:t>
      </w:r>
      <w:r w:rsidRPr="00D516D6">
        <w:rPr>
          <w:spacing w:val="-5"/>
          <w:w w:val="95"/>
          <w:lang w:val="en-GB"/>
        </w:rPr>
        <w:t xml:space="preserve"> </w:t>
      </w:r>
      <w:r w:rsidRPr="00D516D6">
        <w:rPr>
          <w:w w:val="95"/>
          <w:lang w:val="en-GB"/>
        </w:rPr>
        <w:t>effective</w:t>
      </w:r>
      <w:r w:rsidRPr="00D516D6">
        <w:rPr>
          <w:spacing w:val="-5"/>
          <w:w w:val="95"/>
          <w:lang w:val="en-GB"/>
        </w:rPr>
        <w:t xml:space="preserve"> </w:t>
      </w:r>
      <w:r w:rsidRPr="00D516D6">
        <w:rPr>
          <w:w w:val="95"/>
          <w:lang w:val="en-GB"/>
        </w:rPr>
        <w:t>in</w:t>
      </w:r>
      <w:r w:rsidRPr="00D516D6">
        <w:rPr>
          <w:spacing w:val="-5"/>
          <w:w w:val="95"/>
          <w:lang w:val="en-GB"/>
        </w:rPr>
        <w:t xml:space="preserve"> </w:t>
      </w:r>
      <w:r w:rsidRPr="00D516D6">
        <w:rPr>
          <w:w w:val="95"/>
          <w:lang w:val="en-GB"/>
        </w:rPr>
        <w:t>its</w:t>
      </w:r>
      <w:r w:rsidRPr="00D516D6">
        <w:rPr>
          <w:spacing w:val="-5"/>
          <w:w w:val="95"/>
          <w:lang w:val="en-GB"/>
        </w:rPr>
        <w:t xml:space="preserve"> </w:t>
      </w:r>
      <w:r w:rsidRPr="00D516D6">
        <w:rPr>
          <w:w w:val="95"/>
          <w:lang w:val="en-GB"/>
        </w:rPr>
        <w:t>purpose.</w:t>
      </w:r>
    </w:p>
    <w:p w14:paraId="169167F7" w14:textId="77777777" w:rsidR="00AF779A" w:rsidRPr="00D516D6" w:rsidRDefault="00E9277B">
      <w:pPr>
        <w:pStyle w:val="Textoindependiente"/>
        <w:spacing w:line="244" w:lineRule="auto"/>
        <w:ind w:left="116" w:right="154" w:firstLine="298"/>
        <w:jc w:val="both"/>
        <w:rPr>
          <w:lang w:val="en-GB"/>
        </w:rPr>
      </w:pPr>
      <w:r w:rsidRPr="00D516D6">
        <w:rPr>
          <w:spacing w:val="-2"/>
          <w:w w:val="95"/>
          <w:lang w:val="en-GB"/>
        </w:rPr>
        <w:t xml:space="preserve">The </w:t>
      </w:r>
      <w:proofErr w:type="spellStart"/>
      <w:r w:rsidRPr="00D516D6">
        <w:rPr>
          <w:spacing w:val="-2"/>
          <w:w w:val="95"/>
          <w:lang w:val="en-GB"/>
        </w:rPr>
        <w:t>Torddis</w:t>
      </w:r>
      <w:proofErr w:type="spellEnd"/>
      <w:r w:rsidRPr="00D516D6">
        <w:rPr>
          <w:spacing w:val="-2"/>
          <w:w w:val="95"/>
          <w:lang w:val="en-GB"/>
        </w:rPr>
        <w:t xml:space="preserve"> person recognition system is efficient, with a 92.86% success rate and an average recognition time of</w:t>
      </w:r>
      <w:r w:rsidRPr="00D516D6">
        <w:rPr>
          <w:w w:val="95"/>
          <w:lang w:val="en-GB"/>
        </w:rPr>
        <w:t xml:space="preserve"> </w:t>
      </w:r>
      <w:r w:rsidRPr="00D516D6">
        <w:rPr>
          <w:w w:val="90"/>
          <w:lang w:val="en-GB"/>
        </w:rPr>
        <w:t>approximately</w:t>
      </w:r>
      <w:r w:rsidRPr="00D516D6">
        <w:rPr>
          <w:spacing w:val="25"/>
          <w:lang w:val="en-GB"/>
        </w:rPr>
        <w:t xml:space="preserve"> </w:t>
      </w:r>
      <w:r w:rsidRPr="00D516D6">
        <w:rPr>
          <w:w w:val="90"/>
          <w:lang w:val="en-GB"/>
        </w:rPr>
        <w:t>0.81</w:t>
      </w:r>
      <w:r w:rsidRPr="00D516D6">
        <w:rPr>
          <w:spacing w:val="26"/>
          <w:lang w:val="en-GB"/>
        </w:rPr>
        <w:t xml:space="preserve"> </w:t>
      </w:r>
      <w:r w:rsidRPr="00D516D6">
        <w:rPr>
          <w:w w:val="90"/>
          <w:lang w:val="en-GB"/>
        </w:rPr>
        <w:t>seconds,</w:t>
      </w:r>
      <w:r w:rsidRPr="00D516D6">
        <w:rPr>
          <w:spacing w:val="25"/>
          <w:lang w:val="en-GB"/>
        </w:rPr>
        <w:t xml:space="preserve"> </w:t>
      </w:r>
      <w:r w:rsidRPr="00D516D6">
        <w:rPr>
          <w:w w:val="90"/>
          <w:lang w:val="en-GB"/>
        </w:rPr>
        <w:t>demonstrating</w:t>
      </w:r>
      <w:r w:rsidRPr="00D516D6">
        <w:rPr>
          <w:spacing w:val="26"/>
          <w:lang w:val="en-GB"/>
        </w:rPr>
        <w:t xml:space="preserve"> </w:t>
      </w:r>
      <w:r w:rsidRPr="00D516D6">
        <w:rPr>
          <w:w w:val="90"/>
          <w:lang w:val="en-GB"/>
        </w:rPr>
        <w:t>solid</w:t>
      </w:r>
      <w:r w:rsidRPr="00D516D6">
        <w:rPr>
          <w:spacing w:val="26"/>
          <w:lang w:val="en-GB"/>
        </w:rPr>
        <w:t xml:space="preserve"> </w:t>
      </w:r>
      <w:r w:rsidRPr="00D516D6">
        <w:rPr>
          <w:w w:val="90"/>
          <w:lang w:val="en-GB"/>
        </w:rPr>
        <w:t>performance</w:t>
      </w:r>
      <w:r w:rsidRPr="00D516D6">
        <w:rPr>
          <w:spacing w:val="25"/>
          <w:lang w:val="en-GB"/>
        </w:rPr>
        <w:t xml:space="preserve"> </w:t>
      </w:r>
      <w:r w:rsidRPr="00D516D6">
        <w:rPr>
          <w:w w:val="90"/>
          <w:lang w:val="en-GB"/>
        </w:rPr>
        <w:t>under</w:t>
      </w:r>
      <w:r w:rsidRPr="00D516D6">
        <w:rPr>
          <w:spacing w:val="26"/>
          <w:lang w:val="en-GB"/>
        </w:rPr>
        <w:t xml:space="preserve"> </w:t>
      </w:r>
      <w:r w:rsidRPr="00D516D6">
        <w:rPr>
          <w:w w:val="90"/>
          <w:lang w:val="en-GB"/>
        </w:rPr>
        <w:t>test</w:t>
      </w:r>
      <w:r w:rsidRPr="00D516D6">
        <w:rPr>
          <w:spacing w:val="25"/>
          <w:lang w:val="en-GB"/>
        </w:rPr>
        <w:t xml:space="preserve"> </w:t>
      </w:r>
      <w:r w:rsidRPr="00D516D6">
        <w:rPr>
          <w:w w:val="90"/>
          <w:lang w:val="en-GB"/>
        </w:rPr>
        <w:t>conditions.</w:t>
      </w:r>
      <w:r w:rsidRPr="00D516D6">
        <w:rPr>
          <w:spacing w:val="26"/>
          <w:lang w:val="en-GB"/>
        </w:rPr>
        <w:t xml:space="preserve"> </w:t>
      </w:r>
      <w:r w:rsidRPr="00D516D6">
        <w:rPr>
          <w:w w:val="90"/>
          <w:lang w:val="en-GB"/>
        </w:rPr>
        <w:t>Similarly,</w:t>
      </w:r>
      <w:r w:rsidRPr="00D516D6">
        <w:rPr>
          <w:spacing w:val="26"/>
          <w:lang w:val="en-GB"/>
        </w:rPr>
        <w:t xml:space="preserve"> </w:t>
      </w:r>
      <w:r w:rsidRPr="00D516D6">
        <w:rPr>
          <w:w w:val="90"/>
          <w:lang w:val="en-GB"/>
        </w:rPr>
        <w:t>the</w:t>
      </w:r>
      <w:r w:rsidRPr="00D516D6">
        <w:rPr>
          <w:spacing w:val="25"/>
          <w:lang w:val="en-GB"/>
        </w:rPr>
        <w:t xml:space="preserve"> </w:t>
      </w:r>
      <w:r w:rsidRPr="00D516D6">
        <w:rPr>
          <w:w w:val="90"/>
          <w:lang w:val="en-GB"/>
        </w:rPr>
        <w:t>facial</w:t>
      </w:r>
      <w:r w:rsidRPr="00D516D6">
        <w:rPr>
          <w:spacing w:val="26"/>
          <w:lang w:val="en-GB"/>
        </w:rPr>
        <w:t xml:space="preserve"> </w:t>
      </w:r>
      <w:r w:rsidRPr="00D516D6">
        <w:rPr>
          <w:spacing w:val="-2"/>
          <w:w w:val="90"/>
          <w:lang w:val="en-GB"/>
        </w:rPr>
        <w:t>expression</w:t>
      </w:r>
    </w:p>
    <w:p w14:paraId="634E3BAE" w14:textId="77777777" w:rsidR="00AF779A" w:rsidRPr="00D516D6" w:rsidRDefault="00AF779A">
      <w:pPr>
        <w:spacing w:line="244" w:lineRule="auto"/>
        <w:jc w:val="both"/>
        <w:rPr>
          <w:lang w:val="en-GB"/>
        </w:rPr>
        <w:sectPr w:rsidR="00AF779A" w:rsidRPr="00D516D6">
          <w:pgSz w:w="10890" w:h="14860"/>
          <w:pgMar w:top="880" w:right="620" w:bottom="840" w:left="660" w:header="673" w:footer="642" w:gutter="0"/>
          <w:cols w:space="720"/>
        </w:sectPr>
      </w:pPr>
    </w:p>
    <w:p w14:paraId="4B5470F4" w14:textId="77777777" w:rsidR="00AF779A" w:rsidRPr="00D516D6" w:rsidRDefault="00E9277B">
      <w:pPr>
        <w:pStyle w:val="Textoindependiente"/>
        <w:spacing w:before="193" w:line="244" w:lineRule="auto"/>
        <w:ind w:left="116" w:right="154"/>
        <w:jc w:val="both"/>
        <w:rPr>
          <w:lang w:val="en-GB"/>
        </w:rPr>
      </w:pPr>
      <w:r w:rsidRPr="00D516D6">
        <w:rPr>
          <w:w w:val="95"/>
          <w:lang w:val="en-GB"/>
        </w:rPr>
        <w:lastRenderedPageBreak/>
        <w:t xml:space="preserve">recognition system shows a 92.86% success rate with an average recognition time of approximately 1.36 seconds, highlighting its quick response times and reliability. The sleep presence recognition system is reasonably efficient, </w:t>
      </w:r>
      <w:r w:rsidRPr="00D516D6">
        <w:rPr>
          <w:w w:val="90"/>
          <w:lang w:val="en-GB"/>
        </w:rPr>
        <w:t>achieving</w:t>
      </w:r>
      <w:r w:rsidRPr="00D516D6">
        <w:rPr>
          <w:w w:val="90"/>
          <w:lang w:val="en-GB"/>
        </w:rPr>
        <w:t xml:space="preserve"> an 85.71% success rate and an average recognition time of approximately 3.43 seconds, indicating adequate</w:t>
      </w:r>
      <w:r w:rsidRPr="00D516D6">
        <w:rPr>
          <w:lang w:val="en-GB"/>
        </w:rPr>
        <w:t xml:space="preserve"> </w:t>
      </w:r>
      <w:r w:rsidRPr="00D516D6">
        <w:rPr>
          <w:spacing w:val="-2"/>
          <w:lang w:val="en-GB"/>
        </w:rPr>
        <w:t>performance.</w:t>
      </w:r>
    </w:p>
    <w:p w14:paraId="017E2C51" w14:textId="77777777" w:rsidR="00AF779A" w:rsidRPr="00D516D6" w:rsidRDefault="00E9277B">
      <w:pPr>
        <w:pStyle w:val="Textoindependiente"/>
        <w:spacing w:line="244" w:lineRule="auto"/>
        <w:ind w:left="116" w:right="154" w:firstLine="298"/>
        <w:jc w:val="both"/>
        <w:rPr>
          <w:lang w:val="en-GB"/>
        </w:rPr>
      </w:pPr>
      <w:r w:rsidRPr="00D516D6">
        <w:rPr>
          <w:lang w:val="en-GB"/>
        </w:rPr>
        <w:t xml:space="preserve">The distractor object recognition system, with a 78.57% success rate and an average recognition time of </w:t>
      </w:r>
      <w:r w:rsidRPr="00D516D6">
        <w:rPr>
          <w:w w:val="90"/>
          <w:lang w:val="en-GB"/>
        </w:rPr>
        <w:t>approximately 2.33 seconds, perf</w:t>
      </w:r>
      <w:r w:rsidRPr="00D516D6">
        <w:rPr>
          <w:w w:val="90"/>
          <w:lang w:val="en-GB"/>
        </w:rPr>
        <w:t>orms adequately under test conditions. It is possible that the tutors’ level of education</w:t>
      </w:r>
      <w:r w:rsidRPr="00D516D6">
        <w:rPr>
          <w:lang w:val="en-GB"/>
        </w:rPr>
        <w:t xml:space="preserve"> </w:t>
      </w:r>
      <w:r w:rsidRPr="00D516D6">
        <w:rPr>
          <w:w w:val="90"/>
          <w:lang w:val="en-GB"/>
        </w:rPr>
        <w:t>influenced these results, as half of the participants only completed the first level of education, which might have limited</w:t>
      </w:r>
      <w:r w:rsidRPr="00D516D6">
        <w:rPr>
          <w:lang w:val="en-GB"/>
        </w:rPr>
        <w:t xml:space="preserve"> their</w:t>
      </w:r>
      <w:r w:rsidRPr="00D516D6">
        <w:rPr>
          <w:spacing w:val="-12"/>
          <w:lang w:val="en-GB"/>
        </w:rPr>
        <w:t xml:space="preserve"> </w:t>
      </w:r>
      <w:r w:rsidRPr="00D516D6">
        <w:rPr>
          <w:lang w:val="en-GB"/>
        </w:rPr>
        <w:t>ability</w:t>
      </w:r>
      <w:r w:rsidRPr="00D516D6">
        <w:rPr>
          <w:spacing w:val="-11"/>
          <w:lang w:val="en-GB"/>
        </w:rPr>
        <w:t xml:space="preserve"> </w:t>
      </w:r>
      <w:r w:rsidRPr="00D516D6">
        <w:rPr>
          <w:lang w:val="en-GB"/>
        </w:rPr>
        <w:t>to</w:t>
      </w:r>
      <w:r w:rsidRPr="00D516D6">
        <w:rPr>
          <w:spacing w:val="-11"/>
          <w:lang w:val="en-GB"/>
        </w:rPr>
        <w:t xml:space="preserve"> </w:t>
      </w:r>
      <w:r w:rsidRPr="00D516D6">
        <w:rPr>
          <w:lang w:val="en-GB"/>
        </w:rPr>
        <w:t>optimise</w:t>
      </w:r>
      <w:r w:rsidRPr="00D516D6">
        <w:rPr>
          <w:spacing w:val="-11"/>
          <w:lang w:val="en-GB"/>
        </w:rPr>
        <w:t xml:space="preserve"> </w:t>
      </w:r>
      <w:r w:rsidRPr="00D516D6">
        <w:rPr>
          <w:lang w:val="en-GB"/>
        </w:rPr>
        <w:t>the</w:t>
      </w:r>
      <w:r w:rsidRPr="00D516D6">
        <w:rPr>
          <w:spacing w:val="-11"/>
          <w:lang w:val="en-GB"/>
        </w:rPr>
        <w:t xml:space="preserve"> </w:t>
      </w:r>
      <w:r w:rsidRPr="00D516D6">
        <w:rPr>
          <w:lang w:val="en-GB"/>
        </w:rPr>
        <w:t>use</w:t>
      </w:r>
      <w:r w:rsidRPr="00D516D6">
        <w:rPr>
          <w:spacing w:val="-11"/>
          <w:lang w:val="en-GB"/>
        </w:rPr>
        <w:t xml:space="preserve"> </w:t>
      </w:r>
      <w:r w:rsidRPr="00D516D6">
        <w:rPr>
          <w:lang w:val="en-GB"/>
        </w:rPr>
        <w:t>of</w:t>
      </w:r>
      <w:r w:rsidRPr="00D516D6">
        <w:rPr>
          <w:spacing w:val="-11"/>
          <w:lang w:val="en-GB"/>
        </w:rPr>
        <w:t xml:space="preserve"> </w:t>
      </w:r>
      <w:r w:rsidRPr="00D516D6">
        <w:rPr>
          <w:lang w:val="en-GB"/>
        </w:rPr>
        <w:t>the</w:t>
      </w:r>
      <w:r w:rsidRPr="00D516D6">
        <w:rPr>
          <w:spacing w:val="-11"/>
          <w:lang w:val="en-GB"/>
        </w:rPr>
        <w:t xml:space="preserve"> </w:t>
      </w:r>
      <w:r w:rsidRPr="00D516D6">
        <w:rPr>
          <w:lang w:val="en-GB"/>
        </w:rPr>
        <w:t>s</w:t>
      </w:r>
      <w:r w:rsidRPr="00D516D6">
        <w:rPr>
          <w:lang w:val="en-GB"/>
        </w:rPr>
        <w:t>ystem.</w:t>
      </w:r>
    </w:p>
    <w:p w14:paraId="6076D393" w14:textId="77777777" w:rsidR="00AF779A" w:rsidRPr="00D516D6" w:rsidRDefault="00E9277B">
      <w:pPr>
        <w:pStyle w:val="Textoindependiente"/>
        <w:spacing w:line="244" w:lineRule="auto"/>
        <w:ind w:left="116" w:right="154" w:firstLine="298"/>
        <w:jc w:val="both"/>
        <w:rPr>
          <w:lang w:val="en-GB"/>
        </w:rPr>
      </w:pPr>
      <w:r w:rsidRPr="00D516D6">
        <w:rPr>
          <w:w w:val="90"/>
          <w:lang w:val="en-GB"/>
        </w:rPr>
        <w:t>Additionally, feedback from open-ended questions shows strong support for the system’s design and functionality,</w:t>
      </w:r>
      <w:r w:rsidRPr="00D516D6">
        <w:rPr>
          <w:lang w:val="en-GB"/>
        </w:rPr>
        <w:t xml:space="preserve"> </w:t>
      </w:r>
      <w:r w:rsidRPr="00D516D6">
        <w:rPr>
          <w:w w:val="90"/>
          <w:lang w:val="en-GB"/>
        </w:rPr>
        <w:t>with valuable suggestions for future developments. Tutors highlighted the importance of visual and auditory alerts to</w:t>
      </w:r>
      <w:r w:rsidRPr="00D516D6">
        <w:rPr>
          <w:w w:val="95"/>
          <w:lang w:val="en-GB"/>
        </w:rPr>
        <w:t xml:space="preserve"> keep</w:t>
      </w:r>
      <w:r w:rsidRPr="00D516D6">
        <w:rPr>
          <w:spacing w:val="-2"/>
          <w:w w:val="95"/>
          <w:lang w:val="en-GB"/>
        </w:rPr>
        <w:t xml:space="preserve"> </w:t>
      </w:r>
      <w:r w:rsidRPr="00D516D6">
        <w:rPr>
          <w:w w:val="95"/>
          <w:lang w:val="en-GB"/>
        </w:rPr>
        <w:t>students</w:t>
      </w:r>
      <w:r w:rsidRPr="00D516D6">
        <w:rPr>
          <w:spacing w:val="-2"/>
          <w:w w:val="95"/>
          <w:lang w:val="en-GB"/>
        </w:rPr>
        <w:t xml:space="preserve"> </w:t>
      </w:r>
      <w:r w:rsidRPr="00D516D6">
        <w:rPr>
          <w:w w:val="95"/>
          <w:lang w:val="en-GB"/>
        </w:rPr>
        <w:t>aler</w:t>
      </w:r>
      <w:r w:rsidRPr="00D516D6">
        <w:rPr>
          <w:w w:val="95"/>
          <w:lang w:val="en-GB"/>
        </w:rPr>
        <w:t>t</w:t>
      </w:r>
      <w:r w:rsidRPr="00D516D6">
        <w:rPr>
          <w:spacing w:val="-2"/>
          <w:w w:val="95"/>
          <w:lang w:val="en-GB"/>
        </w:rPr>
        <w:t xml:space="preserve"> </w:t>
      </w:r>
      <w:r w:rsidRPr="00D516D6">
        <w:rPr>
          <w:w w:val="95"/>
          <w:lang w:val="en-GB"/>
        </w:rPr>
        <w:t>and</w:t>
      </w:r>
      <w:r w:rsidRPr="00D516D6">
        <w:rPr>
          <w:spacing w:val="-2"/>
          <w:w w:val="95"/>
          <w:lang w:val="en-GB"/>
        </w:rPr>
        <w:t xml:space="preserve"> </w:t>
      </w:r>
      <w:r w:rsidRPr="00D516D6">
        <w:rPr>
          <w:w w:val="95"/>
          <w:lang w:val="en-GB"/>
        </w:rPr>
        <w:t>the</w:t>
      </w:r>
      <w:r w:rsidRPr="00D516D6">
        <w:rPr>
          <w:spacing w:val="-2"/>
          <w:w w:val="95"/>
          <w:lang w:val="en-GB"/>
        </w:rPr>
        <w:t xml:space="preserve"> </w:t>
      </w:r>
      <w:r w:rsidRPr="00D516D6">
        <w:rPr>
          <w:w w:val="95"/>
          <w:lang w:val="en-GB"/>
        </w:rPr>
        <w:t>convenience</w:t>
      </w:r>
      <w:r w:rsidRPr="00D516D6">
        <w:rPr>
          <w:spacing w:val="-2"/>
          <w:w w:val="95"/>
          <w:lang w:val="en-GB"/>
        </w:rPr>
        <w:t xml:space="preserve"> </w:t>
      </w:r>
      <w:r w:rsidRPr="00D516D6">
        <w:rPr>
          <w:w w:val="95"/>
          <w:lang w:val="en-GB"/>
        </w:rPr>
        <w:t>of</w:t>
      </w:r>
      <w:r w:rsidRPr="00D516D6">
        <w:rPr>
          <w:spacing w:val="-2"/>
          <w:w w:val="95"/>
          <w:lang w:val="en-GB"/>
        </w:rPr>
        <w:t xml:space="preserve"> </w:t>
      </w:r>
      <w:r w:rsidRPr="00D516D6">
        <w:rPr>
          <w:w w:val="95"/>
          <w:lang w:val="en-GB"/>
        </w:rPr>
        <w:t>the</w:t>
      </w:r>
      <w:r w:rsidRPr="00D516D6">
        <w:rPr>
          <w:spacing w:val="-2"/>
          <w:w w:val="95"/>
          <w:lang w:val="en-GB"/>
        </w:rPr>
        <w:t xml:space="preserve"> </w:t>
      </w:r>
      <w:r w:rsidRPr="00D516D6">
        <w:rPr>
          <w:w w:val="95"/>
          <w:lang w:val="en-GB"/>
        </w:rPr>
        <w:t>system’s</w:t>
      </w:r>
      <w:r w:rsidRPr="00D516D6">
        <w:rPr>
          <w:spacing w:val="-2"/>
          <w:w w:val="95"/>
          <w:lang w:val="en-GB"/>
        </w:rPr>
        <w:t xml:space="preserve"> </w:t>
      </w:r>
      <w:r w:rsidRPr="00D516D6">
        <w:rPr>
          <w:w w:val="95"/>
          <w:lang w:val="en-GB"/>
        </w:rPr>
        <w:t>configuration</w:t>
      </w:r>
      <w:r w:rsidRPr="00D516D6">
        <w:rPr>
          <w:spacing w:val="-2"/>
          <w:w w:val="95"/>
          <w:lang w:val="en-GB"/>
        </w:rPr>
        <w:t xml:space="preserve"> </w:t>
      </w:r>
      <w:r w:rsidRPr="00D516D6">
        <w:rPr>
          <w:w w:val="95"/>
          <w:lang w:val="en-GB"/>
        </w:rPr>
        <w:t>and</w:t>
      </w:r>
      <w:r w:rsidRPr="00D516D6">
        <w:rPr>
          <w:spacing w:val="-2"/>
          <w:w w:val="95"/>
          <w:lang w:val="en-GB"/>
        </w:rPr>
        <w:t xml:space="preserve"> </w:t>
      </w:r>
      <w:r w:rsidRPr="00D516D6">
        <w:rPr>
          <w:w w:val="95"/>
          <w:lang w:val="en-GB"/>
        </w:rPr>
        <w:t>monitoring</w:t>
      </w:r>
      <w:r w:rsidRPr="00D516D6">
        <w:rPr>
          <w:spacing w:val="-2"/>
          <w:w w:val="95"/>
          <w:lang w:val="en-GB"/>
        </w:rPr>
        <w:t xml:space="preserve"> </w:t>
      </w:r>
      <w:r w:rsidRPr="00D516D6">
        <w:rPr>
          <w:w w:val="95"/>
          <w:lang w:val="en-GB"/>
        </w:rPr>
        <w:t>options.</w:t>
      </w:r>
    </w:p>
    <w:p w14:paraId="499F986D" w14:textId="77777777" w:rsidR="00AF779A" w:rsidRDefault="00E9277B">
      <w:pPr>
        <w:pStyle w:val="Textoindependiente"/>
        <w:spacing w:line="244" w:lineRule="auto"/>
        <w:ind w:left="116" w:right="154" w:firstLine="298"/>
        <w:jc w:val="both"/>
        <w:rPr>
          <w:ins w:id="221" w:author="MIGUEL JUAN HORNOS BARRANCO" w:date="2024-06-29T10:07:00Z"/>
          <w:lang w:val="en-GB"/>
        </w:rPr>
      </w:pPr>
      <w:r w:rsidRPr="00D516D6">
        <w:rPr>
          <w:w w:val="90"/>
          <w:lang w:val="en-GB"/>
        </w:rPr>
        <w:t xml:space="preserve">In conclusion, </w:t>
      </w:r>
      <w:proofErr w:type="spellStart"/>
      <w:r w:rsidRPr="00D516D6">
        <w:rPr>
          <w:w w:val="90"/>
          <w:lang w:val="en-GB"/>
        </w:rPr>
        <w:t>Torddis</w:t>
      </w:r>
      <w:proofErr w:type="spellEnd"/>
      <w:r w:rsidRPr="00D516D6">
        <w:rPr>
          <w:w w:val="90"/>
          <w:lang w:val="en-GB"/>
        </w:rPr>
        <w:t xml:space="preserve"> has exceeded expectations in terms of functionality and usability, proving to be a viable and</w:t>
      </w:r>
      <w:r w:rsidRPr="00D516D6">
        <w:rPr>
          <w:lang w:val="en-GB"/>
        </w:rPr>
        <w:t xml:space="preserve"> </w:t>
      </w:r>
      <w:r w:rsidRPr="00D516D6">
        <w:rPr>
          <w:w w:val="90"/>
          <w:lang w:val="en-GB"/>
        </w:rPr>
        <w:t xml:space="preserve">effective solution for maintaining student </w:t>
      </w:r>
      <w:r w:rsidRPr="00D516D6">
        <w:rPr>
          <w:w w:val="90"/>
          <w:lang w:val="en-GB"/>
        </w:rPr>
        <w:t>concentration in modern learning environments. The success of this project</w:t>
      </w:r>
      <w:r w:rsidRPr="00D516D6">
        <w:rPr>
          <w:w w:val="95"/>
          <w:lang w:val="en-GB"/>
        </w:rPr>
        <w:t xml:space="preserve"> </w:t>
      </w:r>
      <w:r w:rsidRPr="00D516D6">
        <w:rPr>
          <w:spacing w:val="-2"/>
          <w:w w:val="95"/>
          <w:lang w:val="en-GB"/>
        </w:rPr>
        <w:t>underscores the importance of technological innovation in education and paves the way for future improvements and</w:t>
      </w:r>
      <w:r w:rsidRPr="00D516D6">
        <w:rPr>
          <w:w w:val="95"/>
          <w:lang w:val="en-GB"/>
        </w:rPr>
        <w:t xml:space="preserve"> </w:t>
      </w:r>
      <w:r w:rsidRPr="00D516D6">
        <w:rPr>
          <w:lang w:val="en-GB"/>
        </w:rPr>
        <w:t>expansions of the system.</w:t>
      </w:r>
    </w:p>
    <w:p w14:paraId="473536A3" w14:textId="77777777" w:rsidR="00BB0030" w:rsidRDefault="00BB0030">
      <w:pPr>
        <w:pStyle w:val="Textoindependiente"/>
        <w:spacing w:line="244" w:lineRule="auto"/>
        <w:ind w:left="116" w:right="154" w:firstLine="298"/>
        <w:jc w:val="both"/>
        <w:rPr>
          <w:ins w:id="222" w:author="MIGUEL JUAN HORNOS BARRANCO" w:date="2024-06-29T10:08:00Z"/>
          <w:lang w:val="en-GB"/>
        </w:rPr>
      </w:pPr>
    </w:p>
    <w:p w14:paraId="64771B62" w14:textId="77777777" w:rsidR="00BB0030" w:rsidRDefault="00BB0030">
      <w:pPr>
        <w:pStyle w:val="Textoindependiente"/>
        <w:spacing w:line="244" w:lineRule="auto"/>
        <w:ind w:left="116" w:right="154" w:firstLine="298"/>
        <w:jc w:val="both"/>
        <w:rPr>
          <w:ins w:id="223" w:author="MIGUEL JUAN HORNOS BARRANCO" w:date="2024-06-29T10:07:00Z"/>
          <w:lang w:val="en-GB"/>
        </w:rPr>
      </w:pPr>
    </w:p>
    <w:p w14:paraId="6CBB5C50" w14:textId="35396AD5" w:rsidR="00BB0030" w:rsidRPr="00D516D6" w:rsidRDefault="00BB0030" w:rsidP="00BB0030">
      <w:pPr>
        <w:pStyle w:val="Ttulo1"/>
        <w:spacing w:before="1"/>
        <w:ind w:left="116" w:firstLine="0"/>
        <w:rPr>
          <w:lang w:val="en-GB"/>
        </w:rPr>
      </w:pPr>
      <w:r w:rsidRPr="00BB0030">
        <w:rPr>
          <w:spacing w:val="-2"/>
          <w:lang w:val="en-GB"/>
        </w:rPr>
        <w:t>Acknowledgement</w:t>
      </w:r>
      <w:r w:rsidRPr="00D516D6">
        <w:rPr>
          <w:spacing w:val="-2"/>
          <w:lang w:val="en-GB"/>
        </w:rPr>
        <w:t>s</w:t>
      </w:r>
    </w:p>
    <w:p w14:paraId="3854ADEF" w14:textId="449DFAD0" w:rsidR="00BB0030" w:rsidRDefault="00BB0030">
      <w:pPr>
        <w:pStyle w:val="Textoindependiente"/>
        <w:spacing w:line="244" w:lineRule="auto"/>
        <w:ind w:left="116" w:right="154" w:firstLine="298"/>
        <w:jc w:val="both"/>
        <w:rPr>
          <w:lang w:val="en-GB"/>
        </w:rPr>
      </w:pPr>
      <w:r w:rsidRPr="00BB0030">
        <w:rPr>
          <w:lang w:val="en-GB"/>
        </w:rPr>
        <w:t xml:space="preserve">This </w:t>
      </w:r>
      <w:r>
        <w:rPr>
          <w:lang w:val="en-GB"/>
        </w:rPr>
        <w:t xml:space="preserve">research </w:t>
      </w:r>
      <w:r w:rsidRPr="00BB0030">
        <w:rPr>
          <w:lang w:val="en-GB"/>
        </w:rPr>
        <w:t>work has been supported by the grant PID2022-139297OB-I00</w:t>
      </w:r>
      <w:r>
        <w:rPr>
          <w:lang w:val="en-GB"/>
        </w:rPr>
        <w:t>,</w:t>
      </w:r>
      <w:r w:rsidRPr="00BB0030">
        <w:rPr>
          <w:lang w:val="en-GB"/>
        </w:rPr>
        <w:t xml:space="preserve"> funded by MICIU/AEI/10.13039/501100011033 and by ERDF/EU.</w:t>
      </w:r>
    </w:p>
    <w:p w14:paraId="0434A538" w14:textId="77777777" w:rsidR="00BB0030" w:rsidRPr="00D516D6" w:rsidRDefault="00BB0030">
      <w:pPr>
        <w:pStyle w:val="Textoindependiente"/>
        <w:spacing w:line="244" w:lineRule="auto"/>
        <w:ind w:left="116" w:right="154" w:firstLine="298"/>
        <w:jc w:val="both"/>
        <w:rPr>
          <w:lang w:val="en-GB"/>
        </w:rPr>
      </w:pPr>
    </w:p>
    <w:p w14:paraId="0AA773BA" w14:textId="77777777" w:rsidR="00AF779A" w:rsidRPr="00D516D6" w:rsidRDefault="00AF779A">
      <w:pPr>
        <w:pStyle w:val="Textoindependiente"/>
        <w:spacing w:before="7"/>
        <w:rPr>
          <w:sz w:val="29"/>
          <w:lang w:val="en-GB"/>
        </w:rPr>
      </w:pPr>
    </w:p>
    <w:p w14:paraId="550F7026" w14:textId="77777777" w:rsidR="00AF779A" w:rsidRPr="00D516D6" w:rsidRDefault="00E9277B">
      <w:pPr>
        <w:pStyle w:val="Ttulo1"/>
        <w:ind w:left="116" w:firstLine="0"/>
        <w:rPr>
          <w:lang w:val="en-GB"/>
        </w:rPr>
      </w:pPr>
      <w:proofErr w:type="spellStart"/>
      <w:r w:rsidRPr="00D516D6">
        <w:rPr>
          <w:lang w:val="en-GB"/>
        </w:rPr>
        <w:t>CRediT</w:t>
      </w:r>
      <w:proofErr w:type="spellEnd"/>
      <w:r w:rsidRPr="00D516D6">
        <w:rPr>
          <w:spacing w:val="-15"/>
          <w:lang w:val="en-GB"/>
        </w:rPr>
        <w:t xml:space="preserve"> </w:t>
      </w:r>
      <w:r w:rsidRPr="00D516D6">
        <w:rPr>
          <w:lang w:val="en-GB"/>
        </w:rPr>
        <w:t>authorship</w:t>
      </w:r>
      <w:r w:rsidRPr="00D516D6">
        <w:rPr>
          <w:spacing w:val="-14"/>
          <w:lang w:val="en-GB"/>
        </w:rPr>
        <w:t xml:space="preserve"> </w:t>
      </w:r>
      <w:r w:rsidRPr="00D516D6">
        <w:rPr>
          <w:lang w:val="en-GB"/>
        </w:rPr>
        <w:t>contribution</w:t>
      </w:r>
      <w:r w:rsidRPr="00D516D6">
        <w:rPr>
          <w:spacing w:val="-15"/>
          <w:lang w:val="en-GB"/>
        </w:rPr>
        <w:t xml:space="preserve"> </w:t>
      </w:r>
      <w:r w:rsidRPr="00D516D6">
        <w:rPr>
          <w:spacing w:val="-2"/>
          <w:lang w:val="en-GB"/>
        </w:rPr>
        <w:t>statement</w:t>
      </w:r>
    </w:p>
    <w:p w14:paraId="4C4E49E1" w14:textId="73A53B4E" w:rsidR="00AF779A" w:rsidRPr="00D516D6" w:rsidRDefault="00E9277B">
      <w:pPr>
        <w:pStyle w:val="Textoindependiente"/>
        <w:spacing w:before="77" w:line="244" w:lineRule="auto"/>
        <w:ind w:left="116" w:right="154" w:firstLine="298"/>
        <w:jc w:val="both"/>
        <w:rPr>
          <w:lang w:val="en-GB"/>
        </w:rPr>
      </w:pPr>
      <w:r w:rsidRPr="004926F1">
        <w:rPr>
          <w:rFonts w:ascii="Times New Roman" w:hAnsi="Times New Roman"/>
          <w:b/>
          <w:highlight w:val="yellow"/>
          <w:lang w:val="en-GB"/>
        </w:rPr>
        <w:t>Gleiston</w:t>
      </w:r>
      <w:r w:rsidRPr="00D516D6">
        <w:rPr>
          <w:rFonts w:ascii="Times New Roman" w:hAnsi="Times New Roman"/>
          <w:b/>
          <w:lang w:val="en-GB"/>
        </w:rPr>
        <w:t xml:space="preserve"> Guerrero-Ulloa: </w:t>
      </w:r>
      <w:r w:rsidRPr="00D516D6">
        <w:rPr>
          <w:lang w:val="en-GB"/>
        </w:rPr>
        <w:t xml:space="preserve">Data curation, Methodology, Resources, Supervision, Validation, Visualization, </w:t>
      </w:r>
      <w:proofErr w:type="gramStart"/>
      <w:r w:rsidRPr="00D516D6">
        <w:rPr>
          <w:w w:val="95"/>
          <w:lang w:val="en-GB"/>
        </w:rPr>
        <w:t>Writing</w:t>
      </w:r>
      <w:proofErr w:type="gramEnd"/>
      <w:r w:rsidRPr="00D516D6">
        <w:rPr>
          <w:w w:val="95"/>
          <w:lang w:val="en-GB"/>
        </w:rPr>
        <w:t xml:space="preserve"> – original draft, Writing – review and editing. </w:t>
      </w:r>
      <w:r w:rsidRPr="00D516D6">
        <w:rPr>
          <w:rFonts w:ascii="Times New Roman" w:hAnsi="Times New Roman"/>
          <w:b/>
          <w:w w:val="95"/>
          <w:lang w:val="en-GB"/>
        </w:rPr>
        <w:t>Carlos Almeida-</w:t>
      </w:r>
      <w:proofErr w:type="spellStart"/>
      <w:r w:rsidRPr="00D516D6">
        <w:rPr>
          <w:rFonts w:ascii="Times New Roman" w:hAnsi="Times New Roman"/>
          <w:b/>
          <w:w w:val="95"/>
          <w:lang w:val="en-GB"/>
        </w:rPr>
        <w:t>Dueñas</w:t>
      </w:r>
      <w:proofErr w:type="spellEnd"/>
      <w:r w:rsidRPr="00D516D6">
        <w:rPr>
          <w:rFonts w:ascii="Times New Roman" w:hAnsi="Times New Roman"/>
          <w:b/>
          <w:w w:val="95"/>
          <w:lang w:val="en-GB"/>
        </w:rPr>
        <w:t xml:space="preserve">: </w:t>
      </w:r>
      <w:r w:rsidRPr="00D516D6">
        <w:rPr>
          <w:w w:val="95"/>
          <w:lang w:val="en-GB"/>
        </w:rPr>
        <w:t xml:space="preserve">Conceptualization, Data curation, </w:t>
      </w:r>
      <w:r w:rsidRPr="00D516D6">
        <w:rPr>
          <w:spacing w:val="-2"/>
          <w:lang w:val="en-GB"/>
        </w:rPr>
        <w:t xml:space="preserve">Formal analysis, Investigation, Software, Visualization. </w:t>
      </w:r>
      <w:r w:rsidRPr="00D516D6">
        <w:rPr>
          <w:rFonts w:ascii="Times New Roman" w:hAnsi="Times New Roman"/>
          <w:b/>
          <w:spacing w:val="-2"/>
          <w:lang w:val="en-GB"/>
        </w:rPr>
        <w:t xml:space="preserve">John </w:t>
      </w:r>
      <w:proofErr w:type="spellStart"/>
      <w:r w:rsidRPr="00D516D6">
        <w:rPr>
          <w:rFonts w:ascii="Times New Roman" w:hAnsi="Times New Roman"/>
          <w:b/>
          <w:spacing w:val="-2"/>
          <w:lang w:val="en-GB"/>
        </w:rPr>
        <w:t>Pl</w:t>
      </w:r>
      <w:r w:rsidRPr="00D516D6">
        <w:rPr>
          <w:rFonts w:ascii="Times New Roman" w:hAnsi="Times New Roman"/>
          <w:b/>
          <w:spacing w:val="-2"/>
          <w:lang w:val="en-GB"/>
        </w:rPr>
        <w:t>azarte</w:t>
      </w:r>
      <w:proofErr w:type="spellEnd"/>
      <w:r w:rsidRPr="00D516D6">
        <w:rPr>
          <w:rFonts w:ascii="Times New Roman" w:hAnsi="Times New Roman"/>
          <w:b/>
          <w:spacing w:val="-2"/>
          <w:lang w:val="en-GB"/>
        </w:rPr>
        <w:t xml:space="preserve">-Suárez: </w:t>
      </w:r>
      <w:r w:rsidRPr="00D516D6">
        <w:rPr>
          <w:spacing w:val="-2"/>
          <w:lang w:val="en-GB"/>
        </w:rPr>
        <w:t xml:space="preserve">Conceptualization, Data curation, </w:t>
      </w:r>
      <w:r w:rsidRPr="00D516D6">
        <w:rPr>
          <w:w w:val="95"/>
          <w:lang w:val="en-GB"/>
        </w:rPr>
        <w:t xml:space="preserve">Formal analysis, Investigation, Software, Visualization. </w:t>
      </w:r>
      <w:commentRangeStart w:id="224"/>
      <w:commentRangeStart w:id="225"/>
      <w:proofErr w:type="spellStart"/>
      <w:r w:rsidRPr="004926F1">
        <w:rPr>
          <w:rFonts w:ascii="Times New Roman" w:hAnsi="Times New Roman"/>
          <w:b/>
          <w:w w:val="95"/>
          <w:highlight w:val="yellow"/>
          <w:lang w:val="en-GB"/>
        </w:rPr>
        <w:t>Orlanzo</w:t>
      </w:r>
      <w:proofErr w:type="spellEnd"/>
      <w:r w:rsidRPr="00D516D6">
        <w:rPr>
          <w:rFonts w:ascii="Times New Roman" w:hAnsi="Times New Roman"/>
          <w:b/>
          <w:w w:val="95"/>
          <w:lang w:val="en-GB"/>
        </w:rPr>
        <w:t xml:space="preserve"> </w:t>
      </w:r>
      <w:commentRangeEnd w:id="224"/>
      <w:r w:rsidR="00DE13F4">
        <w:rPr>
          <w:rStyle w:val="Refdecomentario"/>
        </w:rPr>
        <w:commentReference w:id="224"/>
      </w:r>
      <w:commentRangeEnd w:id="225"/>
      <w:r w:rsidR="00E73E08">
        <w:rPr>
          <w:rStyle w:val="Refdecomentario"/>
        </w:rPr>
        <w:commentReference w:id="225"/>
      </w:r>
      <w:proofErr w:type="spellStart"/>
      <w:r w:rsidRPr="00D516D6">
        <w:rPr>
          <w:rFonts w:ascii="Times New Roman" w:hAnsi="Times New Roman"/>
          <w:b/>
          <w:w w:val="95"/>
          <w:lang w:val="en-GB"/>
        </w:rPr>
        <w:t>Erazo-Moreta</w:t>
      </w:r>
      <w:proofErr w:type="spellEnd"/>
      <w:r w:rsidRPr="00D516D6">
        <w:rPr>
          <w:rFonts w:ascii="Times New Roman" w:hAnsi="Times New Roman"/>
          <w:b/>
          <w:w w:val="95"/>
          <w:lang w:val="en-GB"/>
        </w:rPr>
        <w:t xml:space="preserve">: </w:t>
      </w:r>
      <w:r w:rsidRPr="00D516D6">
        <w:rPr>
          <w:w w:val="95"/>
          <w:lang w:val="en-GB"/>
        </w:rPr>
        <w:t xml:space="preserve">Conceptualization, Data curation, Supervision, Validation, Visualization, </w:t>
      </w:r>
      <w:proofErr w:type="gramStart"/>
      <w:r w:rsidRPr="00D516D6">
        <w:rPr>
          <w:w w:val="95"/>
          <w:lang w:val="en-GB"/>
        </w:rPr>
        <w:t>Writing</w:t>
      </w:r>
      <w:proofErr w:type="gramEnd"/>
      <w:r w:rsidRPr="00D516D6">
        <w:rPr>
          <w:w w:val="95"/>
          <w:lang w:val="en-GB"/>
        </w:rPr>
        <w:t xml:space="preserve"> – review and editing. </w:t>
      </w:r>
      <w:r w:rsidRPr="00D516D6">
        <w:rPr>
          <w:rFonts w:ascii="Times New Roman" w:hAnsi="Times New Roman"/>
          <w:b/>
          <w:w w:val="95"/>
          <w:lang w:val="en-GB"/>
        </w:rPr>
        <w:t xml:space="preserve">Miguel J. </w:t>
      </w:r>
      <w:proofErr w:type="spellStart"/>
      <w:r w:rsidRPr="00D516D6">
        <w:rPr>
          <w:rFonts w:ascii="Times New Roman" w:hAnsi="Times New Roman"/>
          <w:b/>
          <w:w w:val="95"/>
          <w:lang w:val="en-GB"/>
        </w:rPr>
        <w:t>Hornos</w:t>
      </w:r>
      <w:proofErr w:type="spellEnd"/>
      <w:r w:rsidRPr="00D516D6">
        <w:rPr>
          <w:rFonts w:ascii="Times New Roman" w:hAnsi="Times New Roman"/>
          <w:b/>
          <w:w w:val="95"/>
          <w:lang w:val="en-GB"/>
        </w:rPr>
        <w:t xml:space="preserve">: </w:t>
      </w:r>
      <w:r w:rsidRPr="00D516D6">
        <w:rPr>
          <w:w w:val="95"/>
          <w:lang w:val="en-GB"/>
        </w:rPr>
        <w:t>Dat</w:t>
      </w:r>
      <w:r w:rsidRPr="00D516D6">
        <w:rPr>
          <w:w w:val="95"/>
          <w:lang w:val="en-GB"/>
        </w:rPr>
        <w:t xml:space="preserve">a curation, Supervision, Validation, Visualization, </w:t>
      </w:r>
      <w:proofErr w:type="gramStart"/>
      <w:r w:rsidRPr="00D516D6">
        <w:rPr>
          <w:w w:val="95"/>
          <w:lang w:val="en-GB"/>
        </w:rPr>
        <w:t>Writing</w:t>
      </w:r>
      <w:proofErr w:type="gramEnd"/>
      <w:r w:rsidRPr="00D516D6">
        <w:rPr>
          <w:w w:val="95"/>
          <w:lang w:val="en-GB"/>
        </w:rPr>
        <w:t xml:space="preserve"> – review and editing. </w:t>
      </w:r>
      <w:r w:rsidRPr="00D516D6">
        <w:rPr>
          <w:rFonts w:ascii="Times New Roman" w:hAnsi="Times New Roman"/>
          <w:b/>
          <w:w w:val="95"/>
          <w:lang w:val="en-GB"/>
        </w:rPr>
        <w:t xml:space="preserve">Carlos Rodríguez-Domínguez: </w:t>
      </w:r>
      <w:r w:rsidRPr="00D516D6">
        <w:rPr>
          <w:w w:val="95"/>
          <w:lang w:val="en-GB"/>
        </w:rPr>
        <w:t xml:space="preserve">Data curation, Supervision, </w:t>
      </w:r>
      <w:r w:rsidRPr="00D516D6">
        <w:rPr>
          <w:lang w:val="en-GB"/>
        </w:rPr>
        <w:t>Validation,</w:t>
      </w:r>
      <w:r w:rsidRPr="00D516D6">
        <w:rPr>
          <w:spacing w:val="-10"/>
          <w:lang w:val="en-GB"/>
        </w:rPr>
        <w:t xml:space="preserve"> </w:t>
      </w:r>
      <w:r w:rsidRPr="00D516D6">
        <w:rPr>
          <w:lang w:val="en-GB"/>
        </w:rPr>
        <w:t>Visualization,</w:t>
      </w:r>
      <w:r w:rsidRPr="00D516D6">
        <w:rPr>
          <w:spacing w:val="-10"/>
          <w:lang w:val="en-GB"/>
        </w:rPr>
        <w:t xml:space="preserve"> </w:t>
      </w:r>
      <w:proofErr w:type="gramStart"/>
      <w:r w:rsidRPr="00D516D6">
        <w:rPr>
          <w:lang w:val="en-GB"/>
        </w:rPr>
        <w:t>Writing</w:t>
      </w:r>
      <w:proofErr w:type="gramEnd"/>
      <w:r w:rsidRPr="00D516D6">
        <w:rPr>
          <w:spacing w:val="-10"/>
          <w:lang w:val="en-GB"/>
        </w:rPr>
        <w:t xml:space="preserve"> </w:t>
      </w:r>
      <w:r w:rsidRPr="00D516D6">
        <w:rPr>
          <w:lang w:val="en-GB"/>
        </w:rPr>
        <w:t>–</w:t>
      </w:r>
      <w:r w:rsidRPr="00D516D6">
        <w:rPr>
          <w:spacing w:val="-10"/>
          <w:lang w:val="en-GB"/>
        </w:rPr>
        <w:t xml:space="preserve"> </w:t>
      </w:r>
      <w:r w:rsidRPr="00D516D6">
        <w:rPr>
          <w:lang w:val="en-GB"/>
        </w:rPr>
        <w:t>review</w:t>
      </w:r>
      <w:r w:rsidRPr="00D516D6">
        <w:rPr>
          <w:spacing w:val="-10"/>
          <w:lang w:val="en-GB"/>
        </w:rPr>
        <w:t xml:space="preserve"> </w:t>
      </w:r>
      <w:r w:rsidRPr="00D516D6">
        <w:rPr>
          <w:lang w:val="en-GB"/>
        </w:rPr>
        <w:t>and</w:t>
      </w:r>
      <w:r w:rsidRPr="00D516D6">
        <w:rPr>
          <w:spacing w:val="-10"/>
          <w:lang w:val="en-GB"/>
        </w:rPr>
        <w:t xml:space="preserve"> </w:t>
      </w:r>
      <w:r w:rsidRPr="00D516D6">
        <w:rPr>
          <w:lang w:val="en-GB"/>
        </w:rPr>
        <w:t>editing.</w:t>
      </w:r>
    </w:p>
    <w:p w14:paraId="7275220A" w14:textId="77777777" w:rsidR="00AF779A" w:rsidRPr="00D516D6" w:rsidRDefault="00AF779A">
      <w:pPr>
        <w:pStyle w:val="Textoindependiente"/>
        <w:spacing w:before="7"/>
        <w:rPr>
          <w:sz w:val="29"/>
          <w:lang w:val="en-GB"/>
        </w:rPr>
      </w:pPr>
    </w:p>
    <w:p w14:paraId="12A7C9A7" w14:textId="77777777" w:rsidR="00AF779A" w:rsidRPr="00D516D6" w:rsidRDefault="00E9277B">
      <w:pPr>
        <w:pStyle w:val="Ttulo1"/>
        <w:spacing w:before="1"/>
        <w:ind w:left="116" w:firstLine="0"/>
        <w:rPr>
          <w:lang w:val="en-GB"/>
        </w:rPr>
      </w:pPr>
      <w:r w:rsidRPr="00D516D6">
        <w:rPr>
          <w:spacing w:val="-2"/>
          <w:lang w:val="en-GB"/>
        </w:rPr>
        <w:t>References</w:t>
      </w:r>
    </w:p>
    <w:p w14:paraId="49EFD46C" w14:textId="77777777" w:rsidR="00AF779A" w:rsidRPr="00D516D6" w:rsidRDefault="00E9277B">
      <w:pPr>
        <w:spacing w:before="75"/>
        <w:ind w:left="116"/>
        <w:jc w:val="both"/>
        <w:rPr>
          <w:sz w:val="16"/>
          <w:lang w:val="en-GB"/>
        </w:rPr>
      </w:pPr>
      <w:bookmarkStart w:id="226" w:name="_bookmark37"/>
      <w:bookmarkStart w:id="227" w:name="_bookmark38"/>
      <w:bookmarkEnd w:id="226"/>
      <w:bookmarkEnd w:id="227"/>
      <w:commentRangeStart w:id="228"/>
      <w:r w:rsidRPr="00D516D6">
        <w:rPr>
          <w:sz w:val="16"/>
          <w:lang w:val="en-GB"/>
        </w:rPr>
        <w:t>,</w:t>
      </w:r>
      <w:r w:rsidRPr="00D516D6">
        <w:rPr>
          <w:spacing w:val="-7"/>
          <w:sz w:val="16"/>
          <w:lang w:val="en-GB"/>
        </w:rPr>
        <w:t xml:space="preserve"> </w:t>
      </w:r>
      <w:r w:rsidRPr="00D516D6">
        <w:rPr>
          <w:sz w:val="16"/>
          <w:lang w:val="en-GB"/>
        </w:rPr>
        <w:t>2021.</w:t>
      </w:r>
      <w:r w:rsidRPr="00D516D6">
        <w:rPr>
          <w:spacing w:val="5"/>
          <w:sz w:val="16"/>
          <w:lang w:val="en-GB"/>
        </w:rPr>
        <w:t xml:space="preserve"> </w:t>
      </w:r>
      <w:r w:rsidRPr="00D516D6">
        <w:rPr>
          <w:sz w:val="16"/>
          <w:lang w:val="en-GB"/>
        </w:rPr>
        <w:t>Diagram</w:t>
      </w:r>
      <w:r w:rsidRPr="00D516D6">
        <w:rPr>
          <w:spacing w:val="-7"/>
          <w:sz w:val="16"/>
          <w:lang w:val="en-GB"/>
        </w:rPr>
        <w:t xml:space="preserve"> </w:t>
      </w:r>
      <w:r w:rsidRPr="00D516D6">
        <w:rPr>
          <w:sz w:val="16"/>
          <w:lang w:val="en-GB"/>
        </w:rPr>
        <w:t>software</w:t>
      </w:r>
      <w:r w:rsidRPr="00D516D6">
        <w:rPr>
          <w:spacing w:val="-7"/>
          <w:sz w:val="16"/>
          <w:lang w:val="en-GB"/>
        </w:rPr>
        <w:t xml:space="preserve"> </w:t>
      </w:r>
      <w:r w:rsidRPr="00D516D6">
        <w:rPr>
          <w:sz w:val="16"/>
          <w:lang w:val="en-GB"/>
        </w:rPr>
        <w:t>and</w:t>
      </w:r>
      <w:r w:rsidRPr="00D516D6">
        <w:rPr>
          <w:spacing w:val="-7"/>
          <w:sz w:val="16"/>
          <w:lang w:val="en-GB"/>
        </w:rPr>
        <w:t xml:space="preserve"> </w:t>
      </w:r>
      <w:r w:rsidRPr="00D516D6">
        <w:rPr>
          <w:sz w:val="16"/>
          <w:lang w:val="en-GB"/>
        </w:rPr>
        <w:t>flowchart</w:t>
      </w:r>
      <w:r w:rsidRPr="00D516D6">
        <w:rPr>
          <w:spacing w:val="-7"/>
          <w:sz w:val="16"/>
          <w:lang w:val="en-GB"/>
        </w:rPr>
        <w:t xml:space="preserve"> </w:t>
      </w:r>
      <w:r w:rsidRPr="00D516D6">
        <w:rPr>
          <w:sz w:val="16"/>
          <w:lang w:val="en-GB"/>
        </w:rPr>
        <w:t>maker.</w:t>
      </w:r>
      <w:r w:rsidRPr="00D516D6">
        <w:rPr>
          <w:spacing w:val="6"/>
          <w:sz w:val="16"/>
          <w:lang w:val="en-GB"/>
        </w:rPr>
        <w:t xml:space="preserve"> </w:t>
      </w:r>
      <w:r w:rsidRPr="00D516D6">
        <w:rPr>
          <w:sz w:val="16"/>
          <w:lang w:val="en-GB"/>
        </w:rPr>
        <w:t>URL:</w:t>
      </w:r>
      <w:r w:rsidRPr="00D516D6">
        <w:rPr>
          <w:spacing w:val="-7"/>
          <w:sz w:val="16"/>
          <w:lang w:val="en-GB"/>
        </w:rPr>
        <w:t xml:space="preserve"> </w:t>
      </w:r>
      <w:hyperlink r:id="rId46">
        <w:r w:rsidRPr="00D516D6">
          <w:rPr>
            <w:color w:val="2F4F4F"/>
            <w:sz w:val="16"/>
            <w:lang w:val="en-GB"/>
          </w:rPr>
          <w:t>https://w</w:t>
        </w:r>
        <w:r w:rsidRPr="00D516D6">
          <w:rPr>
            <w:color w:val="2F4F4F"/>
            <w:sz w:val="16"/>
            <w:lang w:val="en-GB"/>
          </w:rPr>
          <w:t>w</w:t>
        </w:r>
        <w:r w:rsidRPr="00D516D6">
          <w:rPr>
            <w:color w:val="2F4F4F"/>
            <w:sz w:val="16"/>
            <w:lang w:val="en-GB"/>
          </w:rPr>
          <w:t>w.diagrams.net/</w:t>
        </w:r>
      </w:hyperlink>
      <w:r w:rsidRPr="00D516D6">
        <w:rPr>
          <w:sz w:val="16"/>
          <w:lang w:val="en-GB"/>
        </w:rPr>
        <w:t>.</w:t>
      </w:r>
      <w:r w:rsidRPr="00D516D6">
        <w:rPr>
          <w:spacing w:val="-7"/>
          <w:sz w:val="16"/>
          <w:lang w:val="en-GB"/>
        </w:rPr>
        <w:t xml:space="preserve"> </w:t>
      </w:r>
      <w:r w:rsidRPr="00D516D6">
        <w:rPr>
          <w:sz w:val="16"/>
          <w:lang w:val="en-GB"/>
        </w:rPr>
        <w:t>accessed</w:t>
      </w:r>
      <w:r w:rsidRPr="00D516D6">
        <w:rPr>
          <w:spacing w:val="-7"/>
          <w:sz w:val="16"/>
          <w:lang w:val="en-GB"/>
        </w:rPr>
        <w:t xml:space="preserve"> </w:t>
      </w:r>
      <w:r w:rsidRPr="00D516D6">
        <w:rPr>
          <w:sz w:val="16"/>
          <w:lang w:val="en-GB"/>
        </w:rPr>
        <w:t>on</w:t>
      </w:r>
      <w:r w:rsidRPr="00D516D6">
        <w:rPr>
          <w:spacing w:val="-7"/>
          <w:sz w:val="16"/>
          <w:lang w:val="en-GB"/>
        </w:rPr>
        <w:t xml:space="preserve"> </w:t>
      </w:r>
      <w:r w:rsidRPr="00D516D6">
        <w:rPr>
          <w:sz w:val="16"/>
          <w:lang w:val="en-GB"/>
        </w:rPr>
        <w:t>March</w:t>
      </w:r>
      <w:r w:rsidRPr="00D516D6">
        <w:rPr>
          <w:spacing w:val="-7"/>
          <w:sz w:val="16"/>
          <w:lang w:val="en-GB"/>
        </w:rPr>
        <w:t xml:space="preserve"> </w:t>
      </w:r>
      <w:r w:rsidRPr="00D516D6">
        <w:rPr>
          <w:sz w:val="16"/>
          <w:lang w:val="en-GB"/>
        </w:rPr>
        <w:t>02,</w:t>
      </w:r>
      <w:r w:rsidRPr="00D516D6">
        <w:rPr>
          <w:spacing w:val="-7"/>
          <w:sz w:val="16"/>
          <w:lang w:val="en-GB"/>
        </w:rPr>
        <w:t xml:space="preserve"> </w:t>
      </w:r>
      <w:r w:rsidRPr="00D516D6">
        <w:rPr>
          <w:spacing w:val="-2"/>
          <w:sz w:val="16"/>
          <w:lang w:val="en-GB"/>
        </w:rPr>
        <w:t>2023.</w:t>
      </w:r>
      <w:commentRangeEnd w:id="228"/>
      <w:r w:rsidR="00B27B76">
        <w:rPr>
          <w:rStyle w:val="Refdecomentario"/>
        </w:rPr>
        <w:commentReference w:id="228"/>
      </w:r>
    </w:p>
    <w:p w14:paraId="10B51B63" w14:textId="77777777" w:rsidR="00AF779A" w:rsidRPr="00D516D6" w:rsidRDefault="00E9277B">
      <w:pPr>
        <w:spacing w:before="11" w:line="254" w:lineRule="auto"/>
        <w:ind w:left="315" w:right="154" w:hanging="200"/>
        <w:jc w:val="both"/>
        <w:rPr>
          <w:sz w:val="16"/>
          <w:lang w:val="en-GB"/>
        </w:rPr>
      </w:pPr>
      <w:commentRangeStart w:id="229"/>
      <w:r w:rsidRPr="000A05E3">
        <w:rPr>
          <w:sz w:val="16"/>
          <w:lang w:val="nb-NO"/>
        </w:rPr>
        <w:t>Aaron Bangor</w:t>
      </w:r>
      <w:commentRangeEnd w:id="229"/>
      <w:r w:rsidR="00DE13F4">
        <w:rPr>
          <w:rStyle w:val="Refdecomentario"/>
        </w:rPr>
        <w:commentReference w:id="229"/>
      </w:r>
      <w:r w:rsidRPr="000A05E3">
        <w:rPr>
          <w:sz w:val="16"/>
          <w:lang w:val="nb-NO"/>
        </w:rPr>
        <w:t>, P.T.K., Miller, J.T., 2008.</w:t>
      </w:r>
      <w:r w:rsidRPr="000A05E3">
        <w:rPr>
          <w:spacing w:val="80"/>
          <w:sz w:val="16"/>
          <w:lang w:val="nb-NO"/>
        </w:rPr>
        <w:t xml:space="preserve"> </w:t>
      </w:r>
      <w:r w:rsidRPr="00D516D6">
        <w:rPr>
          <w:sz w:val="16"/>
          <w:lang w:val="en-GB"/>
        </w:rPr>
        <w:t>An empirical evaluation of the system usability scale.</w:t>
      </w:r>
      <w:r w:rsidRPr="00D516D6">
        <w:rPr>
          <w:spacing w:val="80"/>
          <w:sz w:val="16"/>
          <w:lang w:val="en-GB"/>
        </w:rPr>
        <w:t xml:space="preserve"> </w:t>
      </w:r>
      <w:r w:rsidRPr="00D516D6">
        <w:rPr>
          <w:sz w:val="16"/>
          <w:lang w:val="en-GB"/>
        </w:rPr>
        <w:t>International Journal of Hu-</w:t>
      </w:r>
      <w:r w:rsidRPr="00D516D6">
        <w:rPr>
          <w:spacing w:val="40"/>
          <w:sz w:val="16"/>
          <w:lang w:val="en-GB"/>
        </w:rPr>
        <w:t xml:space="preserve"> </w:t>
      </w:r>
      <w:r w:rsidRPr="00D516D6">
        <w:rPr>
          <w:sz w:val="16"/>
          <w:lang w:val="en-GB"/>
        </w:rPr>
        <w:t>man–Computer</w:t>
      </w:r>
      <w:r w:rsidRPr="00D516D6">
        <w:rPr>
          <w:sz w:val="16"/>
          <w:lang w:val="en-GB"/>
        </w:rPr>
        <w:t xml:space="preserve"> Interaction 24, 574–594.</w:t>
      </w:r>
      <w:r w:rsidRPr="00D516D6">
        <w:rPr>
          <w:spacing w:val="40"/>
          <w:sz w:val="16"/>
          <w:lang w:val="en-GB"/>
        </w:rPr>
        <w:t xml:space="preserve"> </w:t>
      </w:r>
      <w:commentRangeStart w:id="230"/>
      <w:commentRangeStart w:id="231"/>
      <w:r w:rsidRPr="00D516D6">
        <w:rPr>
          <w:sz w:val="16"/>
          <w:lang w:val="en-GB"/>
        </w:rPr>
        <w:t xml:space="preserve">URL: </w:t>
      </w:r>
      <w:bookmarkStart w:id="232" w:name="OLE_LINK223"/>
      <w:r>
        <w:fldChar w:fldCharType="begin"/>
      </w:r>
      <w:r>
        <w:instrText>HYPERLINK "https://doi.org/10.1080/10447310802205776" \h</w:instrText>
      </w:r>
      <w:r>
        <w:fldChar w:fldCharType="separate"/>
      </w:r>
      <w:r w:rsidRPr="00D516D6">
        <w:rPr>
          <w:color w:val="2F4F4F"/>
          <w:sz w:val="16"/>
          <w:lang w:val="en-GB"/>
        </w:rPr>
        <w:t>https://doi.org/10.1080/10447310802205776</w:t>
      </w:r>
      <w:r>
        <w:rPr>
          <w:color w:val="2F4F4F"/>
          <w:sz w:val="16"/>
          <w:lang w:val="en-GB"/>
        </w:rPr>
        <w:fldChar w:fldCharType="end"/>
      </w:r>
      <w:bookmarkEnd w:id="232"/>
      <w:r w:rsidRPr="00D516D6">
        <w:rPr>
          <w:sz w:val="16"/>
          <w:lang w:val="en-GB"/>
        </w:rPr>
        <w:t>, doi:</w:t>
      </w:r>
      <w:hyperlink r:id="rId47">
        <w:r w:rsidRPr="00D516D6">
          <w:rPr>
            <w:color w:val="2F4F4F"/>
            <w:sz w:val="16"/>
            <w:lang w:val="en-GB"/>
          </w:rPr>
          <w:t>10.1080/10447310802205776</w:t>
        </w:r>
      </w:hyperlink>
      <w:r w:rsidRPr="00D516D6">
        <w:rPr>
          <w:sz w:val="16"/>
          <w:lang w:val="en-GB"/>
        </w:rPr>
        <w:t>,</w:t>
      </w:r>
      <w:r w:rsidRPr="00D516D6">
        <w:rPr>
          <w:w w:val="121"/>
          <w:sz w:val="16"/>
          <w:lang w:val="en-GB"/>
        </w:rPr>
        <w:t xml:space="preserve"> </w:t>
      </w:r>
      <w:bookmarkStart w:id="233" w:name="_bookmark39"/>
      <w:bookmarkEnd w:id="233"/>
      <w:proofErr w:type="spellStart"/>
      <w:proofErr w:type="gramStart"/>
      <w:r w:rsidRPr="00D516D6">
        <w:rPr>
          <w:color w:val="2F4F4F"/>
          <w:spacing w:val="-2"/>
          <w:sz w:val="16"/>
          <w:lang w:val="en-GB"/>
        </w:rPr>
        <w:t>arXiv:https</w:t>
      </w:r>
      <w:proofErr w:type="spellEnd"/>
      <w:r w:rsidRPr="00D516D6">
        <w:rPr>
          <w:color w:val="2F4F4F"/>
          <w:spacing w:val="-2"/>
          <w:sz w:val="16"/>
          <w:lang w:val="en-GB"/>
        </w:rPr>
        <w:t>://doi.org/10.1080/10447310802205776</w:t>
      </w:r>
      <w:proofErr w:type="gramEnd"/>
      <w:r w:rsidRPr="00D516D6">
        <w:rPr>
          <w:spacing w:val="-2"/>
          <w:sz w:val="16"/>
          <w:lang w:val="en-GB"/>
        </w:rPr>
        <w:t>.</w:t>
      </w:r>
      <w:commentRangeEnd w:id="230"/>
      <w:r w:rsidR="00DE13F4">
        <w:rPr>
          <w:rStyle w:val="Refdecomentario"/>
        </w:rPr>
        <w:commentReference w:id="230"/>
      </w:r>
      <w:commentRangeEnd w:id="231"/>
      <w:r w:rsidR="003F7CB8">
        <w:rPr>
          <w:rStyle w:val="Refdecomentario"/>
        </w:rPr>
        <w:commentReference w:id="231"/>
      </w:r>
    </w:p>
    <w:p w14:paraId="0EE86AE0" w14:textId="77777777" w:rsidR="00AF779A" w:rsidRPr="00D516D6" w:rsidRDefault="00E9277B">
      <w:pPr>
        <w:spacing w:before="1" w:line="254" w:lineRule="auto"/>
        <w:ind w:left="315" w:right="154" w:hanging="200"/>
        <w:jc w:val="both"/>
        <w:rPr>
          <w:sz w:val="16"/>
          <w:lang w:val="en-GB"/>
        </w:rPr>
      </w:pPr>
      <w:r w:rsidRPr="00D516D6">
        <w:rPr>
          <w:sz w:val="16"/>
          <w:lang w:val="en-GB"/>
        </w:rPr>
        <w:t>Adebisi,</w:t>
      </w:r>
      <w:r w:rsidRPr="00D516D6">
        <w:rPr>
          <w:spacing w:val="-7"/>
          <w:sz w:val="16"/>
          <w:lang w:val="en-GB"/>
        </w:rPr>
        <w:t xml:space="preserve"> </w:t>
      </w:r>
      <w:r w:rsidRPr="00D516D6">
        <w:rPr>
          <w:sz w:val="16"/>
          <w:lang w:val="en-GB"/>
        </w:rPr>
        <w:t>O.I.,</w:t>
      </w:r>
      <w:r w:rsidRPr="00D516D6">
        <w:rPr>
          <w:spacing w:val="-7"/>
          <w:sz w:val="16"/>
          <w:lang w:val="en-GB"/>
        </w:rPr>
        <w:t xml:space="preserve"> </w:t>
      </w:r>
      <w:proofErr w:type="spellStart"/>
      <w:r w:rsidRPr="00D516D6">
        <w:rPr>
          <w:sz w:val="16"/>
          <w:lang w:val="en-GB"/>
        </w:rPr>
        <w:t>Adejumobi</w:t>
      </w:r>
      <w:proofErr w:type="spellEnd"/>
      <w:r w:rsidRPr="00D516D6">
        <w:rPr>
          <w:sz w:val="16"/>
          <w:lang w:val="en-GB"/>
        </w:rPr>
        <w:t>,</w:t>
      </w:r>
      <w:r w:rsidRPr="00D516D6">
        <w:rPr>
          <w:spacing w:val="-7"/>
          <w:sz w:val="16"/>
          <w:lang w:val="en-GB"/>
        </w:rPr>
        <w:t xml:space="preserve"> </w:t>
      </w:r>
      <w:r w:rsidRPr="00D516D6">
        <w:rPr>
          <w:sz w:val="16"/>
          <w:lang w:val="en-GB"/>
        </w:rPr>
        <w:t>I.A.,</w:t>
      </w:r>
      <w:r w:rsidRPr="00D516D6">
        <w:rPr>
          <w:spacing w:val="-7"/>
          <w:sz w:val="16"/>
          <w:lang w:val="en-GB"/>
        </w:rPr>
        <w:t xml:space="preserve"> </w:t>
      </w:r>
      <w:proofErr w:type="spellStart"/>
      <w:r w:rsidRPr="00D516D6">
        <w:rPr>
          <w:sz w:val="16"/>
          <w:lang w:val="en-GB"/>
        </w:rPr>
        <w:t>Durodola</w:t>
      </w:r>
      <w:proofErr w:type="spellEnd"/>
      <w:r w:rsidRPr="00D516D6">
        <w:rPr>
          <w:sz w:val="16"/>
          <w:lang w:val="en-GB"/>
        </w:rPr>
        <w:t>,</w:t>
      </w:r>
      <w:r w:rsidRPr="00D516D6">
        <w:rPr>
          <w:spacing w:val="-7"/>
          <w:sz w:val="16"/>
          <w:lang w:val="en-GB"/>
        </w:rPr>
        <w:t xml:space="preserve"> </w:t>
      </w:r>
      <w:r w:rsidRPr="00D516D6">
        <w:rPr>
          <w:sz w:val="16"/>
          <w:lang w:val="en-GB"/>
        </w:rPr>
        <w:t>F.O.,</w:t>
      </w:r>
      <w:r w:rsidRPr="00D516D6">
        <w:rPr>
          <w:spacing w:val="-7"/>
          <w:sz w:val="16"/>
          <w:lang w:val="en-GB"/>
        </w:rPr>
        <w:t xml:space="preserve"> </w:t>
      </w:r>
      <w:r w:rsidRPr="00D516D6">
        <w:rPr>
          <w:sz w:val="16"/>
          <w:lang w:val="en-GB"/>
        </w:rPr>
        <w:t>Jim,</w:t>
      </w:r>
      <w:r w:rsidRPr="00D516D6">
        <w:rPr>
          <w:spacing w:val="-7"/>
          <w:sz w:val="16"/>
          <w:lang w:val="en-GB"/>
        </w:rPr>
        <w:t xml:space="preserve"> </w:t>
      </w:r>
      <w:r w:rsidRPr="00D516D6">
        <w:rPr>
          <w:sz w:val="16"/>
          <w:lang w:val="en-GB"/>
        </w:rPr>
        <w:t>H.A.,</w:t>
      </w:r>
      <w:r w:rsidRPr="00D516D6">
        <w:rPr>
          <w:spacing w:val="-7"/>
          <w:sz w:val="16"/>
          <w:lang w:val="en-GB"/>
        </w:rPr>
        <w:t xml:space="preserve"> </w:t>
      </w:r>
      <w:r w:rsidRPr="00D516D6">
        <w:rPr>
          <w:sz w:val="16"/>
          <w:lang w:val="en-GB"/>
        </w:rPr>
        <w:t>2023.</w:t>
      </w:r>
      <w:r w:rsidRPr="00D516D6">
        <w:rPr>
          <w:spacing w:val="16"/>
          <w:sz w:val="16"/>
          <w:lang w:val="en-GB"/>
        </w:rPr>
        <w:t xml:space="preserve"> </w:t>
      </w:r>
      <w:r w:rsidRPr="00D516D6">
        <w:rPr>
          <w:sz w:val="16"/>
          <w:lang w:val="en-GB"/>
        </w:rPr>
        <w:t>Development</w:t>
      </w:r>
      <w:r w:rsidRPr="00D516D6">
        <w:rPr>
          <w:spacing w:val="-7"/>
          <w:sz w:val="16"/>
          <w:lang w:val="en-GB"/>
        </w:rPr>
        <w:t xml:space="preserve"> </w:t>
      </w:r>
      <w:r w:rsidRPr="00D516D6">
        <w:rPr>
          <w:sz w:val="16"/>
          <w:lang w:val="en-GB"/>
        </w:rPr>
        <w:t>of</w:t>
      </w:r>
      <w:r w:rsidRPr="00D516D6">
        <w:rPr>
          <w:spacing w:val="-7"/>
          <w:sz w:val="16"/>
          <w:lang w:val="en-GB"/>
        </w:rPr>
        <w:t xml:space="preserve"> </w:t>
      </w:r>
      <w:r w:rsidRPr="00D516D6">
        <w:rPr>
          <w:sz w:val="16"/>
          <w:lang w:val="en-GB"/>
        </w:rPr>
        <w:t>a</w:t>
      </w:r>
      <w:r w:rsidRPr="00D516D6">
        <w:rPr>
          <w:spacing w:val="-7"/>
          <w:sz w:val="16"/>
          <w:lang w:val="en-GB"/>
        </w:rPr>
        <w:t xml:space="preserve"> </w:t>
      </w:r>
      <w:proofErr w:type="gramStart"/>
      <w:r w:rsidRPr="00D516D6">
        <w:rPr>
          <w:sz w:val="16"/>
          <w:lang w:val="en-GB"/>
        </w:rPr>
        <w:t>microcontroller</w:t>
      </w:r>
      <w:r w:rsidRPr="00D516D6">
        <w:rPr>
          <w:spacing w:val="-7"/>
          <w:sz w:val="16"/>
          <w:lang w:val="en-GB"/>
        </w:rPr>
        <w:t xml:space="preserve"> </w:t>
      </w:r>
      <w:r w:rsidRPr="00D516D6">
        <w:rPr>
          <w:sz w:val="16"/>
          <w:lang w:val="en-GB"/>
        </w:rPr>
        <w:t>based</w:t>
      </w:r>
      <w:proofErr w:type="gramEnd"/>
      <w:r w:rsidRPr="00D516D6">
        <w:rPr>
          <w:spacing w:val="-7"/>
          <w:sz w:val="16"/>
          <w:lang w:val="en-GB"/>
        </w:rPr>
        <w:t xml:space="preserve"> </w:t>
      </w:r>
      <w:r w:rsidRPr="00D516D6">
        <w:rPr>
          <w:sz w:val="16"/>
          <w:lang w:val="en-GB"/>
        </w:rPr>
        <w:t>automobile</w:t>
      </w:r>
      <w:r w:rsidRPr="00D516D6">
        <w:rPr>
          <w:spacing w:val="-7"/>
          <w:sz w:val="16"/>
          <w:lang w:val="en-GB"/>
        </w:rPr>
        <w:t xml:space="preserve"> </w:t>
      </w:r>
      <w:r w:rsidRPr="00D516D6">
        <w:rPr>
          <w:sz w:val="16"/>
          <w:lang w:val="en-GB"/>
        </w:rPr>
        <w:t>speed</w:t>
      </w:r>
      <w:r w:rsidRPr="00D516D6">
        <w:rPr>
          <w:spacing w:val="-7"/>
          <w:sz w:val="16"/>
          <w:lang w:val="en-GB"/>
        </w:rPr>
        <w:t xml:space="preserve"> </w:t>
      </w:r>
      <w:r w:rsidRPr="00D516D6">
        <w:rPr>
          <w:sz w:val="16"/>
          <w:lang w:val="en-GB"/>
        </w:rPr>
        <w:t>limiting</w:t>
      </w:r>
      <w:r w:rsidRPr="00D516D6">
        <w:rPr>
          <w:spacing w:val="-7"/>
          <w:sz w:val="16"/>
          <w:lang w:val="en-GB"/>
        </w:rPr>
        <w:t xml:space="preserve"> </w:t>
      </w:r>
      <w:r w:rsidRPr="00D516D6">
        <w:rPr>
          <w:sz w:val="16"/>
          <w:lang w:val="en-GB"/>
        </w:rPr>
        <w:t>device</w:t>
      </w:r>
      <w:r w:rsidRPr="00D516D6">
        <w:rPr>
          <w:spacing w:val="-7"/>
          <w:sz w:val="16"/>
          <w:lang w:val="en-GB"/>
        </w:rPr>
        <w:t xml:space="preserve"> </w:t>
      </w:r>
      <w:r w:rsidRPr="00D516D6">
        <w:rPr>
          <w:sz w:val="16"/>
          <w:lang w:val="en-GB"/>
        </w:rPr>
        <w:t>and</w:t>
      </w:r>
      <w:r w:rsidRPr="00D516D6">
        <w:rPr>
          <w:spacing w:val="40"/>
          <w:sz w:val="16"/>
          <w:lang w:val="en-GB"/>
        </w:rPr>
        <w:t xml:space="preserve"> </w:t>
      </w:r>
      <w:bookmarkStart w:id="234" w:name="_bookmark40"/>
      <w:bookmarkEnd w:id="234"/>
      <w:r w:rsidRPr="00D516D6">
        <w:rPr>
          <w:sz w:val="16"/>
          <w:lang w:val="en-GB"/>
        </w:rPr>
        <w:t>alarm control system.</w:t>
      </w:r>
      <w:r w:rsidRPr="00D516D6">
        <w:rPr>
          <w:spacing w:val="16"/>
          <w:sz w:val="16"/>
          <w:lang w:val="en-GB"/>
        </w:rPr>
        <w:t xml:space="preserve"> </w:t>
      </w:r>
      <w:r w:rsidRPr="00D516D6">
        <w:rPr>
          <w:sz w:val="16"/>
          <w:lang w:val="en-GB"/>
        </w:rPr>
        <w:t>International Journal of Electrical and Computer Engineering (IJECE) 13, 195–206.</w:t>
      </w:r>
      <w:r w:rsidRPr="00D516D6">
        <w:rPr>
          <w:spacing w:val="16"/>
          <w:sz w:val="16"/>
          <w:lang w:val="en-GB"/>
        </w:rPr>
        <w:t xml:space="preserve"> </w:t>
      </w:r>
      <w:r w:rsidRPr="00D516D6">
        <w:rPr>
          <w:sz w:val="16"/>
          <w:lang w:val="en-GB"/>
        </w:rPr>
        <w:t>doi:</w:t>
      </w:r>
      <w:hyperlink r:id="rId48">
        <w:r w:rsidRPr="00D516D6">
          <w:rPr>
            <w:color w:val="2F4F4F"/>
            <w:sz w:val="16"/>
            <w:lang w:val="en-GB"/>
          </w:rPr>
          <w:t>10.11591/</w:t>
        </w:r>
        <w:proofErr w:type="gramStart"/>
        <w:r w:rsidRPr="00D516D6">
          <w:rPr>
            <w:color w:val="2F4F4F"/>
            <w:sz w:val="16"/>
            <w:lang w:val="en-GB"/>
          </w:rPr>
          <w:t>ijece.v</w:t>
        </w:r>
        <w:proofErr w:type="gramEnd"/>
        <w:r w:rsidRPr="00D516D6">
          <w:rPr>
            <w:color w:val="2F4F4F"/>
            <w:sz w:val="16"/>
            <w:lang w:val="en-GB"/>
          </w:rPr>
          <w:t>13i1</w:t>
        </w:r>
      </w:hyperlink>
      <w:r w:rsidRPr="00D516D6">
        <w:rPr>
          <w:sz w:val="16"/>
          <w:lang w:val="en-GB"/>
        </w:rPr>
        <w:t>.</w:t>
      </w:r>
    </w:p>
    <w:p w14:paraId="0558D8EA" w14:textId="77777777" w:rsidR="00AF779A" w:rsidRPr="000A05E3" w:rsidRDefault="00E9277B">
      <w:pPr>
        <w:spacing w:before="1" w:line="254" w:lineRule="auto"/>
        <w:ind w:left="315" w:right="154" w:hanging="200"/>
        <w:jc w:val="both"/>
        <w:rPr>
          <w:sz w:val="16"/>
          <w:lang w:val="fr-FR"/>
        </w:rPr>
      </w:pPr>
      <w:proofErr w:type="spellStart"/>
      <w:r w:rsidRPr="00D516D6">
        <w:rPr>
          <w:sz w:val="16"/>
          <w:lang w:val="en-GB"/>
        </w:rPr>
        <w:t>Akter</w:t>
      </w:r>
      <w:proofErr w:type="spellEnd"/>
      <w:r w:rsidRPr="00D516D6">
        <w:rPr>
          <w:sz w:val="16"/>
          <w:lang w:val="en-GB"/>
        </w:rPr>
        <w:t>, T., Ali, M.H., Khan, M.I., Satu, M.</w:t>
      </w:r>
      <w:r w:rsidRPr="00D516D6">
        <w:rPr>
          <w:sz w:val="16"/>
          <w:lang w:val="en-GB"/>
        </w:rPr>
        <w:t xml:space="preserve">S., Uddin, M.J., </w:t>
      </w:r>
      <w:proofErr w:type="spellStart"/>
      <w:r w:rsidRPr="00D516D6">
        <w:rPr>
          <w:sz w:val="16"/>
          <w:lang w:val="en-GB"/>
        </w:rPr>
        <w:t>Alyami</w:t>
      </w:r>
      <w:proofErr w:type="spellEnd"/>
      <w:r w:rsidRPr="00D516D6">
        <w:rPr>
          <w:sz w:val="16"/>
          <w:lang w:val="en-GB"/>
        </w:rPr>
        <w:t>, S.A., Ali, S., Azad, A.K., Moni, M.A., 2021.</w:t>
      </w:r>
      <w:r w:rsidRPr="00D516D6">
        <w:rPr>
          <w:spacing w:val="31"/>
          <w:sz w:val="16"/>
          <w:lang w:val="en-GB"/>
        </w:rPr>
        <w:t xml:space="preserve"> </w:t>
      </w:r>
      <w:r w:rsidRPr="00D516D6">
        <w:rPr>
          <w:sz w:val="16"/>
          <w:lang w:val="en-GB"/>
        </w:rPr>
        <w:t>Improved transfer-learning-based</w:t>
      </w:r>
      <w:r w:rsidRPr="00D516D6">
        <w:rPr>
          <w:spacing w:val="40"/>
          <w:sz w:val="16"/>
          <w:lang w:val="en-GB"/>
        </w:rPr>
        <w:t xml:space="preserve"> </w:t>
      </w:r>
      <w:bookmarkStart w:id="235" w:name="_bookmark41"/>
      <w:bookmarkEnd w:id="235"/>
      <w:r w:rsidRPr="00D516D6">
        <w:rPr>
          <w:sz w:val="16"/>
          <w:lang w:val="en-GB"/>
        </w:rPr>
        <w:t>facial</w:t>
      </w:r>
      <w:r w:rsidRPr="00D516D6">
        <w:rPr>
          <w:spacing w:val="-9"/>
          <w:sz w:val="16"/>
          <w:lang w:val="en-GB"/>
        </w:rPr>
        <w:t xml:space="preserve"> </w:t>
      </w:r>
      <w:r w:rsidRPr="00D516D6">
        <w:rPr>
          <w:sz w:val="16"/>
          <w:lang w:val="en-GB"/>
        </w:rPr>
        <w:t>recognition</w:t>
      </w:r>
      <w:r w:rsidRPr="00D516D6">
        <w:rPr>
          <w:spacing w:val="-9"/>
          <w:sz w:val="16"/>
          <w:lang w:val="en-GB"/>
        </w:rPr>
        <w:t xml:space="preserve"> </w:t>
      </w:r>
      <w:r w:rsidRPr="00D516D6">
        <w:rPr>
          <w:sz w:val="16"/>
          <w:lang w:val="en-GB"/>
        </w:rPr>
        <w:t>framework</w:t>
      </w:r>
      <w:r w:rsidRPr="00D516D6">
        <w:rPr>
          <w:spacing w:val="-8"/>
          <w:sz w:val="16"/>
          <w:lang w:val="en-GB"/>
        </w:rPr>
        <w:t xml:space="preserve"> </w:t>
      </w:r>
      <w:r w:rsidRPr="00D516D6">
        <w:rPr>
          <w:sz w:val="16"/>
          <w:lang w:val="en-GB"/>
        </w:rPr>
        <w:t>to</w:t>
      </w:r>
      <w:r w:rsidRPr="00D516D6">
        <w:rPr>
          <w:spacing w:val="-9"/>
          <w:sz w:val="16"/>
          <w:lang w:val="en-GB"/>
        </w:rPr>
        <w:t xml:space="preserve"> </w:t>
      </w:r>
      <w:r w:rsidRPr="00D516D6">
        <w:rPr>
          <w:sz w:val="16"/>
          <w:lang w:val="en-GB"/>
        </w:rPr>
        <w:t>detect</w:t>
      </w:r>
      <w:r w:rsidRPr="00D516D6">
        <w:rPr>
          <w:spacing w:val="-9"/>
          <w:sz w:val="16"/>
          <w:lang w:val="en-GB"/>
        </w:rPr>
        <w:t xml:space="preserve"> </w:t>
      </w:r>
      <w:r w:rsidRPr="00D516D6">
        <w:rPr>
          <w:sz w:val="16"/>
          <w:lang w:val="en-GB"/>
        </w:rPr>
        <w:t>autistic</w:t>
      </w:r>
      <w:r w:rsidRPr="00D516D6">
        <w:rPr>
          <w:spacing w:val="-8"/>
          <w:sz w:val="16"/>
          <w:lang w:val="en-GB"/>
        </w:rPr>
        <w:t xml:space="preserve"> </w:t>
      </w:r>
      <w:r w:rsidRPr="00D516D6">
        <w:rPr>
          <w:sz w:val="16"/>
          <w:lang w:val="en-GB"/>
        </w:rPr>
        <w:t>children</w:t>
      </w:r>
      <w:r w:rsidRPr="00D516D6">
        <w:rPr>
          <w:spacing w:val="-9"/>
          <w:sz w:val="16"/>
          <w:lang w:val="en-GB"/>
        </w:rPr>
        <w:t xml:space="preserve"> </w:t>
      </w:r>
      <w:r w:rsidRPr="00D516D6">
        <w:rPr>
          <w:sz w:val="16"/>
          <w:lang w:val="en-GB"/>
        </w:rPr>
        <w:t>at</w:t>
      </w:r>
      <w:r w:rsidRPr="00D516D6">
        <w:rPr>
          <w:spacing w:val="-9"/>
          <w:sz w:val="16"/>
          <w:lang w:val="en-GB"/>
        </w:rPr>
        <w:t xml:space="preserve"> </w:t>
      </w:r>
      <w:r w:rsidRPr="00D516D6">
        <w:rPr>
          <w:sz w:val="16"/>
          <w:lang w:val="en-GB"/>
        </w:rPr>
        <w:t>an</w:t>
      </w:r>
      <w:r w:rsidRPr="00D516D6">
        <w:rPr>
          <w:spacing w:val="-8"/>
          <w:sz w:val="16"/>
          <w:lang w:val="en-GB"/>
        </w:rPr>
        <w:t xml:space="preserve"> </w:t>
      </w:r>
      <w:r w:rsidRPr="00D516D6">
        <w:rPr>
          <w:sz w:val="16"/>
          <w:lang w:val="en-GB"/>
        </w:rPr>
        <w:t>early</w:t>
      </w:r>
      <w:r w:rsidRPr="00D516D6">
        <w:rPr>
          <w:spacing w:val="-9"/>
          <w:sz w:val="16"/>
          <w:lang w:val="en-GB"/>
        </w:rPr>
        <w:t xml:space="preserve"> </w:t>
      </w:r>
      <w:r w:rsidRPr="00D516D6">
        <w:rPr>
          <w:sz w:val="16"/>
          <w:lang w:val="en-GB"/>
        </w:rPr>
        <w:t>stage.</w:t>
      </w:r>
      <w:r w:rsidRPr="00D516D6">
        <w:rPr>
          <w:spacing w:val="3"/>
          <w:sz w:val="16"/>
          <w:lang w:val="en-GB"/>
        </w:rPr>
        <w:t xml:space="preserve"> </w:t>
      </w:r>
      <w:r w:rsidRPr="000A05E3">
        <w:rPr>
          <w:sz w:val="16"/>
          <w:lang w:val="fr-FR"/>
        </w:rPr>
        <w:t>Brain</w:t>
      </w:r>
      <w:r w:rsidRPr="000A05E3">
        <w:rPr>
          <w:spacing w:val="-9"/>
          <w:sz w:val="16"/>
          <w:lang w:val="fr-FR"/>
        </w:rPr>
        <w:t xml:space="preserve"> </w:t>
      </w:r>
      <w:r w:rsidRPr="000A05E3">
        <w:rPr>
          <w:sz w:val="16"/>
          <w:lang w:val="fr-FR"/>
        </w:rPr>
        <w:t>Sciences</w:t>
      </w:r>
      <w:r w:rsidRPr="000A05E3">
        <w:rPr>
          <w:spacing w:val="-9"/>
          <w:sz w:val="16"/>
          <w:lang w:val="fr-FR"/>
        </w:rPr>
        <w:t xml:space="preserve"> </w:t>
      </w:r>
      <w:r w:rsidRPr="000A05E3">
        <w:rPr>
          <w:sz w:val="16"/>
          <w:lang w:val="fr-FR"/>
        </w:rPr>
        <w:t>11.</w:t>
      </w:r>
      <w:r w:rsidRPr="000A05E3">
        <w:rPr>
          <w:spacing w:val="3"/>
          <w:sz w:val="16"/>
          <w:lang w:val="fr-FR"/>
        </w:rPr>
        <w:t xml:space="preserve"> </w:t>
      </w:r>
      <w:proofErr w:type="gramStart"/>
      <w:r w:rsidRPr="000A05E3">
        <w:rPr>
          <w:sz w:val="16"/>
          <w:lang w:val="fr-FR"/>
        </w:rPr>
        <w:t>doi:</w:t>
      </w:r>
      <w:proofErr w:type="gramEnd"/>
      <w:r>
        <w:fldChar w:fldCharType="begin"/>
      </w:r>
      <w:r>
        <w:instrText xml:space="preserve"> HYPERLINK "http://dx.doi.org/10.3390/brainsci11060734" \h </w:instrText>
      </w:r>
      <w:r>
        <w:fldChar w:fldCharType="separate"/>
      </w:r>
      <w:r w:rsidRPr="000A05E3">
        <w:rPr>
          <w:color w:val="2F4F4F"/>
          <w:sz w:val="16"/>
          <w:lang w:val="fr-FR"/>
        </w:rPr>
        <w:t>10.3390/brainsci11060734</w:t>
      </w:r>
      <w:r>
        <w:rPr>
          <w:color w:val="2F4F4F"/>
          <w:sz w:val="16"/>
          <w:lang w:val="fr-FR"/>
        </w:rPr>
        <w:fldChar w:fldCharType="end"/>
      </w:r>
      <w:r w:rsidRPr="000A05E3">
        <w:rPr>
          <w:sz w:val="16"/>
          <w:lang w:val="fr-FR"/>
        </w:rPr>
        <w:t>.</w:t>
      </w:r>
    </w:p>
    <w:p w14:paraId="3C862BB3" w14:textId="77777777" w:rsidR="00AF779A" w:rsidRPr="00D516D6" w:rsidRDefault="00E9277B">
      <w:pPr>
        <w:spacing w:before="1"/>
        <w:ind w:left="116"/>
        <w:jc w:val="both"/>
        <w:rPr>
          <w:sz w:val="16"/>
          <w:lang w:val="en-GB"/>
        </w:rPr>
      </w:pPr>
      <w:r w:rsidRPr="000A05E3">
        <w:rPr>
          <w:w w:val="95"/>
          <w:sz w:val="16"/>
          <w:lang w:val="fr-FR"/>
        </w:rPr>
        <w:t>Al-</w:t>
      </w:r>
      <w:proofErr w:type="spellStart"/>
      <w:r w:rsidRPr="000A05E3">
        <w:rPr>
          <w:w w:val="95"/>
          <w:sz w:val="16"/>
          <w:lang w:val="fr-FR"/>
        </w:rPr>
        <w:t>Gburi</w:t>
      </w:r>
      <w:proofErr w:type="spellEnd"/>
      <w:r w:rsidRPr="000A05E3">
        <w:rPr>
          <w:w w:val="95"/>
          <w:sz w:val="16"/>
          <w:lang w:val="fr-FR"/>
        </w:rPr>
        <w:t>,</w:t>
      </w:r>
      <w:r w:rsidRPr="000A05E3">
        <w:rPr>
          <w:spacing w:val="-1"/>
          <w:sz w:val="16"/>
          <w:lang w:val="fr-FR"/>
        </w:rPr>
        <w:t xml:space="preserve"> </w:t>
      </w:r>
      <w:r w:rsidRPr="000A05E3">
        <w:rPr>
          <w:w w:val="95"/>
          <w:sz w:val="16"/>
          <w:lang w:val="fr-FR"/>
        </w:rPr>
        <w:t>S.H.,</w:t>
      </w:r>
      <w:r w:rsidRPr="000A05E3">
        <w:rPr>
          <w:sz w:val="16"/>
          <w:lang w:val="fr-FR"/>
        </w:rPr>
        <w:t xml:space="preserve"> </w:t>
      </w:r>
      <w:r w:rsidRPr="000A05E3">
        <w:rPr>
          <w:w w:val="95"/>
          <w:sz w:val="16"/>
          <w:lang w:val="fr-FR"/>
        </w:rPr>
        <w:t>Al-</w:t>
      </w:r>
      <w:proofErr w:type="spellStart"/>
      <w:r w:rsidRPr="000A05E3">
        <w:rPr>
          <w:w w:val="95"/>
          <w:sz w:val="16"/>
          <w:lang w:val="fr-FR"/>
        </w:rPr>
        <w:t>Sammak</w:t>
      </w:r>
      <w:proofErr w:type="spellEnd"/>
      <w:r w:rsidRPr="000A05E3">
        <w:rPr>
          <w:w w:val="95"/>
          <w:sz w:val="16"/>
          <w:lang w:val="fr-FR"/>
        </w:rPr>
        <w:t>,</w:t>
      </w:r>
      <w:r w:rsidRPr="000A05E3">
        <w:rPr>
          <w:spacing w:val="-1"/>
          <w:sz w:val="16"/>
          <w:lang w:val="fr-FR"/>
        </w:rPr>
        <w:t xml:space="preserve"> </w:t>
      </w:r>
      <w:r w:rsidRPr="000A05E3">
        <w:rPr>
          <w:w w:val="95"/>
          <w:sz w:val="16"/>
          <w:lang w:val="fr-FR"/>
        </w:rPr>
        <w:t>K.A.,</w:t>
      </w:r>
      <w:r w:rsidRPr="000A05E3">
        <w:rPr>
          <w:sz w:val="16"/>
          <w:lang w:val="fr-FR"/>
        </w:rPr>
        <w:t xml:space="preserve"> </w:t>
      </w:r>
      <w:proofErr w:type="spellStart"/>
      <w:r w:rsidRPr="000A05E3">
        <w:rPr>
          <w:w w:val="95"/>
          <w:sz w:val="16"/>
          <w:lang w:val="fr-FR"/>
        </w:rPr>
        <w:t>Marghescu</w:t>
      </w:r>
      <w:proofErr w:type="spellEnd"/>
      <w:r w:rsidRPr="000A05E3">
        <w:rPr>
          <w:w w:val="95"/>
          <w:sz w:val="16"/>
          <w:lang w:val="fr-FR"/>
        </w:rPr>
        <w:t>,</w:t>
      </w:r>
      <w:r w:rsidRPr="000A05E3">
        <w:rPr>
          <w:spacing w:val="-1"/>
          <w:sz w:val="16"/>
          <w:lang w:val="fr-FR"/>
        </w:rPr>
        <w:t xml:space="preserve"> </w:t>
      </w:r>
      <w:r w:rsidRPr="000A05E3">
        <w:rPr>
          <w:w w:val="95"/>
          <w:sz w:val="16"/>
          <w:lang w:val="fr-FR"/>
        </w:rPr>
        <w:t>I.,</w:t>
      </w:r>
      <w:r w:rsidRPr="000A05E3">
        <w:rPr>
          <w:sz w:val="16"/>
          <w:lang w:val="fr-FR"/>
        </w:rPr>
        <w:t xml:space="preserve"> </w:t>
      </w:r>
      <w:proofErr w:type="spellStart"/>
      <w:r w:rsidRPr="000A05E3">
        <w:rPr>
          <w:w w:val="95"/>
          <w:sz w:val="16"/>
          <w:lang w:val="fr-FR"/>
        </w:rPr>
        <w:t>Oprea</w:t>
      </w:r>
      <w:proofErr w:type="spellEnd"/>
      <w:r w:rsidRPr="000A05E3">
        <w:rPr>
          <w:w w:val="95"/>
          <w:sz w:val="16"/>
          <w:lang w:val="fr-FR"/>
        </w:rPr>
        <w:t>,</w:t>
      </w:r>
      <w:r w:rsidRPr="000A05E3">
        <w:rPr>
          <w:sz w:val="16"/>
          <w:lang w:val="fr-FR"/>
        </w:rPr>
        <w:t xml:space="preserve"> </w:t>
      </w:r>
      <w:r w:rsidRPr="000A05E3">
        <w:rPr>
          <w:w w:val="95"/>
          <w:sz w:val="16"/>
          <w:lang w:val="fr-FR"/>
        </w:rPr>
        <w:t>C.C.,</w:t>
      </w:r>
      <w:r w:rsidRPr="000A05E3">
        <w:rPr>
          <w:spacing w:val="-1"/>
          <w:sz w:val="16"/>
          <w:lang w:val="fr-FR"/>
        </w:rPr>
        <w:t xml:space="preserve"> </w:t>
      </w:r>
      <w:r w:rsidRPr="000A05E3">
        <w:rPr>
          <w:w w:val="95"/>
          <w:sz w:val="16"/>
          <w:lang w:val="fr-FR"/>
        </w:rPr>
        <w:t>2023.</w:t>
      </w:r>
      <w:r w:rsidRPr="000A05E3">
        <w:rPr>
          <w:spacing w:val="12"/>
          <w:sz w:val="16"/>
          <w:lang w:val="fr-FR"/>
        </w:rPr>
        <w:t xml:space="preserve"> </w:t>
      </w:r>
      <w:r w:rsidRPr="00D516D6">
        <w:rPr>
          <w:w w:val="95"/>
          <w:sz w:val="16"/>
          <w:lang w:val="en-GB"/>
        </w:rPr>
        <w:t>State</w:t>
      </w:r>
      <w:r w:rsidRPr="00D516D6">
        <w:rPr>
          <w:spacing w:val="-1"/>
          <w:sz w:val="16"/>
          <w:lang w:val="en-GB"/>
        </w:rPr>
        <w:t xml:space="preserve"> </w:t>
      </w:r>
      <w:r w:rsidRPr="00D516D6">
        <w:rPr>
          <w:w w:val="95"/>
          <w:sz w:val="16"/>
          <w:lang w:val="en-GB"/>
        </w:rPr>
        <w:t>of</w:t>
      </w:r>
      <w:r w:rsidRPr="00D516D6">
        <w:rPr>
          <w:sz w:val="16"/>
          <w:lang w:val="en-GB"/>
        </w:rPr>
        <w:t xml:space="preserve"> </w:t>
      </w:r>
      <w:r w:rsidRPr="00D516D6">
        <w:rPr>
          <w:w w:val="95"/>
          <w:sz w:val="16"/>
          <w:lang w:val="en-GB"/>
        </w:rPr>
        <w:t>the</w:t>
      </w:r>
      <w:r w:rsidRPr="00D516D6">
        <w:rPr>
          <w:spacing w:val="-1"/>
          <w:sz w:val="16"/>
          <w:lang w:val="en-GB"/>
        </w:rPr>
        <w:t xml:space="preserve"> </w:t>
      </w:r>
      <w:r w:rsidRPr="00D516D6">
        <w:rPr>
          <w:w w:val="95"/>
          <w:sz w:val="16"/>
          <w:lang w:val="en-GB"/>
        </w:rPr>
        <w:t>art</w:t>
      </w:r>
      <w:r w:rsidRPr="00D516D6">
        <w:rPr>
          <w:sz w:val="16"/>
          <w:lang w:val="en-GB"/>
        </w:rPr>
        <w:t xml:space="preserve"> </w:t>
      </w:r>
      <w:r w:rsidRPr="00D516D6">
        <w:rPr>
          <w:w w:val="95"/>
          <w:sz w:val="16"/>
          <w:lang w:val="en-GB"/>
        </w:rPr>
        <w:t>in</w:t>
      </w:r>
      <w:r w:rsidRPr="00D516D6">
        <w:rPr>
          <w:spacing w:val="-1"/>
          <w:sz w:val="16"/>
          <w:lang w:val="en-GB"/>
        </w:rPr>
        <w:t xml:space="preserve"> </w:t>
      </w:r>
      <w:r w:rsidRPr="00D516D6">
        <w:rPr>
          <w:w w:val="95"/>
          <w:sz w:val="16"/>
          <w:lang w:val="en-GB"/>
        </w:rPr>
        <w:t>drivers’</w:t>
      </w:r>
      <w:r w:rsidRPr="00D516D6">
        <w:rPr>
          <w:sz w:val="16"/>
          <w:lang w:val="en-GB"/>
        </w:rPr>
        <w:t xml:space="preserve"> </w:t>
      </w:r>
      <w:r w:rsidRPr="00D516D6">
        <w:rPr>
          <w:w w:val="95"/>
          <w:sz w:val="16"/>
          <w:lang w:val="en-GB"/>
        </w:rPr>
        <w:t>attention</w:t>
      </w:r>
      <w:r w:rsidRPr="00D516D6">
        <w:rPr>
          <w:sz w:val="16"/>
          <w:lang w:val="en-GB"/>
        </w:rPr>
        <w:t xml:space="preserve"> </w:t>
      </w:r>
      <w:r w:rsidRPr="00D516D6">
        <w:rPr>
          <w:w w:val="95"/>
          <w:sz w:val="16"/>
          <w:lang w:val="en-GB"/>
        </w:rPr>
        <w:t>monitoring</w:t>
      </w:r>
      <w:r w:rsidRPr="00D516D6">
        <w:rPr>
          <w:spacing w:val="-1"/>
          <w:sz w:val="16"/>
          <w:lang w:val="en-GB"/>
        </w:rPr>
        <w:t xml:space="preserve"> </w:t>
      </w:r>
      <w:r w:rsidRPr="00D516D6">
        <w:rPr>
          <w:w w:val="95"/>
          <w:sz w:val="16"/>
          <w:lang w:val="en-GB"/>
        </w:rPr>
        <w:t>-</w:t>
      </w:r>
      <w:r w:rsidRPr="00D516D6">
        <w:rPr>
          <w:sz w:val="16"/>
          <w:lang w:val="en-GB"/>
        </w:rPr>
        <w:t xml:space="preserve"> </w:t>
      </w:r>
      <w:r w:rsidRPr="00D516D6">
        <w:rPr>
          <w:w w:val="95"/>
          <w:sz w:val="16"/>
          <w:lang w:val="en-GB"/>
        </w:rPr>
        <w:t>a</w:t>
      </w:r>
      <w:r w:rsidRPr="00D516D6">
        <w:rPr>
          <w:spacing w:val="-1"/>
          <w:sz w:val="16"/>
          <w:lang w:val="en-GB"/>
        </w:rPr>
        <w:t xml:space="preserve"> </w:t>
      </w:r>
      <w:r w:rsidRPr="00D516D6">
        <w:rPr>
          <w:w w:val="95"/>
          <w:sz w:val="16"/>
          <w:lang w:val="en-GB"/>
        </w:rPr>
        <w:t>systematic</w:t>
      </w:r>
      <w:r w:rsidRPr="00D516D6">
        <w:rPr>
          <w:sz w:val="16"/>
          <w:lang w:val="en-GB"/>
        </w:rPr>
        <w:t xml:space="preserve"> </w:t>
      </w:r>
      <w:r w:rsidRPr="00D516D6">
        <w:rPr>
          <w:w w:val="95"/>
          <w:sz w:val="16"/>
          <w:lang w:val="en-GB"/>
        </w:rPr>
        <w:t>literature</w:t>
      </w:r>
      <w:r w:rsidRPr="00D516D6">
        <w:rPr>
          <w:spacing w:val="-1"/>
          <w:sz w:val="16"/>
          <w:lang w:val="en-GB"/>
        </w:rPr>
        <w:t xml:space="preserve"> </w:t>
      </w:r>
      <w:r w:rsidRPr="00D516D6">
        <w:rPr>
          <w:spacing w:val="-2"/>
          <w:w w:val="95"/>
          <w:sz w:val="16"/>
          <w:lang w:val="en-GB"/>
        </w:rPr>
        <w:t>review.</w:t>
      </w:r>
    </w:p>
    <w:p w14:paraId="02474FB1" w14:textId="77777777" w:rsidR="00AF779A" w:rsidRPr="00D516D6" w:rsidRDefault="00E9277B">
      <w:pPr>
        <w:spacing w:before="12"/>
        <w:ind w:left="315"/>
        <w:jc w:val="both"/>
        <w:rPr>
          <w:sz w:val="16"/>
          <w:lang w:val="en-GB"/>
        </w:rPr>
      </w:pPr>
      <w:bookmarkStart w:id="236" w:name="_bookmark42"/>
      <w:bookmarkEnd w:id="236"/>
      <w:r w:rsidRPr="00D516D6">
        <w:rPr>
          <w:w w:val="95"/>
          <w:sz w:val="16"/>
          <w:lang w:val="en-GB"/>
        </w:rPr>
        <w:t>Karbala</w:t>
      </w:r>
      <w:r w:rsidRPr="00D516D6">
        <w:rPr>
          <w:spacing w:val="11"/>
          <w:sz w:val="16"/>
          <w:lang w:val="en-GB"/>
        </w:rPr>
        <w:t xml:space="preserve"> </w:t>
      </w:r>
      <w:r w:rsidRPr="00D516D6">
        <w:rPr>
          <w:w w:val="95"/>
          <w:sz w:val="16"/>
          <w:lang w:val="en-GB"/>
        </w:rPr>
        <w:t>International</w:t>
      </w:r>
      <w:r w:rsidRPr="00D516D6">
        <w:rPr>
          <w:spacing w:val="12"/>
          <w:sz w:val="16"/>
          <w:lang w:val="en-GB"/>
        </w:rPr>
        <w:t xml:space="preserve"> </w:t>
      </w:r>
      <w:r w:rsidRPr="00D516D6">
        <w:rPr>
          <w:w w:val="95"/>
          <w:sz w:val="16"/>
          <w:lang w:val="en-GB"/>
        </w:rPr>
        <w:t>Journal</w:t>
      </w:r>
      <w:r w:rsidRPr="00D516D6">
        <w:rPr>
          <w:spacing w:val="11"/>
          <w:sz w:val="16"/>
          <w:lang w:val="en-GB"/>
        </w:rPr>
        <w:t xml:space="preserve"> </w:t>
      </w:r>
      <w:r w:rsidRPr="00D516D6">
        <w:rPr>
          <w:w w:val="95"/>
          <w:sz w:val="16"/>
          <w:lang w:val="en-GB"/>
        </w:rPr>
        <w:t>of</w:t>
      </w:r>
      <w:r w:rsidRPr="00D516D6">
        <w:rPr>
          <w:spacing w:val="12"/>
          <w:sz w:val="16"/>
          <w:lang w:val="en-GB"/>
        </w:rPr>
        <w:t xml:space="preserve"> </w:t>
      </w:r>
      <w:r w:rsidRPr="00D516D6">
        <w:rPr>
          <w:w w:val="95"/>
          <w:sz w:val="16"/>
          <w:lang w:val="en-GB"/>
        </w:rPr>
        <w:t>Modern</w:t>
      </w:r>
      <w:r w:rsidRPr="00D516D6">
        <w:rPr>
          <w:spacing w:val="11"/>
          <w:sz w:val="16"/>
          <w:lang w:val="en-GB"/>
        </w:rPr>
        <w:t xml:space="preserve"> </w:t>
      </w:r>
      <w:r w:rsidRPr="00D516D6">
        <w:rPr>
          <w:w w:val="95"/>
          <w:sz w:val="16"/>
          <w:lang w:val="en-GB"/>
        </w:rPr>
        <w:t>Science</w:t>
      </w:r>
      <w:r w:rsidRPr="00D516D6">
        <w:rPr>
          <w:spacing w:val="12"/>
          <w:sz w:val="16"/>
          <w:lang w:val="en-GB"/>
        </w:rPr>
        <w:t xml:space="preserve"> </w:t>
      </w:r>
      <w:r w:rsidRPr="00D516D6">
        <w:rPr>
          <w:w w:val="95"/>
          <w:sz w:val="16"/>
          <w:lang w:val="en-GB"/>
        </w:rPr>
        <w:t>9,</w:t>
      </w:r>
      <w:r w:rsidRPr="00D516D6">
        <w:rPr>
          <w:spacing w:val="11"/>
          <w:sz w:val="16"/>
          <w:lang w:val="en-GB"/>
        </w:rPr>
        <w:t xml:space="preserve"> </w:t>
      </w:r>
      <w:r w:rsidRPr="00D516D6">
        <w:rPr>
          <w:w w:val="95"/>
          <w:sz w:val="16"/>
          <w:lang w:val="en-GB"/>
        </w:rPr>
        <w:t>14–26.</w:t>
      </w:r>
      <w:r w:rsidRPr="00D516D6">
        <w:rPr>
          <w:spacing w:val="32"/>
          <w:sz w:val="16"/>
          <w:lang w:val="en-GB"/>
        </w:rPr>
        <w:t xml:space="preserve"> </w:t>
      </w:r>
      <w:r w:rsidRPr="00D516D6">
        <w:rPr>
          <w:w w:val="95"/>
          <w:sz w:val="16"/>
          <w:lang w:val="en-GB"/>
        </w:rPr>
        <w:t>doi:</w:t>
      </w:r>
      <w:hyperlink r:id="rId49">
        <w:r w:rsidRPr="00D516D6">
          <w:rPr>
            <w:color w:val="2F4F4F"/>
            <w:w w:val="95"/>
            <w:sz w:val="16"/>
            <w:lang w:val="en-GB"/>
          </w:rPr>
          <w:t>10.33640/2405-</w:t>
        </w:r>
        <w:r w:rsidRPr="00D516D6">
          <w:rPr>
            <w:color w:val="2F4F4F"/>
            <w:spacing w:val="-2"/>
            <w:w w:val="95"/>
            <w:sz w:val="16"/>
            <w:lang w:val="en-GB"/>
          </w:rPr>
          <w:t>609X.3278</w:t>
        </w:r>
      </w:hyperlink>
      <w:r w:rsidRPr="00D516D6">
        <w:rPr>
          <w:spacing w:val="-2"/>
          <w:w w:val="95"/>
          <w:sz w:val="16"/>
          <w:lang w:val="en-GB"/>
        </w:rPr>
        <w:t>.</w:t>
      </w:r>
    </w:p>
    <w:p w14:paraId="04C8EEBB" w14:textId="77777777" w:rsidR="00AF779A" w:rsidRPr="00D516D6" w:rsidRDefault="00E9277B">
      <w:pPr>
        <w:spacing w:before="12" w:line="254" w:lineRule="auto"/>
        <w:ind w:left="315" w:right="154" w:hanging="200"/>
        <w:jc w:val="both"/>
        <w:rPr>
          <w:sz w:val="16"/>
          <w:lang w:val="en-GB"/>
        </w:rPr>
      </w:pPr>
      <w:r w:rsidRPr="00D516D6">
        <w:rPr>
          <w:sz w:val="16"/>
          <w:lang w:val="en-GB"/>
        </w:rPr>
        <w:t>Albrecht,</w:t>
      </w:r>
      <w:r w:rsidRPr="00D516D6">
        <w:rPr>
          <w:spacing w:val="-3"/>
          <w:sz w:val="16"/>
          <w:lang w:val="en-GB"/>
        </w:rPr>
        <w:t xml:space="preserve"> </w:t>
      </w:r>
      <w:r w:rsidRPr="00D516D6">
        <w:rPr>
          <w:sz w:val="16"/>
          <w:lang w:val="en-GB"/>
        </w:rPr>
        <w:t>M.A.,</w:t>
      </w:r>
      <w:r w:rsidRPr="00D516D6">
        <w:rPr>
          <w:spacing w:val="-3"/>
          <w:sz w:val="16"/>
          <w:lang w:val="en-GB"/>
        </w:rPr>
        <w:t xml:space="preserve"> </w:t>
      </w:r>
      <w:r w:rsidRPr="00D516D6">
        <w:rPr>
          <w:sz w:val="16"/>
          <w:lang w:val="en-GB"/>
        </w:rPr>
        <w:t>Foster,</w:t>
      </w:r>
      <w:r w:rsidRPr="00D516D6">
        <w:rPr>
          <w:spacing w:val="-3"/>
          <w:sz w:val="16"/>
          <w:lang w:val="en-GB"/>
        </w:rPr>
        <w:t xml:space="preserve"> </w:t>
      </w:r>
      <w:r w:rsidRPr="00D516D6">
        <w:rPr>
          <w:sz w:val="16"/>
          <w:lang w:val="en-GB"/>
        </w:rPr>
        <w:t>J.K.,</w:t>
      </w:r>
      <w:r w:rsidRPr="00D516D6">
        <w:rPr>
          <w:spacing w:val="-3"/>
          <w:sz w:val="16"/>
          <w:lang w:val="en-GB"/>
        </w:rPr>
        <w:t xml:space="preserve"> </w:t>
      </w:r>
      <w:r w:rsidRPr="00D516D6">
        <w:rPr>
          <w:sz w:val="16"/>
          <w:lang w:val="en-GB"/>
        </w:rPr>
        <w:t>Joosten,</w:t>
      </w:r>
      <w:r w:rsidRPr="00D516D6">
        <w:rPr>
          <w:spacing w:val="-3"/>
          <w:sz w:val="16"/>
          <w:lang w:val="en-GB"/>
        </w:rPr>
        <w:t xml:space="preserve"> </w:t>
      </w:r>
      <w:r w:rsidRPr="00D516D6">
        <w:rPr>
          <w:sz w:val="16"/>
          <w:lang w:val="en-GB"/>
        </w:rPr>
        <w:t>A.,</w:t>
      </w:r>
      <w:r w:rsidRPr="00D516D6">
        <w:rPr>
          <w:spacing w:val="-3"/>
          <w:sz w:val="16"/>
          <w:lang w:val="en-GB"/>
        </w:rPr>
        <w:t xml:space="preserve"> </w:t>
      </w:r>
      <w:proofErr w:type="spellStart"/>
      <w:r w:rsidRPr="00D516D6">
        <w:rPr>
          <w:sz w:val="16"/>
          <w:lang w:val="en-GB"/>
        </w:rPr>
        <w:t>Falkmer</w:t>
      </w:r>
      <w:proofErr w:type="spellEnd"/>
      <w:r w:rsidRPr="00D516D6">
        <w:rPr>
          <w:sz w:val="16"/>
          <w:lang w:val="en-GB"/>
        </w:rPr>
        <w:t>,</w:t>
      </w:r>
      <w:r w:rsidRPr="00D516D6">
        <w:rPr>
          <w:spacing w:val="-3"/>
          <w:sz w:val="16"/>
          <w:lang w:val="en-GB"/>
        </w:rPr>
        <w:t xml:space="preserve"> </w:t>
      </w:r>
      <w:r w:rsidRPr="00D516D6">
        <w:rPr>
          <w:sz w:val="16"/>
          <w:lang w:val="en-GB"/>
        </w:rPr>
        <w:t>M.,</w:t>
      </w:r>
      <w:r w:rsidRPr="00D516D6">
        <w:rPr>
          <w:spacing w:val="-3"/>
          <w:sz w:val="16"/>
          <w:lang w:val="en-GB"/>
        </w:rPr>
        <w:t xml:space="preserve"> </w:t>
      </w:r>
      <w:r w:rsidRPr="00D516D6">
        <w:rPr>
          <w:sz w:val="16"/>
          <w:lang w:val="en-GB"/>
        </w:rPr>
        <w:t>Tang,</w:t>
      </w:r>
      <w:r w:rsidRPr="00D516D6">
        <w:rPr>
          <w:spacing w:val="-3"/>
          <w:sz w:val="16"/>
          <w:lang w:val="en-GB"/>
        </w:rPr>
        <w:t xml:space="preserve"> </w:t>
      </w:r>
      <w:r w:rsidRPr="00D516D6">
        <w:rPr>
          <w:sz w:val="16"/>
          <w:lang w:val="en-GB"/>
        </w:rPr>
        <w:t>J.,</w:t>
      </w:r>
      <w:r w:rsidRPr="00D516D6">
        <w:rPr>
          <w:spacing w:val="-3"/>
          <w:sz w:val="16"/>
          <w:lang w:val="en-GB"/>
        </w:rPr>
        <w:t xml:space="preserve"> </w:t>
      </w:r>
      <w:r w:rsidRPr="00D516D6">
        <w:rPr>
          <w:sz w:val="16"/>
          <w:lang w:val="en-GB"/>
        </w:rPr>
        <w:t>Leung,</w:t>
      </w:r>
      <w:r w:rsidRPr="00D516D6">
        <w:rPr>
          <w:spacing w:val="-3"/>
          <w:sz w:val="16"/>
          <w:lang w:val="en-GB"/>
        </w:rPr>
        <w:t xml:space="preserve"> </w:t>
      </w:r>
      <w:r w:rsidRPr="00D516D6">
        <w:rPr>
          <w:sz w:val="16"/>
          <w:lang w:val="en-GB"/>
        </w:rPr>
        <w:t>D.,</w:t>
      </w:r>
      <w:r w:rsidRPr="00D516D6">
        <w:rPr>
          <w:spacing w:val="-3"/>
          <w:sz w:val="16"/>
          <w:lang w:val="en-GB"/>
        </w:rPr>
        <w:t xml:space="preserve"> </w:t>
      </w:r>
      <w:proofErr w:type="spellStart"/>
      <w:r w:rsidRPr="00D516D6">
        <w:rPr>
          <w:sz w:val="16"/>
          <w:lang w:val="en-GB"/>
        </w:rPr>
        <w:t>Ordqvist</w:t>
      </w:r>
      <w:proofErr w:type="spellEnd"/>
      <w:r w:rsidRPr="00D516D6">
        <w:rPr>
          <w:sz w:val="16"/>
          <w:lang w:val="en-GB"/>
        </w:rPr>
        <w:t>,</w:t>
      </w:r>
      <w:r w:rsidRPr="00D516D6">
        <w:rPr>
          <w:spacing w:val="-3"/>
          <w:sz w:val="16"/>
          <w:lang w:val="en-GB"/>
        </w:rPr>
        <w:t xml:space="preserve"> </w:t>
      </w:r>
      <w:r w:rsidRPr="00D516D6">
        <w:rPr>
          <w:sz w:val="16"/>
          <w:lang w:val="en-GB"/>
        </w:rPr>
        <w:t>A.,</w:t>
      </w:r>
      <w:r w:rsidRPr="00D516D6">
        <w:rPr>
          <w:spacing w:val="-3"/>
          <w:sz w:val="16"/>
          <w:lang w:val="en-GB"/>
        </w:rPr>
        <w:t xml:space="preserve"> </w:t>
      </w:r>
      <w:proofErr w:type="spellStart"/>
      <w:r w:rsidRPr="00D516D6">
        <w:rPr>
          <w:sz w:val="16"/>
          <w:lang w:val="en-GB"/>
        </w:rPr>
        <w:t>Falkmer</w:t>
      </w:r>
      <w:proofErr w:type="spellEnd"/>
      <w:r w:rsidRPr="00D516D6">
        <w:rPr>
          <w:sz w:val="16"/>
          <w:lang w:val="en-GB"/>
        </w:rPr>
        <w:t>,</w:t>
      </w:r>
      <w:r w:rsidRPr="00D516D6">
        <w:rPr>
          <w:spacing w:val="-3"/>
          <w:sz w:val="16"/>
          <w:lang w:val="en-GB"/>
        </w:rPr>
        <w:t xml:space="preserve"> </w:t>
      </w:r>
      <w:r w:rsidRPr="00D516D6">
        <w:rPr>
          <w:sz w:val="16"/>
          <w:lang w:val="en-GB"/>
        </w:rPr>
        <w:t>T.,</w:t>
      </w:r>
      <w:r w:rsidRPr="00D516D6">
        <w:rPr>
          <w:spacing w:val="-3"/>
          <w:sz w:val="16"/>
          <w:lang w:val="en-GB"/>
        </w:rPr>
        <w:t xml:space="preserve"> </w:t>
      </w:r>
      <w:r w:rsidRPr="00D516D6">
        <w:rPr>
          <w:sz w:val="16"/>
          <w:lang w:val="en-GB"/>
        </w:rPr>
        <w:t>2014.</w:t>
      </w:r>
      <w:r w:rsidRPr="00D516D6">
        <w:rPr>
          <w:spacing w:val="18"/>
          <w:sz w:val="16"/>
          <w:lang w:val="en-GB"/>
        </w:rPr>
        <w:t xml:space="preserve"> </w:t>
      </w:r>
      <w:r w:rsidRPr="00D516D6">
        <w:rPr>
          <w:sz w:val="16"/>
          <w:lang w:val="en-GB"/>
        </w:rPr>
        <w:t>Visual</w:t>
      </w:r>
      <w:r w:rsidRPr="00D516D6">
        <w:rPr>
          <w:spacing w:val="-3"/>
          <w:sz w:val="16"/>
          <w:lang w:val="en-GB"/>
        </w:rPr>
        <w:t xml:space="preserve"> </w:t>
      </w:r>
      <w:r w:rsidRPr="00D516D6">
        <w:rPr>
          <w:sz w:val="16"/>
          <w:lang w:val="en-GB"/>
        </w:rPr>
        <w:t>search</w:t>
      </w:r>
      <w:r w:rsidRPr="00D516D6">
        <w:rPr>
          <w:spacing w:val="-3"/>
          <w:sz w:val="16"/>
          <w:lang w:val="en-GB"/>
        </w:rPr>
        <w:t xml:space="preserve"> </w:t>
      </w:r>
      <w:r w:rsidRPr="00D516D6">
        <w:rPr>
          <w:sz w:val="16"/>
          <w:lang w:val="en-GB"/>
        </w:rPr>
        <w:t>strategies</w:t>
      </w:r>
      <w:r w:rsidRPr="00D516D6">
        <w:rPr>
          <w:spacing w:val="-3"/>
          <w:sz w:val="16"/>
          <w:lang w:val="en-GB"/>
        </w:rPr>
        <w:t xml:space="preserve"> </w:t>
      </w:r>
      <w:r w:rsidRPr="00D516D6">
        <w:rPr>
          <w:sz w:val="16"/>
          <w:lang w:val="en-GB"/>
        </w:rPr>
        <w:t>during</w:t>
      </w:r>
      <w:r w:rsidRPr="00D516D6">
        <w:rPr>
          <w:spacing w:val="-3"/>
          <w:sz w:val="16"/>
          <w:lang w:val="en-GB"/>
        </w:rPr>
        <w:t xml:space="preserve"> </w:t>
      </w:r>
      <w:r w:rsidRPr="00D516D6">
        <w:rPr>
          <w:sz w:val="16"/>
          <w:lang w:val="en-GB"/>
        </w:rPr>
        <w:t>facial</w:t>
      </w:r>
      <w:r w:rsidRPr="00D516D6">
        <w:rPr>
          <w:spacing w:val="40"/>
          <w:sz w:val="16"/>
          <w:lang w:val="en-GB"/>
        </w:rPr>
        <w:t xml:space="preserve"> </w:t>
      </w:r>
      <w:bookmarkStart w:id="237" w:name="_bookmark43"/>
      <w:bookmarkEnd w:id="237"/>
      <w:r w:rsidRPr="00D516D6">
        <w:rPr>
          <w:sz w:val="16"/>
          <w:lang w:val="en-GB"/>
        </w:rPr>
        <w:t xml:space="preserve">recognition in children with </w:t>
      </w:r>
      <w:proofErr w:type="spellStart"/>
      <w:r w:rsidRPr="00D516D6">
        <w:rPr>
          <w:sz w:val="16"/>
          <w:lang w:val="en-GB"/>
        </w:rPr>
        <w:t>asd</w:t>
      </w:r>
      <w:proofErr w:type="spellEnd"/>
      <w:r w:rsidRPr="00D516D6">
        <w:rPr>
          <w:sz w:val="16"/>
          <w:lang w:val="en-GB"/>
        </w:rPr>
        <w:t>.</w:t>
      </w:r>
      <w:r w:rsidRPr="00D516D6">
        <w:rPr>
          <w:spacing w:val="24"/>
          <w:sz w:val="16"/>
          <w:lang w:val="en-GB"/>
        </w:rPr>
        <w:t xml:space="preserve"> </w:t>
      </w:r>
      <w:r w:rsidRPr="00D516D6">
        <w:rPr>
          <w:sz w:val="16"/>
          <w:lang w:val="en-GB"/>
        </w:rPr>
        <w:t>Research in Autism Spectrum Disorders 8, 559–569.</w:t>
      </w:r>
      <w:r w:rsidRPr="00D516D6">
        <w:rPr>
          <w:spacing w:val="24"/>
          <w:sz w:val="16"/>
          <w:lang w:val="en-GB"/>
        </w:rPr>
        <w:t xml:space="preserve"> </w:t>
      </w:r>
      <w:r w:rsidRPr="00D516D6">
        <w:rPr>
          <w:sz w:val="16"/>
          <w:lang w:val="en-GB"/>
        </w:rPr>
        <w:t>doi:</w:t>
      </w:r>
      <w:hyperlink r:id="rId50">
        <w:r w:rsidRPr="00D516D6">
          <w:rPr>
            <w:color w:val="2F4F4F"/>
            <w:sz w:val="16"/>
            <w:lang w:val="en-GB"/>
          </w:rPr>
          <w:t>10.1016/j.rasd.2014.01.014</w:t>
        </w:r>
      </w:hyperlink>
      <w:r w:rsidRPr="00D516D6">
        <w:rPr>
          <w:sz w:val="16"/>
          <w:lang w:val="en-GB"/>
        </w:rPr>
        <w:t>.</w:t>
      </w:r>
    </w:p>
    <w:p w14:paraId="2B7B1C9B" w14:textId="77777777" w:rsidR="00AF779A" w:rsidRPr="000A05E3" w:rsidRDefault="00E9277B">
      <w:pPr>
        <w:spacing w:line="254" w:lineRule="auto"/>
        <w:ind w:left="315" w:right="154" w:hanging="200"/>
        <w:jc w:val="both"/>
        <w:rPr>
          <w:sz w:val="16"/>
          <w:lang w:val="es-ES"/>
        </w:rPr>
      </w:pPr>
      <w:proofErr w:type="spellStart"/>
      <w:r w:rsidRPr="00D516D6">
        <w:rPr>
          <w:sz w:val="16"/>
          <w:lang w:val="en-GB"/>
        </w:rPr>
        <w:t>Altameem</w:t>
      </w:r>
      <w:proofErr w:type="spellEnd"/>
      <w:r w:rsidRPr="00D516D6">
        <w:rPr>
          <w:sz w:val="16"/>
          <w:lang w:val="en-GB"/>
        </w:rPr>
        <w:t xml:space="preserve">, A., Kumar, A., </w:t>
      </w:r>
      <w:proofErr w:type="spellStart"/>
      <w:r w:rsidRPr="00D516D6">
        <w:rPr>
          <w:sz w:val="16"/>
          <w:lang w:val="en-GB"/>
        </w:rPr>
        <w:t>Poonia</w:t>
      </w:r>
      <w:proofErr w:type="spellEnd"/>
      <w:r w:rsidRPr="00D516D6">
        <w:rPr>
          <w:sz w:val="16"/>
          <w:lang w:val="en-GB"/>
        </w:rPr>
        <w:t>, R.C.</w:t>
      </w:r>
      <w:r w:rsidRPr="00D516D6">
        <w:rPr>
          <w:sz w:val="16"/>
          <w:lang w:val="en-GB"/>
        </w:rPr>
        <w:t xml:space="preserve">, Kumar, S., </w:t>
      </w:r>
      <w:proofErr w:type="spellStart"/>
      <w:r w:rsidRPr="00D516D6">
        <w:rPr>
          <w:sz w:val="16"/>
          <w:lang w:val="en-GB"/>
        </w:rPr>
        <w:t>Saudagar</w:t>
      </w:r>
      <w:proofErr w:type="spellEnd"/>
      <w:r w:rsidRPr="00D516D6">
        <w:rPr>
          <w:sz w:val="16"/>
          <w:lang w:val="en-GB"/>
        </w:rPr>
        <w:t>, A.K.J., 2021.</w:t>
      </w:r>
      <w:r w:rsidRPr="00D516D6">
        <w:rPr>
          <w:spacing w:val="39"/>
          <w:sz w:val="16"/>
          <w:lang w:val="en-GB"/>
        </w:rPr>
        <w:t xml:space="preserve"> </w:t>
      </w:r>
      <w:r w:rsidRPr="00D516D6">
        <w:rPr>
          <w:sz w:val="16"/>
          <w:lang w:val="en-GB"/>
        </w:rPr>
        <w:t>Early identification and detection of driver drowsiness by hybrid</w:t>
      </w:r>
      <w:r w:rsidRPr="00D516D6">
        <w:rPr>
          <w:spacing w:val="40"/>
          <w:sz w:val="16"/>
          <w:lang w:val="en-GB"/>
        </w:rPr>
        <w:t xml:space="preserve"> </w:t>
      </w:r>
      <w:bookmarkStart w:id="238" w:name="_bookmark44"/>
      <w:bookmarkEnd w:id="238"/>
      <w:r w:rsidRPr="00D516D6">
        <w:rPr>
          <w:sz w:val="16"/>
          <w:lang w:val="en-GB"/>
        </w:rPr>
        <w:t>machine learning.</w:t>
      </w:r>
      <w:r w:rsidRPr="00D516D6">
        <w:rPr>
          <w:spacing w:val="40"/>
          <w:sz w:val="16"/>
          <w:lang w:val="en-GB"/>
        </w:rPr>
        <w:t xml:space="preserve"> </w:t>
      </w:r>
      <w:r w:rsidRPr="000A05E3">
        <w:rPr>
          <w:sz w:val="16"/>
          <w:lang w:val="es-ES"/>
        </w:rPr>
        <w:t>IEEE Access 9, 162805–162819.</w:t>
      </w:r>
      <w:r w:rsidRPr="000A05E3">
        <w:rPr>
          <w:spacing w:val="40"/>
          <w:sz w:val="16"/>
          <w:lang w:val="es-ES"/>
        </w:rPr>
        <w:t xml:space="preserve"> </w:t>
      </w:r>
      <w:r w:rsidRPr="000A05E3">
        <w:rPr>
          <w:sz w:val="16"/>
          <w:lang w:val="es-ES"/>
        </w:rPr>
        <w:t>doi:</w:t>
      </w:r>
      <w:r>
        <w:fldChar w:fldCharType="begin"/>
      </w:r>
      <w:r w:rsidRPr="00E46D94">
        <w:rPr>
          <w:lang w:val="es-EC"/>
          <w:rPrChange w:id="239" w:author="Gleiston C. Guerrero Ulloa" w:date="2024-07-22T19:25:00Z">
            <w:rPr/>
          </w:rPrChange>
        </w:rPr>
        <w:instrText xml:space="preserve"> HYPERLINK "http://dx.doi.org/10.1109/access.2021.3131601" \h </w:instrText>
      </w:r>
      <w:r>
        <w:fldChar w:fldCharType="separate"/>
      </w:r>
      <w:r w:rsidRPr="000A05E3">
        <w:rPr>
          <w:color w:val="2F4F4F"/>
          <w:sz w:val="16"/>
          <w:lang w:val="es-ES"/>
        </w:rPr>
        <w:t>10.1109/access.2021.3131601</w:t>
      </w:r>
      <w:r>
        <w:rPr>
          <w:color w:val="2F4F4F"/>
          <w:sz w:val="16"/>
          <w:lang w:val="es-ES"/>
        </w:rPr>
        <w:fldChar w:fldCharType="end"/>
      </w:r>
      <w:r w:rsidRPr="000A05E3">
        <w:rPr>
          <w:sz w:val="16"/>
          <w:lang w:val="es-ES"/>
        </w:rPr>
        <w:t>.</w:t>
      </w:r>
    </w:p>
    <w:p w14:paraId="2D053846" w14:textId="77777777" w:rsidR="00AF779A" w:rsidRPr="000A05E3" w:rsidRDefault="00E9277B">
      <w:pPr>
        <w:spacing w:before="1" w:line="254" w:lineRule="auto"/>
        <w:ind w:left="315" w:right="154" w:hanging="200"/>
        <w:jc w:val="both"/>
        <w:rPr>
          <w:sz w:val="16"/>
          <w:lang w:val="fr-FR"/>
        </w:rPr>
      </w:pPr>
      <w:r w:rsidRPr="000A05E3">
        <w:rPr>
          <w:sz w:val="16"/>
          <w:lang w:val="es-ES"/>
        </w:rPr>
        <w:t>Alvear-</w:t>
      </w:r>
      <w:r w:rsidRPr="000A05E3">
        <w:rPr>
          <w:sz w:val="16"/>
          <w:lang w:val="es-ES"/>
        </w:rPr>
        <w:t>Puertas,</w:t>
      </w:r>
      <w:r w:rsidRPr="000A05E3">
        <w:rPr>
          <w:spacing w:val="-4"/>
          <w:sz w:val="16"/>
          <w:lang w:val="es-ES"/>
        </w:rPr>
        <w:t xml:space="preserve"> </w:t>
      </w:r>
      <w:r w:rsidRPr="000A05E3">
        <w:rPr>
          <w:sz w:val="16"/>
          <w:lang w:val="es-ES"/>
        </w:rPr>
        <w:t>V.,</w:t>
      </w:r>
      <w:r w:rsidRPr="000A05E3">
        <w:rPr>
          <w:spacing w:val="-4"/>
          <w:sz w:val="16"/>
          <w:lang w:val="es-ES"/>
        </w:rPr>
        <w:t xml:space="preserve"> </w:t>
      </w:r>
      <w:r w:rsidRPr="000A05E3">
        <w:rPr>
          <w:sz w:val="16"/>
          <w:lang w:val="es-ES"/>
        </w:rPr>
        <w:t>Rosero-Montalvo,</w:t>
      </w:r>
      <w:r w:rsidRPr="000A05E3">
        <w:rPr>
          <w:spacing w:val="-4"/>
          <w:sz w:val="16"/>
          <w:lang w:val="es-ES"/>
        </w:rPr>
        <w:t xml:space="preserve"> </w:t>
      </w:r>
      <w:r w:rsidRPr="000A05E3">
        <w:rPr>
          <w:sz w:val="16"/>
          <w:lang w:val="es-ES"/>
        </w:rPr>
        <w:t>P.,</w:t>
      </w:r>
      <w:r w:rsidRPr="000A05E3">
        <w:rPr>
          <w:spacing w:val="-4"/>
          <w:sz w:val="16"/>
          <w:lang w:val="es-ES"/>
        </w:rPr>
        <w:t xml:space="preserve"> </w:t>
      </w:r>
      <w:proofErr w:type="spellStart"/>
      <w:r w:rsidRPr="000A05E3">
        <w:rPr>
          <w:sz w:val="16"/>
          <w:lang w:val="es-ES"/>
        </w:rPr>
        <w:t>Peluffo</w:t>
      </w:r>
      <w:proofErr w:type="spellEnd"/>
      <w:r w:rsidRPr="000A05E3">
        <w:rPr>
          <w:sz w:val="16"/>
          <w:lang w:val="es-ES"/>
        </w:rPr>
        <w:t>-Ordóñez,</w:t>
      </w:r>
      <w:r w:rsidRPr="000A05E3">
        <w:rPr>
          <w:spacing w:val="-4"/>
          <w:sz w:val="16"/>
          <w:lang w:val="es-ES"/>
        </w:rPr>
        <w:t xml:space="preserve"> </w:t>
      </w:r>
      <w:r w:rsidRPr="000A05E3">
        <w:rPr>
          <w:sz w:val="16"/>
          <w:lang w:val="es-ES"/>
        </w:rPr>
        <w:t>D.,</w:t>
      </w:r>
      <w:r w:rsidRPr="000A05E3">
        <w:rPr>
          <w:spacing w:val="-4"/>
          <w:sz w:val="16"/>
          <w:lang w:val="es-ES"/>
        </w:rPr>
        <w:t xml:space="preserve"> </w:t>
      </w:r>
      <w:proofErr w:type="spellStart"/>
      <w:r w:rsidRPr="000A05E3">
        <w:rPr>
          <w:sz w:val="16"/>
          <w:lang w:val="es-ES"/>
        </w:rPr>
        <w:t>Pijal</w:t>
      </w:r>
      <w:proofErr w:type="spellEnd"/>
      <w:r w:rsidRPr="000A05E3">
        <w:rPr>
          <w:sz w:val="16"/>
          <w:lang w:val="es-ES"/>
        </w:rPr>
        <w:t>-Rojas,</w:t>
      </w:r>
      <w:r w:rsidRPr="000A05E3">
        <w:rPr>
          <w:spacing w:val="-4"/>
          <w:sz w:val="16"/>
          <w:lang w:val="es-ES"/>
        </w:rPr>
        <w:t xml:space="preserve"> </w:t>
      </w:r>
      <w:r w:rsidRPr="000A05E3">
        <w:rPr>
          <w:sz w:val="16"/>
          <w:lang w:val="es-ES"/>
        </w:rPr>
        <w:t>J.,</w:t>
      </w:r>
      <w:r w:rsidRPr="000A05E3">
        <w:rPr>
          <w:spacing w:val="-4"/>
          <w:sz w:val="16"/>
          <w:lang w:val="es-ES"/>
        </w:rPr>
        <w:t xml:space="preserve"> </w:t>
      </w:r>
      <w:r w:rsidRPr="000A05E3">
        <w:rPr>
          <w:sz w:val="16"/>
          <w:lang w:val="es-ES"/>
        </w:rPr>
        <w:t>2017.</w:t>
      </w:r>
      <w:r w:rsidRPr="000A05E3">
        <w:rPr>
          <w:spacing w:val="32"/>
          <w:sz w:val="16"/>
          <w:lang w:val="es-ES"/>
        </w:rPr>
        <w:t xml:space="preserve"> </w:t>
      </w:r>
      <w:r w:rsidRPr="000A05E3">
        <w:rPr>
          <w:sz w:val="16"/>
          <w:lang w:val="es-ES"/>
        </w:rPr>
        <w:t>Internet</w:t>
      </w:r>
      <w:r w:rsidRPr="000A05E3">
        <w:rPr>
          <w:spacing w:val="-4"/>
          <w:sz w:val="16"/>
          <w:lang w:val="es-ES"/>
        </w:rPr>
        <w:t xml:space="preserve"> </w:t>
      </w:r>
      <w:r w:rsidRPr="000A05E3">
        <w:rPr>
          <w:sz w:val="16"/>
          <w:lang w:val="es-ES"/>
        </w:rPr>
        <w:t>de</w:t>
      </w:r>
      <w:r w:rsidRPr="000A05E3">
        <w:rPr>
          <w:spacing w:val="-4"/>
          <w:sz w:val="16"/>
          <w:lang w:val="es-ES"/>
        </w:rPr>
        <w:t xml:space="preserve"> </w:t>
      </w:r>
      <w:r w:rsidRPr="000A05E3">
        <w:rPr>
          <w:sz w:val="16"/>
          <w:lang w:val="es-ES"/>
        </w:rPr>
        <w:t>las</w:t>
      </w:r>
      <w:r w:rsidRPr="000A05E3">
        <w:rPr>
          <w:spacing w:val="-4"/>
          <w:sz w:val="16"/>
          <w:lang w:val="es-ES"/>
        </w:rPr>
        <w:t xml:space="preserve"> </w:t>
      </w:r>
      <w:r w:rsidRPr="000A05E3">
        <w:rPr>
          <w:sz w:val="16"/>
          <w:lang w:val="es-ES"/>
        </w:rPr>
        <w:t>cosas</w:t>
      </w:r>
      <w:r w:rsidRPr="000A05E3">
        <w:rPr>
          <w:spacing w:val="-4"/>
          <w:sz w:val="16"/>
          <w:lang w:val="es-ES"/>
        </w:rPr>
        <w:t xml:space="preserve"> </w:t>
      </w:r>
      <w:r w:rsidRPr="000A05E3">
        <w:rPr>
          <w:sz w:val="16"/>
          <w:lang w:val="es-ES"/>
        </w:rPr>
        <w:t>y</w:t>
      </w:r>
      <w:r w:rsidRPr="000A05E3">
        <w:rPr>
          <w:spacing w:val="-4"/>
          <w:sz w:val="16"/>
          <w:lang w:val="es-ES"/>
        </w:rPr>
        <w:t xml:space="preserve"> </w:t>
      </w:r>
      <w:r w:rsidRPr="000A05E3">
        <w:rPr>
          <w:sz w:val="16"/>
          <w:lang w:val="es-ES"/>
        </w:rPr>
        <w:t>visión</w:t>
      </w:r>
      <w:r w:rsidRPr="000A05E3">
        <w:rPr>
          <w:spacing w:val="-4"/>
          <w:sz w:val="16"/>
          <w:lang w:val="es-ES"/>
        </w:rPr>
        <w:t xml:space="preserve"> </w:t>
      </w:r>
      <w:r w:rsidRPr="000A05E3">
        <w:rPr>
          <w:sz w:val="16"/>
          <w:lang w:val="es-ES"/>
        </w:rPr>
        <w:t>artificial,</w:t>
      </w:r>
      <w:r w:rsidRPr="000A05E3">
        <w:rPr>
          <w:spacing w:val="-4"/>
          <w:sz w:val="16"/>
          <w:lang w:val="es-ES"/>
        </w:rPr>
        <w:t xml:space="preserve"> </w:t>
      </w:r>
      <w:r w:rsidRPr="000A05E3">
        <w:rPr>
          <w:sz w:val="16"/>
          <w:lang w:val="es-ES"/>
        </w:rPr>
        <w:t>funcionamiento</w:t>
      </w:r>
      <w:r w:rsidRPr="000A05E3">
        <w:rPr>
          <w:spacing w:val="-4"/>
          <w:sz w:val="16"/>
          <w:lang w:val="es-ES"/>
        </w:rPr>
        <w:t xml:space="preserve"> </w:t>
      </w:r>
      <w:r w:rsidRPr="000A05E3">
        <w:rPr>
          <w:sz w:val="16"/>
          <w:lang w:val="es-ES"/>
        </w:rPr>
        <w:t>y</w:t>
      </w:r>
      <w:r w:rsidRPr="000A05E3">
        <w:rPr>
          <w:spacing w:val="40"/>
          <w:sz w:val="16"/>
          <w:lang w:val="es-ES"/>
        </w:rPr>
        <w:t xml:space="preserve"> </w:t>
      </w:r>
      <w:r w:rsidRPr="000A05E3">
        <w:rPr>
          <w:w w:val="95"/>
          <w:sz w:val="16"/>
          <w:lang w:val="es-ES"/>
        </w:rPr>
        <w:t>aplicaciones:</w:t>
      </w:r>
      <w:r w:rsidRPr="000A05E3">
        <w:rPr>
          <w:spacing w:val="-2"/>
          <w:w w:val="95"/>
          <w:sz w:val="16"/>
          <w:lang w:val="es-ES"/>
        </w:rPr>
        <w:t xml:space="preserve"> </w:t>
      </w:r>
      <w:r w:rsidRPr="000A05E3">
        <w:rPr>
          <w:w w:val="95"/>
          <w:sz w:val="16"/>
          <w:lang w:val="es-ES"/>
        </w:rPr>
        <w:t>Revisión</w:t>
      </w:r>
      <w:r w:rsidRPr="000A05E3">
        <w:rPr>
          <w:spacing w:val="-2"/>
          <w:w w:val="95"/>
          <w:sz w:val="16"/>
          <w:lang w:val="es-ES"/>
        </w:rPr>
        <w:t xml:space="preserve"> </w:t>
      </w:r>
      <w:r w:rsidRPr="000A05E3">
        <w:rPr>
          <w:w w:val="95"/>
          <w:sz w:val="16"/>
          <w:lang w:val="es-ES"/>
        </w:rPr>
        <w:t>de</w:t>
      </w:r>
      <w:r w:rsidRPr="000A05E3">
        <w:rPr>
          <w:spacing w:val="-2"/>
          <w:w w:val="95"/>
          <w:sz w:val="16"/>
          <w:lang w:val="es-ES"/>
        </w:rPr>
        <w:t xml:space="preserve"> </w:t>
      </w:r>
      <w:r w:rsidRPr="000A05E3">
        <w:rPr>
          <w:w w:val="95"/>
          <w:sz w:val="16"/>
          <w:lang w:val="es-ES"/>
        </w:rPr>
        <w:t>literatura</w:t>
      </w:r>
      <w:r w:rsidRPr="000A05E3">
        <w:rPr>
          <w:spacing w:val="-2"/>
          <w:w w:val="95"/>
          <w:sz w:val="16"/>
          <w:lang w:val="es-ES"/>
        </w:rPr>
        <w:t xml:space="preserve"> </w:t>
      </w:r>
      <w:r w:rsidRPr="000A05E3">
        <w:rPr>
          <w:w w:val="95"/>
          <w:sz w:val="16"/>
          <w:lang w:val="es-ES"/>
        </w:rPr>
        <w:t>(internet</w:t>
      </w:r>
      <w:r w:rsidRPr="000A05E3">
        <w:rPr>
          <w:spacing w:val="-2"/>
          <w:w w:val="95"/>
          <w:sz w:val="16"/>
          <w:lang w:val="es-ES"/>
        </w:rPr>
        <w:t xml:space="preserve"> </w:t>
      </w:r>
      <w:proofErr w:type="spellStart"/>
      <w:r w:rsidRPr="000A05E3">
        <w:rPr>
          <w:w w:val="95"/>
          <w:sz w:val="16"/>
          <w:lang w:val="es-ES"/>
        </w:rPr>
        <w:t>of</w:t>
      </w:r>
      <w:proofErr w:type="spellEnd"/>
      <w:r w:rsidRPr="000A05E3">
        <w:rPr>
          <w:spacing w:val="-2"/>
          <w:w w:val="95"/>
          <w:sz w:val="16"/>
          <w:lang w:val="es-ES"/>
        </w:rPr>
        <w:t xml:space="preserve"> </w:t>
      </w:r>
      <w:proofErr w:type="spellStart"/>
      <w:r w:rsidRPr="000A05E3">
        <w:rPr>
          <w:w w:val="95"/>
          <w:sz w:val="16"/>
          <w:lang w:val="es-ES"/>
        </w:rPr>
        <w:t>things</w:t>
      </w:r>
      <w:proofErr w:type="spellEnd"/>
      <w:r w:rsidRPr="000A05E3">
        <w:rPr>
          <w:spacing w:val="-2"/>
          <w:w w:val="95"/>
          <w:sz w:val="16"/>
          <w:lang w:val="es-ES"/>
        </w:rPr>
        <w:t xml:space="preserve"> </w:t>
      </w:r>
      <w:r w:rsidRPr="000A05E3">
        <w:rPr>
          <w:w w:val="95"/>
          <w:sz w:val="16"/>
          <w:lang w:val="es-ES"/>
        </w:rPr>
        <w:t>and</w:t>
      </w:r>
      <w:r w:rsidRPr="000A05E3">
        <w:rPr>
          <w:spacing w:val="-2"/>
          <w:w w:val="95"/>
          <w:sz w:val="16"/>
          <w:lang w:val="es-ES"/>
        </w:rPr>
        <w:t xml:space="preserve"> </w:t>
      </w:r>
      <w:r w:rsidRPr="000A05E3">
        <w:rPr>
          <w:w w:val="95"/>
          <w:sz w:val="16"/>
          <w:lang w:val="es-ES"/>
        </w:rPr>
        <w:t>artificial</w:t>
      </w:r>
      <w:r w:rsidRPr="000A05E3">
        <w:rPr>
          <w:spacing w:val="-2"/>
          <w:w w:val="95"/>
          <w:sz w:val="16"/>
          <w:lang w:val="es-ES"/>
        </w:rPr>
        <w:t xml:space="preserve"> </w:t>
      </w:r>
      <w:proofErr w:type="spellStart"/>
      <w:r w:rsidRPr="000A05E3">
        <w:rPr>
          <w:w w:val="95"/>
          <w:sz w:val="16"/>
          <w:lang w:val="es-ES"/>
        </w:rPr>
        <w:t>vision</w:t>
      </w:r>
      <w:proofErr w:type="spellEnd"/>
      <w:r w:rsidRPr="000A05E3">
        <w:rPr>
          <w:w w:val="95"/>
          <w:sz w:val="16"/>
          <w:lang w:val="es-ES"/>
        </w:rPr>
        <w:t>,</w:t>
      </w:r>
      <w:r w:rsidRPr="000A05E3">
        <w:rPr>
          <w:spacing w:val="-2"/>
          <w:w w:val="95"/>
          <w:sz w:val="16"/>
          <w:lang w:val="es-ES"/>
        </w:rPr>
        <w:t xml:space="preserve"> </w:t>
      </w:r>
      <w:r w:rsidRPr="000A05E3">
        <w:rPr>
          <w:w w:val="95"/>
          <w:sz w:val="16"/>
          <w:lang w:val="es-ES"/>
        </w:rPr>
        <w:t>performance</w:t>
      </w:r>
      <w:r w:rsidRPr="000A05E3">
        <w:rPr>
          <w:spacing w:val="-2"/>
          <w:w w:val="95"/>
          <w:sz w:val="16"/>
          <w:lang w:val="es-ES"/>
        </w:rPr>
        <w:t xml:space="preserve"> </w:t>
      </w:r>
      <w:r w:rsidRPr="000A05E3">
        <w:rPr>
          <w:w w:val="95"/>
          <w:sz w:val="16"/>
          <w:lang w:val="es-ES"/>
        </w:rPr>
        <w:t>and</w:t>
      </w:r>
      <w:r w:rsidRPr="000A05E3">
        <w:rPr>
          <w:spacing w:val="-2"/>
          <w:w w:val="95"/>
          <w:sz w:val="16"/>
          <w:lang w:val="es-ES"/>
        </w:rPr>
        <w:t xml:space="preserve"> </w:t>
      </w:r>
      <w:proofErr w:type="spellStart"/>
      <w:r w:rsidRPr="000A05E3">
        <w:rPr>
          <w:w w:val="95"/>
          <w:sz w:val="16"/>
          <w:lang w:val="es-ES"/>
        </w:rPr>
        <w:t>applications</w:t>
      </w:r>
      <w:proofErr w:type="spellEnd"/>
      <w:r w:rsidRPr="000A05E3">
        <w:rPr>
          <w:w w:val="95"/>
          <w:sz w:val="16"/>
          <w:lang w:val="es-ES"/>
        </w:rPr>
        <w:t>:</w:t>
      </w:r>
      <w:r w:rsidRPr="000A05E3">
        <w:rPr>
          <w:spacing w:val="-2"/>
          <w:w w:val="95"/>
          <w:sz w:val="16"/>
          <w:lang w:val="es-ES"/>
        </w:rPr>
        <w:t xml:space="preserve"> </w:t>
      </w:r>
      <w:proofErr w:type="spellStart"/>
      <w:r w:rsidRPr="000A05E3">
        <w:rPr>
          <w:w w:val="95"/>
          <w:sz w:val="16"/>
          <w:lang w:val="es-ES"/>
        </w:rPr>
        <w:t>Literature</w:t>
      </w:r>
      <w:proofErr w:type="spellEnd"/>
      <w:r w:rsidRPr="000A05E3">
        <w:rPr>
          <w:spacing w:val="-2"/>
          <w:w w:val="95"/>
          <w:sz w:val="16"/>
          <w:lang w:val="es-ES"/>
        </w:rPr>
        <w:t xml:space="preserve"> </w:t>
      </w:r>
      <w:proofErr w:type="spellStart"/>
      <w:r w:rsidRPr="000A05E3">
        <w:rPr>
          <w:w w:val="95"/>
          <w:sz w:val="16"/>
          <w:lang w:val="es-ES"/>
        </w:rPr>
        <w:t>review</w:t>
      </w:r>
      <w:proofErr w:type="spellEnd"/>
      <w:r w:rsidRPr="000A05E3">
        <w:rPr>
          <w:w w:val="95"/>
          <w:sz w:val="16"/>
          <w:lang w:val="es-ES"/>
        </w:rPr>
        <w:t>).</w:t>
      </w:r>
      <w:r w:rsidRPr="000A05E3">
        <w:rPr>
          <w:spacing w:val="18"/>
          <w:sz w:val="16"/>
          <w:lang w:val="es-ES"/>
        </w:rPr>
        <w:t xml:space="preserve"> </w:t>
      </w:r>
      <w:proofErr w:type="spellStart"/>
      <w:r w:rsidRPr="000A05E3">
        <w:rPr>
          <w:w w:val="95"/>
          <w:sz w:val="16"/>
          <w:lang w:val="fr-FR"/>
        </w:rPr>
        <w:t>Enfoque</w:t>
      </w:r>
      <w:proofErr w:type="spellEnd"/>
      <w:r w:rsidRPr="000A05E3">
        <w:rPr>
          <w:spacing w:val="-2"/>
          <w:w w:val="95"/>
          <w:sz w:val="16"/>
          <w:lang w:val="fr-FR"/>
        </w:rPr>
        <w:t xml:space="preserve"> </w:t>
      </w:r>
      <w:r w:rsidRPr="000A05E3">
        <w:rPr>
          <w:w w:val="95"/>
          <w:sz w:val="16"/>
          <w:lang w:val="fr-FR"/>
        </w:rPr>
        <w:t>UTE</w:t>
      </w:r>
      <w:r w:rsidRPr="000A05E3">
        <w:rPr>
          <w:spacing w:val="-2"/>
          <w:w w:val="95"/>
          <w:sz w:val="16"/>
          <w:lang w:val="fr-FR"/>
        </w:rPr>
        <w:t xml:space="preserve"> </w:t>
      </w:r>
      <w:r w:rsidRPr="000A05E3">
        <w:rPr>
          <w:w w:val="95"/>
          <w:sz w:val="16"/>
          <w:lang w:val="fr-FR"/>
        </w:rPr>
        <w:t>8,</w:t>
      </w:r>
      <w:r w:rsidRPr="000A05E3">
        <w:rPr>
          <w:spacing w:val="40"/>
          <w:sz w:val="16"/>
          <w:lang w:val="fr-FR"/>
        </w:rPr>
        <w:t xml:space="preserve"> </w:t>
      </w:r>
      <w:bookmarkStart w:id="240" w:name="_bookmark45"/>
      <w:bookmarkEnd w:id="240"/>
      <w:r w:rsidRPr="000A05E3">
        <w:rPr>
          <w:sz w:val="16"/>
          <w:lang w:val="fr-FR"/>
        </w:rPr>
        <w:t>244–256.</w:t>
      </w:r>
      <w:r w:rsidRPr="000A05E3">
        <w:rPr>
          <w:spacing w:val="58"/>
          <w:sz w:val="16"/>
          <w:lang w:val="fr-FR"/>
        </w:rPr>
        <w:t xml:space="preserve">   </w:t>
      </w:r>
      <w:commentRangeStart w:id="241"/>
      <w:commentRangeStart w:id="242"/>
      <w:proofErr w:type="gramStart"/>
      <w:r w:rsidRPr="000A05E3">
        <w:rPr>
          <w:sz w:val="16"/>
          <w:lang w:val="fr-FR"/>
        </w:rPr>
        <w:t>URL:</w:t>
      </w:r>
      <w:proofErr w:type="gramEnd"/>
      <w:r w:rsidRPr="000A05E3">
        <w:rPr>
          <w:spacing w:val="63"/>
          <w:sz w:val="16"/>
          <w:lang w:val="fr-FR"/>
        </w:rPr>
        <w:t xml:space="preserve">  </w:t>
      </w:r>
      <w:r>
        <w:fldChar w:fldCharType="begin"/>
      </w:r>
      <w:r w:rsidRPr="00E46D94">
        <w:rPr>
          <w:lang w:val="es-EC"/>
          <w:rPrChange w:id="243" w:author="Gleiston C. Guerrero Ulloa" w:date="2024-07-22T19:25:00Z">
            <w:rPr/>
          </w:rPrChange>
        </w:rPr>
        <w:instrText xml:space="preserve"> HYPERLINK "http://ingenieria.ute.edu.ec/enfoqueute/" \h </w:instrText>
      </w:r>
      <w:r>
        <w:fldChar w:fldCharType="separate"/>
      </w:r>
      <w:r w:rsidRPr="000A05E3">
        <w:rPr>
          <w:color w:val="2F4F4F"/>
          <w:sz w:val="16"/>
          <w:lang w:val="fr-FR"/>
        </w:rPr>
        <w:t>http://ingenieria.ute.edu.ec/enfoqueute/</w:t>
      </w:r>
      <w:r>
        <w:rPr>
          <w:color w:val="2F4F4F"/>
          <w:sz w:val="16"/>
          <w:lang w:val="fr-FR"/>
        </w:rPr>
        <w:fldChar w:fldCharType="end"/>
      </w:r>
      <w:r w:rsidRPr="000A05E3">
        <w:rPr>
          <w:sz w:val="16"/>
          <w:lang w:val="fr-FR"/>
        </w:rPr>
        <w:t>,</w:t>
      </w:r>
      <w:r w:rsidRPr="000A05E3">
        <w:rPr>
          <w:spacing w:val="63"/>
          <w:sz w:val="16"/>
          <w:lang w:val="fr-FR"/>
        </w:rPr>
        <w:t xml:space="preserve">  </w:t>
      </w:r>
      <w:r w:rsidRPr="000A05E3">
        <w:rPr>
          <w:sz w:val="16"/>
          <w:lang w:val="fr-FR"/>
        </w:rPr>
        <w:t>doi:</w:t>
      </w:r>
      <w:r>
        <w:fldChar w:fldCharType="begin"/>
      </w:r>
      <w:r w:rsidRPr="00E46D94">
        <w:rPr>
          <w:lang w:val="es-EC"/>
          <w:rPrChange w:id="244" w:author="Gleiston C. Guerrero Ulloa" w:date="2024-07-22T19:25:00Z">
            <w:rPr/>
          </w:rPrChange>
        </w:rPr>
        <w:instrText xml:space="preserve"> HYPERLINK "http://dx.doi.org/10.29019/enfoqueute.v8n1.121" \h </w:instrText>
      </w:r>
      <w:r>
        <w:fldChar w:fldCharType="separate"/>
      </w:r>
      <w:r w:rsidRPr="000A05E3">
        <w:rPr>
          <w:color w:val="2F4F4F"/>
          <w:sz w:val="16"/>
          <w:lang w:val="fr-FR"/>
        </w:rPr>
        <w:t>10.29019/enfoqueute.v8n1.121</w:t>
      </w:r>
      <w:r>
        <w:rPr>
          <w:color w:val="2F4F4F"/>
          <w:sz w:val="16"/>
          <w:lang w:val="fr-FR"/>
        </w:rPr>
        <w:fldChar w:fldCharType="end"/>
      </w:r>
      <w:commentRangeEnd w:id="241"/>
      <w:r w:rsidR="00DE13F4">
        <w:rPr>
          <w:rStyle w:val="Refdecomentario"/>
        </w:rPr>
        <w:commentReference w:id="241"/>
      </w:r>
      <w:commentRangeEnd w:id="242"/>
      <w:r w:rsidR="0034746D">
        <w:rPr>
          <w:rStyle w:val="Refdecomentario"/>
        </w:rPr>
        <w:commentReference w:id="242"/>
      </w:r>
      <w:r w:rsidRPr="000A05E3">
        <w:rPr>
          <w:sz w:val="16"/>
          <w:lang w:val="fr-FR"/>
        </w:rPr>
        <w:t>.</w:t>
      </w:r>
    </w:p>
    <w:p w14:paraId="3C4C9515" w14:textId="77777777" w:rsidR="00AF779A" w:rsidRPr="00D516D6" w:rsidRDefault="00E9277B">
      <w:pPr>
        <w:spacing w:before="1" w:line="254" w:lineRule="auto"/>
        <w:ind w:left="315" w:right="154" w:hanging="200"/>
        <w:jc w:val="both"/>
        <w:rPr>
          <w:sz w:val="16"/>
          <w:lang w:val="en-GB"/>
        </w:rPr>
      </w:pPr>
      <w:proofErr w:type="spellStart"/>
      <w:r w:rsidRPr="00D516D6">
        <w:rPr>
          <w:w w:val="95"/>
          <w:sz w:val="16"/>
          <w:lang w:val="en-GB"/>
        </w:rPr>
        <w:t>Asish</w:t>
      </w:r>
      <w:proofErr w:type="spellEnd"/>
      <w:r w:rsidRPr="00D516D6">
        <w:rPr>
          <w:w w:val="95"/>
          <w:sz w:val="16"/>
          <w:lang w:val="en-GB"/>
        </w:rPr>
        <w:t xml:space="preserve">, S.M., </w:t>
      </w:r>
      <w:proofErr w:type="spellStart"/>
      <w:r w:rsidRPr="00D516D6">
        <w:rPr>
          <w:w w:val="95"/>
          <w:sz w:val="16"/>
          <w:lang w:val="en-GB"/>
        </w:rPr>
        <w:t>Kulshreshth</w:t>
      </w:r>
      <w:proofErr w:type="spellEnd"/>
      <w:r w:rsidRPr="00D516D6">
        <w:rPr>
          <w:w w:val="95"/>
          <w:sz w:val="16"/>
          <w:lang w:val="en-GB"/>
        </w:rPr>
        <w:t>, A.K., Borst, C.W., 2022.</w:t>
      </w:r>
      <w:r w:rsidRPr="00D516D6">
        <w:rPr>
          <w:spacing w:val="40"/>
          <w:sz w:val="16"/>
          <w:lang w:val="en-GB"/>
        </w:rPr>
        <w:t xml:space="preserve"> </w:t>
      </w:r>
      <w:r w:rsidRPr="00D516D6">
        <w:rPr>
          <w:w w:val="95"/>
          <w:sz w:val="16"/>
          <w:lang w:val="en-GB"/>
        </w:rPr>
        <w:t xml:space="preserve">Detecting distracted students in educational </w:t>
      </w:r>
      <w:proofErr w:type="spellStart"/>
      <w:r w:rsidRPr="00D516D6">
        <w:rPr>
          <w:w w:val="95"/>
          <w:sz w:val="16"/>
          <w:lang w:val="en-GB"/>
        </w:rPr>
        <w:t>vr</w:t>
      </w:r>
      <w:proofErr w:type="spellEnd"/>
      <w:r w:rsidRPr="00D516D6">
        <w:rPr>
          <w:w w:val="95"/>
          <w:sz w:val="16"/>
          <w:lang w:val="en-GB"/>
        </w:rPr>
        <w:t xml:space="preserve"> environments using machine learning on eye</w:t>
      </w:r>
      <w:r w:rsidRPr="00D516D6">
        <w:rPr>
          <w:spacing w:val="40"/>
          <w:sz w:val="16"/>
          <w:lang w:val="en-GB"/>
        </w:rPr>
        <w:t xml:space="preserve"> </w:t>
      </w:r>
      <w:r w:rsidRPr="00D516D6">
        <w:rPr>
          <w:sz w:val="16"/>
          <w:lang w:val="en-GB"/>
        </w:rPr>
        <w:t>gaze data. Comput</w:t>
      </w:r>
      <w:r w:rsidRPr="00D516D6">
        <w:rPr>
          <w:sz w:val="16"/>
          <w:lang w:val="en-GB"/>
        </w:rPr>
        <w:t xml:space="preserve">ers &amp; Graphics 109, 75–87. URL: </w:t>
      </w:r>
      <w:hyperlink r:id="rId51">
        <w:r w:rsidRPr="000A05E3">
          <w:rPr>
            <w:color w:val="2F4F4F"/>
            <w:sz w:val="16"/>
            <w:highlight w:val="yellow"/>
            <w:lang w:val="en-GB"/>
          </w:rPr>
          <w:t>https://www.sciencedirect.com/science/article/pii/S0097849322001856</w:t>
        </w:r>
      </w:hyperlink>
      <w:r w:rsidRPr="000A05E3">
        <w:rPr>
          <w:sz w:val="16"/>
          <w:highlight w:val="yellow"/>
          <w:lang w:val="en-GB"/>
        </w:rPr>
        <w:t>,</w:t>
      </w:r>
      <w:r w:rsidRPr="000A05E3">
        <w:rPr>
          <w:spacing w:val="40"/>
          <w:sz w:val="16"/>
          <w:highlight w:val="yellow"/>
          <w:lang w:val="en-GB"/>
        </w:rPr>
        <w:t xml:space="preserve"> </w:t>
      </w:r>
      <w:bookmarkStart w:id="245" w:name="_bookmark46"/>
      <w:bookmarkEnd w:id="245"/>
      <w:r w:rsidRPr="000A05E3">
        <w:rPr>
          <w:spacing w:val="-2"/>
          <w:sz w:val="16"/>
          <w:highlight w:val="yellow"/>
          <w:lang w:val="en-GB"/>
        </w:rPr>
        <w:t>doi:</w:t>
      </w:r>
      <w:hyperlink r:id="rId52">
        <w:r w:rsidRPr="000A05E3">
          <w:rPr>
            <w:color w:val="2F4F4F"/>
            <w:spacing w:val="-2"/>
            <w:sz w:val="16"/>
            <w:highlight w:val="yellow"/>
            <w:lang w:val="en-GB"/>
          </w:rPr>
          <w:t>10.1016/j.cag.2022.10.007</w:t>
        </w:r>
      </w:hyperlink>
      <w:r w:rsidRPr="00D516D6">
        <w:rPr>
          <w:spacing w:val="-2"/>
          <w:sz w:val="16"/>
          <w:lang w:val="en-GB"/>
        </w:rPr>
        <w:t>.</w:t>
      </w:r>
    </w:p>
    <w:p w14:paraId="610018F0" w14:textId="77777777" w:rsidR="00AF779A" w:rsidRPr="000A05E3" w:rsidRDefault="00E9277B">
      <w:pPr>
        <w:spacing w:before="2" w:line="254" w:lineRule="auto"/>
        <w:ind w:left="315" w:right="154" w:hanging="200"/>
        <w:jc w:val="both"/>
        <w:rPr>
          <w:sz w:val="16"/>
          <w:lang w:val="fr-FR"/>
        </w:rPr>
      </w:pPr>
      <w:proofErr w:type="spellStart"/>
      <w:r w:rsidRPr="000A05E3">
        <w:rPr>
          <w:w w:val="95"/>
          <w:sz w:val="16"/>
          <w:lang w:val="es-ES"/>
        </w:rPr>
        <w:t>Barai</w:t>
      </w:r>
      <w:proofErr w:type="spellEnd"/>
      <w:r w:rsidRPr="000A05E3">
        <w:rPr>
          <w:w w:val="95"/>
          <w:sz w:val="16"/>
          <w:lang w:val="es-ES"/>
        </w:rPr>
        <w:t xml:space="preserve">, A.R., </w:t>
      </w:r>
      <w:proofErr w:type="spellStart"/>
      <w:r w:rsidRPr="000A05E3">
        <w:rPr>
          <w:w w:val="95"/>
          <w:sz w:val="16"/>
          <w:lang w:val="es-ES"/>
        </w:rPr>
        <w:t>Rysul</w:t>
      </w:r>
      <w:proofErr w:type="spellEnd"/>
      <w:r w:rsidRPr="000A05E3">
        <w:rPr>
          <w:w w:val="95"/>
          <w:sz w:val="16"/>
          <w:lang w:val="es-ES"/>
        </w:rPr>
        <w:t xml:space="preserve"> </w:t>
      </w:r>
      <w:proofErr w:type="spellStart"/>
      <w:r w:rsidRPr="000A05E3">
        <w:rPr>
          <w:w w:val="95"/>
          <w:sz w:val="16"/>
          <w:lang w:val="es-ES"/>
        </w:rPr>
        <w:t>Kibria</w:t>
      </w:r>
      <w:proofErr w:type="spellEnd"/>
      <w:r w:rsidRPr="000A05E3">
        <w:rPr>
          <w:w w:val="95"/>
          <w:sz w:val="16"/>
          <w:lang w:val="es-ES"/>
        </w:rPr>
        <w:t xml:space="preserve"> </w:t>
      </w:r>
      <w:proofErr w:type="spellStart"/>
      <w:r w:rsidRPr="000A05E3">
        <w:rPr>
          <w:w w:val="95"/>
          <w:sz w:val="16"/>
          <w:lang w:val="es-ES"/>
        </w:rPr>
        <w:t>Badhon</w:t>
      </w:r>
      <w:proofErr w:type="spellEnd"/>
      <w:r w:rsidRPr="000A05E3">
        <w:rPr>
          <w:w w:val="95"/>
          <w:sz w:val="16"/>
          <w:lang w:val="es-ES"/>
        </w:rPr>
        <w:t xml:space="preserve">, M., </w:t>
      </w:r>
      <w:proofErr w:type="spellStart"/>
      <w:r w:rsidRPr="000A05E3">
        <w:rPr>
          <w:w w:val="95"/>
          <w:sz w:val="16"/>
          <w:lang w:val="es-ES"/>
        </w:rPr>
        <w:t>Zhora</w:t>
      </w:r>
      <w:proofErr w:type="spellEnd"/>
      <w:r w:rsidRPr="000A05E3">
        <w:rPr>
          <w:w w:val="95"/>
          <w:sz w:val="16"/>
          <w:lang w:val="es-ES"/>
        </w:rPr>
        <w:t>, F., Rahman, M.R., 2019.</w:t>
      </w:r>
      <w:r w:rsidRPr="000A05E3">
        <w:rPr>
          <w:spacing w:val="18"/>
          <w:sz w:val="16"/>
          <w:lang w:val="es-ES"/>
        </w:rPr>
        <w:t xml:space="preserve"> </w:t>
      </w:r>
      <w:r w:rsidRPr="00D516D6">
        <w:rPr>
          <w:w w:val="95"/>
          <w:sz w:val="16"/>
          <w:lang w:val="en-GB"/>
        </w:rPr>
        <w:t xml:space="preserve">Comparison between </w:t>
      </w:r>
      <w:proofErr w:type="spellStart"/>
      <w:r w:rsidRPr="00D516D6">
        <w:rPr>
          <w:w w:val="95"/>
          <w:sz w:val="16"/>
          <w:lang w:val="en-GB"/>
        </w:rPr>
        <w:t>noninvasive</w:t>
      </w:r>
      <w:proofErr w:type="spellEnd"/>
      <w:r w:rsidRPr="00D516D6">
        <w:rPr>
          <w:w w:val="95"/>
          <w:sz w:val="16"/>
          <w:lang w:val="en-GB"/>
        </w:rPr>
        <w:t xml:space="preserve"> heart rate monitoring systems using gsm</w:t>
      </w:r>
      <w:r w:rsidRPr="00D516D6">
        <w:rPr>
          <w:spacing w:val="40"/>
          <w:sz w:val="16"/>
          <w:lang w:val="en-GB"/>
        </w:rPr>
        <w:t xml:space="preserve"> </w:t>
      </w:r>
      <w:r w:rsidRPr="00D516D6">
        <w:rPr>
          <w:spacing w:val="-2"/>
          <w:w w:val="95"/>
          <w:sz w:val="16"/>
          <w:lang w:val="en-GB"/>
        </w:rPr>
        <w:t>module and esp8266 wi-fi module, in: 2019 3rd International Conference on Electrical, Com</w:t>
      </w:r>
      <w:r w:rsidRPr="00D516D6">
        <w:rPr>
          <w:spacing w:val="-2"/>
          <w:w w:val="95"/>
          <w:sz w:val="16"/>
          <w:lang w:val="en-GB"/>
        </w:rPr>
        <w:t>puter &amp; Telecommunication Engineering (ICECTE),</w:t>
      </w:r>
      <w:r w:rsidRPr="00D516D6">
        <w:rPr>
          <w:spacing w:val="40"/>
          <w:sz w:val="16"/>
          <w:lang w:val="en-GB"/>
        </w:rPr>
        <w:t xml:space="preserve"> </w:t>
      </w:r>
      <w:bookmarkStart w:id="246" w:name="_bookmark47"/>
      <w:bookmarkEnd w:id="246"/>
      <w:r w:rsidRPr="00D516D6">
        <w:rPr>
          <w:sz w:val="16"/>
          <w:lang w:val="en-GB"/>
        </w:rPr>
        <w:t>IEEE.</w:t>
      </w:r>
      <w:r w:rsidRPr="00D516D6">
        <w:rPr>
          <w:spacing w:val="42"/>
          <w:sz w:val="16"/>
          <w:lang w:val="en-GB"/>
        </w:rPr>
        <w:t xml:space="preserve">  </w:t>
      </w:r>
      <w:r w:rsidRPr="000A05E3">
        <w:rPr>
          <w:sz w:val="16"/>
          <w:lang w:val="fr-FR"/>
        </w:rPr>
        <w:t>pp.</w:t>
      </w:r>
      <w:r w:rsidRPr="000A05E3">
        <w:rPr>
          <w:spacing w:val="42"/>
          <w:sz w:val="16"/>
          <w:lang w:val="fr-FR"/>
        </w:rPr>
        <w:t xml:space="preserve">  </w:t>
      </w:r>
      <w:r w:rsidRPr="000A05E3">
        <w:rPr>
          <w:sz w:val="16"/>
          <w:lang w:val="fr-FR"/>
        </w:rPr>
        <w:t>45–48.</w:t>
      </w:r>
      <w:r w:rsidRPr="000A05E3">
        <w:rPr>
          <w:spacing w:val="76"/>
          <w:sz w:val="16"/>
          <w:lang w:val="fr-FR"/>
        </w:rPr>
        <w:t xml:space="preserve">  </w:t>
      </w:r>
      <w:proofErr w:type="gramStart"/>
      <w:r w:rsidRPr="000A05E3">
        <w:rPr>
          <w:sz w:val="16"/>
          <w:highlight w:val="yellow"/>
          <w:lang w:val="fr-FR"/>
        </w:rPr>
        <w:t>URL:</w:t>
      </w:r>
      <w:proofErr w:type="gramEnd"/>
      <w:r w:rsidRPr="000A05E3">
        <w:rPr>
          <w:spacing w:val="43"/>
          <w:sz w:val="16"/>
          <w:highlight w:val="yellow"/>
          <w:lang w:val="fr-FR"/>
        </w:rPr>
        <w:t xml:space="preserve">  </w:t>
      </w:r>
      <w:hyperlink r:id="rId53">
        <w:r w:rsidRPr="000A05E3">
          <w:rPr>
            <w:color w:val="2F4F4F"/>
            <w:sz w:val="16"/>
            <w:highlight w:val="yellow"/>
            <w:lang w:val="fr-FR"/>
          </w:rPr>
          <w:t>https://ieeexplore.ieee.org/abstract/document/9303572</w:t>
        </w:r>
      </w:hyperlink>
      <w:r w:rsidRPr="000A05E3">
        <w:rPr>
          <w:sz w:val="16"/>
          <w:highlight w:val="yellow"/>
          <w:lang w:val="fr-FR"/>
        </w:rPr>
        <w:t>,</w:t>
      </w:r>
      <w:r w:rsidRPr="000A05E3">
        <w:rPr>
          <w:spacing w:val="42"/>
          <w:sz w:val="16"/>
          <w:highlight w:val="yellow"/>
          <w:lang w:val="fr-FR"/>
        </w:rPr>
        <w:t xml:space="preserve">  </w:t>
      </w:r>
      <w:r w:rsidRPr="000A05E3">
        <w:rPr>
          <w:spacing w:val="-2"/>
          <w:sz w:val="16"/>
          <w:highlight w:val="yellow"/>
          <w:lang w:val="fr-FR"/>
        </w:rPr>
        <w:t>doi:</w:t>
      </w:r>
      <w:hyperlink r:id="rId54">
        <w:r w:rsidRPr="000A05E3">
          <w:rPr>
            <w:color w:val="2F4F4F"/>
            <w:spacing w:val="-2"/>
            <w:sz w:val="16"/>
            <w:highlight w:val="yellow"/>
            <w:lang w:val="fr-FR"/>
          </w:rPr>
          <w:t>10.1109/icecte48615.2019.9303572</w:t>
        </w:r>
      </w:hyperlink>
      <w:r w:rsidRPr="000A05E3">
        <w:rPr>
          <w:spacing w:val="-2"/>
          <w:sz w:val="16"/>
          <w:lang w:val="fr-FR"/>
        </w:rPr>
        <w:t>.</w:t>
      </w:r>
    </w:p>
    <w:p w14:paraId="5BC98A4D" w14:textId="77777777" w:rsidR="00AF779A" w:rsidRPr="000A05E3" w:rsidRDefault="00E9277B">
      <w:pPr>
        <w:spacing w:before="1"/>
        <w:ind w:left="116"/>
        <w:jc w:val="both"/>
        <w:rPr>
          <w:sz w:val="16"/>
          <w:lang w:val="es-ES"/>
        </w:rPr>
      </w:pPr>
      <w:bookmarkStart w:id="247" w:name="_bookmark48"/>
      <w:bookmarkEnd w:id="247"/>
      <w:r w:rsidRPr="00D516D6">
        <w:rPr>
          <w:w w:val="95"/>
          <w:sz w:val="16"/>
          <w:lang w:val="en-GB"/>
        </w:rPr>
        <w:t>Beck,</w:t>
      </w:r>
      <w:r w:rsidRPr="00D516D6">
        <w:rPr>
          <w:spacing w:val="5"/>
          <w:sz w:val="16"/>
          <w:lang w:val="en-GB"/>
        </w:rPr>
        <w:t xml:space="preserve"> </w:t>
      </w:r>
      <w:r w:rsidRPr="00D516D6">
        <w:rPr>
          <w:w w:val="95"/>
          <w:sz w:val="16"/>
          <w:lang w:val="en-GB"/>
        </w:rPr>
        <w:t>K.,</w:t>
      </w:r>
      <w:r w:rsidRPr="00D516D6">
        <w:rPr>
          <w:spacing w:val="5"/>
          <w:sz w:val="16"/>
          <w:lang w:val="en-GB"/>
        </w:rPr>
        <w:t xml:space="preserve"> </w:t>
      </w:r>
      <w:r w:rsidRPr="00D516D6">
        <w:rPr>
          <w:w w:val="95"/>
          <w:sz w:val="16"/>
          <w:lang w:val="en-GB"/>
        </w:rPr>
        <w:t>2002.</w:t>
      </w:r>
      <w:r w:rsidRPr="00D516D6">
        <w:rPr>
          <w:spacing w:val="23"/>
          <w:sz w:val="16"/>
          <w:lang w:val="en-GB"/>
        </w:rPr>
        <w:t xml:space="preserve"> </w:t>
      </w:r>
      <w:r w:rsidRPr="00D516D6">
        <w:rPr>
          <w:w w:val="95"/>
          <w:sz w:val="16"/>
          <w:lang w:val="en-GB"/>
        </w:rPr>
        <w:t>Test</w:t>
      </w:r>
      <w:r w:rsidRPr="00D516D6">
        <w:rPr>
          <w:spacing w:val="5"/>
          <w:sz w:val="16"/>
          <w:lang w:val="en-GB"/>
        </w:rPr>
        <w:t xml:space="preserve"> </w:t>
      </w:r>
      <w:r w:rsidRPr="00D516D6">
        <w:rPr>
          <w:w w:val="95"/>
          <w:sz w:val="16"/>
          <w:lang w:val="en-GB"/>
        </w:rPr>
        <w:t>Driven</w:t>
      </w:r>
      <w:r w:rsidRPr="00D516D6">
        <w:rPr>
          <w:spacing w:val="6"/>
          <w:sz w:val="16"/>
          <w:lang w:val="en-GB"/>
        </w:rPr>
        <w:t xml:space="preserve"> </w:t>
      </w:r>
      <w:r w:rsidRPr="00D516D6">
        <w:rPr>
          <w:w w:val="95"/>
          <w:sz w:val="16"/>
          <w:lang w:val="en-GB"/>
        </w:rPr>
        <w:t>Development:</w:t>
      </w:r>
      <w:r w:rsidRPr="00D516D6">
        <w:rPr>
          <w:spacing w:val="5"/>
          <w:sz w:val="16"/>
          <w:lang w:val="en-GB"/>
        </w:rPr>
        <w:t xml:space="preserve"> </w:t>
      </w:r>
      <w:r w:rsidRPr="00D516D6">
        <w:rPr>
          <w:w w:val="95"/>
          <w:sz w:val="16"/>
          <w:lang w:val="en-GB"/>
        </w:rPr>
        <w:t>By</w:t>
      </w:r>
      <w:r w:rsidRPr="00D516D6">
        <w:rPr>
          <w:spacing w:val="6"/>
          <w:sz w:val="16"/>
          <w:lang w:val="en-GB"/>
        </w:rPr>
        <w:t xml:space="preserve"> </w:t>
      </w:r>
      <w:r w:rsidRPr="00D516D6">
        <w:rPr>
          <w:w w:val="95"/>
          <w:sz w:val="16"/>
          <w:lang w:val="en-GB"/>
        </w:rPr>
        <w:t>Example.</w:t>
      </w:r>
      <w:r w:rsidRPr="00D516D6">
        <w:rPr>
          <w:spacing w:val="22"/>
          <w:sz w:val="16"/>
          <w:lang w:val="en-GB"/>
        </w:rPr>
        <w:t xml:space="preserve"> </w:t>
      </w:r>
      <w:r w:rsidRPr="000A05E3">
        <w:rPr>
          <w:w w:val="95"/>
          <w:sz w:val="16"/>
          <w:lang w:val="es-ES"/>
        </w:rPr>
        <w:t>Addison-Wesley</w:t>
      </w:r>
      <w:r w:rsidRPr="000A05E3">
        <w:rPr>
          <w:spacing w:val="6"/>
          <w:sz w:val="16"/>
          <w:lang w:val="es-ES"/>
        </w:rPr>
        <w:t xml:space="preserve"> </w:t>
      </w:r>
      <w:r w:rsidRPr="000A05E3">
        <w:rPr>
          <w:spacing w:val="-2"/>
          <w:w w:val="95"/>
          <w:sz w:val="16"/>
          <w:lang w:val="es-ES"/>
        </w:rPr>
        <w:t>Professional.</w:t>
      </w:r>
    </w:p>
    <w:p w14:paraId="5DCB8104" w14:textId="50553653" w:rsidR="00AF779A" w:rsidRPr="00D516D6" w:rsidRDefault="00E9277B">
      <w:pPr>
        <w:spacing w:before="12" w:line="254" w:lineRule="auto"/>
        <w:ind w:left="315" w:right="154" w:hanging="200"/>
        <w:jc w:val="both"/>
        <w:rPr>
          <w:sz w:val="16"/>
          <w:lang w:val="en-GB"/>
        </w:rPr>
      </w:pPr>
      <w:r w:rsidRPr="000A05E3">
        <w:rPr>
          <w:sz w:val="16"/>
          <w:lang w:val="es-ES"/>
        </w:rPr>
        <w:lastRenderedPageBreak/>
        <w:t>Berrezueta-</w:t>
      </w:r>
      <w:proofErr w:type="spellStart"/>
      <w:r w:rsidRPr="000A05E3">
        <w:rPr>
          <w:sz w:val="16"/>
          <w:lang w:val="es-ES"/>
        </w:rPr>
        <w:t>Guzman</w:t>
      </w:r>
      <w:proofErr w:type="spellEnd"/>
      <w:r w:rsidRPr="000A05E3">
        <w:rPr>
          <w:sz w:val="16"/>
          <w:lang w:val="es-ES"/>
        </w:rPr>
        <w:t>,</w:t>
      </w:r>
      <w:r w:rsidRPr="000A05E3">
        <w:rPr>
          <w:spacing w:val="-8"/>
          <w:sz w:val="16"/>
          <w:lang w:val="es-ES"/>
        </w:rPr>
        <w:t xml:space="preserve"> </w:t>
      </w:r>
      <w:r w:rsidRPr="000A05E3">
        <w:rPr>
          <w:sz w:val="16"/>
          <w:lang w:val="es-ES"/>
        </w:rPr>
        <w:t>J.,</w:t>
      </w:r>
      <w:r w:rsidRPr="000A05E3">
        <w:rPr>
          <w:spacing w:val="-8"/>
          <w:sz w:val="16"/>
          <w:lang w:val="es-ES"/>
        </w:rPr>
        <w:t xml:space="preserve"> </w:t>
      </w:r>
      <w:r w:rsidRPr="000A05E3">
        <w:rPr>
          <w:sz w:val="16"/>
          <w:lang w:val="es-ES"/>
        </w:rPr>
        <w:t>Pau,</w:t>
      </w:r>
      <w:r w:rsidRPr="000A05E3">
        <w:rPr>
          <w:spacing w:val="-8"/>
          <w:sz w:val="16"/>
          <w:lang w:val="es-ES"/>
        </w:rPr>
        <w:t xml:space="preserve"> </w:t>
      </w:r>
      <w:r w:rsidRPr="000A05E3">
        <w:rPr>
          <w:sz w:val="16"/>
          <w:lang w:val="es-ES"/>
        </w:rPr>
        <w:t>I.,</w:t>
      </w:r>
      <w:r w:rsidRPr="000A05E3">
        <w:rPr>
          <w:spacing w:val="-8"/>
          <w:sz w:val="16"/>
          <w:lang w:val="es-ES"/>
        </w:rPr>
        <w:t xml:space="preserve"> </w:t>
      </w:r>
      <w:r w:rsidRPr="000A05E3">
        <w:rPr>
          <w:sz w:val="16"/>
          <w:lang w:val="es-ES"/>
        </w:rPr>
        <w:t>Martín-Ruiz,</w:t>
      </w:r>
      <w:r w:rsidRPr="000A05E3">
        <w:rPr>
          <w:spacing w:val="-8"/>
          <w:sz w:val="16"/>
          <w:lang w:val="es-ES"/>
        </w:rPr>
        <w:t xml:space="preserve"> </w:t>
      </w:r>
      <w:r w:rsidRPr="000A05E3">
        <w:rPr>
          <w:sz w:val="16"/>
          <w:lang w:val="es-ES"/>
        </w:rPr>
        <w:t>M.L.,</w:t>
      </w:r>
      <w:r w:rsidRPr="000A05E3">
        <w:rPr>
          <w:spacing w:val="-8"/>
          <w:sz w:val="16"/>
          <w:lang w:val="es-ES"/>
        </w:rPr>
        <w:t xml:space="preserve"> </w:t>
      </w:r>
      <w:r w:rsidRPr="000A05E3">
        <w:rPr>
          <w:sz w:val="16"/>
          <w:lang w:val="es-ES"/>
        </w:rPr>
        <w:t>Máximo-Bocanegra,</w:t>
      </w:r>
      <w:r w:rsidRPr="000A05E3">
        <w:rPr>
          <w:spacing w:val="-8"/>
          <w:sz w:val="16"/>
          <w:lang w:val="es-ES"/>
        </w:rPr>
        <w:t xml:space="preserve"> </w:t>
      </w:r>
      <w:r w:rsidRPr="000A05E3">
        <w:rPr>
          <w:sz w:val="16"/>
          <w:lang w:val="es-ES"/>
        </w:rPr>
        <w:t>N.,</w:t>
      </w:r>
      <w:r w:rsidRPr="000A05E3">
        <w:rPr>
          <w:spacing w:val="-8"/>
          <w:sz w:val="16"/>
          <w:lang w:val="es-ES"/>
        </w:rPr>
        <w:t xml:space="preserve"> </w:t>
      </w:r>
      <w:r w:rsidRPr="000A05E3">
        <w:rPr>
          <w:sz w:val="16"/>
          <w:lang w:val="es-ES"/>
        </w:rPr>
        <w:t>2021.</w:t>
      </w:r>
      <w:r w:rsidRPr="000A05E3">
        <w:rPr>
          <w:spacing w:val="21"/>
          <w:sz w:val="16"/>
          <w:lang w:val="es-ES"/>
        </w:rPr>
        <w:t xml:space="preserve"> </w:t>
      </w:r>
      <w:r w:rsidRPr="00D516D6">
        <w:rPr>
          <w:sz w:val="16"/>
          <w:lang w:val="en-GB"/>
        </w:rPr>
        <w:t>Assessment</w:t>
      </w:r>
      <w:r w:rsidRPr="00D516D6">
        <w:rPr>
          <w:spacing w:val="-8"/>
          <w:sz w:val="16"/>
          <w:lang w:val="en-GB"/>
        </w:rPr>
        <w:t xml:space="preserve"> </w:t>
      </w:r>
      <w:r w:rsidRPr="00D516D6">
        <w:rPr>
          <w:sz w:val="16"/>
          <w:lang w:val="en-GB"/>
        </w:rPr>
        <w:t>of</w:t>
      </w:r>
      <w:r w:rsidRPr="00D516D6">
        <w:rPr>
          <w:spacing w:val="-8"/>
          <w:sz w:val="16"/>
          <w:lang w:val="en-GB"/>
        </w:rPr>
        <w:t xml:space="preserve"> </w:t>
      </w:r>
      <w:r w:rsidRPr="00D516D6">
        <w:rPr>
          <w:sz w:val="16"/>
          <w:lang w:val="en-GB"/>
        </w:rPr>
        <w:t>a</w:t>
      </w:r>
      <w:r w:rsidRPr="00D516D6">
        <w:rPr>
          <w:spacing w:val="-8"/>
          <w:sz w:val="16"/>
          <w:lang w:val="en-GB"/>
        </w:rPr>
        <w:t xml:space="preserve"> </w:t>
      </w:r>
      <w:r w:rsidRPr="00D516D6">
        <w:rPr>
          <w:sz w:val="16"/>
          <w:lang w:val="en-GB"/>
        </w:rPr>
        <w:t>robotic</w:t>
      </w:r>
      <w:r w:rsidRPr="00D516D6">
        <w:rPr>
          <w:spacing w:val="-8"/>
          <w:sz w:val="16"/>
          <w:lang w:val="en-GB"/>
        </w:rPr>
        <w:t xml:space="preserve"> </w:t>
      </w:r>
      <w:r w:rsidRPr="00D516D6">
        <w:rPr>
          <w:sz w:val="16"/>
          <w:lang w:val="en-GB"/>
        </w:rPr>
        <w:t>assistant</w:t>
      </w:r>
      <w:r w:rsidRPr="00D516D6">
        <w:rPr>
          <w:spacing w:val="-8"/>
          <w:sz w:val="16"/>
          <w:lang w:val="en-GB"/>
        </w:rPr>
        <w:t xml:space="preserve"> </w:t>
      </w:r>
      <w:r w:rsidRPr="00D516D6">
        <w:rPr>
          <w:sz w:val="16"/>
          <w:lang w:val="en-GB"/>
        </w:rPr>
        <w:t>for</w:t>
      </w:r>
      <w:r w:rsidRPr="00D516D6">
        <w:rPr>
          <w:spacing w:val="-8"/>
          <w:sz w:val="16"/>
          <w:lang w:val="en-GB"/>
        </w:rPr>
        <w:t xml:space="preserve"> </w:t>
      </w:r>
      <w:r w:rsidRPr="00D516D6">
        <w:rPr>
          <w:sz w:val="16"/>
          <w:lang w:val="en-GB"/>
        </w:rPr>
        <w:t>supporting</w:t>
      </w:r>
      <w:r w:rsidRPr="00D516D6">
        <w:rPr>
          <w:spacing w:val="-8"/>
          <w:sz w:val="16"/>
          <w:lang w:val="en-GB"/>
        </w:rPr>
        <w:t xml:space="preserve"> </w:t>
      </w:r>
      <w:r w:rsidRPr="00D516D6">
        <w:rPr>
          <w:sz w:val="16"/>
          <w:lang w:val="en-GB"/>
        </w:rPr>
        <w:t>homework</w:t>
      </w:r>
      <w:r w:rsidRPr="00D516D6">
        <w:rPr>
          <w:spacing w:val="40"/>
          <w:sz w:val="16"/>
          <w:lang w:val="en-GB"/>
        </w:rPr>
        <w:t xml:space="preserve"> </w:t>
      </w:r>
      <w:bookmarkStart w:id="248" w:name="_bookmark49"/>
      <w:bookmarkEnd w:id="248"/>
      <w:r w:rsidRPr="00D516D6">
        <w:rPr>
          <w:sz w:val="16"/>
          <w:lang w:val="en-GB"/>
        </w:rPr>
        <w:t xml:space="preserve">activities of children with </w:t>
      </w:r>
      <w:r w:rsidR="00B744D8" w:rsidRPr="00B744D8">
        <w:rPr>
          <w:sz w:val="16"/>
          <w:lang w:val="en-GB"/>
        </w:rPr>
        <w:t>ADHD</w:t>
      </w:r>
      <w:r w:rsidRPr="00D516D6">
        <w:rPr>
          <w:sz w:val="16"/>
          <w:lang w:val="en-GB"/>
        </w:rPr>
        <w:t>.</w:t>
      </w:r>
      <w:r w:rsidRPr="00D516D6">
        <w:rPr>
          <w:spacing w:val="20"/>
          <w:sz w:val="16"/>
          <w:lang w:val="en-GB"/>
        </w:rPr>
        <w:t xml:space="preserve"> </w:t>
      </w:r>
      <w:r w:rsidRPr="00D516D6">
        <w:rPr>
          <w:sz w:val="16"/>
          <w:lang w:val="en-GB"/>
        </w:rPr>
        <w:t>IEEE Access 9, 93450–93465.</w:t>
      </w:r>
      <w:r w:rsidRPr="00D516D6">
        <w:rPr>
          <w:spacing w:val="20"/>
          <w:sz w:val="16"/>
          <w:lang w:val="en-GB"/>
        </w:rPr>
        <w:t xml:space="preserve"> </w:t>
      </w:r>
      <w:r w:rsidRPr="00D516D6">
        <w:rPr>
          <w:sz w:val="16"/>
          <w:lang w:val="en-GB"/>
        </w:rPr>
        <w:t>doi:</w:t>
      </w:r>
      <w:hyperlink r:id="rId55">
        <w:r w:rsidRPr="00D516D6">
          <w:rPr>
            <w:color w:val="2F4F4F"/>
            <w:sz w:val="16"/>
            <w:lang w:val="en-GB"/>
          </w:rPr>
          <w:t>10.1109/ACCESS.2021.3093233</w:t>
        </w:r>
      </w:hyperlink>
      <w:r w:rsidRPr="00D516D6">
        <w:rPr>
          <w:sz w:val="16"/>
          <w:lang w:val="en-GB"/>
        </w:rPr>
        <w:t>.</w:t>
      </w:r>
    </w:p>
    <w:p w14:paraId="63215682" w14:textId="77777777" w:rsidR="00AF779A" w:rsidRPr="00D516D6" w:rsidRDefault="00E9277B">
      <w:pPr>
        <w:spacing w:line="254" w:lineRule="auto"/>
        <w:ind w:left="315" w:right="154" w:hanging="200"/>
        <w:jc w:val="both"/>
        <w:rPr>
          <w:sz w:val="16"/>
          <w:lang w:val="en-GB"/>
        </w:rPr>
      </w:pPr>
      <w:proofErr w:type="spellStart"/>
      <w:r w:rsidRPr="00D516D6">
        <w:rPr>
          <w:sz w:val="16"/>
          <w:lang w:val="en-GB"/>
        </w:rPr>
        <w:t>Bikku</w:t>
      </w:r>
      <w:proofErr w:type="spellEnd"/>
      <w:r w:rsidRPr="00D516D6">
        <w:rPr>
          <w:sz w:val="16"/>
          <w:lang w:val="en-GB"/>
        </w:rPr>
        <w:t>,</w:t>
      </w:r>
      <w:r w:rsidRPr="00D516D6">
        <w:rPr>
          <w:spacing w:val="-9"/>
          <w:sz w:val="16"/>
          <w:lang w:val="en-GB"/>
        </w:rPr>
        <w:t xml:space="preserve"> </w:t>
      </w:r>
      <w:r w:rsidRPr="00D516D6">
        <w:rPr>
          <w:sz w:val="16"/>
          <w:lang w:val="en-GB"/>
        </w:rPr>
        <w:t>T.,</w:t>
      </w:r>
      <w:r w:rsidRPr="00D516D6">
        <w:rPr>
          <w:spacing w:val="-9"/>
          <w:sz w:val="16"/>
          <w:lang w:val="en-GB"/>
        </w:rPr>
        <w:t xml:space="preserve"> </w:t>
      </w:r>
      <w:proofErr w:type="spellStart"/>
      <w:r w:rsidRPr="00D516D6">
        <w:rPr>
          <w:sz w:val="16"/>
          <w:lang w:val="en-GB"/>
        </w:rPr>
        <w:t>Viswanadha</w:t>
      </w:r>
      <w:proofErr w:type="spellEnd"/>
      <w:r w:rsidRPr="00D516D6">
        <w:rPr>
          <w:sz w:val="16"/>
          <w:lang w:val="en-GB"/>
        </w:rPr>
        <w:t>,</w:t>
      </w:r>
      <w:r w:rsidRPr="00D516D6">
        <w:rPr>
          <w:spacing w:val="-9"/>
          <w:sz w:val="16"/>
          <w:lang w:val="en-GB"/>
        </w:rPr>
        <w:t xml:space="preserve"> </w:t>
      </w:r>
      <w:r w:rsidRPr="00D516D6">
        <w:rPr>
          <w:sz w:val="16"/>
          <w:lang w:val="en-GB"/>
        </w:rPr>
        <w:t>L.,</w:t>
      </w:r>
      <w:r w:rsidRPr="00D516D6">
        <w:rPr>
          <w:spacing w:val="-9"/>
          <w:sz w:val="16"/>
          <w:lang w:val="en-GB"/>
        </w:rPr>
        <w:t xml:space="preserve"> </w:t>
      </w:r>
      <w:proofErr w:type="spellStart"/>
      <w:r w:rsidRPr="00D516D6">
        <w:rPr>
          <w:sz w:val="16"/>
          <w:lang w:val="en-GB"/>
        </w:rPr>
        <w:t>Madhulatha</w:t>
      </w:r>
      <w:proofErr w:type="spellEnd"/>
      <w:r w:rsidRPr="00D516D6">
        <w:rPr>
          <w:sz w:val="16"/>
          <w:lang w:val="en-GB"/>
        </w:rPr>
        <w:t>,</w:t>
      </w:r>
      <w:r w:rsidRPr="00D516D6">
        <w:rPr>
          <w:spacing w:val="-9"/>
          <w:sz w:val="16"/>
          <w:lang w:val="en-GB"/>
        </w:rPr>
        <w:t xml:space="preserve"> </w:t>
      </w:r>
      <w:r w:rsidRPr="00D516D6">
        <w:rPr>
          <w:sz w:val="16"/>
          <w:lang w:val="en-GB"/>
        </w:rPr>
        <w:t>M.,</w:t>
      </w:r>
      <w:r w:rsidRPr="00D516D6">
        <w:rPr>
          <w:spacing w:val="-8"/>
          <w:sz w:val="16"/>
          <w:lang w:val="en-GB"/>
        </w:rPr>
        <w:t xml:space="preserve"> </w:t>
      </w:r>
      <w:proofErr w:type="spellStart"/>
      <w:r w:rsidRPr="00D516D6">
        <w:rPr>
          <w:sz w:val="16"/>
          <w:lang w:val="en-GB"/>
        </w:rPr>
        <w:t>Jyothirgamai</w:t>
      </w:r>
      <w:proofErr w:type="spellEnd"/>
      <w:r w:rsidRPr="00D516D6">
        <w:rPr>
          <w:sz w:val="16"/>
          <w:lang w:val="en-GB"/>
        </w:rPr>
        <w:t>,</w:t>
      </w:r>
      <w:r w:rsidRPr="00D516D6">
        <w:rPr>
          <w:spacing w:val="-9"/>
          <w:sz w:val="16"/>
          <w:lang w:val="en-GB"/>
        </w:rPr>
        <w:t xml:space="preserve"> </w:t>
      </w:r>
      <w:r w:rsidRPr="00D516D6">
        <w:rPr>
          <w:sz w:val="16"/>
          <w:lang w:val="en-GB"/>
        </w:rPr>
        <w:t>P.,</w:t>
      </w:r>
      <w:r w:rsidRPr="00D516D6">
        <w:rPr>
          <w:spacing w:val="-9"/>
          <w:sz w:val="16"/>
          <w:lang w:val="en-GB"/>
        </w:rPr>
        <w:t xml:space="preserve"> </w:t>
      </w:r>
      <w:r w:rsidRPr="00D516D6">
        <w:rPr>
          <w:sz w:val="16"/>
          <w:lang w:val="en-GB"/>
        </w:rPr>
        <w:t>Shabana,</w:t>
      </w:r>
      <w:r w:rsidRPr="00D516D6">
        <w:rPr>
          <w:spacing w:val="-9"/>
          <w:sz w:val="16"/>
          <w:lang w:val="en-GB"/>
        </w:rPr>
        <w:t xml:space="preserve"> </w:t>
      </w:r>
      <w:r w:rsidRPr="00D516D6">
        <w:rPr>
          <w:sz w:val="16"/>
          <w:lang w:val="en-GB"/>
        </w:rPr>
        <w:t>S.,</w:t>
      </w:r>
      <w:r w:rsidRPr="00D516D6">
        <w:rPr>
          <w:spacing w:val="-9"/>
          <w:sz w:val="16"/>
          <w:lang w:val="en-GB"/>
        </w:rPr>
        <w:t xml:space="preserve"> </w:t>
      </w:r>
      <w:proofErr w:type="spellStart"/>
      <w:r w:rsidRPr="00D516D6">
        <w:rPr>
          <w:sz w:val="16"/>
          <w:lang w:val="en-GB"/>
        </w:rPr>
        <w:t>Sreedevi</w:t>
      </w:r>
      <w:proofErr w:type="spellEnd"/>
      <w:r w:rsidRPr="00D516D6">
        <w:rPr>
          <w:sz w:val="16"/>
          <w:lang w:val="en-GB"/>
        </w:rPr>
        <w:t>,</w:t>
      </w:r>
      <w:r w:rsidRPr="00D516D6">
        <w:rPr>
          <w:spacing w:val="-8"/>
          <w:sz w:val="16"/>
          <w:lang w:val="en-GB"/>
        </w:rPr>
        <w:t xml:space="preserve"> </w:t>
      </w:r>
      <w:r w:rsidRPr="00D516D6">
        <w:rPr>
          <w:sz w:val="16"/>
          <w:lang w:val="en-GB"/>
        </w:rPr>
        <w:t>S.S.,</w:t>
      </w:r>
      <w:r w:rsidRPr="00D516D6">
        <w:rPr>
          <w:spacing w:val="-9"/>
          <w:sz w:val="16"/>
          <w:lang w:val="en-GB"/>
        </w:rPr>
        <w:t xml:space="preserve"> </w:t>
      </w:r>
      <w:r w:rsidRPr="00D516D6">
        <w:rPr>
          <w:sz w:val="16"/>
          <w:lang w:val="en-GB"/>
        </w:rPr>
        <w:t>2022.</w:t>
      </w:r>
      <w:r w:rsidRPr="00D516D6">
        <w:rPr>
          <w:spacing w:val="-7"/>
          <w:sz w:val="16"/>
          <w:lang w:val="en-GB"/>
        </w:rPr>
        <w:t xml:space="preserve"> </w:t>
      </w:r>
      <w:r w:rsidRPr="00D516D6">
        <w:rPr>
          <w:sz w:val="16"/>
          <w:lang w:val="en-GB"/>
        </w:rPr>
        <w:t>Emotion</w:t>
      </w:r>
      <w:r w:rsidRPr="00D516D6">
        <w:rPr>
          <w:spacing w:val="-9"/>
          <w:sz w:val="16"/>
          <w:lang w:val="en-GB"/>
        </w:rPr>
        <w:t xml:space="preserve"> </w:t>
      </w:r>
      <w:r w:rsidRPr="00D516D6">
        <w:rPr>
          <w:sz w:val="16"/>
          <w:lang w:val="en-GB"/>
        </w:rPr>
        <w:t>detection</w:t>
      </w:r>
      <w:r w:rsidRPr="00D516D6">
        <w:rPr>
          <w:spacing w:val="-8"/>
          <w:sz w:val="16"/>
          <w:lang w:val="en-GB"/>
        </w:rPr>
        <w:t xml:space="preserve"> </w:t>
      </w:r>
      <w:r w:rsidRPr="00D516D6">
        <w:rPr>
          <w:sz w:val="16"/>
          <w:lang w:val="en-GB"/>
        </w:rPr>
        <w:t>and</w:t>
      </w:r>
      <w:r w:rsidRPr="00D516D6">
        <w:rPr>
          <w:spacing w:val="-9"/>
          <w:sz w:val="16"/>
          <w:lang w:val="en-GB"/>
        </w:rPr>
        <w:t xml:space="preserve"> </w:t>
      </w:r>
      <w:r w:rsidRPr="00D516D6">
        <w:rPr>
          <w:sz w:val="16"/>
          <w:lang w:val="en-GB"/>
        </w:rPr>
        <w:t>quotations</w:t>
      </w:r>
      <w:r w:rsidRPr="00D516D6">
        <w:rPr>
          <w:spacing w:val="-9"/>
          <w:sz w:val="16"/>
          <w:lang w:val="en-GB"/>
        </w:rPr>
        <w:t xml:space="preserve"> </w:t>
      </w:r>
      <w:r w:rsidRPr="00D516D6">
        <w:rPr>
          <w:sz w:val="16"/>
          <w:lang w:val="en-GB"/>
        </w:rPr>
        <w:t>using</w:t>
      </w:r>
      <w:r w:rsidRPr="00D516D6">
        <w:rPr>
          <w:spacing w:val="-9"/>
          <w:sz w:val="16"/>
          <w:lang w:val="en-GB"/>
        </w:rPr>
        <w:t xml:space="preserve"> </w:t>
      </w:r>
      <w:proofErr w:type="spellStart"/>
      <w:r w:rsidRPr="00D516D6">
        <w:rPr>
          <w:sz w:val="16"/>
          <w:lang w:val="en-GB"/>
        </w:rPr>
        <w:t>cnn</w:t>
      </w:r>
      <w:proofErr w:type="spellEnd"/>
      <w:r w:rsidRPr="00D516D6">
        <w:rPr>
          <w:sz w:val="16"/>
          <w:lang w:val="en-GB"/>
        </w:rPr>
        <w:t>,</w:t>
      </w:r>
      <w:r w:rsidRPr="00D516D6">
        <w:rPr>
          <w:spacing w:val="-9"/>
          <w:sz w:val="16"/>
          <w:lang w:val="en-GB"/>
        </w:rPr>
        <w:t xml:space="preserve"> </w:t>
      </w:r>
      <w:r w:rsidRPr="00D516D6">
        <w:rPr>
          <w:sz w:val="16"/>
          <w:lang w:val="en-GB"/>
        </w:rPr>
        <w:t>in:</w:t>
      </w:r>
      <w:r w:rsidRPr="00D516D6">
        <w:rPr>
          <w:spacing w:val="40"/>
          <w:sz w:val="16"/>
          <w:lang w:val="en-GB"/>
        </w:rPr>
        <w:t xml:space="preserve"> </w:t>
      </w:r>
      <w:r w:rsidRPr="00D516D6">
        <w:rPr>
          <w:sz w:val="16"/>
          <w:lang w:val="en-GB"/>
        </w:rPr>
        <w:t>2022</w:t>
      </w:r>
      <w:r w:rsidRPr="00D516D6">
        <w:rPr>
          <w:spacing w:val="-9"/>
          <w:sz w:val="16"/>
          <w:lang w:val="en-GB"/>
        </w:rPr>
        <w:t xml:space="preserve"> </w:t>
      </w:r>
      <w:r w:rsidRPr="00D516D6">
        <w:rPr>
          <w:sz w:val="16"/>
          <w:lang w:val="en-GB"/>
        </w:rPr>
        <w:t>International</w:t>
      </w:r>
      <w:r w:rsidRPr="00D516D6">
        <w:rPr>
          <w:spacing w:val="-9"/>
          <w:sz w:val="16"/>
          <w:lang w:val="en-GB"/>
        </w:rPr>
        <w:t xml:space="preserve"> </w:t>
      </w:r>
      <w:r w:rsidRPr="00D516D6">
        <w:rPr>
          <w:sz w:val="16"/>
          <w:lang w:val="en-GB"/>
        </w:rPr>
        <w:t>Conference</w:t>
      </w:r>
      <w:r w:rsidRPr="00D516D6">
        <w:rPr>
          <w:spacing w:val="-9"/>
          <w:sz w:val="16"/>
          <w:lang w:val="en-GB"/>
        </w:rPr>
        <w:t xml:space="preserve"> </w:t>
      </w:r>
      <w:r w:rsidRPr="00D516D6">
        <w:rPr>
          <w:sz w:val="16"/>
          <w:lang w:val="en-GB"/>
        </w:rPr>
        <w:t>on</w:t>
      </w:r>
      <w:r w:rsidRPr="00D516D6">
        <w:rPr>
          <w:spacing w:val="-9"/>
          <w:sz w:val="16"/>
          <w:lang w:val="en-GB"/>
        </w:rPr>
        <w:t xml:space="preserve"> </w:t>
      </w:r>
      <w:r w:rsidRPr="00D516D6">
        <w:rPr>
          <w:sz w:val="16"/>
          <w:lang w:val="en-GB"/>
        </w:rPr>
        <w:t>Applied</w:t>
      </w:r>
      <w:r w:rsidRPr="00D516D6">
        <w:rPr>
          <w:spacing w:val="-9"/>
          <w:sz w:val="16"/>
          <w:lang w:val="en-GB"/>
        </w:rPr>
        <w:t xml:space="preserve"> </w:t>
      </w:r>
      <w:r w:rsidRPr="00D516D6">
        <w:rPr>
          <w:sz w:val="16"/>
          <w:lang w:val="en-GB"/>
        </w:rPr>
        <w:t>Artificial</w:t>
      </w:r>
      <w:r w:rsidRPr="00D516D6">
        <w:rPr>
          <w:spacing w:val="-8"/>
          <w:sz w:val="16"/>
          <w:lang w:val="en-GB"/>
        </w:rPr>
        <w:t xml:space="preserve"> </w:t>
      </w:r>
      <w:r w:rsidRPr="00D516D6">
        <w:rPr>
          <w:sz w:val="16"/>
          <w:lang w:val="en-GB"/>
        </w:rPr>
        <w:t>Intelligence</w:t>
      </w:r>
      <w:r w:rsidRPr="00D516D6">
        <w:rPr>
          <w:spacing w:val="-9"/>
          <w:sz w:val="16"/>
          <w:lang w:val="en-GB"/>
        </w:rPr>
        <w:t xml:space="preserve"> </w:t>
      </w:r>
      <w:r w:rsidRPr="00D516D6">
        <w:rPr>
          <w:sz w:val="16"/>
          <w:lang w:val="en-GB"/>
        </w:rPr>
        <w:t>and</w:t>
      </w:r>
      <w:r w:rsidRPr="00D516D6">
        <w:rPr>
          <w:spacing w:val="-9"/>
          <w:sz w:val="16"/>
          <w:lang w:val="en-GB"/>
        </w:rPr>
        <w:t xml:space="preserve"> </w:t>
      </w:r>
      <w:r w:rsidRPr="00D516D6">
        <w:rPr>
          <w:sz w:val="16"/>
          <w:lang w:val="en-GB"/>
        </w:rPr>
        <w:t>Computing</w:t>
      </w:r>
      <w:r w:rsidRPr="00D516D6">
        <w:rPr>
          <w:spacing w:val="-9"/>
          <w:sz w:val="16"/>
          <w:lang w:val="en-GB"/>
        </w:rPr>
        <w:t xml:space="preserve"> </w:t>
      </w:r>
      <w:r w:rsidRPr="00D516D6">
        <w:rPr>
          <w:sz w:val="16"/>
          <w:lang w:val="en-GB"/>
        </w:rPr>
        <w:t>(ICAAIC),</w:t>
      </w:r>
      <w:r w:rsidRPr="00D516D6">
        <w:rPr>
          <w:spacing w:val="-9"/>
          <w:sz w:val="16"/>
          <w:lang w:val="en-GB"/>
        </w:rPr>
        <w:t xml:space="preserve"> </w:t>
      </w:r>
      <w:r w:rsidRPr="00D516D6">
        <w:rPr>
          <w:sz w:val="16"/>
          <w:lang w:val="en-GB"/>
        </w:rPr>
        <w:t>IEEE.</w:t>
      </w:r>
      <w:r w:rsidRPr="00D516D6">
        <w:rPr>
          <w:spacing w:val="-8"/>
          <w:sz w:val="16"/>
          <w:lang w:val="en-GB"/>
        </w:rPr>
        <w:t xml:space="preserve"> </w:t>
      </w:r>
      <w:r w:rsidRPr="00D516D6">
        <w:rPr>
          <w:sz w:val="16"/>
          <w:lang w:val="en-GB"/>
        </w:rPr>
        <w:t>pp.</w:t>
      </w:r>
      <w:r w:rsidRPr="00D516D6">
        <w:rPr>
          <w:spacing w:val="-9"/>
          <w:sz w:val="16"/>
          <w:lang w:val="en-GB"/>
        </w:rPr>
        <w:t xml:space="preserve"> </w:t>
      </w:r>
      <w:r w:rsidRPr="00D516D6">
        <w:rPr>
          <w:sz w:val="16"/>
          <w:lang w:val="en-GB"/>
        </w:rPr>
        <w:t>251–258.</w:t>
      </w:r>
      <w:r w:rsidRPr="00D516D6">
        <w:rPr>
          <w:spacing w:val="-8"/>
          <w:sz w:val="16"/>
          <w:lang w:val="en-GB"/>
        </w:rPr>
        <w:t xml:space="preserve"> </w:t>
      </w:r>
      <w:r w:rsidRPr="00D516D6">
        <w:rPr>
          <w:sz w:val="16"/>
          <w:lang w:val="en-GB"/>
        </w:rPr>
        <w:t>doi:</w:t>
      </w:r>
      <w:hyperlink r:id="rId56">
        <w:r w:rsidRPr="00D516D6">
          <w:rPr>
            <w:color w:val="2F4F4F"/>
            <w:sz w:val="16"/>
            <w:lang w:val="en-GB"/>
          </w:rPr>
          <w:t>10.1109/icaaic53929.</w:t>
        </w:r>
      </w:hyperlink>
      <w:r w:rsidRPr="00D516D6">
        <w:rPr>
          <w:color w:val="2F4F4F"/>
          <w:spacing w:val="40"/>
          <w:sz w:val="16"/>
          <w:lang w:val="en-GB"/>
        </w:rPr>
        <w:t xml:space="preserve"> </w:t>
      </w:r>
      <w:hyperlink r:id="rId57">
        <w:r w:rsidRPr="00D516D6">
          <w:rPr>
            <w:color w:val="2F4F4F"/>
            <w:spacing w:val="-2"/>
            <w:sz w:val="16"/>
            <w:lang w:val="en-GB"/>
          </w:rPr>
          <w:t>2022.9793277</w:t>
        </w:r>
      </w:hyperlink>
      <w:r w:rsidRPr="00D516D6">
        <w:rPr>
          <w:spacing w:val="-2"/>
          <w:sz w:val="16"/>
          <w:lang w:val="en-GB"/>
        </w:rPr>
        <w:t>.</w:t>
      </w:r>
    </w:p>
    <w:p w14:paraId="1100B430" w14:textId="77777777" w:rsidR="00AF779A" w:rsidRPr="00D516D6" w:rsidRDefault="00AF779A">
      <w:pPr>
        <w:spacing w:line="254" w:lineRule="auto"/>
        <w:jc w:val="both"/>
        <w:rPr>
          <w:sz w:val="16"/>
          <w:lang w:val="en-GB"/>
        </w:rPr>
        <w:sectPr w:rsidR="00AF779A" w:rsidRPr="00D516D6">
          <w:pgSz w:w="10890" w:h="14860"/>
          <w:pgMar w:top="880" w:right="620" w:bottom="840" w:left="660" w:header="673" w:footer="642" w:gutter="0"/>
          <w:cols w:space="720"/>
        </w:sectPr>
      </w:pPr>
    </w:p>
    <w:p w14:paraId="630D4BAF" w14:textId="77777777" w:rsidR="00AF779A" w:rsidRPr="00D516D6" w:rsidRDefault="00AF779A">
      <w:pPr>
        <w:pStyle w:val="Textoindependiente"/>
        <w:rPr>
          <w:sz w:val="11"/>
          <w:lang w:val="en-GB"/>
        </w:rPr>
      </w:pPr>
    </w:p>
    <w:p w14:paraId="101D65E6" w14:textId="77777777" w:rsidR="00AF779A" w:rsidRPr="00D516D6" w:rsidRDefault="00E9277B">
      <w:pPr>
        <w:spacing w:before="102" w:line="254" w:lineRule="auto"/>
        <w:ind w:left="315" w:right="154" w:hanging="200"/>
        <w:jc w:val="both"/>
        <w:rPr>
          <w:sz w:val="16"/>
          <w:lang w:val="en-GB"/>
        </w:rPr>
      </w:pPr>
      <w:bookmarkStart w:id="249" w:name="_bookmark50"/>
      <w:bookmarkEnd w:id="249"/>
      <w:proofErr w:type="spellStart"/>
      <w:r w:rsidRPr="00D516D6">
        <w:rPr>
          <w:w w:val="95"/>
          <w:sz w:val="16"/>
          <w:lang w:val="en-GB"/>
        </w:rPr>
        <w:t>Boumiza</w:t>
      </w:r>
      <w:proofErr w:type="spellEnd"/>
      <w:r w:rsidRPr="00D516D6">
        <w:rPr>
          <w:w w:val="95"/>
          <w:sz w:val="16"/>
          <w:lang w:val="en-GB"/>
        </w:rPr>
        <w:t>,</w:t>
      </w:r>
      <w:r w:rsidRPr="00D516D6">
        <w:rPr>
          <w:spacing w:val="-5"/>
          <w:w w:val="95"/>
          <w:sz w:val="16"/>
          <w:lang w:val="en-GB"/>
        </w:rPr>
        <w:t xml:space="preserve"> </w:t>
      </w:r>
      <w:r w:rsidRPr="00D516D6">
        <w:rPr>
          <w:w w:val="95"/>
          <w:sz w:val="16"/>
          <w:lang w:val="en-GB"/>
        </w:rPr>
        <w:t>S.,</w:t>
      </w:r>
      <w:r w:rsidRPr="00D516D6">
        <w:rPr>
          <w:spacing w:val="-4"/>
          <w:w w:val="95"/>
          <w:sz w:val="16"/>
          <w:lang w:val="en-GB"/>
        </w:rPr>
        <w:t xml:space="preserve"> </w:t>
      </w:r>
      <w:proofErr w:type="spellStart"/>
      <w:r w:rsidRPr="00D516D6">
        <w:rPr>
          <w:w w:val="95"/>
          <w:sz w:val="16"/>
          <w:lang w:val="en-GB"/>
        </w:rPr>
        <w:t>Bekiarski</w:t>
      </w:r>
      <w:proofErr w:type="spellEnd"/>
      <w:r w:rsidRPr="00D516D6">
        <w:rPr>
          <w:w w:val="95"/>
          <w:sz w:val="16"/>
          <w:lang w:val="en-GB"/>
        </w:rPr>
        <w:t>,</w:t>
      </w:r>
      <w:r w:rsidRPr="00D516D6">
        <w:rPr>
          <w:spacing w:val="-5"/>
          <w:w w:val="95"/>
          <w:sz w:val="16"/>
          <w:lang w:val="en-GB"/>
        </w:rPr>
        <w:t xml:space="preserve"> </w:t>
      </w:r>
      <w:r w:rsidRPr="00D516D6">
        <w:rPr>
          <w:w w:val="95"/>
          <w:sz w:val="16"/>
          <w:lang w:val="en-GB"/>
        </w:rPr>
        <w:t>A.,</w:t>
      </w:r>
      <w:r w:rsidRPr="00D516D6">
        <w:rPr>
          <w:spacing w:val="-4"/>
          <w:w w:val="95"/>
          <w:sz w:val="16"/>
          <w:lang w:val="en-GB"/>
        </w:rPr>
        <w:t xml:space="preserve"> </w:t>
      </w:r>
      <w:proofErr w:type="spellStart"/>
      <w:r w:rsidRPr="00D516D6">
        <w:rPr>
          <w:w w:val="95"/>
          <w:sz w:val="16"/>
          <w:lang w:val="en-GB"/>
        </w:rPr>
        <w:t>Souilem</w:t>
      </w:r>
      <w:proofErr w:type="spellEnd"/>
      <w:r w:rsidRPr="00D516D6">
        <w:rPr>
          <w:w w:val="95"/>
          <w:sz w:val="16"/>
          <w:lang w:val="en-GB"/>
        </w:rPr>
        <w:t>,</w:t>
      </w:r>
      <w:r w:rsidRPr="00D516D6">
        <w:rPr>
          <w:spacing w:val="-5"/>
          <w:w w:val="95"/>
          <w:sz w:val="16"/>
          <w:lang w:val="en-GB"/>
        </w:rPr>
        <w:t xml:space="preserve"> </w:t>
      </w:r>
      <w:r w:rsidRPr="00D516D6">
        <w:rPr>
          <w:w w:val="95"/>
          <w:sz w:val="16"/>
          <w:lang w:val="en-GB"/>
        </w:rPr>
        <w:t>D.,</w:t>
      </w:r>
      <w:r w:rsidRPr="00D516D6">
        <w:rPr>
          <w:spacing w:val="-4"/>
          <w:w w:val="95"/>
          <w:sz w:val="16"/>
          <w:lang w:val="en-GB"/>
        </w:rPr>
        <w:t xml:space="preserve"> </w:t>
      </w:r>
      <w:proofErr w:type="spellStart"/>
      <w:r w:rsidRPr="00D516D6">
        <w:rPr>
          <w:w w:val="95"/>
          <w:sz w:val="16"/>
          <w:lang w:val="en-GB"/>
        </w:rPr>
        <w:t>Pleshkova</w:t>
      </w:r>
      <w:proofErr w:type="spellEnd"/>
      <w:r w:rsidRPr="00D516D6">
        <w:rPr>
          <w:w w:val="95"/>
          <w:sz w:val="16"/>
          <w:lang w:val="en-GB"/>
        </w:rPr>
        <w:t>,</w:t>
      </w:r>
      <w:r w:rsidRPr="00D516D6">
        <w:rPr>
          <w:spacing w:val="-5"/>
          <w:w w:val="95"/>
          <w:sz w:val="16"/>
          <w:lang w:val="en-GB"/>
        </w:rPr>
        <w:t xml:space="preserve"> </w:t>
      </w:r>
      <w:r w:rsidRPr="00D516D6">
        <w:rPr>
          <w:w w:val="95"/>
          <w:sz w:val="16"/>
          <w:lang w:val="en-GB"/>
        </w:rPr>
        <w:t>S.,</w:t>
      </w:r>
      <w:r w:rsidRPr="00D516D6">
        <w:rPr>
          <w:spacing w:val="-4"/>
          <w:w w:val="95"/>
          <w:sz w:val="16"/>
          <w:lang w:val="en-GB"/>
        </w:rPr>
        <w:t xml:space="preserve"> </w:t>
      </w:r>
      <w:r w:rsidRPr="00D516D6">
        <w:rPr>
          <w:w w:val="95"/>
          <w:sz w:val="16"/>
          <w:lang w:val="en-GB"/>
        </w:rPr>
        <w:t>2017.</w:t>
      </w:r>
      <w:r w:rsidRPr="00D516D6">
        <w:rPr>
          <w:sz w:val="16"/>
          <w:lang w:val="en-GB"/>
        </w:rPr>
        <w:t xml:space="preserve"> </w:t>
      </w:r>
      <w:r w:rsidRPr="00D516D6">
        <w:rPr>
          <w:w w:val="95"/>
          <w:sz w:val="16"/>
          <w:lang w:val="en-GB"/>
        </w:rPr>
        <w:t>Development</w:t>
      </w:r>
      <w:r w:rsidRPr="00D516D6">
        <w:rPr>
          <w:spacing w:val="-5"/>
          <w:w w:val="95"/>
          <w:sz w:val="16"/>
          <w:lang w:val="en-GB"/>
        </w:rPr>
        <w:t xml:space="preserve"> </w:t>
      </w:r>
      <w:r w:rsidRPr="00D516D6">
        <w:rPr>
          <w:w w:val="95"/>
          <w:sz w:val="16"/>
          <w:lang w:val="en-GB"/>
        </w:rPr>
        <w:t>of</w:t>
      </w:r>
      <w:r w:rsidRPr="00D516D6">
        <w:rPr>
          <w:spacing w:val="-4"/>
          <w:w w:val="95"/>
          <w:sz w:val="16"/>
          <w:lang w:val="en-GB"/>
        </w:rPr>
        <w:t xml:space="preserve"> </w:t>
      </w:r>
      <w:r w:rsidRPr="00D516D6">
        <w:rPr>
          <w:w w:val="95"/>
          <w:sz w:val="16"/>
          <w:lang w:val="en-GB"/>
        </w:rPr>
        <w:t>model</w:t>
      </w:r>
      <w:r w:rsidRPr="00D516D6">
        <w:rPr>
          <w:spacing w:val="-5"/>
          <w:w w:val="95"/>
          <w:sz w:val="16"/>
          <w:lang w:val="en-GB"/>
        </w:rPr>
        <w:t xml:space="preserve"> </w:t>
      </w:r>
      <w:r w:rsidRPr="00D516D6">
        <w:rPr>
          <w:w w:val="95"/>
          <w:sz w:val="16"/>
          <w:lang w:val="en-GB"/>
        </w:rPr>
        <w:t>for</w:t>
      </w:r>
      <w:r w:rsidRPr="00D516D6">
        <w:rPr>
          <w:spacing w:val="-4"/>
          <w:w w:val="95"/>
          <w:sz w:val="16"/>
          <w:lang w:val="en-GB"/>
        </w:rPr>
        <w:t xml:space="preserve"> </w:t>
      </w:r>
      <w:r w:rsidRPr="00D516D6">
        <w:rPr>
          <w:w w:val="95"/>
          <w:sz w:val="16"/>
          <w:lang w:val="en-GB"/>
        </w:rPr>
        <w:t>automatic</w:t>
      </w:r>
      <w:r w:rsidRPr="00D516D6">
        <w:rPr>
          <w:spacing w:val="-5"/>
          <w:w w:val="95"/>
          <w:sz w:val="16"/>
          <w:lang w:val="en-GB"/>
        </w:rPr>
        <w:t xml:space="preserve"> </w:t>
      </w:r>
      <w:r w:rsidRPr="00D516D6">
        <w:rPr>
          <w:w w:val="95"/>
          <w:sz w:val="16"/>
          <w:lang w:val="en-GB"/>
        </w:rPr>
        <w:t>tutor</w:t>
      </w:r>
      <w:r w:rsidRPr="00D516D6">
        <w:rPr>
          <w:spacing w:val="-5"/>
          <w:w w:val="95"/>
          <w:sz w:val="16"/>
          <w:lang w:val="en-GB"/>
        </w:rPr>
        <w:t xml:space="preserve"> </w:t>
      </w:r>
      <w:r w:rsidRPr="00D516D6">
        <w:rPr>
          <w:w w:val="95"/>
          <w:sz w:val="16"/>
          <w:lang w:val="en-GB"/>
        </w:rPr>
        <w:t>in</w:t>
      </w:r>
      <w:r w:rsidRPr="00D516D6">
        <w:rPr>
          <w:spacing w:val="-4"/>
          <w:w w:val="95"/>
          <w:sz w:val="16"/>
          <w:lang w:val="en-GB"/>
        </w:rPr>
        <w:t xml:space="preserve"> </w:t>
      </w:r>
      <w:r w:rsidRPr="00D516D6">
        <w:rPr>
          <w:w w:val="95"/>
          <w:sz w:val="16"/>
          <w:lang w:val="en-GB"/>
        </w:rPr>
        <w:t>e-learning</w:t>
      </w:r>
      <w:r w:rsidRPr="00D516D6">
        <w:rPr>
          <w:spacing w:val="-5"/>
          <w:w w:val="95"/>
          <w:sz w:val="16"/>
          <w:lang w:val="en-GB"/>
        </w:rPr>
        <w:t xml:space="preserve"> </w:t>
      </w:r>
      <w:r w:rsidRPr="00D516D6">
        <w:rPr>
          <w:w w:val="95"/>
          <w:sz w:val="16"/>
          <w:lang w:val="en-GB"/>
        </w:rPr>
        <w:t>environment</w:t>
      </w:r>
      <w:r w:rsidRPr="00D516D6">
        <w:rPr>
          <w:spacing w:val="-4"/>
          <w:w w:val="95"/>
          <w:sz w:val="16"/>
          <w:lang w:val="en-GB"/>
        </w:rPr>
        <w:t xml:space="preserve"> </w:t>
      </w:r>
      <w:r w:rsidRPr="00D516D6">
        <w:rPr>
          <w:w w:val="95"/>
          <w:sz w:val="16"/>
          <w:lang w:val="en-GB"/>
        </w:rPr>
        <w:t>based</w:t>
      </w:r>
      <w:r w:rsidRPr="00D516D6">
        <w:rPr>
          <w:spacing w:val="-5"/>
          <w:w w:val="95"/>
          <w:sz w:val="16"/>
          <w:lang w:val="en-GB"/>
        </w:rPr>
        <w:t xml:space="preserve"> </w:t>
      </w:r>
      <w:r w:rsidRPr="00D516D6">
        <w:rPr>
          <w:w w:val="95"/>
          <w:sz w:val="16"/>
          <w:lang w:val="en-GB"/>
        </w:rPr>
        <w:t>on</w:t>
      </w:r>
      <w:r w:rsidRPr="00D516D6">
        <w:rPr>
          <w:spacing w:val="-4"/>
          <w:w w:val="95"/>
          <w:sz w:val="16"/>
          <w:lang w:val="en-GB"/>
        </w:rPr>
        <w:t xml:space="preserve"> </w:t>
      </w:r>
      <w:r w:rsidRPr="00D516D6">
        <w:rPr>
          <w:w w:val="95"/>
          <w:sz w:val="16"/>
          <w:lang w:val="en-GB"/>
        </w:rPr>
        <w:t>student</w:t>
      </w:r>
      <w:r w:rsidRPr="00D516D6">
        <w:rPr>
          <w:spacing w:val="40"/>
          <w:sz w:val="16"/>
          <w:lang w:val="en-GB"/>
        </w:rPr>
        <w:t xml:space="preserve"> </w:t>
      </w:r>
      <w:r w:rsidRPr="00D516D6">
        <w:rPr>
          <w:spacing w:val="-2"/>
          <w:w w:val="95"/>
          <w:sz w:val="16"/>
          <w:lang w:val="en-GB"/>
        </w:rPr>
        <w:t>reactions extraction using facial recognition, in: 2017 15th International Conference on Electrical Machines, Drives and Power Systems (ELMA),</w:t>
      </w:r>
      <w:r w:rsidRPr="00D516D6">
        <w:rPr>
          <w:spacing w:val="40"/>
          <w:sz w:val="16"/>
          <w:lang w:val="en-GB"/>
        </w:rPr>
        <w:t xml:space="preserve"> </w:t>
      </w:r>
      <w:bookmarkStart w:id="250" w:name="_bookmark51"/>
      <w:bookmarkEnd w:id="250"/>
      <w:r w:rsidRPr="00D516D6">
        <w:rPr>
          <w:sz w:val="16"/>
          <w:lang w:val="en-GB"/>
        </w:rPr>
        <w:t>IEEE. pp. 488–492.</w:t>
      </w:r>
      <w:r w:rsidRPr="00D516D6">
        <w:rPr>
          <w:spacing w:val="40"/>
          <w:sz w:val="16"/>
          <w:lang w:val="en-GB"/>
        </w:rPr>
        <w:t xml:space="preserve"> </w:t>
      </w:r>
      <w:r w:rsidRPr="00D516D6">
        <w:rPr>
          <w:sz w:val="16"/>
          <w:lang w:val="en-GB"/>
        </w:rPr>
        <w:t>doi:</w:t>
      </w:r>
      <w:hyperlink r:id="rId58">
        <w:r w:rsidRPr="00D516D6">
          <w:rPr>
            <w:color w:val="2F4F4F"/>
            <w:sz w:val="16"/>
            <w:lang w:val="en-GB"/>
          </w:rPr>
          <w:t>10.1109/ELMA.2017.7955493</w:t>
        </w:r>
      </w:hyperlink>
      <w:r w:rsidRPr="00D516D6">
        <w:rPr>
          <w:sz w:val="16"/>
          <w:lang w:val="en-GB"/>
        </w:rPr>
        <w:t>.</w:t>
      </w:r>
    </w:p>
    <w:p w14:paraId="52DADC8E" w14:textId="77777777" w:rsidR="00AF779A" w:rsidRPr="00D516D6" w:rsidRDefault="00E9277B">
      <w:pPr>
        <w:spacing w:before="1"/>
        <w:ind w:left="116"/>
        <w:jc w:val="both"/>
        <w:rPr>
          <w:sz w:val="16"/>
          <w:lang w:val="en-GB"/>
        </w:rPr>
      </w:pPr>
      <w:r w:rsidRPr="000A05E3">
        <w:rPr>
          <w:w w:val="95"/>
          <w:sz w:val="16"/>
          <w:lang w:val="nb-NO"/>
        </w:rPr>
        <w:t>Cai,</w:t>
      </w:r>
      <w:r w:rsidRPr="000A05E3">
        <w:rPr>
          <w:spacing w:val="-2"/>
          <w:sz w:val="16"/>
          <w:lang w:val="nb-NO"/>
        </w:rPr>
        <w:t xml:space="preserve"> </w:t>
      </w:r>
      <w:r w:rsidRPr="000A05E3">
        <w:rPr>
          <w:w w:val="95"/>
          <w:sz w:val="16"/>
          <w:lang w:val="nb-NO"/>
        </w:rPr>
        <w:t>X.,</w:t>
      </w:r>
      <w:r w:rsidRPr="000A05E3">
        <w:rPr>
          <w:spacing w:val="-1"/>
          <w:sz w:val="16"/>
          <w:lang w:val="nb-NO"/>
        </w:rPr>
        <w:t xml:space="preserve"> </w:t>
      </w:r>
      <w:r w:rsidRPr="000A05E3">
        <w:rPr>
          <w:w w:val="95"/>
          <w:sz w:val="16"/>
          <w:lang w:val="nb-NO"/>
        </w:rPr>
        <w:t>Langtangen,</w:t>
      </w:r>
      <w:r w:rsidRPr="000A05E3">
        <w:rPr>
          <w:spacing w:val="-1"/>
          <w:sz w:val="16"/>
          <w:lang w:val="nb-NO"/>
        </w:rPr>
        <w:t xml:space="preserve"> </w:t>
      </w:r>
      <w:r w:rsidRPr="000A05E3">
        <w:rPr>
          <w:w w:val="95"/>
          <w:sz w:val="16"/>
          <w:lang w:val="nb-NO"/>
        </w:rPr>
        <w:t>H.P.,</w:t>
      </w:r>
      <w:r w:rsidRPr="000A05E3">
        <w:rPr>
          <w:spacing w:val="-1"/>
          <w:sz w:val="16"/>
          <w:lang w:val="nb-NO"/>
        </w:rPr>
        <w:t xml:space="preserve"> </w:t>
      </w:r>
      <w:r w:rsidRPr="000A05E3">
        <w:rPr>
          <w:w w:val="95"/>
          <w:sz w:val="16"/>
          <w:lang w:val="nb-NO"/>
        </w:rPr>
        <w:t>Moe,</w:t>
      </w:r>
      <w:r w:rsidRPr="000A05E3">
        <w:rPr>
          <w:spacing w:val="-1"/>
          <w:sz w:val="16"/>
          <w:lang w:val="nb-NO"/>
        </w:rPr>
        <w:t xml:space="preserve"> </w:t>
      </w:r>
      <w:r w:rsidRPr="000A05E3">
        <w:rPr>
          <w:w w:val="95"/>
          <w:sz w:val="16"/>
          <w:lang w:val="nb-NO"/>
        </w:rPr>
        <w:t>H.,</w:t>
      </w:r>
      <w:r w:rsidRPr="000A05E3">
        <w:rPr>
          <w:spacing w:val="-1"/>
          <w:sz w:val="16"/>
          <w:lang w:val="nb-NO"/>
        </w:rPr>
        <w:t xml:space="preserve"> </w:t>
      </w:r>
      <w:r w:rsidRPr="000A05E3">
        <w:rPr>
          <w:w w:val="95"/>
          <w:sz w:val="16"/>
          <w:lang w:val="nb-NO"/>
        </w:rPr>
        <w:t>2005.</w:t>
      </w:r>
      <w:r w:rsidRPr="000A05E3">
        <w:rPr>
          <w:spacing w:val="13"/>
          <w:sz w:val="16"/>
          <w:lang w:val="nb-NO"/>
        </w:rPr>
        <w:t xml:space="preserve"> </w:t>
      </w:r>
      <w:r w:rsidRPr="00D516D6">
        <w:rPr>
          <w:w w:val="95"/>
          <w:sz w:val="16"/>
          <w:lang w:val="en-GB"/>
        </w:rPr>
        <w:t>On</w:t>
      </w:r>
      <w:r w:rsidRPr="00D516D6">
        <w:rPr>
          <w:spacing w:val="-1"/>
          <w:sz w:val="16"/>
          <w:lang w:val="en-GB"/>
        </w:rPr>
        <w:t xml:space="preserve"> </w:t>
      </w:r>
      <w:r w:rsidRPr="00D516D6">
        <w:rPr>
          <w:w w:val="95"/>
          <w:sz w:val="16"/>
          <w:lang w:val="en-GB"/>
        </w:rPr>
        <w:t>the</w:t>
      </w:r>
      <w:r w:rsidRPr="00D516D6">
        <w:rPr>
          <w:spacing w:val="-1"/>
          <w:sz w:val="16"/>
          <w:lang w:val="en-GB"/>
        </w:rPr>
        <w:t xml:space="preserve"> </w:t>
      </w:r>
      <w:r w:rsidRPr="00D516D6">
        <w:rPr>
          <w:w w:val="95"/>
          <w:sz w:val="16"/>
          <w:lang w:val="en-GB"/>
        </w:rPr>
        <w:t>performance</w:t>
      </w:r>
      <w:r w:rsidRPr="00D516D6">
        <w:rPr>
          <w:spacing w:val="-1"/>
          <w:sz w:val="16"/>
          <w:lang w:val="en-GB"/>
        </w:rPr>
        <w:t xml:space="preserve"> </w:t>
      </w:r>
      <w:r w:rsidRPr="00D516D6">
        <w:rPr>
          <w:w w:val="95"/>
          <w:sz w:val="16"/>
          <w:lang w:val="en-GB"/>
        </w:rPr>
        <w:t>of</w:t>
      </w:r>
      <w:r w:rsidRPr="00D516D6">
        <w:rPr>
          <w:spacing w:val="-1"/>
          <w:sz w:val="16"/>
          <w:lang w:val="en-GB"/>
        </w:rPr>
        <w:t xml:space="preserve"> </w:t>
      </w:r>
      <w:r w:rsidRPr="00D516D6">
        <w:rPr>
          <w:w w:val="95"/>
          <w:sz w:val="16"/>
          <w:lang w:val="en-GB"/>
        </w:rPr>
        <w:t>the</w:t>
      </w:r>
      <w:r w:rsidRPr="00D516D6">
        <w:rPr>
          <w:spacing w:val="-1"/>
          <w:sz w:val="16"/>
          <w:lang w:val="en-GB"/>
        </w:rPr>
        <w:t xml:space="preserve"> </w:t>
      </w:r>
      <w:r w:rsidRPr="00D516D6">
        <w:rPr>
          <w:w w:val="95"/>
          <w:sz w:val="16"/>
          <w:lang w:val="en-GB"/>
        </w:rPr>
        <w:t>python</w:t>
      </w:r>
      <w:r w:rsidRPr="00D516D6">
        <w:rPr>
          <w:spacing w:val="-1"/>
          <w:sz w:val="16"/>
          <w:lang w:val="en-GB"/>
        </w:rPr>
        <w:t xml:space="preserve"> </w:t>
      </w:r>
      <w:r w:rsidRPr="00D516D6">
        <w:rPr>
          <w:w w:val="95"/>
          <w:sz w:val="16"/>
          <w:lang w:val="en-GB"/>
        </w:rPr>
        <w:t>programming</w:t>
      </w:r>
      <w:r w:rsidRPr="00D516D6">
        <w:rPr>
          <w:spacing w:val="-1"/>
          <w:sz w:val="16"/>
          <w:lang w:val="en-GB"/>
        </w:rPr>
        <w:t xml:space="preserve"> </w:t>
      </w:r>
      <w:r w:rsidRPr="00D516D6">
        <w:rPr>
          <w:w w:val="95"/>
          <w:sz w:val="16"/>
          <w:lang w:val="en-GB"/>
        </w:rPr>
        <w:t>language</w:t>
      </w:r>
      <w:r w:rsidRPr="00D516D6">
        <w:rPr>
          <w:spacing w:val="-1"/>
          <w:sz w:val="16"/>
          <w:lang w:val="en-GB"/>
        </w:rPr>
        <w:t xml:space="preserve"> </w:t>
      </w:r>
      <w:r w:rsidRPr="00D516D6">
        <w:rPr>
          <w:w w:val="95"/>
          <w:sz w:val="16"/>
          <w:lang w:val="en-GB"/>
        </w:rPr>
        <w:t>for</w:t>
      </w:r>
      <w:r w:rsidRPr="00D516D6">
        <w:rPr>
          <w:spacing w:val="-1"/>
          <w:sz w:val="16"/>
          <w:lang w:val="en-GB"/>
        </w:rPr>
        <w:t xml:space="preserve"> </w:t>
      </w:r>
      <w:r w:rsidRPr="00D516D6">
        <w:rPr>
          <w:w w:val="95"/>
          <w:sz w:val="16"/>
          <w:lang w:val="en-GB"/>
        </w:rPr>
        <w:t>serial</w:t>
      </w:r>
      <w:r w:rsidRPr="00D516D6">
        <w:rPr>
          <w:spacing w:val="-1"/>
          <w:sz w:val="16"/>
          <w:lang w:val="en-GB"/>
        </w:rPr>
        <w:t xml:space="preserve"> </w:t>
      </w:r>
      <w:r w:rsidRPr="00D516D6">
        <w:rPr>
          <w:w w:val="95"/>
          <w:sz w:val="16"/>
          <w:lang w:val="en-GB"/>
        </w:rPr>
        <w:t>and</w:t>
      </w:r>
      <w:r w:rsidRPr="00D516D6">
        <w:rPr>
          <w:spacing w:val="-1"/>
          <w:sz w:val="16"/>
          <w:lang w:val="en-GB"/>
        </w:rPr>
        <w:t xml:space="preserve"> </w:t>
      </w:r>
      <w:r w:rsidRPr="00D516D6">
        <w:rPr>
          <w:w w:val="95"/>
          <w:sz w:val="16"/>
          <w:lang w:val="en-GB"/>
        </w:rPr>
        <w:t>parallel</w:t>
      </w:r>
      <w:r w:rsidRPr="00D516D6">
        <w:rPr>
          <w:spacing w:val="-1"/>
          <w:sz w:val="16"/>
          <w:lang w:val="en-GB"/>
        </w:rPr>
        <w:t xml:space="preserve"> </w:t>
      </w:r>
      <w:r w:rsidRPr="00D516D6">
        <w:rPr>
          <w:w w:val="95"/>
          <w:sz w:val="16"/>
          <w:lang w:val="en-GB"/>
        </w:rPr>
        <w:t>scientific</w:t>
      </w:r>
      <w:r w:rsidRPr="00D516D6">
        <w:rPr>
          <w:spacing w:val="-2"/>
          <w:sz w:val="16"/>
          <w:lang w:val="en-GB"/>
        </w:rPr>
        <w:t xml:space="preserve"> </w:t>
      </w:r>
      <w:r w:rsidRPr="00D516D6">
        <w:rPr>
          <w:spacing w:val="-2"/>
          <w:w w:val="95"/>
          <w:sz w:val="16"/>
          <w:lang w:val="en-GB"/>
        </w:rPr>
        <w:t>computations.</w:t>
      </w:r>
    </w:p>
    <w:p w14:paraId="314C0FAD" w14:textId="77777777" w:rsidR="00AF779A" w:rsidRPr="00D516D6" w:rsidRDefault="00E9277B">
      <w:pPr>
        <w:spacing w:before="12"/>
        <w:ind w:left="315"/>
        <w:jc w:val="both"/>
        <w:rPr>
          <w:sz w:val="16"/>
          <w:lang w:val="en-GB"/>
        </w:rPr>
      </w:pPr>
      <w:bookmarkStart w:id="251" w:name="_bookmark52"/>
      <w:bookmarkEnd w:id="251"/>
      <w:r w:rsidRPr="00D516D6">
        <w:rPr>
          <w:sz w:val="16"/>
          <w:lang w:val="en-GB"/>
        </w:rPr>
        <w:t>Scientific</w:t>
      </w:r>
      <w:r w:rsidRPr="00D516D6">
        <w:rPr>
          <w:spacing w:val="21"/>
          <w:sz w:val="16"/>
          <w:lang w:val="en-GB"/>
        </w:rPr>
        <w:t xml:space="preserve"> </w:t>
      </w:r>
      <w:r w:rsidRPr="00D516D6">
        <w:rPr>
          <w:sz w:val="16"/>
          <w:lang w:val="en-GB"/>
        </w:rPr>
        <w:t>Programming</w:t>
      </w:r>
      <w:r w:rsidRPr="00D516D6">
        <w:rPr>
          <w:spacing w:val="21"/>
          <w:sz w:val="16"/>
          <w:lang w:val="en-GB"/>
        </w:rPr>
        <w:t xml:space="preserve"> </w:t>
      </w:r>
      <w:r w:rsidRPr="00D516D6">
        <w:rPr>
          <w:sz w:val="16"/>
          <w:lang w:val="en-GB"/>
        </w:rPr>
        <w:t>13,</w:t>
      </w:r>
      <w:r w:rsidRPr="00D516D6">
        <w:rPr>
          <w:spacing w:val="21"/>
          <w:sz w:val="16"/>
          <w:lang w:val="en-GB"/>
        </w:rPr>
        <w:t xml:space="preserve"> </w:t>
      </w:r>
      <w:r w:rsidRPr="00D516D6">
        <w:rPr>
          <w:sz w:val="16"/>
          <w:lang w:val="en-GB"/>
        </w:rPr>
        <w:t>31–56.</w:t>
      </w:r>
      <w:r w:rsidRPr="00D516D6">
        <w:rPr>
          <w:spacing w:val="46"/>
          <w:sz w:val="16"/>
          <w:lang w:val="en-GB"/>
        </w:rPr>
        <w:t xml:space="preserve"> </w:t>
      </w:r>
      <w:r w:rsidRPr="00D516D6">
        <w:rPr>
          <w:sz w:val="16"/>
          <w:lang w:val="en-GB"/>
        </w:rPr>
        <w:t>URL:</w:t>
      </w:r>
      <w:r w:rsidRPr="00D516D6">
        <w:rPr>
          <w:spacing w:val="22"/>
          <w:sz w:val="16"/>
          <w:lang w:val="en-GB"/>
        </w:rPr>
        <w:t xml:space="preserve"> </w:t>
      </w:r>
      <w:hyperlink r:id="rId59">
        <w:r w:rsidRPr="00D516D6">
          <w:rPr>
            <w:color w:val="2F4F4F"/>
            <w:sz w:val="16"/>
            <w:lang w:val="en-GB"/>
          </w:rPr>
          <w:t>https://doi.org/10.1155/2005/619804</w:t>
        </w:r>
      </w:hyperlink>
      <w:r w:rsidRPr="00D516D6">
        <w:rPr>
          <w:sz w:val="16"/>
          <w:lang w:val="en-GB"/>
        </w:rPr>
        <w:t>,</w:t>
      </w:r>
      <w:r w:rsidRPr="00D516D6">
        <w:rPr>
          <w:spacing w:val="21"/>
          <w:sz w:val="16"/>
          <w:lang w:val="en-GB"/>
        </w:rPr>
        <w:t xml:space="preserve"> </w:t>
      </w:r>
      <w:r w:rsidRPr="00D516D6">
        <w:rPr>
          <w:spacing w:val="-2"/>
          <w:sz w:val="16"/>
          <w:lang w:val="en-GB"/>
        </w:rPr>
        <w:t>doi:</w:t>
      </w:r>
      <w:hyperlink r:id="rId60">
        <w:r w:rsidRPr="00D516D6">
          <w:rPr>
            <w:color w:val="2F4F4F"/>
            <w:spacing w:val="-2"/>
            <w:sz w:val="16"/>
            <w:lang w:val="en-GB"/>
          </w:rPr>
          <w:t>10.1155/2005/619804</w:t>
        </w:r>
      </w:hyperlink>
      <w:r w:rsidRPr="00D516D6">
        <w:rPr>
          <w:spacing w:val="-2"/>
          <w:sz w:val="16"/>
          <w:lang w:val="en-GB"/>
        </w:rPr>
        <w:t>.</w:t>
      </w:r>
    </w:p>
    <w:p w14:paraId="4E021C64" w14:textId="77777777" w:rsidR="00AF779A" w:rsidRPr="00D516D6" w:rsidRDefault="00E9277B">
      <w:pPr>
        <w:spacing w:before="11" w:line="254" w:lineRule="auto"/>
        <w:ind w:left="315" w:right="154" w:hanging="200"/>
        <w:jc w:val="both"/>
        <w:rPr>
          <w:sz w:val="16"/>
          <w:lang w:val="en-GB"/>
        </w:rPr>
      </w:pPr>
      <w:r w:rsidRPr="000A05E3">
        <w:rPr>
          <w:w w:val="95"/>
          <w:sz w:val="16"/>
          <w:lang w:val="es-ES"/>
        </w:rPr>
        <w:t xml:space="preserve">Casas </w:t>
      </w:r>
      <w:proofErr w:type="spellStart"/>
      <w:r w:rsidRPr="000A05E3">
        <w:rPr>
          <w:w w:val="95"/>
          <w:sz w:val="16"/>
          <w:lang w:val="es-ES"/>
        </w:rPr>
        <w:t>Sanchez</w:t>
      </w:r>
      <w:proofErr w:type="spellEnd"/>
      <w:r w:rsidRPr="000A05E3">
        <w:rPr>
          <w:w w:val="95"/>
          <w:sz w:val="16"/>
          <w:lang w:val="es-ES"/>
        </w:rPr>
        <w:t xml:space="preserve">, H., Loayza </w:t>
      </w:r>
      <w:proofErr w:type="spellStart"/>
      <w:r w:rsidRPr="000A05E3">
        <w:rPr>
          <w:w w:val="95"/>
          <w:sz w:val="16"/>
          <w:lang w:val="es-ES"/>
        </w:rPr>
        <w:t>Apeña</w:t>
      </w:r>
      <w:proofErr w:type="spellEnd"/>
      <w:r w:rsidRPr="000A05E3">
        <w:rPr>
          <w:w w:val="95"/>
          <w:sz w:val="16"/>
          <w:lang w:val="es-ES"/>
        </w:rPr>
        <w:t xml:space="preserve">, J., </w:t>
      </w:r>
      <w:r w:rsidRPr="000A05E3">
        <w:rPr>
          <w:w w:val="95"/>
          <w:sz w:val="16"/>
          <w:lang w:val="es-ES"/>
        </w:rPr>
        <w:t>Palomino, J., Paiva-Peredo, E., 2022.</w:t>
      </w:r>
      <w:r w:rsidRPr="000A05E3">
        <w:rPr>
          <w:spacing w:val="26"/>
          <w:sz w:val="16"/>
          <w:lang w:val="es-ES"/>
        </w:rPr>
        <w:t xml:space="preserve"> </w:t>
      </w:r>
      <w:r w:rsidRPr="00D516D6">
        <w:rPr>
          <w:w w:val="95"/>
          <w:sz w:val="16"/>
          <w:lang w:val="en-GB"/>
        </w:rPr>
        <w:t>Design of a people access control system using the esp32 module and</w:t>
      </w:r>
      <w:r w:rsidRPr="00D516D6">
        <w:rPr>
          <w:spacing w:val="40"/>
          <w:sz w:val="16"/>
          <w:lang w:val="en-GB"/>
        </w:rPr>
        <w:t xml:space="preserve"> </w:t>
      </w:r>
      <w:r w:rsidRPr="00D516D6">
        <w:rPr>
          <w:w w:val="95"/>
          <w:sz w:val="16"/>
          <w:lang w:val="en-GB"/>
        </w:rPr>
        <w:t xml:space="preserve">internet of things for a </w:t>
      </w:r>
      <w:proofErr w:type="spellStart"/>
      <w:r w:rsidRPr="00D516D6">
        <w:rPr>
          <w:w w:val="95"/>
          <w:sz w:val="16"/>
          <w:lang w:val="en-GB"/>
        </w:rPr>
        <w:t>sanitory</w:t>
      </w:r>
      <w:proofErr w:type="spellEnd"/>
      <w:r w:rsidRPr="00D516D6">
        <w:rPr>
          <w:w w:val="95"/>
          <w:sz w:val="16"/>
          <w:lang w:val="en-GB"/>
        </w:rPr>
        <w:t xml:space="preserve"> facility in a shopping mall, in: 2022 IEEE Engineering International Research Conference (EIRCON), IEEE. pp.</w:t>
      </w:r>
      <w:r w:rsidRPr="00D516D6">
        <w:rPr>
          <w:spacing w:val="40"/>
          <w:sz w:val="16"/>
          <w:lang w:val="en-GB"/>
        </w:rPr>
        <w:t xml:space="preserve"> </w:t>
      </w:r>
      <w:bookmarkStart w:id="252" w:name="_bookmark53"/>
      <w:bookmarkEnd w:id="252"/>
      <w:r w:rsidRPr="00D516D6">
        <w:rPr>
          <w:sz w:val="16"/>
          <w:lang w:val="en-GB"/>
        </w:rPr>
        <w:t>1–4.</w:t>
      </w:r>
      <w:r w:rsidRPr="00D516D6">
        <w:rPr>
          <w:spacing w:val="37"/>
          <w:sz w:val="16"/>
          <w:lang w:val="en-GB"/>
        </w:rPr>
        <w:t xml:space="preserve"> </w:t>
      </w:r>
      <w:r w:rsidRPr="00D516D6">
        <w:rPr>
          <w:sz w:val="16"/>
          <w:lang w:val="en-GB"/>
        </w:rPr>
        <w:t>do</w:t>
      </w:r>
      <w:r w:rsidRPr="00D516D6">
        <w:rPr>
          <w:sz w:val="16"/>
          <w:lang w:val="en-GB"/>
        </w:rPr>
        <w:t>i:</w:t>
      </w:r>
      <w:hyperlink r:id="rId61">
        <w:r w:rsidRPr="00D516D6">
          <w:rPr>
            <w:color w:val="2F4F4F"/>
            <w:sz w:val="16"/>
            <w:lang w:val="en-GB"/>
          </w:rPr>
          <w:t>10.1109/eircon56026.2022.9934094</w:t>
        </w:r>
      </w:hyperlink>
      <w:r w:rsidRPr="00D516D6">
        <w:rPr>
          <w:sz w:val="16"/>
          <w:lang w:val="en-GB"/>
        </w:rPr>
        <w:t>.</w:t>
      </w:r>
    </w:p>
    <w:p w14:paraId="4207F92D" w14:textId="77777777" w:rsidR="00AF779A" w:rsidRPr="00D516D6" w:rsidRDefault="00E9277B">
      <w:pPr>
        <w:spacing w:before="2" w:line="254" w:lineRule="auto"/>
        <w:ind w:left="315" w:right="154" w:hanging="200"/>
        <w:jc w:val="both"/>
        <w:rPr>
          <w:sz w:val="16"/>
          <w:lang w:val="en-GB"/>
        </w:rPr>
      </w:pPr>
      <w:r w:rsidRPr="000A05E3">
        <w:rPr>
          <w:sz w:val="16"/>
          <w:lang w:val="es-ES"/>
        </w:rPr>
        <w:t>Cruz,</w:t>
      </w:r>
      <w:r w:rsidRPr="000A05E3">
        <w:rPr>
          <w:spacing w:val="15"/>
          <w:sz w:val="16"/>
          <w:lang w:val="es-ES"/>
        </w:rPr>
        <w:t xml:space="preserve"> </w:t>
      </w:r>
      <w:r w:rsidRPr="000A05E3">
        <w:rPr>
          <w:sz w:val="16"/>
          <w:lang w:val="es-ES"/>
        </w:rPr>
        <w:t>J.P.N.,</w:t>
      </w:r>
      <w:r w:rsidRPr="000A05E3">
        <w:rPr>
          <w:spacing w:val="15"/>
          <w:sz w:val="16"/>
          <w:lang w:val="es-ES"/>
        </w:rPr>
        <w:t xml:space="preserve"> </w:t>
      </w:r>
      <w:proofErr w:type="spellStart"/>
      <w:r w:rsidRPr="000A05E3">
        <w:rPr>
          <w:sz w:val="16"/>
          <w:lang w:val="es-ES"/>
        </w:rPr>
        <w:t>Dimaala</w:t>
      </w:r>
      <w:proofErr w:type="spellEnd"/>
      <w:r w:rsidRPr="000A05E3">
        <w:rPr>
          <w:sz w:val="16"/>
          <w:lang w:val="es-ES"/>
        </w:rPr>
        <w:t>,</w:t>
      </w:r>
      <w:r w:rsidRPr="000A05E3">
        <w:rPr>
          <w:spacing w:val="15"/>
          <w:sz w:val="16"/>
          <w:lang w:val="es-ES"/>
        </w:rPr>
        <w:t xml:space="preserve"> </w:t>
      </w:r>
      <w:r w:rsidRPr="000A05E3">
        <w:rPr>
          <w:sz w:val="16"/>
          <w:lang w:val="es-ES"/>
        </w:rPr>
        <w:t>M.L.,</w:t>
      </w:r>
      <w:r w:rsidRPr="000A05E3">
        <w:rPr>
          <w:spacing w:val="15"/>
          <w:sz w:val="16"/>
          <w:lang w:val="es-ES"/>
        </w:rPr>
        <w:t xml:space="preserve"> </w:t>
      </w:r>
      <w:r w:rsidRPr="000A05E3">
        <w:rPr>
          <w:sz w:val="16"/>
          <w:lang w:val="es-ES"/>
        </w:rPr>
        <w:t>Francisco,</w:t>
      </w:r>
      <w:r w:rsidRPr="000A05E3">
        <w:rPr>
          <w:spacing w:val="15"/>
          <w:sz w:val="16"/>
          <w:lang w:val="es-ES"/>
        </w:rPr>
        <w:t xml:space="preserve"> </w:t>
      </w:r>
      <w:r w:rsidRPr="000A05E3">
        <w:rPr>
          <w:sz w:val="16"/>
          <w:lang w:val="es-ES"/>
        </w:rPr>
        <w:t>L.G.L.,</w:t>
      </w:r>
      <w:r w:rsidRPr="000A05E3">
        <w:rPr>
          <w:spacing w:val="15"/>
          <w:sz w:val="16"/>
          <w:lang w:val="es-ES"/>
        </w:rPr>
        <w:t xml:space="preserve"> </w:t>
      </w:r>
      <w:r w:rsidRPr="000A05E3">
        <w:rPr>
          <w:sz w:val="16"/>
          <w:lang w:val="es-ES"/>
        </w:rPr>
        <w:t>Franco,</w:t>
      </w:r>
      <w:r w:rsidRPr="000A05E3">
        <w:rPr>
          <w:spacing w:val="15"/>
          <w:sz w:val="16"/>
          <w:lang w:val="es-ES"/>
        </w:rPr>
        <w:t xml:space="preserve"> </w:t>
      </w:r>
      <w:r w:rsidRPr="000A05E3">
        <w:rPr>
          <w:sz w:val="16"/>
          <w:lang w:val="es-ES"/>
        </w:rPr>
        <w:t>E.J.S.,</w:t>
      </w:r>
      <w:r w:rsidRPr="000A05E3">
        <w:rPr>
          <w:spacing w:val="15"/>
          <w:sz w:val="16"/>
          <w:lang w:val="es-ES"/>
        </w:rPr>
        <w:t xml:space="preserve"> </w:t>
      </w:r>
      <w:r w:rsidRPr="000A05E3">
        <w:rPr>
          <w:sz w:val="16"/>
          <w:lang w:val="es-ES"/>
        </w:rPr>
        <w:t>Bandala,</w:t>
      </w:r>
      <w:r w:rsidRPr="000A05E3">
        <w:rPr>
          <w:spacing w:val="15"/>
          <w:sz w:val="16"/>
          <w:lang w:val="es-ES"/>
        </w:rPr>
        <w:t xml:space="preserve"> </w:t>
      </w:r>
      <w:r w:rsidRPr="000A05E3">
        <w:rPr>
          <w:sz w:val="16"/>
          <w:lang w:val="es-ES"/>
        </w:rPr>
        <w:t>A.A.,</w:t>
      </w:r>
      <w:r w:rsidRPr="000A05E3">
        <w:rPr>
          <w:spacing w:val="15"/>
          <w:sz w:val="16"/>
          <w:lang w:val="es-ES"/>
        </w:rPr>
        <w:t xml:space="preserve"> </w:t>
      </w:r>
      <w:proofErr w:type="spellStart"/>
      <w:r w:rsidRPr="000A05E3">
        <w:rPr>
          <w:sz w:val="16"/>
          <w:lang w:val="es-ES"/>
        </w:rPr>
        <w:t>Dadios</w:t>
      </w:r>
      <w:proofErr w:type="spellEnd"/>
      <w:r w:rsidRPr="000A05E3">
        <w:rPr>
          <w:sz w:val="16"/>
          <w:lang w:val="es-ES"/>
        </w:rPr>
        <w:t>,</w:t>
      </w:r>
      <w:r w:rsidRPr="000A05E3">
        <w:rPr>
          <w:spacing w:val="15"/>
          <w:sz w:val="16"/>
          <w:lang w:val="es-ES"/>
        </w:rPr>
        <w:t xml:space="preserve"> </w:t>
      </w:r>
      <w:r w:rsidRPr="000A05E3">
        <w:rPr>
          <w:sz w:val="16"/>
          <w:lang w:val="es-ES"/>
        </w:rPr>
        <w:t>E.P.,</w:t>
      </w:r>
      <w:r w:rsidRPr="000A05E3">
        <w:rPr>
          <w:spacing w:val="15"/>
          <w:sz w:val="16"/>
          <w:lang w:val="es-ES"/>
        </w:rPr>
        <w:t xml:space="preserve"> </w:t>
      </w:r>
      <w:r w:rsidRPr="000A05E3">
        <w:rPr>
          <w:sz w:val="16"/>
          <w:lang w:val="es-ES"/>
        </w:rPr>
        <w:t>2013.</w:t>
      </w:r>
      <w:r w:rsidRPr="000A05E3">
        <w:rPr>
          <w:spacing w:val="40"/>
          <w:sz w:val="16"/>
          <w:lang w:val="es-ES"/>
        </w:rPr>
        <w:t xml:space="preserve"> </w:t>
      </w:r>
      <w:r w:rsidRPr="00D516D6">
        <w:rPr>
          <w:sz w:val="16"/>
          <w:lang w:val="en-GB"/>
        </w:rPr>
        <w:t>Object</w:t>
      </w:r>
      <w:r w:rsidRPr="00D516D6">
        <w:rPr>
          <w:spacing w:val="15"/>
          <w:sz w:val="16"/>
          <w:lang w:val="en-GB"/>
        </w:rPr>
        <w:t xml:space="preserve"> </w:t>
      </w:r>
      <w:r w:rsidRPr="00D516D6">
        <w:rPr>
          <w:sz w:val="16"/>
          <w:lang w:val="en-GB"/>
        </w:rPr>
        <w:t>recognition</w:t>
      </w:r>
      <w:r w:rsidRPr="00D516D6">
        <w:rPr>
          <w:spacing w:val="15"/>
          <w:sz w:val="16"/>
          <w:lang w:val="en-GB"/>
        </w:rPr>
        <w:t xml:space="preserve"> </w:t>
      </w:r>
      <w:r w:rsidRPr="00D516D6">
        <w:rPr>
          <w:sz w:val="16"/>
          <w:lang w:val="en-GB"/>
        </w:rPr>
        <w:t>and</w:t>
      </w:r>
      <w:r w:rsidRPr="00D516D6">
        <w:rPr>
          <w:spacing w:val="15"/>
          <w:sz w:val="16"/>
          <w:lang w:val="en-GB"/>
        </w:rPr>
        <w:t xml:space="preserve"> </w:t>
      </w:r>
      <w:r w:rsidRPr="00D516D6">
        <w:rPr>
          <w:sz w:val="16"/>
          <w:lang w:val="en-GB"/>
        </w:rPr>
        <w:t>detection</w:t>
      </w:r>
      <w:r w:rsidRPr="00D516D6">
        <w:rPr>
          <w:spacing w:val="15"/>
          <w:sz w:val="16"/>
          <w:lang w:val="en-GB"/>
        </w:rPr>
        <w:t xml:space="preserve"> </w:t>
      </w:r>
      <w:r w:rsidRPr="00D516D6">
        <w:rPr>
          <w:sz w:val="16"/>
          <w:lang w:val="en-GB"/>
        </w:rPr>
        <w:t>by</w:t>
      </w:r>
      <w:r w:rsidRPr="00D516D6">
        <w:rPr>
          <w:spacing w:val="15"/>
          <w:sz w:val="16"/>
          <w:lang w:val="en-GB"/>
        </w:rPr>
        <w:t xml:space="preserve"> </w:t>
      </w:r>
      <w:r w:rsidRPr="00D516D6">
        <w:rPr>
          <w:sz w:val="16"/>
          <w:lang w:val="en-GB"/>
        </w:rPr>
        <w:t>shape</w:t>
      </w:r>
      <w:r w:rsidRPr="00D516D6">
        <w:rPr>
          <w:spacing w:val="40"/>
          <w:sz w:val="16"/>
          <w:lang w:val="en-GB"/>
        </w:rPr>
        <w:t xml:space="preserve"> </w:t>
      </w:r>
      <w:r w:rsidRPr="00D516D6">
        <w:rPr>
          <w:w w:val="95"/>
          <w:sz w:val="16"/>
          <w:lang w:val="en-GB"/>
        </w:rPr>
        <w:t>and</w:t>
      </w:r>
      <w:r w:rsidRPr="00D516D6">
        <w:rPr>
          <w:spacing w:val="-6"/>
          <w:w w:val="95"/>
          <w:sz w:val="16"/>
          <w:lang w:val="en-GB"/>
        </w:rPr>
        <w:t xml:space="preserve"> </w:t>
      </w:r>
      <w:proofErr w:type="spellStart"/>
      <w:r w:rsidRPr="00D516D6">
        <w:rPr>
          <w:w w:val="95"/>
          <w:sz w:val="16"/>
          <w:lang w:val="en-GB"/>
        </w:rPr>
        <w:t>color</w:t>
      </w:r>
      <w:proofErr w:type="spellEnd"/>
      <w:r w:rsidRPr="00D516D6">
        <w:rPr>
          <w:spacing w:val="-6"/>
          <w:w w:val="95"/>
          <w:sz w:val="16"/>
          <w:lang w:val="en-GB"/>
        </w:rPr>
        <w:t xml:space="preserve"> </w:t>
      </w:r>
      <w:r w:rsidRPr="00D516D6">
        <w:rPr>
          <w:w w:val="95"/>
          <w:sz w:val="16"/>
          <w:lang w:val="en-GB"/>
        </w:rPr>
        <w:t>pattern</w:t>
      </w:r>
      <w:r w:rsidRPr="00D516D6">
        <w:rPr>
          <w:spacing w:val="-6"/>
          <w:w w:val="95"/>
          <w:sz w:val="16"/>
          <w:lang w:val="en-GB"/>
        </w:rPr>
        <w:t xml:space="preserve"> </w:t>
      </w:r>
      <w:r w:rsidRPr="00D516D6">
        <w:rPr>
          <w:w w:val="95"/>
          <w:sz w:val="16"/>
          <w:lang w:val="en-GB"/>
        </w:rPr>
        <w:t>recognition</w:t>
      </w:r>
      <w:r w:rsidRPr="00D516D6">
        <w:rPr>
          <w:spacing w:val="-6"/>
          <w:w w:val="95"/>
          <w:sz w:val="16"/>
          <w:lang w:val="en-GB"/>
        </w:rPr>
        <w:t xml:space="preserve"> </w:t>
      </w:r>
      <w:r w:rsidRPr="00D516D6">
        <w:rPr>
          <w:w w:val="95"/>
          <w:sz w:val="16"/>
          <w:lang w:val="en-GB"/>
        </w:rPr>
        <w:t>utilizing</w:t>
      </w:r>
      <w:r w:rsidRPr="00D516D6">
        <w:rPr>
          <w:spacing w:val="-6"/>
          <w:w w:val="95"/>
          <w:sz w:val="16"/>
          <w:lang w:val="en-GB"/>
        </w:rPr>
        <w:t xml:space="preserve"> </w:t>
      </w:r>
      <w:r w:rsidRPr="00D516D6">
        <w:rPr>
          <w:w w:val="95"/>
          <w:sz w:val="16"/>
          <w:lang w:val="en-GB"/>
        </w:rPr>
        <w:t>artificial</w:t>
      </w:r>
      <w:r w:rsidRPr="00D516D6">
        <w:rPr>
          <w:spacing w:val="-6"/>
          <w:w w:val="95"/>
          <w:sz w:val="16"/>
          <w:lang w:val="en-GB"/>
        </w:rPr>
        <w:t xml:space="preserve"> </w:t>
      </w:r>
      <w:r w:rsidRPr="00D516D6">
        <w:rPr>
          <w:w w:val="95"/>
          <w:sz w:val="16"/>
          <w:lang w:val="en-GB"/>
        </w:rPr>
        <w:t>neural</w:t>
      </w:r>
      <w:r w:rsidRPr="00D516D6">
        <w:rPr>
          <w:spacing w:val="-6"/>
          <w:w w:val="95"/>
          <w:sz w:val="16"/>
          <w:lang w:val="en-GB"/>
        </w:rPr>
        <w:t xml:space="preserve"> </w:t>
      </w:r>
      <w:r w:rsidRPr="00D516D6">
        <w:rPr>
          <w:w w:val="95"/>
          <w:sz w:val="16"/>
          <w:lang w:val="en-GB"/>
        </w:rPr>
        <w:t>networks,</w:t>
      </w:r>
      <w:r w:rsidRPr="00D516D6">
        <w:rPr>
          <w:spacing w:val="-6"/>
          <w:w w:val="95"/>
          <w:sz w:val="16"/>
          <w:lang w:val="en-GB"/>
        </w:rPr>
        <w:t xml:space="preserve"> </w:t>
      </w:r>
      <w:r w:rsidRPr="00D516D6">
        <w:rPr>
          <w:w w:val="95"/>
          <w:sz w:val="16"/>
          <w:lang w:val="en-GB"/>
        </w:rPr>
        <w:t>in:</w:t>
      </w:r>
      <w:r w:rsidRPr="00D516D6">
        <w:rPr>
          <w:spacing w:val="-6"/>
          <w:w w:val="95"/>
          <w:sz w:val="16"/>
          <w:lang w:val="en-GB"/>
        </w:rPr>
        <w:t xml:space="preserve"> </w:t>
      </w:r>
      <w:r w:rsidRPr="00D516D6">
        <w:rPr>
          <w:w w:val="95"/>
          <w:sz w:val="16"/>
          <w:lang w:val="en-GB"/>
        </w:rPr>
        <w:t>International</w:t>
      </w:r>
      <w:r w:rsidRPr="00D516D6">
        <w:rPr>
          <w:spacing w:val="-6"/>
          <w:w w:val="95"/>
          <w:sz w:val="16"/>
          <w:lang w:val="en-GB"/>
        </w:rPr>
        <w:t xml:space="preserve"> </w:t>
      </w:r>
      <w:r w:rsidRPr="00D516D6">
        <w:rPr>
          <w:w w:val="95"/>
          <w:sz w:val="16"/>
          <w:lang w:val="en-GB"/>
        </w:rPr>
        <w:t>Conference</w:t>
      </w:r>
      <w:r w:rsidRPr="00D516D6">
        <w:rPr>
          <w:spacing w:val="-6"/>
          <w:w w:val="95"/>
          <w:sz w:val="16"/>
          <w:lang w:val="en-GB"/>
        </w:rPr>
        <w:t xml:space="preserve"> </w:t>
      </w:r>
      <w:r w:rsidRPr="00D516D6">
        <w:rPr>
          <w:w w:val="95"/>
          <w:sz w:val="16"/>
          <w:lang w:val="en-GB"/>
        </w:rPr>
        <w:t>of</w:t>
      </w:r>
      <w:r w:rsidRPr="00D516D6">
        <w:rPr>
          <w:spacing w:val="-6"/>
          <w:w w:val="95"/>
          <w:sz w:val="16"/>
          <w:lang w:val="en-GB"/>
        </w:rPr>
        <w:t xml:space="preserve"> </w:t>
      </w:r>
      <w:r w:rsidRPr="00D516D6">
        <w:rPr>
          <w:w w:val="95"/>
          <w:sz w:val="16"/>
          <w:lang w:val="en-GB"/>
        </w:rPr>
        <w:t>Information</w:t>
      </w:r>
      <w:r w:rsidRPr="00D516D6">
        <w:rPr>
          <w:spacing w:val="-6"/>
          <w:w w:val="95"/>
          <w:sz w:val="16"/>
          <w:lang w:val="en-GB"/>
        </w:rPr>
        <w:t xml:space="preserve"> </w:t>
      </w:r>
      <w:r w:rsidRPr="00D516D6">
        <w:rPr>
          <w:w w:val="95"/>
          <w:sz w:val="16"/>
          <w:lang w:val="en-GB"/>
        </w:rPr>
        <w:t>and</w:t>
      </w:r>
      <w:r w:rsidRPr="00D516D6">
        <w:rPr>
          <w:spacing w:val="-6"/>
          <w:w w:val="95"/>
          <w:sz w:val="16"/>
          <w:lang w:val="en-GB"/>
        </w:rPr>
        <w:t xml:space="preserve"> </w:t>
      </w:r>
      <w:r w:rsidRPr="00D516D6">
        <w:rPr>
          <w:w w:val="95"/>
          <w:sz w:val="16"/>
          <w:lang w:val="en-GB"/>
        </w:rPr>
        <w:t>Communication</w:t>
      </w:r>
      <w:r w:rsidRPr="00D516D6">
        <w:rPr>
          <w:spacing w:val="-6"/>
          <w:w w:val="95"/>
          <w:sz w:val="16"/>
          <w:lang w:val="en-GB"/>
        </w:rPr>
        <w:t xml:space="preserve"> </w:t>
      </w:r>
      <w:r w:rsidRPr="00D516D6">
        <w:rPr>
          <w:w w:val="95"/>
          <w:sz w:val="16"/>
          <w:lang w:val="en-GB"/>
        </w:rPr>
        <w:t>Technology,</w:t>
      </w:r>
      <w:r w:rsidRPr="00D516D6">
        <w:rPr>
          <w:spacing w:val="40"/>
          <w:sz w:val="16"/>
          <w:lang w:val="en-GB"/>
        </w:rPr>
        <w:t xml:space="preserve"> </w:t>
      </w:r>
      <w:bookmarkStart w:id="253" w:name="_bookmark54"/>
      <w:bookmarkEnd w:id="253"/>
      <w:proofErr w:type="spellStart"/>
      <w:r w:rsidRPr="00D516D6">
        <w:rPr>
          <w:sz w:val="16"/>
          <w:lang w:val="en-GB"/>
        </w:rPr>
        <w:t>ICoICT</w:t>
      </w:r>
      <w:proofErr w:type="spellEnd"/>
      <w:r w:rsidRPr="00D516D6">
        <w:rPr>
          <w:sz w:val="16"/>
          <w:lang w:val="en-GB"/>
        </w:rPr>
        <w:t xml:space="preserve"> 2013, IEEE. pp. 140–144.</w:t>
      </w:r>
      <w:r w:rsidRPr="00D516D6">
        <w:rPr>
          <w:spacing w:val="40"/>
          <w:sz w:val="16"/>
          <w:lang w:val="en-GB"/>
        </w:rPr>
        <w:t xml:space="preserve"> </w:t>
      </w:r>
      <w:r w:rsidRPr="00D516D6">
        <w:rPr>
          <w:sz w:val="16"/>
          <w:lang w:val="en-GB"/>
        </w:rPr>
        <w:t>doi:</w:t>
      </w:r>
      <w:hyperlink r:id="rId62">
        <w:r w:rsidRPr="00D516D6">
          <w:rPr>
            <w:color w:val="2F4F4F"/>
            <w:sz w:val="16"/>
            <w:lang w:val="en-GB"/>
          </w:rPr>
          <w:t>10.1109/ICoICT.2013.6574562</w:t>
        </w:r>
      </w:hyperlink>
      <w:r w:rsidRPr="00D516D6">
        <w:rPr>
          <w:sz w:val="16"/>
          <w:lang w:val="en-GB"/>
        </w:rPr>
        <w:t>.</w:t>
      </w:r>
    </w:p>
    <w:p w14:paraId="46EF0CD0" w14:textId="77777777" w:rsidR="00AF779A" w:rsidRPr="00D516D6" w:rsidRDefault="00E9277B">
      <w:pPr>
        <w:spacing w:before="1" w:line="254" w:lineRule="auto"/>
        <w:ind w:left="315" w:right="154" w:hanging="200"/>
        <w:jc w:val="both"/>
        <w:rPr>
          <w:sz w:val="16"/>
          <w:lang w:val="en-GB"/>
        </w:rPr>
      </w:pPr>
      <w:proofErr w:type="spellStart"/>
      <w:r w:rsidRPr="00D516D6">
        <w:rPr>
          <w:sz w:val="16"/>
          <w:lang w:val="en-GB"/>
        </w:rPr>
        <w:t>Darapaneni</w:t>
      </w:r>
      <w:proofErr w:type="spellEnd"/>
      <w:r w:rsidRPr="00D516D6">
        <w:rPr>
          <w:sz w:val="16"/>
          <w:lang w:val="en-GB"/>
        </w:rPr>
        <w:t xml:space="preserve">, N., </w:t>
      </w:r>
      <w:proofErr w:type="spellStart"/>
      <w:r w:rsidRPr="00D516D6">
        <w:rPr>
          <w:sz w:val="16"/>
          <w:lang w:val="en-GB"/>
        </w:rPr>
        <w:t>Evoori</w:t>
      </w:r>
      <w:proofErr w:type="spellEnd"/>
      <w:r w:rsidRPr="00D516D6">
        <w:rPr>
          <w:sz w:val="16"/>
          <w:lang w:val="en-GB"/>
        </w:rPr>
        <w:t xml:space="preserve">, A.K., </w:t>
      </w:r>
      <w:proofErr w:type="spellStart"/>
      <w:r w:rsidRPr="00D516D6">
        <w:rPr>
          <w:sz w:val="16"/>
          <w:lang w:val="en-GB"/>
        </w:rPr>
        <w:t>Vemuri</w:t>
      </w:r>
      <w:proofErr w:type="spellEnd"/>
      <w:r w:rsidRPr="00D516D6">
        <w:rPr>
          <w:sz w:val="16"/>
          <w:lang w:val="en-GB"/>
        </w:rPr>
        <w:t xml:space="preserve">, V.B., </w:t>
      </w:r>
      <w:proofErr w:type="spellStart"/>
      <w:r w:rsidRPr="00D516D6">
        <w:rPr>
          <w:sz w:val="16"/>
          <w:lang w:val="en-GB"/>
        </w:rPr>
        <w:t>Arichandrapandian</w:t>
      </w:r>
      <w:proofErr w:type="spellEnd"/>
      <w:r w:rsidRPr="00D516D6">
        <w:rPr>
          <w:sz w:val="16"/>
          <w:lang w:val="en-GB"/>
        </w:rPr>
        <w:t xml:space="preserve">, T., Karthikeyan, G., </w:t>
      </w:r>
      <w:proofErr w:type="spellStart"/>
      <w:r w:rsidRPr="00D516D6">
        <w:rPr>
          <w:sz w:val="16"/>
          <w:lang w:val="en-GB"/>
        </w:rPr>
        <w:t>Paduri</w:t>
      </w:r>
      <w:proofErr w:type="spellEnd"/>
      <w:r w:rsidRPr="00D516D6">
        <w:rPr>
          <w:sz w:val="16"/>
          <w:lang w:val="en-GB"/>
        </w:rPr>
        <w:t xml:space="preserve">, A.R., Babu, D., </w:t>
      </w:r>
      <w:proofErr w:type="spellStart"/>
      <w:r w:rsidRPr="00D516D6">
        <w:rPr>
          <w:sz w:val="16"/>
          <w:lang w:val="en-GB"/>
        </w:rPr>
        <w:t>Madhavan</w:t>
      </w:r>
      <w:proofErr w:type="spellEnd"/>
      <w:r w:rsidRPr="00D516D6">
        <w:rPr>
          <w:sz w:val="16"/>
          <w:lang w:val="en-GB"/>
        </w:rPr>
        <w:t>, J., 2020.</w:t>
      </w:r>
      <w:r w:rsidRPr="00D516D6">
        <w:rPr>
          <w:spacing w:val="40"/>
          <w:sz w:val="16"/>
          <w:lang w:val="en-GB"/>
        </w:rPr>
        <w:t xml:space="preserve"> </w:t>
      </w:r>
      <w:r w:rsidRPr="00D516D6">
        <w:rPr>
          <w:sz w:val="16"/>
          <w:lang w:val="en-GB"/>
        </w:rPr>
        <w:t>Automatic</w:t>
      </w:r>
      <w:r w:rsidRPr="00D516D6">
        <w:rPr>
          <w:spacing w:val="40"/>
          <w:sz w:val="16"/>
          <w:lang w:val="en-GB"/>
        </w:rPr>
        <w:t xml:space="preserve"> </w:t>
      </w:r>
      <w:r w:rsidRPr="00D516D6">
        <w:rPr>
          <w:w w:val="90"/>
          <w:sz w:val="16"/>
          <w:lang w:val="en-GB"/>
        </w:rPr>
        <w:t>face detection and recognition for attendance maintenance, in: 2020 IEEE 15th Internation</w:t>
      </w:r>
      <w:r w:rsidRPr="00D516D6">
        <w:rPr>
          <w:w w:val="90"/>
          <w:sz w:val="16"/>
          <w:lang w:val="en-GB"/>
        </w:rPr>
        <w:t>al Conference on Industrial and Information Systems</w:t>
      </w:r>
      <w:r w:rsidRPr="00D516D6">
        <w:rPr>
          <w:spacing w:val="40"/>
          <w:sz w:val="16"/>
          <w:lang w:val="en-GB"/>
        </w:rPr>
        <w:t xml:space="preserve"> </w:t>
      </w:r>
      <w:bookmarkStart w:id="254" w:name="_bookmark55"/>
      <w:bookmarkEnd w:id="254"/>
      <w:r w:rsidRPr="00D516D6">
        <w:rPr>
          <w:sz w:val="16"/>
          <w:lang w:val="en-GB"/>
        </w:rPr>
        <w:t>(ICIIS), IEEE. pp. 236–241.</w:t>
      </w:r>
      <w:r w:rsidRPr="00D516D6">
        <w:rPr>
          <w:spacing w:val="40"/>
          <w:sz w:val="16"/>
          <w:lang w:val="en-GB"/>
        </w:rPr>
        <w:t xml:space="preserve"> </w:t>
      </w:r>
      <w:r w:rsidRPr="00D516D6">
        <w:rPr>
          <w:sz w:val="16"/>
          <w:lang w:val="en-GB"/>
        </w:rPr>
        <w:t>doi:</w:t>
      </w:r>
      <w:hyperlink r:id="rId63">
        <w:r w:rsidRPr="00D516D6">
          <w:rPr>
            <w:color w:val="2F4F4F"/>
            <w:sz w:val="16"/>
            <w:lang w:val="en-GB"/>
          </w:rPr>
          <w:t>10.1109/ICIIS51140.2020.9342670</w:t>
        </w:r>
      </w:hyperlink>
      <w:r w:rsidRPr="00D516D6">
        <w:rPr>
          <w:sz w:val="16"/>
          <w:lang w:val="en-GB"/>
        </w:rPr>
        <w:t>.</w:t>
      </w:r>
    </w:p>
    <w:p w14:paraId="5BCB5CC1" w14:textId="77777777" w:rsidR="00AF779A" w:rsidRPr="00D516D6" w:rsidRDefault="00E9277B">
      <w:pPr>
        <w:spacing w:before="1" w:line="254" w:lineRule="auto"/>
        <w:ind w:left="51" w:right="154"/>
        <w:jc w:val="right"/>
        <w:rPr>
          <w:sz w:val="16"/>
          <w:lang w:val="en-GB"/>
        </w:rPr>
      </w:pPr>
      <w:proofErr w:type="spellStart"/>
      <w:r w:rsidRPr="000A05E3">
        <w:rPr>
          <w:w w:val="95"/>
          <w:sz w:val="16"/>
          <w:lang w:val="es-ES"/>
        </w:rPr>
        <w:t>Enadula</w:t>
      </w:r>
      <w:proofErr w:type="spellEnd"/>
      <w:r w:rsidRPr="000A05E3">
        <w:rPr>
          <w:w w:val="95"/>
          <w:sz w:val="16"/>
          <w:lang w:val="es-ES"/>
        </w:rPr>
        <w:t>,</w:t>
      </w:r>
      <w:r w:rsidRPr="000A05E3">
        <w:rPr>
          <w:spacing w:val="12"/>
          <w:sz w:val="16"/>
          <w:lang w:val="es-ES"/>
        </w:rPr>
        <w:t xml:space="preserve"> </w:t>
      </w:r>
      <w:r w:rsidRPr="000A05E3">
        <w:rPr>
          <w:w w:val="95"/>
          <w:sz w:val="16"/>
          <w:lang w:val="es-ES"/>
        </w:rPr>
        <w:t>S.M.,</w:t>
      </w:r>
      <w:r w:rsidRPr="000A05E3">
        <w:rPr>
          <w:spacing w:val="12"/>
          <w:sz w:val="16"/>
          <w:lang w:val="es-ES"/>
        </w:rPr>
        <w:t xml:space="preserve"> </w:t>
      </w:r>
      <w:commentRangeStart w:id="255"/>
      <w:proofErr w:type="spellStart"/>
      <w:r w:rsidRPr="000A05E3">
        <w:rPr>
          <w:w w:val="95"/>
          <w:sz w:val="16"/>
          <w:lang w:val="es-ES"/>
        </w:rPr>
        <w:t>Sriram</w:t>
      </w:r>
      <w:proofErr w:type="spellEnd"/>
      <w:r w:rsidRPr="000A05E3">
        <w:rPr>
          <w:spacing w:val="12"/>
          <w:sz w:val="16"/>
          <w:lang w:val="es-ES"/>
        </w:rPr>
        <w:t xml:space="preserve"> </w:t>
      </w:r>
      <w:proofErr w:type="spellStart"/>
      <w:r w:rsidRPr="000A05E3">
        <w:rPr>
          <w:w w:val="95"/>
          <w:sz w:val="16"/>
          <w:lang w:val="es-ES"/>
        </w:rPr>
        <w:t>Enadula</w:t>
      </w:r>
      <w:proofErr w:type="spellEnd"/>
      <w:r w:rsidRPr="000A05E3">
        <w:rPr>
          <w:w w:val="95"/>
          <w:sz w:val="16"/>
          <w:lang w:val="es-ES"/>
        </w:rPr>
        <w:t>,</w:t>
      </w:r>
      <w:r w:rsidRPr="000A05E3">
        <w:rPr>
          <w:spacing w:val="12"/>
          <w:sz w:val="16"/>
          <w:lang w:val="es-ES"/>
        </w:rPr>
        <w:t xml:space="preserve"> </w:t>
      </w:r>
      <w:r w:rsidRPr="000A05E3">
        <w:rPr>
          <w:w w:val="95"/>
          <w:sz w:val="16"/>
          <w:lang w:val="es-ES"/>
        </w:rPr>
        <w:t>A.,</w:t>
      </w:r>
      <w:r w:rsidRPr="000A05E3">
        <w:rPr>
          <w:spacing w:val="12"/>
          <w:sz w:val="16"/>
          <w:lang w:val="es-ES"/>
        </w:rPr>
        <w:t xml:space="preserve"> </w:t>
      </w:r>
      <w:commentRangeEnd w:id="255"/>
      <w:r w:rsidR="00FD2508">
        <w:rPr>
          <w:rStyle w:val="Refdecomentario"/>
        </w:rPr>
        <w:commentReference w:id="255"/>
      </w:r>
      <w:proofErr w:type="spellStart"/>
      <w:r w:rsidRPr="000A05E3">
        <w:rPr>
          <w:w w:val="95"/>
          <w:sz w:val="16"/>
          <w:lang w:val="es-ES"/>
        </w:rPr>
        <w:t>Burri</w:t>
      </w:r>
      <w:proofErr w:type="spellEnd"/>
      <w:r w:rsidRPr="000A05E3">
        <w:rPr>
          <w:w w:val="95"/>
          <w:sz w:val="16"/>
          <w:lang w:val="es-ES"/>
        </w:rPr>
        <w:t>,</w:t>
      </w:r>
      <w:r w:rsidRPr="000A05E3">
        <w:rPr>
          <w:spacing w:val="12"/>
          <w:sz w:val="16"/>
          <w:lang w:val="es-ES"/>
        </w:rPr>
        <w:t xml:space="preserve"> </w:t>
      </w:r>
      <w:r w:rsidRPr="000A05E3">
        <w:rPr>
          <w:w w:val="95"/>
          <w:sz w:val="16"/>
          <w:lang w:val="es-ES"/>
        </w:rPr>
        <w:t>R.D.,</w:t>
      </w:r>
      <w:r w:rsidRPr="000A05E3">
        <w:rPr>
          <w:spacing w:val="12"/>
          <w:sz w:val="16"/>
          <w:lang w:val="es-ES"/>
        </w:rPr>
        <w:t xml:space="preserve"> </w:t>
      </w:r>
      <w:r w:rsidRPr="000A05E3">
        <w:rPr>
          <w:w w:val="95"/>
          <w:sz w:val="16"/>
          <w:lang w:val="es-ES"/>
        </w:rPr>
        <w:t>2021.</w:t>
      </w:r>
      <w:r w:rsidRPr="000A05E3">
        <w:rPr>
          <w:spacing w:val="40"/>
          <w:sz w:val="16"/>
          <w:lang w:val="es-ES"/>
        </w:rPr>
        <w:t xml:space="preserve"> </w:t>
      </w:r>
      <w:r w:rsidRPr="00D516D6">
        <w:rPr>
          <w:w w:val="95"/>
          <w:sz w:val="16"/>
          <w:lang w:val="en-GB"/>
        </w:rPr>
        <w:t>Recognition</w:t>
      </w:r>
      <w:r w:rsidRPr="00D516D6">
        <w:rPr>
          <w:spacing w:val="12"/>
          <w:sz w:val="16"/>
          <w:lang w:val="en-GB"/>
        </w:rPr>
        <w:t xml:space="preserve"> </w:t>
      </w:r>
      <w:r w:rsidRPr="00D516D6">
        <w:rPr>
          <w:w w:val="95"/>
          <w:sz w:val="16"/>
          <w:lang w:val="en-GB"/>
        </w:rPr>
        <w:t>o</w:t>
      </w:r>
      <w:r w:rsidRPr="00D516D6">
        <w:rPr>
          <w:w w:val="95"/>
          <w:sz w:val="16"/>
          <w:lang w:val="en-GB"/>
        </w:rPr>
        <w:t>f</w:t>
      </w:r>
      <w:r w:rsidRPr="00D516D6">
        <w:rPr>
          <w:spacing w:val="12"/>
          <w:sz w:val="16"/>
          <w:lang w:val="en-GB"/>
        </w:rPr>
        <w:t xml:space="preserve"> </w:t>
      </w:r>
      <w:r w:rsidRPr="00D516D6">
        <w:rPr>
          <w:w w:val="95"/>
          <w:sz w:val="16"/>
          <w:lang w:val="en-GB"/>
        </w:rPr>
        <w:t>student</w:t>
      </w:r>
      <w:r w:rsidRPr="00D516D6">
        <w:rPr>
          <w:spacing w:val="12"/>
          <w:sz w:val="16"/>
          <w:lang w:val="en-GB"/>
        </w:rPr>
        <w:t xml:space="preserve"> </w:t>
      </w:r>
      <w:r w:rsidRPr="00D516D6">
        <w:rPr>
          <w:w w:val="95"/>
          <w:sz w:val="16"/>
          <w:lang w:val="en-GB"/>
        </w:rPr>
        <w:t>emotions</w:t>
      </w:r>
      <w:r w:rsidRPr="00D516D6">
        <w:rPr>
          <w:spacing w:val="12"/>
          <w:sz w:val="16"/>
          <w:lang w:val="en-GB"/>
        </w:rPr>
        <w:t xml:space="preserve"> </w:t>
      </w:r>
      <w:r w:rsidRPr="00D516D6">
        <w:rPr>
          <w:w w:val="95"/>
          <w:sz w:val="16"/>
          <w:lang w:val="en-GB"/>
        </w:rPr>
        <w:t>in</w:t>
      </w:r>
      <w:r w:rsidRPr="00D516D6">
        <w:rPr>
          <w:spacing w:val="12"/>
          <w:sz w:val="16"/>
          <w:lang w:val="en-GB"/>
        </w:rPr>
        <w:t xml:space="preserve"> </w:t>
      </w:r>
      <w:r w:rsidRPr="00D516D6">
        <w:rPr>
          <w:w w:val="95"/>
          <w:sz w:val="16"/>
          <w:lang w:val="en-GB"/>
        </w:rPr>
        <w:t>an</w:t>
      </w:r>
      <w:r w:rsidRPr="00D516D6">
        <w:rPr>
          <w:spacing w:val="12"/>
          <w:sz w:val="16"/>
          <w:lang w:val="en-GB"/>
        </w:rPr>
        <w:t xml:space="preserve"> </w:t>
      </w:r>
      <w:r w:rsidRPr="00D516D6">
        <w:rPr>
          <w:w w:val="95"/>
          <w:sz w:val="16"/>
          <w:lang w:val="en-GB"/>
        </w:rPr>
        <w:t>online</w:t>
      </w:r>
      <w:r w:rsidRPr="00D516D6">
        <w:rPr>
          <w:spacing w:val="12"/>
          <w:sz w:val="16"/>
          <w:lang w:val="en-GB"/>
        </w:rPr>
        <w:t xml:space="preserve"> </w:t>
      </w:r>
      <w:r w:rsidRPr="00D516D6">
        <w:rPr>
          <w:w w:val="95"/>
          <w:sz w:val="16"/>
          <w:lang w:val="en-GB"/>
        </w:rPr>
        <w:t>education</w:t>
      </w:r>
      <w:r w:rsidRPr="00D516D6">
        <w:rPr>
          <w:spacing w:val="12"/>
          <w:sz w:val="16"/>
          <w:lang w:val="en-GB"/>
        </w:rPr>
        <w:t xml:space="preserve"> </w:t>
      </w:r>
      <w:r w:rsidRPr="00D516D6">
        <w:rPr>
          <w:w w:val="95"/>
          <w:sz w:val="16"/>
          <w:lang w:val="en-GB"/>
        </w:rPr>
        <w:t>system,</w:t>
      </w:r>
      <w:r w:rsidRPr="00D516D6">
        <w:rPr>
          <w:spacing w:val="12"/>
          <w:sz w:val="16"/>
          <w:lang w:val="en-GB"/>
        </w:rPr>
        <w:t xml:space="preserve"> </w:t>
      </w:r>
      <w:r w:rsidRPr="00D516D6">
        <w:rPr>
          <w:w w:val="95"/>
          <w:sz w:val="16"/>
          <w:lang w:val="en-GB"/>
        </w:rPr>
        <w:t>in:</w:t>
      </w:r>
      <w:r w:rsidRPr="00D516D6">
        <w:rPr>
          <w:spacing w:val="12"/>
          <w:sz w:val="16"/>
          <w:lang w:val="en-GB"/>
        </w:rPr>
        <w:t xml:space="preserve"> </w:t>
      </w:r>
      <w:r w:rsidRPr="00D516D6">
        <w:rPr>
          <w:w w:val="95"/>
          <w:sz w:val="16"/>
          <w:lang w:val="en-GB"/>
        </w:rPr>
        <w:t>Fourth</w:t>
      </w:r>
      <w:r w:rsidRPr="00D516D6">
        <w:rPr>
          <w:spacing w:val="12"/>
          <w:sz w:val="16"/>
          <w:lang w:val="en-GB"/>
        </w:rPr>
        <w:t xml:space="preserve"> </w:t>
      </w:r>
      <w:r w:rsidRPr="00D516D6">
        <w:rPr>
          <w:w w:val="95"/>
          <w:sz w:val="16"/>
          <w:lang w:val="en-GB"/>
        </w:rPr>
        <w:t>International</w:t>
      </w:r>
      <w:r w:rsidRPr="00D516D6">
        <w:rPr>
          <w:spacing w:val="40"/>
          <w:sz w:val="16"/>
          <w:lang w:val="en-GB"/>
        </w:rPr>
        <w:t xml:space="preserve"> </w:t>
      </w:r>
      <w:bookmarkStart w:id="256" w:name="_bookmark56"/>
      <w:bookmarkEnd w:id="256"/>
      <w:r w:rsidRPr="00D516D6">
        <w:rPr>
          <w:sz w:val="16"/>
          <w:lang w:val="en-GB"/>
        </w:rPr>
        <w:t>Conference</w:t>
      </w:r>
      <w:r w:rsidRPr="00D516D6">
        <w:rPr>
          <w:spacing w:val="-4"/>
          <w:sz w:val="16"/>
          <w:lang w:val="en-GB"/>
        </w:rPr>
        <w:t xml:space="preserve"> </w:t>
      </w:r>
      <w:r w:rsidRPr="00D516D6">
        <w:rPr>
          <w:sz w:val="16"/>
          <w:lang w:val="en-GB"/>
        </w:rPr>
        <w:t>on</w:t>
      </w:r>
      <w:r w:rsidRPr="00D516D6">
        <w:rPr>
          <w:spacing w:val="-4"/>
          <w:sz w:val="16"/>
          <w:lang w:val="en-GB"/>
        </w:rPr>
        <w:t xml:space="preserve"> </w:t>
      </w:r>
      <w:r w:rsidRPr="00D516D6">
        <w:rPr>
          <w:sz w:val="16"/>
          <w:lang w:val="en-GB"/>
        </w:rPr>
        <w:t>Electrical,</w:t>
      </w:r>
      <w:r w:rsidRPr="00D516D6">
        <w:rPr>
          <w:spacing w:val="-4"/>
          <w:sz w:val="16"/>
          <w:lang w:val="en-GB"/>
        </w:rPr>
        <w:t xml:space="preserve"> </w:t>
      </w:r>
      <w:r w:rsidRPr="00D516D6">
        <w:rPr>
          <w:sz w:val="16"/>
          <w:lang w:val="en-GB"/>
        </w:rPr>
        <w:t>Computer</w:t>
      </w:r>
      <w:r w:rsidRPr="00D516D6">
        <w:rPr>
          <w:spacing w:val="-4"/>
          <w:sz w:val="16"/>
          <w:lang w:val="en-GB"/>
        </w:rPr>
        <w:t xml:space="preserve"> </w:t>
      </w:r>
      <w:r w:rsidRPr="00D516D6">
        <w:rPr>
          <w:sz w:val="16"/>
          <w:lang w:val="en-GB"/>
        </w:rPr>
        <w:t>and</w:t>
      </w:r>
      <w:r w:rsidRPr="00D516D6">
        <w:rPr>
          <w:spacing w:val="-4"/>
          <w:sz w:val="16"/>
          <w:lang w:val="en-GB"/>
        </w:rPr>
        <w:t xml:space="preserve"> </w:t>
      </w:r>
      <w:r w:rsidRPr="00D516D6">
        <w:rPr>
          <w:sz w:val="16"/>
          <w:lang w:val="en-GB"/>
        </w:rPr>
        <w:t>Communication</w:t>
      </w:r>
      <w:r w:rsidRPr="00D516D6">
        <w:rPr>
          <w:spacing w:val="-4"/>
          <w:sz w:val="16"/>
          <w:lang w:val="en-GB"/>
        </w:rPr>
        <w:t xml:space="preserve"> </w:t>
      </w:r>
      <w:r w:rsidRPr="00D516D6">
        <w:rPr>
          <w:sz w:val="16"/>
          <w:lang w:val="en-GB"/>
        </w:rPr>
        <w:t>Technologies,</w:t>
      </w:r>
      <w:r w:rsidRPr="00D516D6">
        <w:rPr>
          <w:spacing w:val="-4"/>
          <w:sz w:val="16"/>
          <w:lang w:val="en-GB"/>
        </w:rPr>
        <w:t xml:space="preserve"> </w:t>
      </w:r>
      <w:r w:rsidRPr="00D516D6">
        <w:rPr>
          <w:sz w:val="16"/>
          <w:lang w:val="en-GB"/>
        </w:rPr>
        <w:t>ICECCT</w:t>
      </w:r>
      <w:r w:rsidRPr="00D516D6">
        <w:rPr>
          <w:spacing w:val="-4"/>
          <w:sz w:val="16"/>
          <w:lang w:val="en-GB"/>
        </w:rPr>
        <w:t xml:space="preserve"> </w:t>
      </w:r>
      <w:r w:rsidRPr="00D516D6">
        <w:rPr>
          <w:sz w:val="16"/>
          <w:lang w:val="en-GB"/>
        </w:rPr>
        <w:t>2021,</w:t>
      </w:r>
      <w:r w:rsidRPr="00D516D6">
        <w:rPr>
          <w:spacing w:val="-4"/>
          <w:sz w:val="16"/>
          <w:lang w:val="en-GB"/>
        </w:rPr>
        <w:t xml:space="preserve"> </w:t>
      </w:r>
      <w:r w:rsidRPr="00D516D6">
        <w:rPr>
          <w:sz w:val="16"/>
          <w:lang w:val="en-GB"/>
        </w:rPr>
        <w:t>pp.</w:t>
      </w:r>
      <w:r w:rsidRPr="00D516D6">
        <w:rPr>
          <w:spacing w:val="-4"/>
          <w:sz w:val="16"/>
          <w:lang w:val="en-GB"/>
        </w:rPr>
        <w:t xml:space="preserve"> </w:t>
      </w:r>
      <w:r w:rsidRPr="00D516D6">
        <w:rPr>
          <w:sz w:val="16"/>
          <w:lang w:val="en-GB"/>
        </w:rPr>
        <w:t>1–4.</w:t>
      </w:r>
      <w:r w:rsidRPr="00D516D6">
        <w:rPr>
          <w:spacing w:val="9"/>
          <w:sz w:val="16"/>
          <w:lang w:val="en-GB"/>
        </w:rPr>
        <w:t xml:space="preserve"> </w:t>
      </w:r>
      <w:r w:rsidRPr="00D516D6">
        <w:rPr>
          <w:sz w:val="16"/>
          <w:lang w:val="en-GB"/>
        </w:rPr>
        <w:t>doi:</w:t>
      </w:r>
      <w:hyperlink r:id="rId64">
        <w:r w:rsidRPr="00D516D6">
          <w:rPr>
            <w:color w:val="2F4F4F"/>
            <w:sz w:val="16"/>
            <w:lang w:val="en-GB"/>
          </w:rPr>
          <w:t>10.1109/ICECCT52121.2021.9616788</w:t>
        </w:r>
      </w:hyperlink>
      <w:r w:rsidRPr="00D516D6">
        <w:rPr>
          <w:sz w:val="16"/>
          <w:lang w:val="en-GB"/>
        </w:rPr>
        <w:t>.</w:t>
      </w:r>
    </w:p>
    <w:p w14:paraId="23B2461C" w14:textId="77777777" w:rsidR="00AF779A" w:rsidRPr="00D516D6" w:rsidRDefault="00E9277B">
      <w:pPr>
        <w:spacing w:before="1" w:line="254" w:lineRule="auto"/>
        <w:ind w:left="315" w:hanging="200"/>
        <w:rPr>
          <w:sz w:val="16"/>
          <w:lang w:val="en-GB"/>
        </w:rPr>
      </w:pPr>
      <w:proofErr w:type="spellStart"/>
      <w:r w:rsidRPr="000A05E3">
        <w:rPr>
          <w:w w:val="95"/>
          <w:sz w:val="16"/>
          <w:lang w:val="es-ES"/>
        </w:rPr>
        <w:t>Farsani</w:t>
      </w:r>
      <w:proofErr w:type="spellEnd"/>
      <w:r w:rsidRPr="000A05E3">
        <w:rPr>
          <w:w w:val="95"/>
          <w:sz w:val="16"/>
          <w:lang w:val="es-ES"/>
        </w:rPr>
        <w:t xml:space="preserve">, D., Breda, A., </w:t>
      </w:r>
      <w:proofErr w:type="spellStart"/>
      <w:r w:rsidRPr="000A05E3">
        <w:rPr>
          <w:w w:val="95"/>
          <w:sz w:val="16"/>
          <w:lang w:val="es-ES"/>
        </w:rPr>
        <w:t>Sebastiá</w:t>
      </w:r>
      <w:proofErr w:type="spellEnd"/>
      <w:r w:rsidRPr="000A05E3">
        <w:rPr>
          <w:w w:val="95"/>
          <w:sz w:val="16"/>
          <w:lang w:val="es-ES"/>
        </w:rPr>
        <w:t>, G.S., 2020.</w:t>
      </w:r>
      <w:r w:rsidRPr="000A05E3">
        <w:rPr>
          <w:spacing w:val="40"/>
          <w:sz w:val="16"/>
          <w:lang w:val="es-ES"/>
        </w:rPr>
        <w:t xml:space="preserve"> </w:t>
      </w:r>
      <w:r w:rsidRPr="000A05E3">
        <w:rPr>
          <w:w w:val="95"/>
          <w:sz w:val="16"/>
          <w:lang w:val="es-ES"/>
        </w:rPr>
        <w:t>¿cómo los gestos de los maestros afectan a la atención visual de las estudiantes durante el discurso</w:t>
      </w:r>
      <w:r w:rsidRPr="000A05E3">
        <w:rPr>
          <w:spacing w:val="40"/>
          <w:sz w:val="16"/>
          <w:lang w:val="es-ES"/>
        </w:rPr>
        <w:t xml:space="preserve"> </w:t>
      </w:r>
      <w:bookmarkStart w:id="257" w:name="_bookmark57"/>
      <w:bookmarkEnd w:id="257"/>
      <w:r w:rsidRPr="000A05E3">
        <w:rPr>
          <w:sz w:val="16"/>
          <w:lang w:val="es-ES"/>
        </w:rPr>
        <w:t>matemát</w:t>
      </w:r>
      <w:r w:rsidRPr="000A05E3">
        <w:rPr>
          <w:sz w:val="16"/>
          <w:lang w:val="es-ES"/>
        </w:rPr>
        <w:t>ico?</w:t>
      </w:r>
      <w:r w:rsidRPr="000A05E3">
        <w:rPr>
          <w:spacing w:val="24"/>
          <w:sz w:val="16"/>
          <w:lang w:val="es-ES"/>
        </w:rPr>
        <w:t xml:space="preserve"> </w:t>
      </w:r>
      <w:r w:rsidRPr="00D516D6">
        <w:rPr>
          <w:sz w:val="16"/>
          <w:lang w:val="en-GB"/>
        </w:rPr>
        <w:t>Journal of Research in Mathematics Education 9, 220.</w:t>
      </w:r>
      <w:r w:rsidRPr="00D516D6">
        <w:rPr>
          <w:spacing w:val="24"/>
          <w:sz w:val="16"/>
          <w:lang w:val="en-GB"/>
        </w:rPr>
        <w:t xml:space="preserve"> </w:t>
      </w:r>
      <w:r w:rsidRPr="00D516D6">
        <w:rPr>
          <w:sz w:val="16"/>
          <w:lang w:val="en-GB"/>
        </w:rPr>
        <w:t>doi:</w:t>
      </w:r>
      <w:hyperlink r:id="rId65">
        <w:r w:rsidRPr="00D516D6">
          <w:rPr>
            <w:color w:val="2F4F4F"/>
            <w:sz w:val="16"/>
            <w:lang w:val="en-GB"/>
          </w:rPr>
          <w:t>10.17583/redimat.2020.5185</w:t>
        </w:r>
      </w:hyperlink>
      <w:r w:rsidRPr="00D516D6">
        <w:rPr>
          <w:sz w:val="16"/>
          <w:lang w:val="en-GB"/>
        </w:rPr>
        <w:t>.</w:t>
      </w:r>
    </w:p>
    <w:p w14:paraId="09386C87" w14:textId="77777777" w:rsidR="00AF779A" w:rsidRPr="00D516D6" w:rsidRDefault="00E9277B">
      <w:pPr>
        <w:spacing w:before="1" w:line="254" w:lineRule="auto"/>
        <w:ind w:left="315" w:right="146" w:hanging="200"/>
        <w:rPr>
          <w:sz w:val="16"/>
          <w:lang w:val="en-GB"/>
        </w:rPr>
      </w:pPr>
      <w:r w:rsidRPr="00D516D6">
        <w:rPr>
          <w:spacing w:val="-2"/>
          <w:sz w:val="16"/>
          <w:lang w:val="en-GB"/>
        </w:rPr>
        <w:t xml:space="preserve">Garcia, R.A.C., </w:t>
      </w:r>
      <w:proofErr w:type="spellStart"/>
      <w:r w:rsidRPr="00D516D6">
        <w:rPr>
          <w:spacing w:val="-2"/>
          <w:sz w:val="16"/>
          <w:lang w:val="en-GB"/>
        </w:rPr>
        <w:t>Lacayanga</w:t>
      </w:r>
      <w:proofErr w:type="spellEnd"/>
      <w:r w:rsidRPr="00D516D6">
        <w:rPr>
          <w:spacing w:val="-2"/>
          <w:sz w:val="16"/>
          <w:lang w:val="en-GB"/>
        </w:rPr>
        <w:t>, R.P., Cruz, F.R.G., 2021.</w:t>
      </w:r>
      <w:r w:rsidRPr="00D516D6">
        <w:rPr>
          <w:spacing w:val="18"/>
          <w:sz w:val="16"/>
          <w:lang w:val="en-GB"/>
        </w:rPr>
        <w:t xml:space="preserve"> </w:t>
      </w:r>
      <w:r w:rsidRPr="00D516D6">
        <w:rPr>
          <w:spacing w:val="-2"/>
          <w:sz w:val="16"/>
          <w:lang w:val="en-GB"/>
        </w:rPr>
        <w:t xml:space="preserve">Application of artificial </w:t>
      </w:r>
      <w:r w:rsidRPr="00D516D6">
        <w:rPr>
          <w:spacing w:val="-2"/>
          <w:sz w:val="16"/>
          <w:lang w:val="en-GB"/>
        </w:rPr>
        <w:t>intelligence in adaptive face recognition system, in: 2021 IEEE 11th</w:t>
      </w:r>
      <w:r w:rsidRPr="00D516D6">
        <w:rPr>
          <w:spacing w:val="40"/>
          <w:sz w:val="16"/>
          <w:lang w:val="en-GB"/>
        </w:rPr>
        <w:t xml:space="preserve"> </w:t>
      </w:r>
      <w:bookmarkStart w:id="258" w:name="_bookmark58"/>
      <w:bookmarkEnd w:id="258"/>
      <w:r w:rsidRPr="00D516D6">
        <w:rPr>
          <w:sz w:val="16"/>
          <w:lang w:val="en-GB"/>
        </w:rPr>
        <w:t>International</w:t>
      </w:r>
      <w:r w:rsidRPr="00D516D6">
        <w:rPr>
          <w:spacing w:val="-9"/>
          <w:sz w:val="16"/>
          <w:lang w:val="en-GB"/>
        </w:rPr>
        <w:t xml:space="preserve"> </w:t>
      </w:r>
      <w:r w:rsidRPr="00D516D6">
        <w:rPr>
          <w:sz w:val="16"/>
          <w:lang w:val="en-GB"/>
        </w:rPr>
        <w:t>Conference</w:t>
      </w:r>
      <w:r w:rsidRPr="00D516D6">
        <w:rPr>
          <w:spacing w:val="-9"/>
          <w:sz w:val="16"/>
          <w:lang w:val="en-GB"/>
        </w:rPr>
        <w:t xml:space="preserve"> </w:t>
      </w:r>
      <w:r w:rsidRPr="00D516D6">
        <w:rPr>
          <w:sz w:val="16"/>
          <w:lang w:val="en-GB"/>
        </w:rPr>
        <w:t>on</w:t>
      </w:r>
      <w:r w:rsidRPr="00D516D6">
        <w:rPr>
          <w:spacing w:val="-9"/>
          <w:sz w:val="16"/>
          <w:lang w:val="en-GB"/>
        </w:rPr>
        <w:t xml:space="preserve"> </w:t>
      </w:r>
      <w:r w:rsidRPr="00D516D6">
        <w:rPr>
          <w:sz w:val="16"/>
          <w:lang w:val="en-GB"/>
        </w:rPr>
        <w:t>System</w:t>
      </w:r>
      <w:r w:rsidRPr="00D516D6">
        <w:rPr>
          <w:spacing w:val="-9"/>
          <w:sz w:val="16"/>
          <w:lang w:val="en-GB"/>
        </w:rPr>
        <w:t xml:space="preserve"> </w:t>
      </w:r>
      <w:r w:rsidRPr="00D516D6">
        <w:rPr>
          <w:sz w:val="16"/>
          <w:lang w:val="en-GB"/>
        </w:rPr>
        <w:t>Engineering</w:t>
      </w:r>
      <w:r w:rsidRPr="00D516D6">
        <w:rPr>
          <w:spacing w:val="-9"/>
          <w:sz w:val="16"/>
          <w:lang w:val="en-GB"/>
        </w:rPr>
        <w:t xml:space="preserve"> </w:t>
      </w:r>
      <w:r w:rsidRPr="00D516D6">
        <w:rPr>
          <w:sz w:val="16"/>
          <w:lang w:val="en-GB"/>
        </w:rPr>
        <w:t>and</w:t>
      </w:r>
      <w:r w:rsidRPr="00D516D6">
        <w:rPr>
          <w:spacing w:val="-8"/>
          <w:sz w:val="16"/>
          <w:lang w:val="en-GB"/>
        </w:rPr>
        <w:t xml:space="preserve"> </w:t>
      </w:r>
      <w:r w:rsidRPr="00D516D6">
        <w:rPr>
          <w:sz w:val="16"/>
          <w:lang w:val="en-GB"/>
        </w:rPr>
        <w:t>Technology</w:t>
      </w:r>
      <w:r w:rsidRPr="00D516D6">
        <w:rPr>
          <w:spacing w:val="-9"/>
          <w:sz w:val="16"/>
          <w:lang w:val="en-GB"/>
        </w:rPr>
        <w:t xml:space="preserve"> </w:t>
      </w:r>
      <w:r w:rsidRPr="00D516D6">
        <w:rPr>
          <w:sz w:val="16"/>
          <w:lang w:val="en-GB"/>
        </w:rPr>
        <w:t>(ICSET),</w:t>
      </w:r>
      <w:r w:rsidRPr="00D516D6">
        <w:rPr>
          <w:spacing w:val="-9"/>
          <w:sz w:val="16"/>
          <w:lang w:val="en-GB"/>
        </w:rPr>
        <w:t xml:space="preserve"> </w:t>
      </w:r>
      <w:r w:rsidRPr="00D516D6">
        <w:rPr>
          <w:sz w:val="16"/>
          <w:lang w:val="en-GB"/>
        </w:rPr>
        <w:t>IEEE.</w:t>
      </w:r>
      <w:r w:rsidRPr="00D516D6">
        <w:rPr>
          <w:spacing w:val="-9"/>
          <w:sz w:val="16"/>
          <w:lang w:val="en-GB"/>
        </w:rPr>
        <w:t xml:space="preserve"> </w:t>
      </w:r>
      <w:r w:rsidRPr="00D516D6">
        <w:rPr>
          <w:sz w:val="16"/>
          <w:lang w:val="en-GB"/>
        </w:rPr>
        <w:t>pp.</w:t>
      </w:r>
      <w:r w:rsidRPr="00D516D6">
        <w:rPr>
          <w:spacing w:val="-9"/>
          <w:sz w:val="16"/>
          <w:lang w:val="en-GB"/>
        </w:rPr>
        <w:t xml:space="preserve"> </w:t>
      </w:r>
      <w:r w:rsidRPr="00D516D6">
        <w:rPr>
          <w:sz w:val="16"/>
          <w:lang w:val="en-GB"/>
        </w:rPr>
        <w:t>263–268.</w:t>
      </w:r>
      <w:r w:rsidRPr="00D516D6">
        <w:rPr>
          <w:spacing w:val="2"/>
          <w:sz w:val="16"/>
          <w:lang w:val="en-GB"/>
        </w:rPr>
        <w:t xml:space="preserve"> </w:t>
      </w:r>
      <w:r w:rsidRPr="00D516D6">
        <w:rPr>
          <w:sz w:val="16"/>
          <w:lang w:val="en-GB"/>
        </w:rPr>
        <w:t>doi:</w:t>
      </w:r>
      <w:hyperlink r:id="rId66">
        <w:r w:rsidRPr="00D516D6">
          <w:rPr>
            <w:color w:val="2F4F4F"/>
            <w:sz w:val="16"/>
            <w:lang w:val="en-GB"/>
          </w:rPr>
          <w:t>10.1109/ICSET53708.2021.</w:t>
        </w:r>
        <w:r w:rsidRPr="00D516D6">
          <w:rPr>
            <w:color w:val="2F4F4F"/>
            <w:sz w:val="16"/>
            <w:lang w:val="en-GB"/>
          </w:rPr>
          <w:t>9612439</w:t>
        </w:r>
      </w:hyperlink>
      <w:r w:rsidRPr="00D516D6">
        <w:rPr>
          <w:sz w:val="16"/>
          <w:lang w:val="en-GB"/>
        </w:rPr>
        <w:t>.</w:t>
      </w:r>
    </w:p>
    <w:p w14:paraId="54A82E0A" w14:textId="77777777" w:rsidR="00AF779A" w:rsidRPr="00D516D6" w:rsidRDefault="00E9277B">
      <w:pPr>
        <w:spacing w:before="1" w:line="254" w:lineRule="auto"/>
        <w:ind w:left="315" w:hanging="200"/>
        <w:rPr>
          <w:sz w:val="16"/>
          <w:lang w:val="en-GB"/>
        </w:rPr>
      </w:pPr>
      <w:r w:rsidRPr="000A05E3">
        <w:rPr>
          <w:w w:val="95"/>
          <w:sz w:val="16"/>
          <w:lang w:val="nb-NO"/>
        </w:rPr>
        <w:t>Girmay,</w:t>
      </w:r>
      <w:r w:rsidRPr="000A05E3">
        <w:rPr>
          <w:spacing w:val="-3"/>
          <w:w w:val="95"/>
          <w:sz w:val="16"/>
          <w:lang w:val="nb-NO"/>
        </w:rPr>
        <w:t xml:space="preserve"> </w:t>
      </w:r>
      <w:r w:rsidRPr="000A05E3">
        <w:rPr>
          <w:w w:val="95"/>
          <w:sz w:val="16"/>
          <w:lang w:val="nb-NO"/>
        </w:rPr>
        <w:t>S.,</w:t>
      </w:r>
      <w:r w:rsidRPr="000A05E3">
        <w:rPr>
          <w:spacing w:val="-3"/>
          <w:w w:val="95"/>
          <w:sz w:val="16"/>
          <w:lang w:val="nb-NO"/>
        </w:rPr>
        <w:t xml:space="preserve"> </w:t>
      </w:r>
      <w:r w:rsidRPr="000A05E3">
        <w:rPr>
          <w:w w:val="95"/>
          <w:sz w:val="16"/>
          <w:lang w:val="nb-NO"/>
        </w:rPr>
        <w:t>Samsom,</w:t>
      </w:r>
      <w:r w:rsidRPr="000A05E3">
        <w:rPr>
          <w:spacing w:val="-2"/>
          <w:w w:val="95"/>
          <w:sz w:val="16"/>
          <w:lang w:val="nb-NO"/>
        </w:rPr>
        <w:t xml:space="preserve"> </w:t>
      </w:r>
      <w:r w:rsidRPr="000A05E3">
        <w:rPr>
          <w:w w:val="95"/>
          <w:sz w:val="16"/>
          <w:lang w:val="nb-NO"/>
        </w:rPr>
        <w:t>F.,</w:t>
      </w:r>
      <w:r w:rsidRPr="000A05E3">
        <w:rPr>
          <w:spacing w:val="-3"/>
          <w:w w:val="95"/>
          <w:sz w:val="16"/>
          <w:lang w:val="nb-NO"/>
        </w:rPr>
        <w:t xml:space="preserve"> </w:t>
      </w:r>
      <w:r w:rsidRPr="000A05E3">
        <w:rPr>
          <w:w w:val="95"/>
          <w:sz w:val="16"/>
          <w:lang w:val="nb-NO"/>
        </w:rPr>
        <w:t>Khattak,</w:t>
      </w:r>
      <w:r w:rsidRPr="000A05E3">
        <w:rPr>
          <w:spacing w:val="-3"/>
          <w:w w:val="95"/>
          <w:sz w:val="16"/>
          <w:lang w:val="nb-NO"/>
        </w:rPr>
        <w:t xml:space="preserve"> </w:t>
      </w:r>
      <w:r w:rsidRPr="000A05E3">
        <w:rPr>
          <w:w w:val="95"/>
          <w:sz w:val="16"/>
          <w:lang w:val="nb-NO"/>
        </w:rPr>
        <w:t>A.M.,</w:t>
      </w:r>
      <w:r w:rsidRPr="000A05E3">
        <w:rPr>
          <w:spacing w:val="-2"/>
          <w:w w:val="95"/>
          <w:sz w:val="16"/>
          <w:lang w:val="nb-NO"/>
        </w:rPr>
        <w:t xml:space="preserve"> </w:t>
      </w:r>
      <w:r w:rsidRPr="000A05E3">
        <w:rPr>
          <w:w w:val="95"/>
          <w:sz w:val="16"/>
          <w:lang w:val="nb-NO"/>
        </w:rPr>
        <w:t>2021.</w:t>
      </w:r>
      <w:r w:rsidRPr="000A05E3">
        <w:rPr>
          <w:sz w:val="16"/>
          <w:lang w:val="nb-NO"/>
        </w:rPr>
        <w:t xml:space="preserve"> </w:t>
      </w:r>
      <w:r w:rsidRPr="00D516D6">
        <w:rPr>
          <w:w w:val="95"/>
          <w:sz w:val="16"/>
          <w:lang w:val="en-GB"/>
        </w:rPr>
        <w:t>Ai</w:t>
      </w:r>
      <w:r w:rsidRPr="00D516D6">
        <w:rPr>
          <w:spacing w:val="-2"/>
          <w:w w:val="95"/>
          <w:sz w:val="16"/>
          <w:lang w:val="en-GB"/>
        </w:rPr>
        <w:t xml:space="preserve"> </w:t>
      </w:r>
      <w:r w:rsidRPr="00D516D6">
        <w:rPr>
          <w:w w:val="95"/>
          <w:sz w:val="16"/>
          <w:lang w:val="en-GB"/>
        </w:rPr>
        <w:t>based</w:t>
      </w:r>
      <w:r w:rsidRPr="00D516D6">
        <w:rPr>
          <w:spacing w:val="-3"/>
          <w:w w:val="95"/>
          <w:sz w:val="16"/>
          <w:lang w:val="en-GB"/>
        </w:rPr>
        <w:t xml:space="preserve"> </w:t>
      </w:r>
      <w:r w:rsidRPr="00D516D6">
        <w:rPr>
          <w:w w:val="95"/>
          <w:sz w:val="16"/>
          <w:lang w:val="en-GB"/>
        </w:rPr>
        <w:t>login</w:t>
      </w:r>
      <w:r w:rsidRPr="00D516D6">
        <w:rPr>
          <w:spacing w:val="-3"/>
          <w:w w:val="95"/>
          <w:sz w:val="16"/>
          <w:lang w:val="en-GB"/>
        </w:rPr>
        <w:t xml:space="preserve"> </w:t>
      </w:r>
      <w:r w:rsidRPr="00D516D6">
        <w:rPr>
          <w:w w:val="95"/>
          <w:sz w:val="16"/>
          <w:lang w:val="en-GB"/>
        </w:rPr>
        <w:t>system</w:t>
      </w:r>
      <w:r w:rsidRPr="00D516D6">
        <w:rPr>
          <w:spacing w:val="-3"/>
          <w:w w:val="95"/>
          <w:sz w:val="16"/>
          <w:lang w:val="en-GB"/>
        </w:rPr>
        <w:t xml:space="preserve"> </w:t>
      </w:r>
      <w:r w:rsidRPr="00D516D6">
        <w:rPr>
          <w:w w:val="95"/>
          <w:sz w:val="16"/>
          <w:lang w:val="en-GB"/>
        </w:rPr>
        <w:t>using</w:t>
      </w:r>
      <w:r w:rsidRPr="00D516D6">
        <w:rPr>
          <w:spacing w:val="-3"/>
          <w:w w:val="95"/>
          <w:sz w:val="16"/>
          <w:lang w:val="en-GB"/>
        </w:rPr>
        <w:t xml:space="preserve"> </w:t>
      </w:r>
      <w:r w:rsidRPr="00D516D6">
        <w:rPr>
          <w:w w:val="95"/>
          <w:sz w:val="16"/>
          <w:lang w:val="en-GB"/>
        </w:rPr>
        <w:t>facial</w:t>
      </w:r>
      <w:r w:rsidRPr="00D516D6">
        <w:rPr>
          <w:spacing w:val="-2"/>
          <w:w w:val="95"/>
          <w:sz w:val="16"/>
          <w:lang w:val="en-GB"/>
        </w:rPr>
        <w:t xml:space="preserve"> </w:t>
      </w:r>
      <w:r w:rsidRPr="00D516D6">
        <w:rPr>
          <w:w w:val="95"/>
          <w:sz w:val="16"/>
          <w:lang w:val="en-GB"/>
        </w:rPr>
        <w:t>recognition,</w:t>
      </w:r>
      <w:r w:rsidRPr="00D516D6">
        <w:rPr>
          <w:spacing w:val="-3"/>
          <w:w w:val="95"/>
          <w:sz w:val="16"/>
          <w:lang w:val="en-GB"/>
        </w:rPr>
        <w:t xml:space="preserve"> </w:t>
      </w:r>
      <w:r w:rsidRPr="00D516D6">
        <w:rPr>
          <w:w w:val="95"/>
          <w:sz w:val="16"/>
          <w:lang w:val="en-GB"/>
        </w:rPr>
        <w:t>in:</w:t>
      </w:r>
      <w:r w:rsidRPr="00D516D6">
        <w:rPr>
          <w:spacing w:val="-3"/>
          <w:w w:val="95"/>
          <w:sz w:val="16"/>
          <w:lang w:val="en-GB"/>
        </w:rPr>
        <w:t xml:space="preserve"> </w:t>
      </w:r>
      <w:r w:rsidRPr="00D516D6">
        <w:rPr>
          <w:w w:val="95"/>
          <w:sz w:val="16"/>
          <w:lang w:val="en-GB"/>
        </w:rPr>
        <w:t>2021</w:t>
      </w:r>
      <w:r w:rsidRPr="00D516D6">
        <w:rPr>
          <w:spacing w:val="-2"/>
          <w:w w:val="95"/>
          <w:sz w:val="16"/>
          <w:lang w:val="en-GB"/>
        </w:rPr>
        <w:t xml:space="preserve"> </w:t>
      </w:r>
      <w:r w:rsidRPr="00D516D6">
        <w:rPr>
          <w:w w:val="95"/>
          <w:sz w:val="16"/>
          <w:lang w:val="en-GB"/>
        </w:rPr>
        <w:t>5th</w:t>
      </w:r>
      <w:r w:rsidRPr="00D516D6">
        <w:rPr>
          <w:spacing w:val="-3"/>
          <w:w w:val="95"/>
          <w:sz w:val="16"/>
          <w:lang w:val="en-GB"/>
        </w:rPr>
        <w:t xml:space="preserve"> </w:t>
      </w:r>
      <w:r w:rsidRPr="00D516D6">
        <w:rPr>
          <w:w w:val="95"/>
          <w:sz w:val="16"/>
          <w:lang w:val="en-GB"/>
        </w:rPr>
        <w:t>Cyber</w:t>
      </w:r>
      <w:r w:rsidRPr="00D516D6">
        <w:rPr>
          <w:spacing w:val="-3"/>
          <w:w w:val="95"/>
          <w:sz w:val="16"/>
          <w:lang w:val="en-GB"/>
        </w:rPr>
        <w:t xml:space="preserve"> </w:t>
      </w:r>
      <w:r w:rsidRPr="00D516D6">
        <w:rPr>
          <w:w w:val="95"/>
          <w:sz w:val="16"/>
          <w:lang w:val="en-GB"/>
        </w:rPr>
        <w:t>Security</w:t>
      </w:r>
      <w:r w:rsidRPr="00D516D6">
        <w:rPr>
          <w:spacing w:val="-3"/>
          <w:w w:val="95"/>
          <w:sz w:val="16"/>
          <w:lang w:val="en-GB"/>
        </w:rPr>
        <w:t xml:space="preserve"> </w:t>
      </w:r>
      <w:r w:rsidRPr="00D516D6">
        <w:rPr>
          <w:w w:val="95"/>
          <w:sz w:val="16"/>
          <w:lang w:val="en-GB"/>
        </w:rPr>
        <w:t>in</w:t>
      </w:r>
      <w:r w:rsidRPr="00D516D6">
        <w:rPr>
          <w:spacing w:val="-3"/>
          <w:w w:val="95"/>
          <w:sz w:val="16"/>
          <w:lang w:val="en-GB"/>
        </w:rPr>
        <w:t xml:space="preserve"> </w:t>
      </w:r>
      <w:r w:rsidRPr="00D516D6">
        <w:rPr>
          <w:w w:val="95"/>
          <w:sz w:val="16"/>
          <w:lang w:val="en-GB"/>
        </w:rPr>
        <w:t>Networking</w:t>
      </w:r>
      <w:r w:rsidRPr="00D516D6">
        <w:rPr>
          <w:spacing w:val="-2"/>
          <w:w w:val="95"/>
          <w:sz w:val="16"/>
          <w:lang w:val="en-GB"/>
        </w:rPr>
        <w:t xml:space="preserve"> </w:t>
      </w:r>
      <w:r w:rsidRPr="00D516D6">
        <w:rPr>
          <w:w w:val="95"/>
          <w:sz w:val="16"/>
          <w:lang w:val="en-GB"/>
        </w:rPr>
        <w:t>Conference</w:t>
      </w:r>
      <w:r w:rsidRPr="00D516D6">
        <w:rPr>
          <w:spacing w:val="40"/>
          <w:sz w:val="16"/>
          <w:lang w:val="en-GB"/>
        </w:rPr>
        <w:t xml:space="preserve"> </w:t>
      </w:r>
      <w:bookmarkStart w:id="259" w:name="_bookmark59"/>
      <w:bookmarkEnd w:id="259"/>
      <w:r w:rsidRPr="00D516D6">
        <w:rPr>
          <w:sz w:val="16"/>
          <w:lang w:val="en-GB"/>
        </w:rPr>
        <w:t>(</w:t>
      </w:r>
      <w:proofErr w:type="spellStart"/>
      <w:r w:rsidRPr="00D516D6">
        <w:rPr>
          <w:sz w:val="16"/>
          <w:lang w:val="en-GB"/>
        </w:rPr>
        <w:t>CSNet</w:t>
      </w:r>
      <w:proofErr w:type="spellEnd"/>
      <w:r w:rsidRPr="00D516D6">
        <w:rPr>
          <w:sz w:val="16"/>
          <w:lang w:val="en-GB"/>
        </w:rPr>
        <w:t>), IEEE. pp. 107–109.</w:t>
      </w:r>
      <w:r w:rsidRPr="00D516D6">
        <w:rPr>
          <w:spacing w:val="40"/>
          <w:sz w:val="16"/>
          <w:lang w:val="en-GB"/>
        </w:rPr>
        <w:t xml:space="preserve"> </w:t>
      </w:r>
      <w:r w:rsidRPr="00D516D6">
        <w:rPr>
          <w:sz w:val="16"/>
          <w:lang w:val="en-GB"/>
        </w:rPr>
        <w:t>doi:</w:t>
      </w:r>
      <w:hyperlink r:id="rId67">
        <w:r w:rsidRPr="00D516D6">
          <w:rPr>
            <w:color w:val="2F4F4F"/>
            <w:sz w:val="16"/>
            <w:lang w:val="en-GB"/>
          </w:rPr>
          <w:t>10.1109/CSNet52717.2021.9614281</w:t>
        </w:r>
      </w:hyperlink>
      <w:r w:rsidRPr="00D516D6">
        <w:rPr>
          <w:sz w:val="16"/>
          <w:lang w:val="en-GB"/>
        </w:rPr>
        <w:t>.</w:t>
      </w:r>
    </w:p>
    <w:p w14:paraId="52FB1BE9" w14:textId="77777777" w:rsidR="00AF779A" w:rsidRPr="00D516D6" w:rsidRDefault="00E9277B">
      <w:pPr>
        <w:spacing w:line="254" w:lineRule="auto"/>
        <w:ind w:left="315" w:hanging="200"/>
        <w:rPr>
          <w:sz w:val="16"/>
          <w:lang w:val="en-GB"/>
        </w:rPr>
      </w:pPr>
      <w:r w:rsidRPr="00D516D6">
        <w:rPr>
          <w:w w:val="90"/>
          <w:sz w:val="16"/>
          <w:lang w:val="en-GB"/>
        </w:rPr>
        <w:t>Goel, P., Agarwal, S., 2012.</w:t>
      </w:r>
      <w:r w:rsidRPr="00D516D6">
        <w:rPr>
          <w:spacing w:val="22"/>
          <w:sz w:val="16"/>
          <w:lang w:val="en-GB"/>
        </w:rPr>
        <w:t xml:space="preserve"> </w:t>
      </w:r>
      <w:r w:rsidRPr="00D516D6">
        <w:rPr>
          <w:w w:val="90"/>
          <w:sz w:val="16"/>
          <w:lang w:val="en-GB"/>
        </w:rPr>
        <w:t xml:space="preserve">Hybrid approach of </w:t>
      </w:r>
      <w:proofErr w:type="spellStart"/>
      <w:r w:rsidRPr="00D516D6">
        <w:rPr>
          <w:w w:val="90"/>
          <w:sz w:val="16"/>
          <w:lang w:val="en-GB"/>
        </w:rPr>
        <w:t>haar</w:t>
      </w:r>
      <w:proofErr w:type="spellEnd"/>
      <w:r w:rsidRPr="00D516D6">
        <w:rPr>
          <w:w w:val="90"/>
          <w:sz w:val="16"/>
          <w:lang w:val="en-GB"/>
        </w:rPr>
        <w:t xml:space="preserve"> cascade classifiers and geometrical properties of facial features applied to illumination </w:t>
      </w:r>
      <w:r w:rsidRPr="00D516D6">
        <w:rPr>
          <w:w w:val="90"/>
          <w:sz w:val="16"/>
          <w:lang w:val="en-GB"/>
        </w:rPr>
        <w:t>invariant</w:t>
      </w:r>
      <w:r w:rsidRPr="00D516D6">
        <w:rPr>
          <w:spacing w:val="80"/>
          <w:sz w:val="16"/>
          <w:lang w:val="en-GB"/>
        </w:rPr>
        <w:t xml:space="preserve"> </w:t>
      </w:r>
      <w:bookmarkStart w:id="260" w:name="_bookmark60"/>
      <w:bookmarkEnd w:id="260"/>
      <w:r w:rsidRPr="00D516D6">
        <w:rPr>
          <w:sz w:val="16"/>
          <w:lang w:val="en-GB"/>
        </w:rPr>
        <w:t>gender</w:t>
      </w:r>
      <w:r w:rsidRPr="00D516D6">
        <w:rPr>
          <w:spacing w:val="-6"/>
          <w:sz w:val="16"/>
          <w:lang w:val="en-GB"/>
        </w:rPr>
        <w:t xml:space="preserve"> </w:t>
      </w:r>
      <w:r w:rsidRPr="00D516D6">
        <w:rPr>
          <w:sz w:val="16"/>
          <w:lang w:val="en-GB"/>
        </w:rPr>
        <w:t>classification</w:t>
      </w:r>
      <w:r w:rsidRPr="00D516D6">
        <w:rPr>
          <w:spacing w:val="-6"/>
          <w:sz w:val="16"/>
          <w:lang w:val="en-GB"/>
        </w:rPr>
        <w:t xml:space="preserve"> </w:t>
      </w:r>
      <w:r w:rsidRPr="00D516D6">
        <w:rPr>
          <w:sz w:val="16"/>
          <w:lang w:val="en-GB"/>
        </w:rPr>
        <w:t>system,</w:t>
      </w:r>
      <w:r w:rsidRPr="00D516D6">
        <w:rPr>
          <w:spacing w:val="-6"/>
          <w:sz w:val="16"/>
          <w:lang w:val="en-GB"/>
        </w:rPr>
        <w:t xml:space="preserve"> </w:t>
      </w:r>
      <w:r w:rsidRPr="00D516D6">
        <w:rPr>
          <w:sz w:val="16"/>
          <w:lang w:val="en-GB"/>
        </w:rPr>
        <w:t>in:</w:t>
      </w:r>
      <w:r w:rsidRPr="00D516D6">
        <w:rPr>
          <w:spacing w:val="-6"/>
          <w:sz w:val="16"/>
          <w:lang w:val="en-GB"/>
        </w:rPr>
        <w:t xml:space="preserve"> </w:t>
      </w:r>
      <w:r w:rsidRPr="00D516D6">
        <w:rPr>
          <w:sz w:val="16"/>
          <w:lang w:val="en-GB"/>
        </w:rPr>
        <w:t>2012</w:t>
      </w:r>
      <w:r w:rsidRPr="00D516D6">
        <w:rPr>
          <w:spacing w:val="-6"/>
          <w:sz w:val="16"/>
          <w:lang w:val="en-GB"/>
        </w:rPr>
        <w:t xml:space="preserve"> </w:t>
      </w:r>
      <w:r w:rsidRPr="00D516D6">
        <w:rPr>
          <w:sz w:val="16"/>
          <w:lang w:val="en-GB"/>
        </w:rPr>
        <w:t>International</w:t>
      </w:r>
      <w:r w:rsidRPr="00D516D6">
        <w:rPr>
          <w:spacing w:val="-6"/>
          <w:sz w:val="16"/>
          <w:lang w:val="en-GB"/>
        </w:rPr>
        <w:t xml:space="preserve"> </w:t>
      </w:r>
      <w:r w:rsidRPr="00D516D6">
        <w:rPr>
          <w:sz w:val="16"/>
          <w:lang w:val="en-GB"/>
        </w:rPr>
        <w:t>Conference</w:t>
      </w:r>
      <w:r w:rsidRPr="00D516D6">
        <w:rPr>
          <w:spacing w:val="-6"/>
          <w:sz w:val="16"/>
          <w:lang w:val="en-GB"/>
        </w:rPr>
        <w:t xml:space="preserve"> </w:t>
      </w:r>
      <w:r w:rsidRPr="00D516D6">
        <w:rPr>
          <w:sz w:val="16"/>
          <w:lang w:val="en-GB"/>
        </w:rPr>
        <w:t>on</w:t>
      </w:r>
      <w:r w:rsidRPr="00D516D6">
        <w:rPr>
          <w:spacing w:val="-6"/>
          <w:sz w:val="16"/>
          <w:lang w:val="en-GB"/>
        </w:rPr>
        <w:t xml:space="preserve"> </w:t>
      </w:r>
      <w:r w:rsidRPr="00D516D6">
        <w:rPr>
          <w:sz w:val="16"/>
          <w:lang w:val="en-GB"/>
        </w:rPr>
        <w:t>Computing</w:t>
      </w:r>
      <w:r w:rsidRPr="00D516D6">
        <w:rPr>
          <w:spacing w:val="-6"/>
          <w:sz w:val="16"/>
          <w:lang w:val="en-GB"/>
        </w:rPr>
        <w:t xml:space="preserve"> </w:t>
      </w:r>
      <w:r w:rsidRPr="00D516D6">
        <w:rPr>
          <w:sz w:val="16"/>
          <w:lang w:val="en-GB"/>
        </w:rPr>
        <w:t>Sciences,</w:t>
      </w:r>
      <w:r w:rsidRPr="00D516D6">
        <w:rPr>
          <w:spacing w:val="-6"/>
          <w:sz w:val="16"/>
          <w:lang w:val="en-GB"/>
        </w:rPr>
        <w:t xml:space="preserve"> </w:t>
      </w:r>
      <w:r w:rsidRPr="00D516D6">
        <w:rPr>
          <w:sz w:val="16"/>
          <w:lang w:val="en-GB"/>
        </w:rPr>
        <w:t>IEEE.</w:t>
      </w:r>
      <w:r w:rsidRPr="00D516D6">
        <w:rPr>
          <w:spacing w:val="-6"/>
          <w:sz w:val="16"/>
          <w:lang w:val="en-GB"/>
        </w:rPr>
        <w:t xml:space="preserve"> </w:t>
      </w:r>
      <w:r w:rsidRPr="00D516D6">
        <w:rPr>
          <w:sz w:val="16"/>
          <w:lang w:val="en-GB"/>
        </w:rPr>
        <w:t>pp.</w:t>
      </w:r>
      <w:r w:rsidRPr="00D516D6">
        <w:rPr>
          <w:spacing w:val="-6"/>
          <w:sz w:val="16"/>
          <w:lang w:val="en-GB"/>
        </w:rPr>
        <w:t xml:space="preserve"> </w:t>
      </w:r>
      <w:r w:rsidRPr="00D516D6">
        <w:rPr>
          <w:sz w:val="16"/>
          <w:lang w:val="en-GB"/>
        </w:rPr>
        <w:t>132–136.</w:t>
      </w:r>
      <w:r w:rsidRPr="00D516D6">
        <w:rPr>
          <w:spacing w:val="7"/>
          <w:sz w:val="16"/>
          <w:lang w:val="en-GB"/>
        </w:rPr>
        <w:t xml:space="preserve"> </w:t>
      </w:r>
      <w:r w:rsidRPr="00D516D6">
        <w:rPr>
          <w:sz w:val="16"/>
          <w:lang w:val="en-GB"/>
        </w:rPr>
        <w:t>doi:</w:t>
      </w:r>
      <w:hyperlink r:id="rId68">
        <w:r w:rsidRPr="00D516D6">
          <w:rPr>
            <w:color w:val="2F4F4F"/>
            <w:sz w:val="16"/>
            <w:lang w:val="en-GB"/>
          </w:rPr>
          <w:t>10.1109/ICCS.2012.40</w:t>
        </w:r>
      </w:hyperlink>
      <w:r w:rsidRPr="00D516D6">
        <w:rPr>
          <w:sz w:val="16"/>
          <w:lang w:val="en-GB"/>
        </w:rPr>
        <w:t>.</w:t>
      </w:r>
    </w:p>
    <w:p w14:paraId="066A912A" w14:textId="77777777" w:rsidR="00AF779A" w:rsidRPr="00D516D6" w:rsidRDefault="00E9277B">
      <w:pPr>
        <w:spacing w:before="1" w:line="254" w:lineRule="auto"/>
        <w:ind w:left="315" w:hanging="200"/>
        <w:rPr>
          <w:sz w:val="16"/>
          <w:lang w:val="en-GB"/>
        </w:rPr>
      </w:pPr>
      <w:r w:rsidRPr="000A05E3">
        <w:rPr>
          <w:sz w:val="16"/>
          <w:lang w:val="es-ES"/>
        </w:rPr>
        <w:t>Guerrero-Ulloa,</w:t>
      </w:r>
      <w:r w:rsidRPr="000A05E3">
        <w:rPr>
          <w:spacing w:val="-4"/>
          <w:sz w:val="16"/>
          <w:lang w:val="es-ES"/>
        </w:rPr>
        <w:t xml:space="preserve"> </w:t>
      </w:r>
      <w:r w:rsidRPr="000A05E3">
        <w:rPr>
          <w:sz w:val="16"/>
          <w:lang w:val="es-ES"/>
        </w:rPr>
        <w:t>G.,</w:t>
      </w:r>
      <w:r w:rsidRPr="000A05E3">
        <w:rPr>
          <w:spacing w:val="-2"/>
          <w:sz w:val="16"/>
          <w:lang w:val="es-ES"/>
        </w:rPr>
        <w:t xml:space="preserve"> </w:t>
      </w:r>
      <w:r w:rsidRPr="000A05E3">
        <w:rPr>
          <w:sz w:val="16"/>
          <w:lang w:val="es-ES"/>
        </w:rPr>
        <w:t>Andrango-Catota,</w:t>
      </w:r>
      <w:r w:rsidRPr="000A05E3">
        <w:rPr>
          <w:spacing w:val="-4"/>
          <w:sz w:val="16"/>
          <w:lang w:val="es-ES"/>
        </w:rPr>
        <w:t xml:space="preserve"> </w:t>
      </w:r>
      <w:r w:rsidRPr="000A05E3">
        <w:rPr>
          <w:sz w:val="16"/>
          <w:lang w:val="es-ES"/>
        </w:rPr>
        <w:t>A.,</w:t>
      </w:r>
      <w:r w:rsidRPr="000A05E3">
        <w:rPr>
          <w:spacing w:val="-2"/>
          <w:sz w:val="16"/>
          <w:lang w:val="es-ES"/>
        </w:rPr>
        <w:t xml:space="preserve"> </w:t>
      </w:r>
      <w:r w:rsidRPr="000A05E3">
        <w:rPr>
          <w:sz w:val="16"/>
          <w:lang w:val="es-ES"/>
        </w:rPr>
        <w:t>Abad-Alay,</w:t>
      </w:r>
      <w:r w:rsidRPr="000A05E3">
        <w:rPr>
          <w:spacing w:val="-3"/>
          <w:sz w:val="16"/>
          <w:lang w:val="es-ES"/>
        </w:rPr>
        <w:t xml:space="preserve"> </w:t>
      </w:r>
      <w:r w:rsidRPr="000A05E3">
        <w:rPr>
          <w:sz w:val="16"/>
          <w:lang w:val="es-ES"/>
        </w:rPr>
        <w:t>M.,</w:t>
      </w:r>
      <w:r w:rsidRPr="000A05E3">
        <w:rPr>
          <w:spacing w:val="-3"/>
          <w:sz w:val="16"/>
          <w:lang w:val="es-ES"/>
        </w:rPr>
        <w:t xml:space="preserve"> </w:t>
      </w:r>
      <w:r w:rsidRPr="000A05E3">
        <w:rPr>
          <w:sz w:val="16"/>
          <w:lang w:val="es-ES"/>
        </w:rPr>
        <w:t>Hornos,</w:t>
      </w:r>
      <w:r w:rsidRPr="000A05E3">
        <w:rPr>
          <w:spacing w:val="-3"/>
          <w:sz w:val="16"/>
          <w:lang w:val="es-ES"/>
        </w:rPr>
        <w:t xml:space="preserve"> </w:t>
      </w:r>
      <w:r w:rsidRPr="000A05E3">
        <w:rPr>
          <w:sz w:val="16"/>
          <w:lang w:val="es-ES"/>
        </w:rPr>
        <w:t>M.J.,</w:t>
      </w:r>
      <w:r w:rsidRPr="000A05E3">
        <w:rPr>
          <w:spacing w:val="-3"/>
          <w:sz w:val="16"/>
          <w:lang w:val="es-ES"/>
        </w:rPr>
        <w:t xml:space="preserve"> </w:t>
      </w:r>
      <w:r w:rsidRPr="000A05E3">
        <w:rPr>
          <w:sz w:val="16"/>
          <w:lang w:val="es-ES"/>
        </w:rPr>
        <w:t>Rodríguez-Domínguez,</w:t>
      </w:r>
      <w:r w:rsidRPr="000A05E3">
        <w:rPr>
          <w:spacing w:val="-3"/>
          <w:sz w:val="16"/>
          <w:lang w:val="es-ES"/>
        </w:rPr>
        <w:t xml:space="preserve"> </w:t>
      </w:r>
      <w:r w:rsidRPr="000A05E3">
        <w:rPr>
          <w:sz w:val="16"/>
          <w:lang w:val="es-ES"/>
        </w:rPr>
        <w:t>C.,</w:t>
      </w:r>
      <w:r w:rsidRPr="000A05E3">
        <w:rPr>
          <w:spacing w:val="-3"/>
          <w:sz w:val="16"/>
          <w:lang w:val="es-ES"/>
        </w:rPr>
        <w:t xml:space="preserve"> </w:t>
      </w:r>
      <w:r w:rsidRPr="000A05E3">
        <w:rPr>
          <w:sz w:val="16"/>
          <w:lang w:val="es-ES"/>
        </w:rPr>
        <w:t>2023a.</w:t>
      </w:r>
      <w:r w:rsidRPr="000A05E3">
        <w:rPr>
          <w:spacing w:val="26"/>
          <w:sz w:val="16"/>
          <w:lang w:val="es-ES"/>
        </w:rPr>
        <w:t xml:space="preserve"> </w:t>
      </w:r>
      <w:r w:rsidRPr="00D516D6">
        <w:rPr>
          <w:sz w:val="16"/>
          <w:lang w:val="en-GB"/>
        </w:rPr>
        <w:t>Development</w:t>
      </w:r>
      <w:r w:rsidRPr="00D516D6">
        <w:rPr>
          <w:spacing w:val="-3"/>
          <w:sz w:val="16"/>
          <w:lang w:val="en-GB"/>
        </w:rPr>
        <w:t xml:space="preserve"> </w:t>
      </w:r>
      <w:r w:rsidRPr="00D516D6">
        <w:rPr>
          <w:sz w:val="16"/>
          <w:lang w:val="en-GB"/>
        </w:rPr>
        <w:t>and</w:t>
      </w:r>
      <w:r w:rsidRPr="00D516D6">
        <w:rPr>
          <w:spacing w:val="-3"/>
          <w:sz w:val="16"/>
          <w:lang w:val="en-GB"/>
        </w:rPr>
        <w:t xml:space="preserve"> </w:t>
      </w:r>
      <w:r w:rsidRPr="00D516D6">
        <w:rPr>
          <w:sz w:val="16"/>
          <w:lang w:val="en-GB"/>
        </w:rPr>
        <w:t>assessment</w:t>
      </w:r>
      <w:r w:rsidRPr="00D516D6">
        <w:rPr>
          <w:spacing w:val="-3"/>
          <w:sz w:val="16"/>
          <w:lang w:val="en-GB"/>
        </w:rPr>
        <w:t xml:space="preserve"> </w:t>
      </w:r>
      <w:r w:rsidRPr="00D516D6">
        <w:rPr>
          <w:sz w:val="16"/>
          <w:lang w:val="en-GB"/>
        </w:rPr>
        <w:t>of</w:t>
      </w:r>
      <w:r w:rsidRPr="00D516D6">
        <w:rPr>
          <w:spacing w:val="-3"/>
          <w:sz w:val="16"/>
          <w:lang w:val="en-GB"/>
        </w:rPr>
        <w:t xml:space="preserve"> </w:t>
      </w:r>
      <w:r w:rsidRPr="00D516D6">
        <w:rPr>
          <w:sz w:val="16"/>
          <w:lang w:val="en-GB"/>
        </w:rPr>
        <w:t>an</w:t>
      </w:r>
      <w:r w:rsidRPr="00D516D6">
        <w:rPr>
          <w:spacing w:val="40"/>
          <w:sz w:val="16"/>
          <w:lang w:val="en-GB"/>
        </w:rPr>
        <w:t xml:space="preserve"> </w:t>
      </w:r>
      <w:r w:rsidRPr="00D516D6">
        <w:rPr>
          <w:w w:val="95"/>
          <w:sz w:val="16"/>
          <w:lang w:val="en-GB"/>
        </w:rPr>
        <w:t>indoor</w:t>
      </w:r>
      <w:r w:rsidRPr="00D516D6">
        <w:rPr>
          <w:spacing w:val="24"/>
          <w:sz w:val="16"/>
          <w:lang w:val="en-GB"/>
        </w:rPr>
        <w:t xml:space="preserve"> </w:t>
      </w:r>
      <w:r w:rsidRPr="00D516D6">
        <w:rPr>
          <w:w w:val="95"/>
          <w:sz w:val="16"/>
          <w:lang w:val="en-GB"/>
        </w:rPr>
        <w:t>air</w:t>
      </w:r>
      <w:r w:rsidRPr="00D516D6">
        <w:rPr>
          <w:spacing w:val="25"/>
          <w:sz w:val="16"/>
          <w:lang w:val="en-GB"/>
        </w:rPr>
        <w:t xml:space="preserve"> </w:t>
      </w:r>
      <w:r w:rsidRPr="00D516D6">
        <w:rPr>
          <w:w w:val="95"/>
          <w:sz w:val="16"/>
          <w:lang w:val="en-GB"/>
        </w:rPr>
        <w:t>quality</w:t>
      </w:r>
      <w:r w:rsidRPr="00D516D6">
        <w:rPr>
          <w:spacing w:val="25"/>
          <w:sz w:val="16"/>
          <w:lang w:val="en-GB"/>
        </w:rPr>
        <w:t xml:space="preserve"> </w:t>
      </w:r>
      <w:r w:rsidRPr="00D516D6">
        <w:rPr>
          <w:w w:val="95"/>
          <w:sz w:val="16"/>
          <w:lang w:val="en-GB"/>
        </w:rPr>
        <w:t>control</w:t>
      </w:r>
      <w:r w:rsidRPr="00D516D6">
        <w:rPr>
          <w:spacing w:val="25"/>
          <w:sz w:val="16"/>
          <w:lang w:val="en-GB"/>
        </w:rPr>
        <w:t xml:space="preserve"> </w:t>
      </w:r>
      <w:proofErr w:type="spellStart"/>
      <w:r w:rsidRPr="00D516D6">
        <w:rPr>
          <w:w w:val="95"/>
          <w:sz w:val="16"/>
          <w:lang w:val="en-GB"/>
        </w:rPr>
        <w:t>iot</w:t>
      </w:r>
      <w:proofErr w:type="spellEnd"/>
      <w:r w:rsidRPr="00D516D6">
        <w:rPr>
          <w:w w:val="95"/>
          <w:sz w:val="16"/>
          <w:lang w:val="en-GB"/>
        </w:rPr>
        <w:t>-based</w:t>
      </w:r>
      <w:r w:rsidRPr="00D516D6">
        <w:rPr>
          <w:spacing w:val="25"/>
          <w:sz w:val="16"/>
          <w:lang w:val="en-GB"/>
        </w:rPr>
        <w:t xml:space="preserve"> </w:t>
      </w:r>
      <w:r w:rsidRPr="00D516D6">
        <w:rPr>
          <w:w w:val="95"/>
          <w:sz w:val="16"/>
          <w:lang w:val="en-GB"/>
        </w:rPr>
        <w:t>system.</w:t>
      </w:r>
      <w:r w:rsidRPr="00D516D6">
        <w:rPr>
          <w:spacing w:val="75"/>
          <w:sz w:val="16"/>
          <w:lang w:val="en-GB"/>
        </w:rPr>
        <w:t xml:space="preserve"> </w:t>
      </w:r>
      <w:r w:rsidRPr="00D516D6">
        <w:rPr>
          <w:w w:val="95"/>
          <w:sz w:val="16"/>
          <w:lang w:val="en-GB"/>
        </w:rPr>
        <w:t>Electronics</w:t>
      </w:r>
      <w:r w:rsidRPr="00D516D6">
        <w:rPr>
          <w:spacing w:val="25"/>
          <w:sz w:val="16"/>
          <w:lang w:val="en-GB"/>
        </w:rPr>
        <w:t xml:space="preserve"> </w:t>
      </w:r>
      <w:r w:rsidRPr="00D516D6">
        <w:rPr>
          <w:w w:val="95"/>
          <w:sz w:val="16"/>
          <w:lang w:val="en-GB"/>
        </w:rPr>
        <w:t>12,</w:t>
      </w:r>
      <w:r w:rsidRPr="00D516D6">
        <w:rPr>
          <w:spacing w:val="25"/>
          <w:sz w:val="16"/>
          <w:lang w:val="en-GB"/>
        </w:rPr>
        <w:t xml:space="preserve"> </w:t>
      </w:r>
      <w:r w:rsidRPr="00D516D6">
        <w:rPr>
          <w:w w:val="95"/>
          <w:sz w:val="16"/>
          <w:lang w:val="en-GB"/>
        </w:rPr>
        <w:t>608–628.</w:t>
      </w:r>
      <w:r w:rsidRPr="00D516D6">
        <w:rPr>
          <w:spacing w:val="76"/>
          <w:sz w:val="16"/>
          <w:lang w:val="en-GB"/>
        </w:rPr>
        <w:t xml:space="preserve"> </w:t>
      </w:r>
      <w:r w:rsidRPr="00D516D6">
        <w:rPr>
          <w:w w:val="95"/>
          <w:sz w:val="16"/>
          <w:lang w:val="en-GB"/>
        </w:rPr>
        <w:t>URL:</w:t>
      </w:r>
      <w:r w:rsidRPr="00D516D6">
        <w:rPr>
          <w:spacing w:val="25"/>
          <w:sz w:val="16"/>
          <w:lang w:val="en-GB"/>
        </w:rPr>
        <w:t xml:space="preserve"> </w:t>
      </w:r>
      <w:hyperlink r:id="rId69">
        <w:r w:rsidRPr="00D516D6">
          <w:rPr>
            <w:color w:val="2F4F4F"/>
            <w:w w:val="95"/>
            <w:sz w:val="16"/>
            <w:lang w:val="en-GB"/>
          </w:rPr>
          <w:t>https://www.mdpi.com/2079-</w:t>
        </w:r>
        <w:r w:rsidRPr="00D516D6">
          <w:rPr>
            <w:color w:val="2F4F4F"/>
            <w:spacing w:val="-2"/>
            <w:w w:val="95"/>
            <w:sz w:val="16"/>
            <w:lang w:val="en-GB"/>
          </w:rPr>
          <w:t>9292/12/3/608/htmhttps:</w:t>
        </w:r>
      </w:hyperlink>
    </w:p>
    <w:bookmarkStart w:id="261" w:name="_bookmark61"/>
    <w:bookmarkEnd w:id="261"/>
    <w:p w14:paraId="414FB1BA" w14:textId="77777777" w:rsidR="00AF779A" w:rsidRPr="000A05E3" w:rsidRDefault="00E9277B">
      <w:pPr>
        <w:spacing w:before="1"/>
        <w:ind w:left="315"/>
        <w:rPr>
          <w:sz w:val="16"/>
        </w:rPr>
      </w:pPr>
      <w:r w:rsidRPr="00D516D6">
        <w:rPr>
          <w:lang w:val="en-GB"/>
        </w:rPr>
        <w:fldChar w:fldCharType="begin"/>
      </w:r>
      <w:r w:rsidRPr="000A05E3">
        <w:instrText>HYPERLINK "http://www.mdpi.com/2079-9292/12/3/608" \h</w:instrText>
      </w:r>
      <w:r w:rsidRPr="00D516D6">
        <w:rPr>
          <w:lang w:val="en-GB"/>
        </w:rPr>
        <w:fldChar w:fldCharType="separate"/>
      </w:r>
      <w:r w:rsidRPr="000A05E3">
        <w:rPr>
          <w:color w:val="2F4F4F"/>
          <w:w w:val="95"/>
          <w:sz w:val="16"/>
        </w:rPr>
        <w:t>//www.mdpi.com/2079-9292/12/3/608</w:t>
      </w:r>
      <w:r w:rsidRPr="00D516D6">
        <w:rPr>
          <w:color w:val="2F4F4F"/>
          <w:w w:val="95"/>
          <w:sz w:val="16"/>
          <w:lang w:val="en-GB"/>
        </w:rPr>
        <w:fldChar w:fldCharType="end"/>
      </w:r>
      <w:r w:rsidRPr="000A05E3">
        <w:rPr>
          <w:w w:val="95"/>
          <w:sz w:val="16"/>
        </w:rPr>
        <w:t>,</w:t>
      </w:r>
      <w:r w:rsidRPr="000A05E3">
        <w:rPr>
          <w:spacing w:val="36"/>
          <w:sz w:val="16"/>
        </w:rPr>
        <w:t xml:space="preserve">  </w:t>
      </w:r>
      <w:r w:rsidRPr="000A05E3">
        <w:rPr>
          <w:spacing w:val="-2"/>
          <w:w w:val="95"/>
          <w:sz w:val="16"/>
        </w:rPr>
        <w:t>doi:</w:t>
      </w:r>
      <w:hyperlink r:id="rId70">
        <w:r w:rsidRPr="000A05E3">
          <w:rPr>
            <w:color w:val="2F4F4F"/>
            <w:spacing w:val="-2"/>
            <w:w w:val="95"/>
            <w:sz w:val="16"/>
          </w:rPr>
          <w:t>10.3390/ELECTRONICS12030608</w:t>
        </w:r>
      </w:hyperlink>
      <w:r w:rsidRPr="000A05E3">
        <w:rPr>
          <w:spacing w:val="-2"/>
          <w:w w:val="95"/>
          <w:sz w:val="16"/>
        </w:rPr>
        <w:t>.</w:t>
      </w:r>
    </w:p>
    <w:p w14:paraId="296212A0" w14:textId="77777777" w:rsidR="00AF779A" w:rsidRPr="00E46D94" w:rsidRDefault="00E9277B">
      <w:pPr>
        <w:spacing w:before="12" w:line="254" w:lineRule="auto"/>
        <w:ind w:left="315" w:right="154" w:hanging="200"/>
        <w:jc w:val="both"/>
        <w:rPr>
          <w:sz w:val="16"/>
          <w:rPrChange w:id="262" w:author="Gleiston C. Guerrero Ulloa" w:date="2024-07-22T19:25:00Z">
            <w:rPr>
              <w:sz w:val="16"/>
              <w:lang w:val="es-ES"/>
            </w:rPr>
          </w:rPrChange>
        </w:rPr>
      </w:pPr>
      <w:r w:rsidRPr="000A05E3">
        <w:rPr>
          <w:w w:val="95"/>
          <w:sz w:val="16"/>
          <w:lang w:val="es-ES"/>
        </w:rPr>
        <w:t>Guerrero-Ulloa, G., Andrango-Catota, A., Abad-Alay, M., Hornos, M.J., Rodríguez-Domínguez, C., 2023b.</w:t>
      </w:r>
      <w:r w:rsidRPr="000A05E3">
        <w:rPr>
          <w:spacing w:val="33"/>
          <w:sz w:val="16"/>
          <w:lang w:val="es-ES"/>
        </w:rPr>
        <w:t xml:space="preserve"> </w:t>
      </w:r>
      <w:proofErr w:type="spellStart"/>
      <w:r w:rsidRPr="00D516D6">
        <w:rPr>
          <w:w w:val="95"/>
          <w:sz w:val="16"/>
          <w:lang w:val="en-GB"/>
        </w:rPr>
        <w:t>Ideair</w:t>
      </w:r>
      <w:proofErr w:type="spellEnd"/>
      <w:r w:rsidRPr="00D516D6">
        <w:rPr>
          <w:w w:val="95"/>
          <w:sz w:val="16"/>
          <w:lang w:val="en-GB"/>
        </w:rPr>
        <w:t xml:space="preserve">: </w:t>
      </w:r>
      <w:proofErr w:type="spellStart"/>
      <w:r w:rsidRPr="00D516D6">
        <w:rPr>
          <w:w w:val="95"/>
          <w:sz w:val="16"/>
          <w:lang w:val="en-GB"/>
        </w:rPr>
        <w:t>Iot</w:t>
      </w:r>
      <w:proofErr w:type="spellEnd"/>
      <w:r w:rsidRPr="00D516D6">
        <w:rPr>
          <w:w w:val="95"/>
          <w:sz w:val="16"/>
          <w:lang w:val="en-GB"/>
        </w:rPr>
        <w:t>-based system for indoor air</w:t>
      </w:r>
      <w:r w:rsidRPr="00D516D6">
        <w:rPr>
          <w:spacing w:val="40"/>
          <w:sz w:val="16"/>
          <w:lang w:val="en-GB"/>
        </w:rPr>
        <w:t xml:space="preserve"> </w:t>
      </w:r>
      <w:r w:rsidRPr="00D516D6">
        <w:rPr>
          <w:sz w:val="16"/>
          <w:lang w:val="en-GB"/>
        </w:rPr>
        <w:t>quality control.</w:t>
      </w:r>
      <w:r w:rsidRPr="00D516D6">
        <w:rPr>
          <w:spacing w:val="24"/>
          <w:sz w:val="16"/>
          <w:lang w:val="en-GB"/>
        </w:rPr>
        <w:t xml:space="preserve"> </w:t>
      </w:r>
      <w:r w:rsidRPr="00D516D6">
        <w:rPr>
          <w:sz w:val="16"/>
          <w:lang w:val="en-GB"/>
        </w:rPr>
        <w:t xml:space="preserve">13th </w:t>
      </w:r>
      <w:r w:rsidRPr="00D516D6">
        <w:rPr>
          <w:sz w:val="16"/>
          <w:lang w:val="en-GB"/>
        </w:rPr>
        <w:t xml:space="preserve">International Symposium on Ambient Intelligence - </w:t>
      </w:r>
      <w:proofErr w:type="spellStart"/>
      <w:r w:rsidRPr="00D516D6">
        <w:rPr>
          <w:sz w:val="16"/>
          <w:lang w:val="en-GB"/>
        </w:rPr>
        <w:t>ISAmI</w:t>
      </w:r>
      <w:proofErr w:type="spellEnd"/>
      <w:r w:rsidRPr="00D516D6">
        <w:rPr>
          <w:sz w:val="16"/>
          <w:lang w:val="en-GB"/>
        </w:rPr>
        <w:t xml:space="preserve"> 2022 603, 197–206.</w:t>
      </w:r>
      <w:r w:rsidRPr="00D516D6">
        <w:rPr>
          <w:spacing w:val="24"/>
          <w:sz w:val="16"/>
          <w:lang w:val="en-GB"/>
        </w:rPr>
        <w:t xml:space="preserve"> </w:t>
      </w:r>
      <w:r w:rsidRPr="00E46D94">
        <w:rPr>
          <w:sz w:val="16"/>
          <w:highlight w:val="yellow"/>
          <w:rPrChange w:id="263" w:author="Gleiston C. Guerrero Ulloa" w:date="2024-07-22T19:25:00Z">
            <w:rPr>
              <w:sz w:val="16"/>
              <w:highlight w:val="yellow"/>
              <w:lang w:val="es-ES"/>
            </w:rPr>
          </w:rPrChange>
        </w:rPr>
        <w:t xml:space="preserve">URL: </w:t>
      </w:r>
      <w:r>
        <w:fldChar w:fldCharType="begin"/>
      </w:r>
      <w:r>
        <w:instrText xml:space="preserve"> HYPERLINK "https://link.springer.com/chapter/10.1007/978-3-031-22356-3_19" \h </w:instrText>
      </w:r>
      <w:r>
        <w:fldChar w:fldCharType="separate"/>
      </w:r>
      <w:r w:rsidRPr="00E46D94">
        <w:rPr>
          <w:color w:val="2F4F4F"/>
          <w:sz w:val="16"/>
          <w:highlight w:val="yellow"/>
          <w:rPrChange w:id="264" w:author="Gleiston C. Guerrero Ulloa" w:date="2024-07-22T19:25:00Z">
            <w:rPr>
              <w:color w:val="2F4F4F"/>
              <w:sz w:val="16"/>
              <w:highlight w:val="yellow"/>
              <w:lang w:val="es-ES"/>
            </w:rPr>
          </w:rPrChange>
        </w:rPr>
        <w:t>https://link.springer.com/</w:t>
      </w:r>
      <w:r>
        <w:rPr>
          <w:color w:val="2F4F4F"/>
          <w:sz w:val="16"/>
          <w:highlight w:val="yellow"/>
          <w:lang w:val="es-ES"/>
        </w:rPr>
        <w:fldChar w:fldCharType="end"/>
      </w:r>
      <w:r w:rsidRPr="00E46D94">
        <w:rPr>
          <w:color w:val="2F4F4F"/>
          <w:w w:val="120"/>
          <w:sz w:val="16"/>
          <w:highlight w:val="yellow"/>
          <w:rPrChange w:id="265" w:author="Gleiston C. Guerrero Ulloa" w:date="2024-07-22T19:25:00Z">
            <w:rPr>
              <w:color w:val="2F4F4F"/>
              <w:w w:val="120"/>
              <w:sz w:val="16"/>
              <w:highlight w:val="yellow"/>
              <w:lang w:val="es-ES"/>
            </w:rPr>
          </w:rPrChange>
        </w:rPr>
        <w:t xml:space="preserve"> </w:t>
      </w:r>
      <w:bookmarkStart w:id="266" w:name="_bookmark62"/>
      <w:bookmarkEnd w:id="266"/>
      <w:r w:rsidRPr="000A05E3">
        <w:rPr>
          <w:highlight w:val="yellow"/>
          <w:lang w:val="en-GB"/>
        </w:rPr>
        <w:fldChar w:fldCharType="begin"/>
      </w:r>
      <w:r w:rsidRPr="00E46D94">
        <w:rPr>
          <w:highlight w:val="yellow"/>
          <w:rPrChange w:id="267" w:author="Gleiston C. Guerrero Ulloa" w:date="2024-07-22T19:25:00Z">
            <w:rPr>
              <w:highlight w:val="yellow"/>
              <w:lang w:val="es-ES"/>
            </w:rPr>
          </w:rPrChange>
        </w:rPr>
        <w:instrText xml:space="preserve">HYPERLINK </w:instrText>
      </w:r>
      <w:r w:rsidRPr="00E46D94">
        <w:rPr>
          <w:highlight w:val="yellow"/>
          <w:rPrChange w:id="268" w:author="Gleiston C. Guerrero Ulloa" w:date="2024-07-22T19:25:00Z">
            <w:rPr>
              <w:highlight w:val="yellow"/>
              <w:lang w:val="es-ES"/>
            </w:rPr>
          </w:rPrChange>
        </w:rPr>
        <w:instrText>"https://link.springer.com/chapter/10.1007/978-3-031-22356-3_19" \h</w:instrText>
      </w:r>
      <w:r w:rsidRPr="000A05E3">
        <w:rPr>
          <w:highlight w:val="yellow"/>
          <w:lang w:val="en-GB"/>
        </w:rPr>
        <w:fldChar w:fldCharType="separate"/>
      </w:r>
      <w:r w:rsidRPr="00E46D94">
        <w:rPr>
          <w:color w:val="2F4F4F"/>
          <w:w w:val="105"/>
          <w:sz w:val="16"/>
          <w:highlight w:val="yellow"/>
          <w:rPrChange w:id="269" w:author="Gleiston C. Guerrero Ulloa" w:date="2024-07-22T19:25:00Z">
            <w:rPr>
              <w:color w:val="2F4F4F"/>
              <w:w w:val="105"/>
              <w:sz w:val="16"/>
              <w:highlight w:val="yellow"/>
              <w:lang w:val="es-ES"/>
            </w:rPr>
          </w:rPrChange>
        </w:rPr>
        <w:t>chapter/10.1007/978-3-031-22356-3_19</w:t>
      </w:r>
      <w:r w:rsidRPr="000A05E3">
        <w:rPr>
          <w:color w:val="2F4F4F"/>
          <w:w w:val="105"/>
          <w:sz w:val="16"/>
          <w:highlight w:val="yellow"/>
          <w:lang w:val="en-GB"/>
        </w:rPr>
        <w:fldChar w:fldCharType="end"/>
      </w:r>
      <w:r w:rsidRPr="00E46D94">
        <w:rPr>
          <w:w w:val="105"/>
          <w:sz w:val="16"/>
          <w:highlight w:val="yellow"/>
          <w:rPrChange w:id="270" w:author="Gleiston C. Guerrero Ulloa" w:date="2024-07-22T19:25:00Z">
            <w:rPr>
              <w:w w:val="105"/>
              <w:sz w:val="16"/>
              <w:highlight w:val="yellow"/>
              <w:lang w:val="es-ES"/>
            </w:rPr>
          </w:rPrChange>
        </w:rPr>
        <w:t>, doi:</w:t>
      </w:r>
      <w:commentRangeStart w:id="271"/>
      <w:r w:rsidRPr="000A05E3">
        <w:rPr>
          <w:highlight w:val="yellow"/>
        </w:rPr>
        <w:fldChar w:fldCharType="begin"/>
      </w:r>
      <w:r w:rsidRPr="00E46D94">
        <w:rPr>
          <w:highlight w:val="yellow"/>
          <w:rPrChange w:id="272" w:author="Gleiston C. Guerrero Ulloa" w:date="2024-07-22T19:25:00Z">
            <w:rPr>
              <w:highlight w:val="yellow"/>
              <w:lang w:val="es-ES"/>
            </w:rPr>
          </w:rPrChange>
        </w:rPr>
        <w:instrText>HYPERLINK "http://dx.doi.org/10.1007/978-3-031-22356-3_19/FIGURES/3" \h</w:instrText>
      </w:r>
      <w:r w:rsidRPr="000A05E3">
        <w:rPr>
          <w:highlight w:val="yellow"/>
        </w:rPr>
        <w:fldChar w:fldCharType="separate"/>
      </w:r>
      <w:r w:rsidRPr="00E46D94">
        <w:rPr>
          <w:color w:val="2F4F4F"/>
          <w:w w:val="105"/>
          <w:sz w:val="16"/>
          <w:highlight w:val="yellow"/>
          <w:rPrChange w:id="273" w:author="Gleiston C. Guerrero Ulloa" w:date="2024-07-22T19:25:00Z">
            <w:rPr>
              <w:color w:val="2F4F4F"/>
              <w:w w:val="105"/>
              <w:sz w:val="16"/>
              <w:highlight w:val="yellow"/>
              <w:lang w:val="es-ES"/>
            </w:rPr>
          </w:rPrChange>
        </w:rPr>
        <w:t>10.1007/978-3-031-22356-3_19/FIGURES/3</w:t>
      </w:r>
      <w:r w:rsidRPr="000A05E3">
        <w:rPr>
          <w:color w:val="2F4F4F"/>
          <w:w w:val="105"/>
          <w:sz w:val="16"/>
          <w:highlight w:val="yellow"/>
          <w:lang w:val="en-GB"/>
        </w:rPr>
        <w:fldChar w:fldCharType="end"/>
      </w:r>
      <w:commentRangeEnd w:id="271"/>
      <w:r w:rsidR="00BB0030">
        <w:rPr>
          <w:rStyle w:val="Refdecomentario"/>
        </w:rPr>
        <w:commentReference w:id="271"/>
      </w:r>
      <w:r w:rsidRPr="00E46D94">
        <w:rPr>
          <w:w w:val="105"/>
          <w:sz w:val="16"/>
          <w:rPrChange w:id="274" w:author="Gleiston C. Guerrero Ulloa" w:date="2024-07-22T19:25:00Z">
            <w:rPr>
              <w:w w:val="105"/>
              <w:sz w:val="16"/>
              <w:lang w:val="es-ES"/>
            </w:rPr>
          </w:rPrChange>
        </w:rPr>
        <w:t>.</w:t>
      </w:r>
    </w:p>
    <w:p w14:paraId="327146BD" w14:textId="77777777" w:rsidR="00AF779A" w:rsidRPr="000A05E3" w:rsidRDefault="00E9277B">
      <w:pPr>
        <w:spacing w:before="1" w:line="254" w:lineRule="auto"/>
        <w:ind w:left="315" w:right="154" w:hanging="200"/>
        <w:jc w:val="both"/>
        <w:rPr>
          <w:sz w:val="16"/>
          <w:lang w:val="es-ES"/>
        </w:rPr>
      </w:pPr>
      <w:r w:rsidRPr="000A05E3">
        <w:rPr>
          <w:sz w:val="16"/>
          <w:lang w:val="es-ES"/>
        </w:rPr>
        <w:t>Guerrero-Ulloa,</w:t>
      </w:r>
      <w:r w:rsidRPr="000A05E3">
        <w:rPr>
          <w:spacing w:val="-1"/>
          <w:sz w:val="16"/>
          <w:lang w:val="es-ES"/>
        </w:rPr>
        <w:t xml:space="preserve"> </w:t>
      </w:r>
      <w:r w:rsidRPr="000A05E3">
        <w:rPr>
          <w:sz w:val="16"/>
          <w:lang w:val="es-ES"/>
        </w:rPr>
        <w:t>G.,</w:t>
      </w:r>
      <w:r w:rsidRPr="000A05E3">
        <w:rPr>
          <w:spacing w:val="-1"/>
          <w:sz w:val="16"/>
          <w:lang w:val="es-ES"/>
        </w:rPr>
        <w:t xml:space="preserve"> </w:t>
      </w:r>
      <w:r w:rsidRPr="000A05E3">
        <w:rPr>
          <w:sz w:val="16"/>
          <w:lang w:val="es-ES"/>
        </w:rPr>
        <w:t>Fernánd</w:t>
      </w:r>
      <w:r w:rsidRPr="000A05E3">
        <w:rPr>
          <w:sz w:val="16"/>
          <w:lang w:val="es-ES"/>
        </w:rPr>
        <w:t>ez-Loor,</w:t>
      </w:r>
      <w:r w:rsidRPr="000A05E3">
        <w:rPr>
          <w:spacing w:val="-1"/>
          <w:sz w:val="16"/>
          <w:lang w:val="es-ES"/>
        </w:rPr>
        <w:t xml:space="preserve"> </w:t>
      </w:r>
      <w:r w:rsidRPr="000A05E3">
        <w:rPr>
          <w:sz w:val="16"/>
          <w:lang w:val="es-ES"/>
        </w:rPr>
        <w:t>A.,</w:t>
      </w:r>
      <w:r w:rsidRPr="000A05E3">
        <w:rPr>
          <w:spacing w:val="-1"/>
          <w:sz w:val="16"/>
          <w:lang w:val="es-ES"/>
        </w:rPr>
        <w:t xml:space="preserve"> </w:t>
      </w:r>
      <w:r w:rsidRPr="000A05E3">
        <w:rPr>
          <w:sz w:val="16"/>
          <w:lang w:val="es-ES"/>
        </w:rPr>
        <w:t>Moreira,</w:t>
      </w:r>
      <w:r w:rsidRPr="000A05E3">
        <w:rPr>
          <w:spacing w:val="-1"/>
          <w:sz w:val="16"/>
          <w:lang w:val="es-ES"/>
        </w:rPr>
        <w:t xml:space="preserve"> </w:t>
      </w:r>
      <w:r w:rsidRPr="000A05E3">
        <w:rPr>
          <w:sz w:val="16"/>
          <w:lang w:val="es-ES"/>
        </w:rPr>
        <w:t>F.,</w:t>
      </w:r>
      <w:r w:rsidRPr="000A05E3">
        <w:rPr>
          <w:spacing w:val="-1"/>
          <w:sz w:val="16"/>
          <w:lang w:val="es-ES"/>
        </w:rPr>
        <w:t xml:space="preserve"> </w:t>
      </w:r>
      <w:proofErr w:type="spellStart"/>
      <w:r w:rsidRPr="000A05E3">
        <w:rPr>
          <w:sz w:val="16"/>
          <w:lang w:val="es-ES"/>
        </w:rPr>
        <w:t>Novais</w:t>
      </w:r>
      <w:proofErr w:type="spellEnd"/>
      <w:r w:rsidRPr="000A05E3">
        <w:rPr>
          <w:sz w:val="16"/>
          <w:lang w:val="es-ES"/>
        </w:rPr>
        <w:t>,</w:t>
      </w:r>
      <w:r w:rsidRPr="000A05E3">
        <w:rPr>
          <w:spacing w:val="-1"/>
          <w:sz w:val="16"/>
          <w:lang w:val="es-ES"/>
        </w:rPr>
        <w:t xml:space="preserve"> </w:t>
      </w:r>
      <w:r w:rsidRPr="000A05E3">
        <w:rPr>
          <w:sz w:val="16"/>
          <w:lang w:val="es-ES"/>
        </w:rPr>
        <w:t>P.,</w:t>
      </w:r>
      <w:r w:rsidRPr="000A05E3">
        <w:rPr>
          <w:spacing w:val="-1"/>
          <w:sz w:val="16"/>
          <w:lang w:val="es-ES"/>
        </w:rPr>
        <w:t xml:space="preserve"> </w:t>
      </w:r>
      <w:r w:rsidRPr="000A05E3">
        <w:rPr>
          <w:sz w:val="16"/>
          <w:lang w:val="es-ES"/>
        </w:rPr>
        <w:t>Rodríguez-Domínguez,</w:t>
      </w:r>
      <w:r w:rsidRPr="000A05E3">
        <w:rPr>
          <w:spacing w:val="-1"/>
          <w:sz w:val="16"/>
          <w:lang w:val="es-ES"/>
        </w:rPr>
        <w:t xml:space="preserve"> </w:t>
      </w:r>
      <w:r w:rsidRPr="000A05E3">
        <w:rPr>
          <w:sz w:val="16"/>
          <w:lang w:val="es-ES"/>
        </w:rPr>
        <w:t>C.,</w:t>
      </w:r>
      <w:r w:rsidRPr="000A05E3">
        <w:rPr>
          <w:spacing w:val="-1"/>
          <w:sz w:val="16"/>
          <w:lang w:val="es-ES"/>
        </w:rPr>
        <w:t xml:space="preserve"> </w:t>
      </w:r>
      <w:r w:rsidRPr="000A05E3">
        <w:rPr>
          <w:sz w:val="16"/>
          <w:lang w:val="es-ES"/>
        </w:rPr>
        <w:t>Hornos,</w:t>
      </w:r>
      <w:r w:rsidRPr="000A05E3">
        <w:rPr>
          <w:spacing w:val="-1"/>
          <w:sz w:val="16"/>
          <w:lang w:val="es-ES"/>
        </w:rPr>
        <w:t xml:space="preserve"> </w:t>
      </w:r>
      <w:r w:rsidRPr="000A05E3">
        <w:rPr>
          <w:sz w:val="16"/>
          <w:lang w:val="es-ES"/>
        </w:rPr>
        <w:t>M.J.,</w:t>
      </w:r>
      <w:r w:rsidRPr="000A05E3">
        <w:rPr>
          <w:spacing w:val="-1"/>
          <w:sz w:val="16"/>
          <w:lang w:val="es-ES"/>
        </w:rPr>
        <w:t xml:space="preserve"> </w:t>
      </w:r>
      <w:r w:rsidRPr="000A05E3">
        <w:rPr>
          <w:sz w:val="16"/>
          <w:lang w:val="es-ES"/>
        </w:rPr>
        <w:t>2023c.</w:t>
      </w:r>
      <w:r w:rsidRPr="000A05E3">
        <w:rPr>
          <w:spacing w:val="31"/>
          <w:sz w:val="16"/>
          <w:lang w:val="es-ES"/>
        </w:rPr>
        <w:t xml:space="preserve"> </w:t>
      </w:r>
      <w:r w:rsidRPr="00D516D6">
        <w:rPr>
          <w:sz w:val="16"/>
          <w:lang w:val="en-GB"/>
        </w:rPr>
        <w:t>Validation</w:t>
      </w:r>
      <w:r w:rsidRPr="00D516D6">
        <w:rPr>
          <w:spacing w:val="-1"/>
          <w:sz w:val="16"/>
          <w:lang w:val="en-GB"/>
        </w:rPr>
        <w:t xml:space="preserve"> </w:t>
      </w:r>
      <w:r w:rsidRPr="00D516D6">
        <w:rPr>
          <w:sz w:val="16"/>
          <w:lang w:val="en-GB"/>
        </w:rPr>
        <w:t>of</w:t>
      </w:r>
      <w:r w:rsidRPr="00D516D6">
        <w:rPr>
          <w:spacing w:val="-1"/>
          <w:sz w:val="16"/>
          <w:lang w:val="en-GB"/>
        </w:rPr>
        <w:t xml:space="preserve"> </w:t>
      </w:r>
      <w:r w:rsidRPr="00D516D6">
        <w:rPr>
          <w:sz w:val="16"/>
          <w:lang w:val="en-GB"/>
        </w:rPr>
        <w:t>a</w:t>
      </w:r>
      <w:r w:rsidRPr="00D516D6">
        <w:rPr>
          <w:spacing w:val="-1"/>
          <w:sz w:val="16"/>
          <w:lang w:val="en-GB"/>
        </w:rPr>
        <w:t xml:space="preserve"> </w:t>
      </w:r>
      <w:r w:rsidRPr="00D516D6">
        <w:rPr>
          <w:sz w:val="16"/>
          <w:lang w:val="en-GB"/>
        </w:rPr>
        <w:t>development</w:t>
      </w:r>
      <w:r w:rsidRPr="00D516D6">
        <w:rPr>
          <w:spacing w:val="40"/>
          <w:sz w:val="16"/>
          <w:lang w:val="en-GB"/>
        </w:rPr>
        <w:t xml:space="preserve"> </w:t>
      </w:r>
      <w:r w:rsidRPr="00D516D6">
        <w:rPr>
          <w:w w:val="95"/>
          <w:sz w:val="16"/>
          <w:lang w:val="en-GB"/>
        </w:rPr>
        <w:t xml:space="preserve">methodology and tool for </w:t>
      </w:r>
      <w:proofErr w:type="spellStart"/>
      <w:r w:rsidRPr="00D516D6">
        <w:rPr>
          <w:w w:val="95"/>
          <w:sz w:val="16"/>
          <w:lang w:val="en-GB"/>
        </w:rPr>
        <w:t>iot</w:t>
      </w:r>
      <w:proofErr w:type="spellEnd"/>
      <w:r w:rsidRPr="00D516D6">
        <w:rPr>
          <w:w w:val="95"/>
          <w:sz w:val="16"/>
          <w:lang w:val="en-GB"/>
        </w:rPr>
        <w:t>-based systems through a case study for visually impaired people.</w:t>
      </w:r>
      <w:r w:rsidRPr="00D516D6">
        <w:rPr>
          <w:spacing w:val="12"/>
          <w:sz w:val="16"/>
          <w:lang w:val="en-GB"/>
        </w:rPr>
        <w:t xml:space="preserve"> </w:t>
      </w:r>
      <w:r w:rsidRPr="00E46D94">
        <w:rPr>
          <w:w w:val="95"/>
          <w:sz w:val="16"/>
          <w:rPrChange w:id="275" w:author="Gleiston C. Guerrero Ulloa" w:date="2024-07-22T19:26:00Z">
            <w:rPr>
              <w:w w:val="95"/>
              <w:sz w:val="16"/>
              <w:lang w:val="es-ES"/>
            </w:rPr>
          </w:rPrChange>
        </w:rPr>
        <w:t>Internet of Things 23, 100900.</w:t>
      </w:r>
      <w:r w:rsidRPr="00E46D94">
        <w:rPr>
          <w:spacing w:val="12"/>
          <w:sz w:val="16"/>
          <w:rPrChange w:id="276" w:author="Gleiston C. Guerrero Ulloa" w:date="2024-07-22T19:26:00Z">
            <w:rPr>
              <w:spacing w:val="12"/>
              <w:sz w:val="16"/>
              <w:lang w:val="es-ES"/>
            </w:rPr>
          </w:rPrChange>
        </w:rPr>
        <w:t xml:space="preserve"> </w:t>
      </w:r>
      <w:r w:rsidRPr="00E46D94">
        <w:rPr>
          <w:w w:val="95"/>
          <w:sz w:val="16"/>
          <w:rPrChange w:id="277" w:author="Gleiston C. Guerrero Ulloa" w:date="2024-07-22T19:26:00Z">
            <w:rPr>
              <w:w w:val="95"/>
              <w:sz w:val="16"/>
              <w:lang w:val="es-ES"/>
            </w:rPr>
          </w:rPrChange>
        </w:rPr>
        <w:t>doi:</w:t>
      </w:r>
      <w:r>
        <w:fldChar w:fldCharType="begin"/>
      </w:r>
      <w:r>
        <w:instrText xml:space="preserve"> HYPERLINK "http://dx.doi.org/10.1016/J.IOT.2023.100900" \h </w:instrText>
      </w:r>
      <w:r>
        <w:fldChar w:fldCharType="separate"/>
      </w:r>
      <w:r w:rsidRPr="00E46D94">
        <w:rPr>
          <w:color w:val="2F4F4F"/>
          <w:w w:val="95"/>
          <w:sz w:val="16"/>
          <w:rPrChange w:id="278" w:author="Gleiston C. Guerrero Ulloa" w:date="2024-07-22T19:26:00Z">
            <w:rPr>
              <w:color w:val="2F4F4F"/>
              <w:w w:val="95"/>
              <w:sz w:val="16"/>
              <w:lang w:val="es-ES"/>
            </w:rPr>
          </w:rPrChange>
        </w:rPr>
        <w:t>10.1016/J.</w:t>
      </w:r>
      <w:r>
        <w:rPr>
          <w:color w:val="2F4F4F"/>
          <w:w w:val="95"/>
          <w:sz w:val="16"/>
          <w:lang w:val="es-ES"/>
        </w:rPr>
        <w:fldChar w:fldCharType="end"/>
      </w:r>
      <w:r w:rsidRPr="00E46D94">
        <w:rPr>
          <w:color w:val="2F4F4F"/>
          <w:w w:val="116"/>
          <w:sz w:val="16"/>
          <w:rPrChange w:id="279" w:author="Gleiston C. Guerrero Ulloa" w:date="2024-07-22T19:26:00Z">
            <w:rPr>
              <w:color w:val="2F4F4F"/>
              <w:w w:val="116"/>
              <w:sz w:val="16"/>
              <w:lang w:val="es-ES"/>
            </w:rPr>
          </w:rPrChange>
        </w:rPr>
        <w:t xml:space="preserve"> </w:t>
      </w:r>
      <w:bookmarkStart w:id="280" w:name="_bookmark63"/>
      <w:bookmarkEnd w:id="280"/>
      <w:r w:rsidRPr="00D516D6">
        <w:rPr>
          <w:lang w:val="en-GB"/>
        </w:rPr>
        <w:fldChar w:fldCharType="begin"/>
      </w:r>
      <w:r w:rsidRPr="00E46D94">
        <w:rPr>
          <w:rPrChange w:id="281" w:author="Gleiston C. Guerrero Ulloa" w:date="2024-07-22T19:26:00Z">
            <w:rPr>
              <w:lang w:val="es-ES"/>
            </w:rPr>
          </w:rPrChange>
        </w:rPr>
        <w:instrText>HYPERLINK "http://dx.doi.org/10.1016/J.IOT.2023.100900" \h</w:instrText>
      </w:r>
      <w:r w:rsidRPr="00D516D6">
        <w:rPr>
          <w:lang w:val="en-GB"/>
        </w:rPr>
        <w:fldChar w:fldCharType="separate"/>
      </w:r>
      <w:r w:rsidRPr="000A05E3">
        <w:rPr>
          <w:color w:val="2F4F4F"/>
          <w:spacing w:val="-2"/>
          <w:sz w:val="16"/>
          <w:lang w:val="es-ES"/>
        </w:rPr>
        <w:t>IOT.2023.100900</w:t>
      </w:r>
      <w:r w:rsidRPr="00D516D6">
        <w:rPr>
          <w:color w:val="2F4F4F"/>
          <w:spacing w:val="-2"/>
          <w:sz w:val="16"/>
          <w:lang w:val="en-GB"/>
        </w:rPr>
        <w:fldChar w:fldCharType="end"/>
      </w:r>
      <w:r w:rsidRPr="000A05E3">
        <w:rPr>
          <w:spacing w:val="-2"/>
          <w:sz w:val="16"/>
          <w:lang w:val="es-ES"/>
        </w:rPr>
        <w:t>.</w:t>
      </w:r>
    </w:p>
    <w:p w14:paraId="3EB3867E" w14:textId="77777777" w:rsidR="00AF779A" w:rsidRPr="00D516D6" w:rsidRDefault="00E9277B">
      <w:pPr>
        <w:spacing w:before="1" w:line="254" w:lineRule="auto"/>
        <w:ind w:left="315" w:right="154" w:hanging="200"/>
        <w:jc w:val="both"/>
        <w:rPr>
          <w:sz w:val="16"/>
          <w:lang w:val="en-GB"/>
        </w:rPr>
      </w:pPr>
      <w:r w:rsidRPr="000A05E3">
        <w:rPr>
          <w:w w:val="95"/>
          <w:sz w:val="16"/>
          <w:lang w:val="es-ES"/>
        </w:rPr>
        <w:t>Guerrero-Ulloa,</w:t>
      </w:r>
      <w:r w:rsidRPr="000A05E3">
        <w:rPr>
          <w:spacing w:val="-4"/>
          <w:w w:val="95"/>
          <w:sz w:val="16"/>
          <w:lang w:val="es-ES"/>
        </w:rPr>
        <w:t xml:space="preserve"> </w:t>
      </w:r>
      <w:r w:rsidRPr="000A05E3">
        <w:rPr>
          <w:w w:val="95"/>
          <w:sz w:val="16"/>
          <w:lang w:val="es-ES"/>
        </w:rPr>
        <w:t>G.,</w:t>
      </w:r>
      <w:r w:rsidRPr="000A05E3">
        <w:rPr>
          <w:spacing w:val="-3"/>
          <w:w w:val="95"/>
          <w:sz w:val="16"/>
          <w:lang w:val="es-ES"/>
        </w:rPr>
        <w:t xml:space="preserve"> </w:t>
      </w:r>
      <w:r w:rsidRPr="000A05E3">
        <w:rPr>
          <w:w w:val="95"/>
          <w:sz w:val="16"/>
          <w:lang w:val="es-ES"/>
        </w:rPr>
        <w:t>Hornos,</w:t>
      </w:r>
      <w:r w:rsidRPr="000A05E3">
        <w:rPr>
          <w:spacing w:val="-4"/>
          <w:w w:val="95"/>
          <w:sz w:val="16"/>
          <w:lang w:val="es-ES"/>
        </w:rPr>
        <w:t xml:space="preserve"> </w:t>
      </w:r>
      <w:r w:rsidRPr="000A05E3">
        <w:rPr>
          <w:w w:val="95"/>
          <w:sz w:val="16"/>
          <w:lang w:val="es-ES"/>
        </w:rPr>
        <w:t>M.J.,</w:t>
      </w:r>
      <w:r w:rsidRPr="000A05E3">
        <w:rPr>
          <w:spacing w:val="-3"/>
          <w:w w:val="95"/>
          <w:sz w:val="16"/>
          <w:lang w:val="es-ES"/>
        </w:rPr>
        <w:t xml:space="preserve"> </w:t>
      </w:r>
      <w:r w:rsidRPr="000A05E3">
        <w:rPr>
          <w:w w:val="95"/>
          <w:sz w:val="16"/>
          <w:lang w:val="es-ES"/>
        </w:rPr>
        <w:t>Rodríguez-Domínguez,</w:t>
      </w:r>
      <w:r w:rsidRPr="000A05E3">
        <w:rPr>
          <w:spacing w:val="-4"/>
          <w:w w:val="95"/>
          <w:sz w:val="16"/>
          <w:lang w:val="es-ES"/>
        </w:rPr>
        <w:t xml:space="preserve"> </w:t>
      </w:r>
      <w:r w:rsidRPr="000A05E3">
        <w:rPr>
          <w:w w:val="95"/>
          <w:sz w:val="16"/>
          <w:lang w:val="es-ES"/>
        </w:rPr>
        <w:t>C.,</w:t>
      </w:r>
      <w:r w:rsidRPr="000A05E3">
        <w:rPr>
          <w:spacing w:val="-3"/>
          <w:w w:val="95"/>
          <w:sz w:val="16"/>
          <w:lang w:val="es-ES"/>
        </w:rPr>
        <w:t xml:space="preserve"> </w:t>
      </w:r>
      <w:r w:rsidRPr="000A05E3">
        <w:rPr>
          <w:w w:val="95"/>
          <w:sz w:val="16"/>
          <w:lang w:val="es-ES"/>
        </w:rPr>
        <w:t>2020.</w:t>
      </w:r>
      <w:r w:rsidRPr="000A05E3">
        <w:rPr>
          <w:sz w:val="16"/>
          <w:lang w:val="es-ES"/>
        </w:rPr>
        <w:t xml:space="preserve"> </w:t>
      </w:r>
      <w:r w:rsidRPr="00D516D6">
        <w:rPr>
          <w:w w:val="95"/>
          <w:sz w:val="16"/>
          <w:lang w:val="en-GB"/>
        </w:rPr>
        <w:t>Tddm4iots:</w:t>
      </w:r>
      <w:r w:rsidRPr="00D516D6">
        <w:rPr>
          <w:spacing w:val="-3"/>
          <w:w w:val="95"/>
          <w:sz w:val="16"/>
          <w:lang w:val="en-GB"/>
        </w:rPr>
        <w:t xml:space="preserve"> </w:t>
      </w:r>
      <w:r w:rsidRPr="00D516D6">
        <w:rPr>
          <w:w w:val="95"/>
          <w:sz w:val="16"/>
          <w:lang w:val="en-GB"/>
        </w:rPr>
        <w:t>A</w:t>
      </w:r>
      <w:r w:rsidRPr="00D516D6">
        <w:rPr>
          <w:spacing w:val="-4"/>
          <w:w w:val="95"/>
          <w:sz w:val="16"/>
          <w:lang w:val="en-GB"/>
        </w:rPr>
        <w:t xml:space="preserve"> </w:t>
      </w:r>
      <w:r w:rsidRPr="00D516D6">
        <w:rPr>
          <w:w w:val="95"/>
          <w:sz w:val="16"/>
          <w:lang w:val="en-GB"/>
        </w:rPr>
        <w:t>test-driven</w:t>
      </w:r>
      <w:r w:rsidRPr="00D516D6">
        <w:rPr>
          <w:spacing w:val="-3"/>
          <w:w w:val="95"/>
          <w:sz w:val="16"/>
          <w:lang w:val="en-GB"/>
        </w:rPr>
        <w:t xml:space="preserve"> </w:t>
      </w:r>
      <w:r w:rsidRPr="00D516D6">
        <w:rPr>
          <w:w w:val="95"/>
          <w:sz w:val="16"/>
          <w:lang w:val="en-GB"/>
        </w:rPr>
        <w:t>development</w:t>
      </w:r>
      <w:r w:rsidRPr="00D516D6">
        <w:rPr>
          <w:spacing w:val="-4"/>
          <w:w w:val="95"/>
          <w:sz w:val="16"/>
          <w:lang w:val="en-GB"/>
        </w:rPr>
        <w:t xml:space="preserve"> </w:t>
      </w:r>
      <w:r w:rsidRPr="00D516D6">
        <w:rPr>
          <w:w w:val="95"/>
          <w:sz w:val="16"/>
          <w:lang w:val="en-GB"/>
        </w:rPr>
        <w:t>methodology</w:t>
      </w:r>
      <w:r w:rsidRPr="00D516D6">
        <w:rPr>
          <w:spacing w:val="-3"/>
          <w:w w:val="95"/>
          <w:sz w:val="16"/>
          <w:lang w:val="en-GB"/>
        </w:rPr>
        <w:t xml:space="preserve"> </w:t>
      </w:r>
      <w:r w:rsidRPr="00D516D6">
        <w:rPr>
          <w:w w:val="95"/>
          <w:sz w:val="16"/>
          <w:lang w:val="en-GB"/>
        </w:rPr>
        <w:t>for</w:t>
      </w:r>
      <w:r w:rsidRPr="00D516D6">
        <w:rPr>
          <w:spacing w:val="-4"/>
          <w:w w:val="95"/>
          <w:sz w:val="16"/>
          <w:lang w:val="en-GB"/>
        </w:rPr>
        <w:t xml:space="preserve"> </w:t>
      </w:r>
      <w:r w:rsidRPr="00D516D6">
        <w:rPr>
          <w:w w:val="95"/>
          <w:sz w:val="16"/>
          <w:lang w:val="en-GB"/>
        </w:rPr>
        <w:t>internet</w:t>
      </w:r>
      <w:r w:rsidRPr="00D516D6">
        <w:rPr>
          <w:spacing w:val="-3"/>
          <w:w w:val="95"/>
          <w:sz w:val="16"/>
          <w:lang w:val="en-GB"/>
        </w:rPr>
        <w:t xml:space="preserve"> </w:t>
      </w:r>
      <w:r w:rsidRPr="00D516D6">
        <w:rPr>
          <w:w w:val="95"/>
          <w:sz w:val="16"/>
          <w:lang w:val="en-GB"/>
        </w:rPr>
        <w:t>of</w:t>
      </w:r>
      <w:r w:rsidRPr="00D516D6">
        <w:rPr>
          <w:spacing w:val="-4"/>
          <w:w w:val="95"/>
          <w:sz w:val="16"/>
          <w:lang w:val="en-GB"/>
        </w:rPr>
        <w:t xml:space="preserve"> </w:t>
      </w:r>
      <w:r w:rsidRPr="00D516D6">
        <w:rPr>
          <w:w w:val="95"/>
          <w:sz w:val="16"/>
          <w:lang w:val="en-GB"/>
        </w:rPr>
        <w:t>things</w:t>
      </w:r>
      <w:r w:rsidRPr="00D516D6">
        <w:rPr>
          <w:spacing w:val="-3"/>
          <w:w w:val="95"/>
          <w:sz w:val="16"/>
          <w:lang w:val="en-GB"/>
        </w:rPr>
        <w:t xml:space="preserve"> </w:t>
      </w:r>
      <w:r w:rsidRPr="00D516D6">
        <w:rPr>
          <w:w w:val="95"/>
          <w:sz w:val="16"/>
          <w:lang w:val="en-GB"/>
        </w:rPr>
        <w:t>(</w:t>
      </w:r>
      <w:proofErr w:type="spellStart"/>
      <w:r w:rsidRPr="00D516D6">
        <w:rPr>
          <w:w w:val="95"/>
          <w:sz w:val="16"/>
          <w:lang w:val="en-GB"/>
        </w:rPr>
        <w:t>iot</w:t>
      </w:r>
      <w:proofErr w:type="spellEnd"/>
      <w:r w:rsidRPr="00D516D6">
        <w:rPr>
          <w:w w:val="95"/>
          <w:sz w:val="16"/>
          <w:lang w:val="en-GB"/>
        </w:rPr>
        <w:t>)-</w:t>
      </w:r>
      <w:r w:rsidRPr="00D516D6">
        <w:rPr>
          <w:spacing w:val="40"/>
          <w:sz w:val="16"/>
          <w:lang w:val="en-GB"/>
        </w:rPr>
        <w:t xml:space="preserve"> </w:t>
      </w:r>
      <w:r w:rsidRPr="00D516D6">
        <w:rPr>
          <w:sz w:val="16"/>
          <w:lang w:val="en-GB"/>
        </w:rPr>
        <w:t>based systems.</w:t>
      </w:r>
      <w:r w:rsidRPr="00D516D6">
        <w:rPr>
          <w:spacing w:val="34"/>
          <w:sz w:val="16"/>
          <w:lang w:val="en-GB"/>
        </w:rPr>
        <w:t xml:space="preserve"> </w:t>
      </w:r>
      <w:r w:rsidRPr="00D516D6">
        <w:rPr>
          <w:sz w:val="16"/>
          <w:lang w:val="en-GB"/>
        </w:rPr>
        <w:t>Communications in Computer and Information Science 1193 CCIS, 41–55.</w:t>
      </w:r>
      <w:r w:rsidRPr="00D516D6">
        <w:rPr>
          <w:spacing w:val="34"/>
          <w:sz w:val="16"/>
          <w:lang w:val="en-GB"/>
        </w:rPr>
        <w:t xml:space="preserve"> </w:t>
      </w:r>
      <w:r w:rsidRPr="000A05E3">
        <w:rPr>
          <w:sz w:val="16"/>
          <w:highlight w:val="yellow"/>
          <w:lang w:val="en-GB"/>
        </w:rPr>
        <w:t xml:space="preserve">URL: </w:t>
      </w:r>
      <w:hyperlink r:id="rId71">
        <w:r w:rsidRPr="000A05E3">
          <w:rPr>
            <w:color w:val="2F4F4F"/>
            <w:sz w:val="16"/>
            <w:highlight w:val="yellow"/>
            <w:lang w:val="en-GB"/>
          </w:rPr>
          <w:t>https://link.springer.com/chapte</w:t>
        </w:r>
        <w:r w:rsidRPr="000A05E3">
          <w:rPr>
            <w:color w:val="2F4F4F"/>
            <w:sz w:val="16"/>
            <w:highlight w:val="yellow"/>
            <w:lang w:val="en-GB"/>
          </w:rPr>
          <w:t>r/</w:t>
        </w:r>
      </w:hyperlink>
      <w:r w:rsidRPr="000A05E3">
        <w:rPr>
          <w:color w:val="2F4F4F"/>
          <w:w w:val="122"/>
          <w:sz w:val="16"/>
          <w:highlight w:val="yellow"/>
          <w:lang w:val="en-GB"/>
        </w:rPr>
        <w:t xml:space="preserve"> </w:t>
      </w:r>
      <w:bookmarkStart w:id="282" w:name="_bookmark64"/>
      <w:bookmarkEnd w:id="282"/>
      <w:r w:rsidRPr="000A05E3">
        <w:rPr>
          <w:highlight w:val="yellow"/>
          <w:lang w:val="en-GB"/>
        </w:rPr>
        <w:fldChar w:fldCharType="begin"/>
      </w:r>
      <w:r w:rsidRPr="000A05E3">
        <w:rPr>
          <w:highlight w:val="yellow"/>
          <w:lang w:val="en-GB"/>
        </w:rPr>
        <w:instrText>HYPERLINK "https://link.springer.com/chapter/10.1007/978-3-030-42517-3_4" \h</w:instrText>
      </w:r>
      <w:r w:rsidRPr="000A05E3">
        <w:rPr>
          <w:highlight w:val="yellow"/>
          <w:lang w:val="en-GB"/>
        </w:rPr>
        <w:fldChar w:fldCharType="separate"/>
      </w:r>
      <w:r w:rsidRPr="000A05E3">
        <w:rPr>
          <w:color w:val="2F4F4F"/>
          <w:w w:val="105"/>
          <w:sz w:val="16"/>
          <w:highlight w:val="yellow"/>
          <w:lang w:val="en-GB"/>
        </w:rPr>
        <w:t>10.1007/978-3-030-42517-3_4</w:t>
      </w:r>
      <w:r w:rsidRPr="000A05E3">
        <w:rPr>
          <w:color w:val="2F4F4F"/>
          <w:w w:val="105"/>
          <w:sz w:val="16"/>
          <w:highlight w:val="yellow"/>
          <w:lang w:val="en-GB"/>
        </w:rPr>
        <w:fldChar w:fldCharType="end"/>
      </w:r>
      <w:r w:rsidRPr="000A05E3">
        <w:rPr>
          <w:w w:val="105"/>
          <w:sz w:val="16"/>
          <w:highlight w:val="yellow"/>
          <w:lang w:val="en-GB"/>
        </w:rPr>
        <w:t>, doi:</w:t>
      </w:r>
      <w:hyperlink r:id="rId72">
        <w:r w:rsidRPr="000A05E3">
          <w:rPr>
            <w:color w:val="2F4F4F"/>
            <w:w w:val="105"/>
            <w:sz w:val="16"/>
            <w:highlight w:val="yellow"/>
            <w:lang w:val="en-GB"/>
          </w:rPr>
          <w:t>10.1007/978-3-030-42517-3_4</w:t>
        </w:r>
      </w:hyperlink>
      <w:r w:rsidRPr="000A05E3">
        <w:rPr>
          <w:w w:val="105"/>
          <w:sz w:val="16"/>
          <w:highlight w:val="yellow"/>
          <w:lang w:val="en-GB"/>
        </w:rPr>
        <w:t>.</w:t>
      </w:r>
    </w:p>
    <w:p w14:paraId="083B74B5" w14:textId="77777777" w:rsidR="00AF779A" w:rsidRPr="00D516D6" w:rsidRDefault="00E9277B">
      <w:pPr>
        <w:spacing w:before="2" w:line="254" w:lineRule="auto"/>
        <w:ind w:left="315" w:right="154" w:hanging="200"/>
        <w:jc w:val="both"/>
        <w:rPr>
          <w:sz w:val="16"/>
          <w:lang w:val="en-GB"/>
        </w:rPr>
      </w:pPr>
      <w:r w:rsidRPr="000A05E3">
        <w:rPr>
          <w:sz w:val="16"/>
          <w:lang w:val="es-ES"/>
        </w:rPr>
        <w:t>Guerrero-Ulloa,</w:t>
      </w:r>
      <w:r w:rsidRPr="000A05E3">
        <w:rPr>
          <w:spacing w:val="-9"/>
          <w:sz w:val="16"/>
          <w:lang w:val="es-ES"/>
        </w:rPr>
        <w:t xml:space="preserve"> </w:t>
      </w:r>
      <w:r w:rsidRPr="000A05E3">
        <w:rPr>
          <w:sz w:val="16"/>
          <w:lang w:val="es-ES"/>
        </w:rPr>
        <w:t>G.,</w:t>
      </w:r>
      <w:r w:rsidRPr="000A05E3">
        <w:rPr>
          <w:spacing w:val="-9"/>
          <w:sz w:val="16"/>
          <w:lang w:val="es-ES"/>
        </w:rPr>
        <w:t xml:space="preserve"> </w:t>
      </w:r>
      <w:r w:rsidRPr="000A05E3">
        <w:rPr>
          <w:sz w:val="16"/>
          <w:lang w:val="es-ES"/>
        </w:rPr>
        <w:t>Méndez-García,</w:t>
      </w:r>
      <w:r w:rsidRPr="000A05E3">
        <w:rPr>
          <w:spacing w:val="-9"/>
          <w:sz w:val="16"/>
          <w:lang w:val="es-ES"/>
        </w:rPr>
        <w:t xml:space="preserve"> </w:t>
      </w:r>
      <w:r w:rsidRPr="000A05E3">
        <w:rPr>
          <w:sz w:val="16"/>
          <w:lang w:val="es-ES"/>
        </w:rPr>
        <w:t>A.,</w:t>
      </w:r>
      <w:r w:rsidRPr="000A05E3">
        <w:rPr>
          <w:spacing w:val="-9"/>
          <w:sz w:val="16"/>
          <w:lang w:val="es-ES"/>
        </w:rPr>
        <w:t xml:space="preserve"> </w:t>
      </w:r>
      <w:r w:rsidRPr="000A05E3">
        <w:rPr>
          <w:sz w:val="16"/>
          <w:lang w:val="es-ES"/>
        </w:rPr>
        <w:t>Torres-</w:t>
      </w:r>
      <w:proofErr w:type="spellStart"/>
      <w:r w:rsidRPr="000A05E3">
        <w:rPr>
          <w:sz w:val="16"/>
          <w:lang w:val="es-ES"/>
        </w:rPr>
        <w:t>Lindao</w:t>
      </w:r>
      <w:proofErr w:type="spellEnd"/>
      <w:r w:rsidRPr="000A05E3">
        <w:rPr>
          <w:sz w:val="16"/>
          <w:lang w:val="es-ES"/>
        </w:rPr>
        <w:t>,</w:t>
      </w:r>
      <w:r w:rsidRPr="000A05E3">
        <w:rPr>
          <w:spacing w:val="-9"/>
          <w:sz w:val="16"/>
          <w:lang w:val="es-ES"/>
        </w:rPr>
        <w:t xml:space="preserve"> </w:t>
      </w:r>
      <w:r w:rsidRPr="000A05E3">
        <w:rPr>
          <w:sz w:val="16"/>
          <w:lang w:val="es-ES"/>
        </w:rPr>
        <w:t>V.,</w:t>
      </w:r>
      <w:r w:rsidRPr="000A05E3">
        <w:rPr>
          <w:spacing w:val="-8"/>
          <w:sz w:val="16"/>
          <w:lang w:val="es-ES"/>
        </w:rPr>
        <w:t xml:space="preserve"> </w:t>
      </w:r>
      <w:r w:rsidRPr="000A05E3">
        <w:rPr>
          <w:sz w:val="16"/>
          <w:lang w:val="es-ES"/>
        </w:rPr>
        <w:t>Zamora-Mecías,</w:t>
      </w:r>
      <w:r w:rsidRPr="000A05E3">
        <w:rPr>
          <w:spacing w:val="-9"/>
          <w:sz w:val="16"/>
          <w:lang w:val="es-ES"/>
        </w:rPr>
        <w:t xml:space="preserve"> </w:t>
      </w:r>
      <w:r w:rsidRPr="000A05E3">
        <w:rPr>
          <w:sz w:val="16"/>
          <w:lang w:val="es-ES"/>
        </w:rPr>
        <w:t>V.,</w:t>
      </w:r>
      <w:r w:rsidRPr="000A05E3">
        <w:rPr>
          <w:spacing w:val="-9"/>
          <w:sz w:val="16"/>
          <w:lang w:val="es-ES"/>
        </w:rPr>
        <w:t xml:space="preserve"> </w:t>
      </w:r>
      <w:r w:rsidRPr="000A05E3">
        <w:rPr>
          <w:sz w:val="16"/>
          <w:lang w:val="es-ES"/>
        </w:rPr>
        <w:t>Rodríguez-Domínguez,</w:t>
      </w:r>
      <w:r w:rsidRPr="000A05E3">
        <w:rPr>
          <w:spacing w:val="-9"/>
          <w:sz w:val="16"/>
          <w:lang w:val="es-ES"/>
        </w:rPr>
        <w:t xml:space="preserve"> </w:t>
      </w:r>
      <w:r w:rsidRPr="000A05E3">
        <w:rPr>
          <w:sz w:val="16"/>
          <w:lang w:val="es-ES"/>
        </w:rPr>
        <w:t>C.,</w:t>
      </w:r>
      <w:r w:rsidRPr="000A05E3">
        <w:rPr>
          <w:spacing w:val="-9"/>
          <w:sz w:val="16"/>
          <w:lang w:val="es-ES"/>
        </w:rPr>
        <w:t xml:space="preserve"> </w:t>
      </w:r>
      <w:r w:rsidRPr="000A05E3">
        <w:rPr>
          <w:sz w:val="16"/>
          <w:lang w:val="es-ES"/>
        </w:rPr>
        <w:t>Hornos,</w:t>
      </w:r>
      <w:r w:rsidRPr="000A05E3">
        <w:rPr>
          <w:spacing w:val="-8"/>
          <w:sz w:val="16"/>
          <w:lang w:val="es-ES"/>
        </w:rPr>
        <w:t xml:space="preserve"> </w:t>
      </w:r>
      <w:r w:rsidRPr="000A05E3">
        <w:rPr>
          <w:sz w:val="16"/>
          <w:lang w:val="es-ES"/>
        </w:rPr>
        <w:t>M.,</w:t>
      </w:r>
      <w:r w:rsidRPr="000A05E3">
        <w:rPr>
          <w:spacing w:val="-9"/>
          <w:sz w:val="16"/>
          <w:lang w:val="es-ES"/>
        </w:rPr>
        <w:t xml:space="preserve"> </w:t>
      </w:r>
      <w:r w:rsidRPr="000A05E3">
        <w:rPr>
          <w:sz w:val="16"/>
          <w:lang w:val="es-ES"/>
        </w:rPr>
        <w:t>2023d.</w:t>
      </w:r>
      <w:r w:rsidRPr="000A05E3">
        <w:rPr>
          <w:spacing w:val="-9"/>
          <w:sz w:val="16"/>
          <w:lang w:val="es-ES"/>
        </w:rPr>
        <w:t xml:space="preserve"> </w:t>
      </w:r>
      <w:r w:rsidRPr="00D516D6">
        <w:rPr>
          <w:sz w:val="16"/>
          <w:lang w:val="en-GB"/>
        </w:rPr>
        <w:t>Internet</w:t>
      </w:r>
      <w:r w:rsidRPr="00D516D6">
        <w:rPr>
          <w:spacing w:val="-9"/>
          <w:sz w:val="16"/>
          <w:lang w:val="en-GB"/>
        </w:rPr>
        <w:t xml:space="preserve"> </w:t>
      </w:r>
      <w:r w:rsidRPr="00D516D6">
        <w:rPr>
          <w:sz w:val="16"/>
          <w:lang w:val="en-GB"/>
        </w:rPr>
        <w:t>of</w:t>
      </w:r>
      <w:r w:rsidRPr="00D516D6">
        <w:rPr>
          <w:spacing w:val="-9"/>
          <w:sz w:val="16"/>
          <w:lang w:val="en-GB"/>
        </w:rPr>
        <w:t xml:space="preserve"> </w:t>
      </w:r>
      <w:r w:rsidRPr="00D516D6">
        <w:rPr>
          <w:sz w:val="16"/>
          <w:lang w:val="en-GB"/>
        </w:rPr>
        <w:t>things</w:t>
      </w:r>
      <w:r w:rsidRPr="00D516D6">
        <w:rPr>
          <w:spacing w:val="40"/>
          <w:sz w:val="16"/>
          <w:lang w:val="en-GB"/>
        </w:rPr>
        <w:t xml:space="preserve"> </w:t>
      </w:r>
      <w:r w:rsidRPr="00D516D6">
        <w:rPr>
          <w:w w:val="95"/>
          <w:sz w:val="16"/>
          <w:lang w:val="en-GB"/>
        </w:rPr>
        <w:t>(</w:t>
      </w:r>
      <w:proofErr w:type="spellStart"/>
      <w:r w:rsidRPr="00D516D6">
        <w:rPr>
          <w:w w:val="95"/>
          <w:sz w:val="16"/>
          <w:lang w:val="en-GB"/>
        </w:rPr>
        <w:t>iot</w:t>
      </w:r>
      <w:proofErr w:type="spellEnd"/>
      <w:r w:rsidRPr="00D516D6">
        <w:rPr>
          <w:w w:val="95"/>
          <w:sz w:val="16"/>
          <w:lang w:val="en-GB"/>
        </w:rPr>
        <w:t>)-based indoor plant care system.</w:t>
      </w:r>
      <w:r w:rsidRPr="00D516D6">
        <w:rPr>
          <w:spacing w:val="37"/>
          <w:sz w:val="16"/>
          <w:lang w:val="en-GB"/>
        </w:rPr>
        <w:t xml:space="preserve"> </w:t>
      </w:r>
      <w:r w:rsidRPr="00D516D6">
        <w:rPr>
          <w:w w:val="95"/>
          <w:sz w:val="16"/>
          <w:lang w:val="en-GB"/>
        </w:rPr>
        <w:t>Journal of Ambient Intelligence and Smart Environments 15, 47–62.</w:t>
      </w:r>
      <w:r w:rsidRPr="00D516D6">
        <w:rPr>
          <w:spacing w:val="37"/>
          <w:sz w:val="16"/>
          <w:lang w:val="en-GB"/>
        </w:rPr>
        <w:t xml:space="preserve"> </w:t>
      </w:r>
      <w:r w:rsidRPr="000A05E3">
        <w:rPr>
          <w:w w:val="95"/>
          <w:sz w:val="16"/>
          <w:highlight w:val="yellow"/>
          <w:lang w:val="en-GB"/>
        </w:rPr>
        <w:t xml:space="preserve">URL: </w:t>
      </w:r>
      <w:hyperlink r:id="rId73">
        <w:r w:rsidRPr="000A05E3">
          <w:rPr>
            <w:color w:val="2F4F4F"/>
            <w:w w:val="95"/>
            <w:sz w:val="16"/>
            <w:highlight w:val="yellow"/>
            <w:lang w:val="en-GB"/>
          </w:rPr>
          <w:t>https://www.medra.org/</w:t>
        </w:r>
      </w:hyperlink>
      <w:r w:rsidRPr="000A05E3">
        <w:rPr>
          <w:color w:val="2F4F4F"/>
          <w:spacing w:val="40"/>
          <w:w w:val="106"/>
          <w:sz w:val="16"/>
          <w:highlight w:val="yellow"/>
          <w:lang w:val="en-GB"/>
        </w:rPr>
        <w:t xml:space="preserve"> </w:t>
      </w:r>
      <w:bookmarkStart w:id="283" w:name="_bookmark65"/>
      <w:bookmarkEnd w:id="283"/>
      <w:r w:rsidRPr="000A05E3">
        <w:rPr>
          <w:highlight w:val="yellow"/>
          <w:lang w:val="en-GB"/>
        </w:rPr>
        <w:fldChar w:fldCharType="begin"/>
      </w:r>
      <w:r w:rsidRPr="000A05E3">
        <w:rPr>
          <w:highlight w:val="yellow"/>
          <w:lang w:val="en-GB"/>
        </w:rPr>
        <w:instrText>HYPERLINK "https://www.medra.org/servlet/aliasResolver?alias=iospress&amp;doi=10.3233/AIS-220483" \h</w:instrText>
      </w:r>
      <w:r w:rsidRPr="000A05E3">
        <w:rPr>
          <w:highlight w:val="yellow"/>
          <w:lang w:val="en-GB"/>
        </w:rPr>
        <w:fldChar w:fldCharType="separate"/>
      </w:r>
      <w:r w:rsidRPr="000A05E3">
        <w:rPr>
          <w:color w:val="2F4F4F"/>
          <w:sz w:val="16"/>
          <w:highlight w:val="yellow"/>
          <w:lang w:val="en-GB"/>
        </w:rPr>
        <w:t>servlet/</w:t>
      </w:r>
      <w:proofErr w:type="spellStart"/>
      <w:r w:rsidRPr="000A05E3">
        <w:rPr>
          <w:color w:val="2F4F4F"/>
          <w:sz w:val="16"/>
          <w:highlight w:val="yellow"/>
          <w:lang w:val="en-GB"/>
        </w:rPr>
        <w:t>aliasResolver?alias</w:t>
      </w:r>
      <w:proofErr w:type="spellEnd"/>
      <w:r w:rsidRPr="000A05E3">
        <w:rPr>
          <w:color w:val="2F4F4F"/>
          <w:sz w:val="16"/>
          <w:highlight w:val="yellow"/>
          <w:lang w:val="en-GB"/>
        </w:rPr>
        <w:t>=</w:t>
      </w:r>
      <w:proofErr w:type="spellStart"/>
      <w:r w:rsidRPr="000A05E3">
        <w:rPr>
          <w:color w:val="2F4F4F"/>
          <w:sz w:val="16"/>
          <w:highlight w:val="yellow"/>
          <w:lang w:val="en-GB"/>
        </w:rPr>
        <w:t>iospress&amp;d</w:t>
      </w:r>
      <w:r w:rsidRPr="000A05E3">
        <w:rPr>
          <w:color w:val="2F4F4F"/>
          <w:sz w:val="16"/>
          <w:highlight w:val="yellow"/>
          <w:lang w:val="en-GB"/>
        </w:rPr>
        <w:t>oi</w:t>
      </w:r>
      <w:proofErr w:type="spellEnd"/>
      <w:r w:rsidRPr="000A05E3">
        <w:rPr>
          <w:color w:val="2F4F4F"/>
          <w:sz w:val="16"/>
          <w:highlight w:val="yellow"/>
          <w:lang w:val="en-GB"/>
        </w:rPr>
        <w:t>=10.3233/AIS-220483</w:t>
      </w:r>
      <w:r w:rsidRPr="000A05E3">
        <w:rPr>
          <w:color w:val="2F4F4F"/>
          <w:sz w:val="16"/>
          <w:highlight w:val="yellow"/>
          <w:lang w:val="en-GB"/>
        </w:rPr>
        <w:fldChar w:fldCharType="end"/>
      </w:r>
      <w:r w:rsidRPr="000A05E3">
        <w:rPr>
          <w:sz w:val="16"/>
          <w:highlight w:val="yellow"/>
          <w:lang w:val="en-GB"/>
        </w:rPr>
        <w:t>,</w:t>
      </w:r>
      <w:r w:rsidRPr="000A05E3">
        <w:rPr>
          <w:spacing w:val="76"/>
          <w:sz w:val="16"/>
          <w:highlight w:val="yellow"/>
          <w:lang w:val="en-GB"/>
        </w:rPr>
        <w:t xml:space="preserve">     </w:t>
      </w:r>
      <w:r w:rsidRPr="000A05E3">
        <w:rPr>
          <w:sz w:val="16"/>
          <w:highlight w:val="yellow"/>
          <w:lang w:val="en-GB"/>
        </w:rPr>
        <w:t>doi:</w:t>
      </w:r>
      <w:hyperlink r:id="rId74">
        <w:r w:rsidRPr="000A05E3">
          <w:rPr>
            <w:color w:val="2F4F4F"/>
            <w:sz w:val="16"/>
            <w:highlight w:val="yellow"/>
            <w:lang w:val="en-GB"/>
          </w:rPr>
          <w:t>10.3233/AIS-220483</w:t>
        </w:r>
      </w:hyperlink>
      <w:r w:rsidRPr="000A05E3">
        <w:rPr>
          <w:sz w:val="16"/>
          <w:highlight w:val="yellow"/>
          <w:lang w:val="en-GB"/>
        </w:rPr>
        <w:t>.</w:t>
      </w:r>
    </w:p>
    <w:p w14:paraId="6BF8EA90" w14:textId="77777777" w:rsidR="00AF779A" w:rsidRPr="00D516D6" w:rsidRDefault="00E9277B">
      <w:pPr>
        <w:spacing w:before="1" w:line="254" w:lineRule="auto"/>
        <w:ind w:left="315" w:right="154" w:hanging="200"/>
        <w:jc w:val="both"/>
        <w:rPr>
          <w:sz w:val="16"/>
          <w:lang w:val="en-GB"/>
        </w:rPr>
      </w:pPr>
      <w:r w:rsidRPr="000A05E3">
        <w:rPr>
          <w:sz w:val="16"/>
          <w:lang w:val="es-ES"/>
        </w:rPr>
        <w:t>Guerrero-Ulloa, G., Rodríguez-Domínguez, C., Hornos, M.J., 2023e.</w:t>
      </w:r>
      <w:r w:rsidRPr="000A05E3">
        <w:rPr>
          <w:spacing w:val="40"/>
          <w:sz w:val="16"/>
          <w:lang w:val="es-ES"/>
        </w:rPr>
        <w:t xml:space="preserve"> </w:t>
      </w:r>
      <w:r w:rsidRPr="00D516D6">
        <w:rPr>
          <w:sz w:val="16"/>
          <w:lang w:val="en-GB"/>
        </w:rPr>
        <w:t>Agile methodologies applied to the development of internet of things</w:t>
      </w:r>
      <w:r w:rsidRPr="00D516D6">
        <w:rPr>
          <w:spacing w:val="40"/>
          <w:sz w:val="16"/>
          <w:lang w:val="en-GB"/>
        </w:rPr>
        <w:t xml:space="preserve"> </w:t>
      </w:r>
      <w:r w:rsidRPr="00D516D6">
        <w:rPr>
          <w:sz w:val="16"/>
          <w:lang w:val="en-GB"/>
        </w:rPr>
        <w:t>(</w:t>
      </w:r>
      <w:proofErr w:type="spellStart"/>
      <w:r w:rsidRPr="00D516D6">
        <w:rPr>
          <w:sz w:val="16"/>
          <w:lang w:val="en-GB"/>
        </w:rPr>
        <w:t>iot</w:t>
      </w:r>
      <w:proofErr w:type="spellEnd"/>
      <w:r w:rsidRPr="00D516D6">
        <w:rPr>
          <w:sz w:val="16"/>
          <w:lang w:val="en-GB"/>
        </w:rPr>
        <w:t>)-based</w:t>
      </w:r>
      <w:r w:rsidRPr="00D516D6">
        <w:rPr>
          <w:sz w:val="16"/>
          <w:lang w:val="en-GB"/>
        </w:rPr>
        <w:t xml:space="preserve"> systems: A review.</w:t>
      </w:r>
      <w:r w:rsidRPr="00D516D6">
        <w:rPr>
          <w:spacing w:val="40"/>
          <w:sz w:val="16"/>
          <w:lang w:val="en-GB"/>
        </w:rPr>
        <w:t xml:space="preserve"> </w:t>
      </w:r>
      <w:r w:rsidRPr="00D516D6">
        <w:rPr>
          <w:sz w:val="16"/>
          <w:lang w:val="en-GB"/>
        </w:rPr>
        <w:t>Sensors 23, 790.</w:t>
      </w:r>
      <w:r w:rsidRPr="00D516D6">
        <w:rPr>
          <w:spacing w:val="40"/>
          <w:sz w:val="16"/>
          <w:lang w:val="en-GB"/>
        </w:rPr>
        <w:t xml:space="preserve"> </w:t>
      </w:r>
      <w:r w:rsidRPr="000A05E3">
        <w:rPr>
          <w:sz w:val="16"/>
          <w:highlight w:val="yellow"/>
          <w:lang w:val="en-GB"/>
        </w:rPr>
        <w:t xml:space="preserve">URL: </w:t>
      </w:r>
      <w:r w:rsidRPr="000A05E3">
        <w:rPr>
          <w:color w:val="2F4F4F"/>
          <w:sz w:val="16"/>
          <w:highlight w:val="yellow"/>
          <w:lang w:val="en-GB"/>
        </w:rPr>
        <w:t>https://www.mdpi.com/1424-</w:t>
      </w:r>
      <w:hyperlink r:id="rId75">
        <w:r w:rsidRPr="000A05E3">
          <w:rPr>
            <w:color w:val="2F4F4F"/>
            <w:sz w:val="16"/>
            <w:highlight w:val="yellow"/>
            <w:lang w:val="en-GB"/>
          </w:rPr>
          <w:t>8220/23/2/790/htmhttps://www.</w:t>
        </w:r>
      </w:hyperlink>
      <w:r w:rsidRPr="000A05E3">
        <w:rPr>
          <w:color w:val="2F4F4F"/>
          <w:sz w:val="16"/>
          <w:highlight w:val="yellow"/>
          <w:lang w:val="en-GB"/>
        </w:rPr>
        <w:t>mdpi.com/</w:t>
      </w:r>
      <w:r w:rsidRPr="000A05E3">
        <w:rPr>
          <w:color w:val="2F4F4F"/>
          <w:spacing w:val="40"/>
          <w:sz w:val="16"/>
          <w:highlight w:val="yellow"/>
          <w:lang w:val="en-GB"/>
        </w:rPr>
        <w:t xml:space="preserve"> </w:t>
      </w:r>
      <w:bookmarkStart w:id="284" w:name="_bookmark66"/>
      <w:bookmarkEnd w:id="284"/>
      <w:r w:rsidRPr="000A05E3">
        <w:rPr>
          <w:color w:val="2F4F4F"/>
          <w:sz w:val="16"/>
          <w:highlight w:val="yellow"/>
          <w:lang w:val="en-GB"/>
        </w:rPr>
        <w:t>1424-8220/23/2/790</w:t>
      </w:r>
      <w:r w:rsidRPr="000A05E3">
        <w:rPr>
          <w:sz w:val="16"/>
          <w:highlight w:val="yellow"/>
          <w:lang w:val="en-GB"/>
        </w:rPr>
        <w:t>, doi:</w:t>
      </w:r>
      <w:hyperlink r:id="rId76">
        <w:r w:rsidRPr="000A05E3">
          <w:rPr>
            <w:color w:val="2F4F4F"/>
            <w:sz w:val="16"/>
            <w:highlight w:val="yellow"/>
            <w:lang w:val="en-GB"/>
          </w:rPr>
          <w:t>10.3390/S23020790</w:t>
        </w:r>
      </w:hyperlink>
      <w:r w:rsidRPr="000A05E3">
        <w:rPr>
          <w:sz w:val="16"/>
          <w:highlight w:val="yellow"/>
          <w:lang w:val="en-GB"/>
        </w:rPr>
        <w:t>.</w:t>
      </w:r>
    </w:p>
    <w:p w14:paraId="474B99F6" w14:textId="77777777" w:rsidR="00AF779A" w:rsidRPr="00D516D6" w:rsidRDefault="00E9277B">
      <w:pPr>
        <w:spacing w:before="1" w:line="254" w:lineRule="auto"/>
        <w:ind w:left="315" w:right="154" w:hanging="200"/>
        <w:jc w:val="both"/>
        <w:rPr>
          <w:sz w:val="16"/>
          <w:lang w:val="en-GB"/>
        </w:rPr>
      </w:pPr>
      <w:r w:rsidRPr="000A05E3">
        <w:rPr>
          <w:w w:val="95"/>
          <w:sz w:val="16"/>
          <w:lang w:val="es-ES"/>
        </w:rPr>
        <w:t xml:space="preserve">Hachad, T., </w:t>
      </w:r>
      <w:proofErr w:type="spellStart"/>
      <w:r w:rsidRPr="000A05E3">
        <w:rPr>
          <w:w w:val="95"/>
          <w:sz w:val="16"/>
          <w:lang w:val="es-ES"/>
        </w:rPr>
        <w:t>Sadiq</w:t>
      </w:r>
      <w:proofErr w:type="spellEnd"/>
      <w:r w:rsidRPr="000A05E3">
        <w:rPr>
          <w:w w:val="95"/>
          <w:sz w:val="16"/>
          <w:lang w:val="es-ES"/>
        </w:rPr>
        <w:t xml:space="preserve">, A., </w:t>
      </w:r>
      <w:proofErr w:type="spellStart"/>
      <w:r w:rsidRPr="000A05E3">
        <w:rPr>
          <w:w w:val="95"/>
          <w:sz w:val="16"/>
          <w:lang w:val="es-ES"/>
        </w:rPr>
        <w:t>Ghanimi</w:t>
      </w:r>
      <w:proofErr w:type="spellEnd"/>
      <w:r w:rsidRPr="000A05E3">
        <w:rPr>
          <w:w w:val="95"/>
          <w:sz w:val="16"/>
          <w:lang w:val="es-ES"/>
        </w:rPr>
        <w:t>, F., 2020.</w:t>
      </w:r>
      <w:r w:rsidRPr="000A05E3">
        <w:rPr>
          <w:spacing w:val="24"/>
          <w:sz w:val="16"/>
          <w:lang w:val="es-ES"/>
        </w:rPr>
        <w:t xml:space="preserve"> </w:t>
      </w:r>
      <w:r w:rsidRPr="00D516D6">
        <w:rPr>
          <w:w w:val="95"/>
          <w:sz w:val="16"/>
          <w:lang w:val="en-GB"/>
        </w:rPr>
        <w:t>Student’s attendance management using deep facial recognition, in: IEEE 2nd International Conference</w:t>
      </w:r>
      <w:r w:rsidRPr="00D516D6">
        <w:rPr>
          <w:spacing w:val="40"/>
          <w:sz w:val="16"/>
          <w:lang w:val="en-GB"/>
        </w:rPr>
        <w:t xml:space="preserve"> </w:t>
      </w:r>
      <w:r w:rsidRPr="00D516D6">
        <w:rPr>
          <w:sz w:val="16"/>
          <w:lang w:val="en-GB"/>
        </w:rPr>
        <w:t>on</w:t>
      </w:r>
      <w:r w:rsidRPr="00D516D6">
        <w:rPr>
          <w:spacing w:val="-9"/>
          <w:sz w:val="16"/>
          <w:lang w:val="en-GB"/>
        </w:rPr>
        <w:t xml:space="preserve"> </w:t>
      </w:r>
      <w:r w:rsidRPr="00D516D6">
        <w:rPr>
          <w:sz w:val="16"/>
          <w:lang w:val="en-GB"/>
        </w:rPr>
        <w:t>Electronics,</w:t>
      </w:r>
      <w:r w:rsidRPr="00D516D6">
        <w:rPr>
          <w:spacing w:val="-9"/>
          <w:sz w:val="16"/>
          <w:lang w:val="en-GB"/>
        </w:rPr>
        <w:t xml:space="preserve"> </w:t>
      </w:r>
      <w:r w:rsidRPr="00D516D6">
        <w:rPr>
          <w:sz w:val="16"/>
          <w:lang w:val="en-GB"/>
        </w:rPr>
        <w:t>Control,</w:t>
      </w:r>
      <w:r w:rsidRPr="00D516D6">
        <w:rPr>
          <w:spacing w:val="-9"/>
          <w:sz w:val="16"/>
          <w:lang w:val="en-GB"/>
        </w:rPr>
        <w:t xml:space="preserve"> </w:t>
      </w:r>
      <w:r w:rsidRPr="00D516D6">
        <w:rPr>
          <w:sz w:val="16"/>
          <w:lang w:val="en-GB"/>
        </w:rPr>
        <w:t>Optimization</w:t>
      </w:r>
      <w:r w:rsidRPr="00D516D6">
        <w:rPr>
          <w:spacing w:val="-9"/>
          <w:sz w:val="16"/>
          <w:lang w:val="en-GB"/>
        </w:rPr>
        <w:t xml:space="preserve"> </w:t>
      </w:r>
      <w:r w:rsidRPr="00D516D6">
        <w:rPr>
          <w:sz w:val="16"/>
          <w:lang w:val="en-GB"/>
        </w:rPr>
        <w:t>and</w:t>
      </w:r>
      <w:r w:rsidRPr="00D516D6">
        <w:rPr>
          <w:spacing w:val="-8"/>
          <w:sz w:val="16"/>
          <w:lang w:val="en-GB"/>
        </w:rPr>
        <w:t xml:space="preserve"> </w:t>
      </w:r>
      <w:r w:rsidRPr="00D516D6">
        <w:rPr>
          <w:sz w:val="16"/>
          <w:lang w:val="en-GB"/>
        </w:rPr>
        <w:t>Computer</w:t>
      </w:r>
      <w:r w:rsidRPr="00D516D6">
        <w:rPr>
          <w:spacing w:val="-9"/>
          <w:sz w:val="16"/>
          <w:lang w:val="en-GB"/>
        </w:rPr>
        <w:t xml:space="preserve"> </w:t>
      </w:r>
      <w:r w:rsidRPr="00D516D6">
        <w:rPr>
          <w:sz w:val="16"/>
          <w:lang w:val="en-GB"/>
        </w:rPr>
        <w:t>Science,</w:t>
      </w:r>
      <w:r w:rsidRPr="00D516D6">
        <w:rPr>
          <w:spacing w:val="-9"/>
          <w:sz w:val="16"/>
          <w:lang w:val="en-GB"/>
        </w:rPr>
        <w:t xml:space="preserve"> </w:t>
      </w:r>
      <w:r w:rsidRPr="00D516D6">
        <w:rPr>
          <w:sz w:val="16"/>
          <w:lang w:val="en-GB"/>
        </w:rPr>
        <w:t>ICECOCS</w:t>
      </w:r>
      <w:r w:rsidRPr="00D516D6">
        <w:rPr>
          <w:spacing w:val="-9"/>
          <w:sz w:val="16"/>
          <w:lang w:val="en-GB"/>
        </w:rPr>
        <w:t xml:space="preserve"> </w:t>
      </w:r>
      <w:r w:rsidRPr="00D516D6">
        <w:rPr>
          <w:sz w:val="16"/>
          <w:lang w:val="en-GB"/>
        </w:rPr>
        <w:t>2020,</w:t>
      </w:r>
      <w:r w:rsidRPr="00D516D6">
        <w:rPr>
          <w:spacing w:val="-9"/>
          <w:sz w:val="16"/>
          <w:lang w:val="en-GB"/>
        </w:rPr>
        <w:t xml:space="preserve"> </w:t>
      </w:r>
      <w:r w:rsidRPr="00D516D6">
        <w:rPr>
          <w:sz w:val="16"/>
          <w:lang w:val="en-GB"/>
        </w:rPr>
        <w:t>Institute</w:t>
      </w:r>
      <w:r w:rsidRPr="00D516D6">
        <w:rPr>
          <w:spacing w:val="-8"/>
          <w:sz w:val="16"/>
          <w:lang w:val="en-GB"/>
        </w:rPr>
        <w:t xml:space="preserve"> </w:t>
      </w:r>
      <w:r w:rsidRPr="00D516D6">
        <w:rPr>
          <w:sz w:val="16"/>
          <w:lang w:val="en-GB"/>
        </w:rPr>
        <w:t>of</w:t>
      </w:r>
      <w:r w:rsidRPr="00D516D6">
        <w:rPr>
          <w:spacing w:val="-9"/>
          <w:sz w:val="16"/>
          <w:lang w:val="en-GB"/>
        </w:rPr>
        <w:t xml:space="preserve"> </w:t>
      </w:r>
      <w:r w:rsidRPr="00D516D6">
        <w:rPr>
          <w:sz w:val="16"/>
          <w:lang w:val="en-GB"/>
        </w:rPr>
        <w:t>Electrical</w:t>
      </w:r>
      <w:r w:rsidRPr="00D516D6">
        <w:rPr>
          <w:spacing w:val="-9"/>
          <w:sz w:val="16"/>
          <w:lang w:val="en-GB"/>
        </w:rPr>
        <w:t xml:space="preserve"> </w:t>
      </w:r>
      <w:r w:rsidRPr="00D516D6">
        <w:rPr>
          <w:sz w:val="16"/>
          <w:lang w:val="en-GB"/>
        </w:rPr>
        <w:t>and</w:t>
      </w:r>
      <w:r w:rsidRPr="00D516D6">
        <w:rPr>
          <w:spacing w:val="-9"/>
          <w:sz w:val="16"/>
          <w:lang w:val="en-GB"/>
        </w:rPr>
        <w:t xml:space="preserve"> </w:t>
      </w:r>
      <w:r w:rsidRPr="00D516D6">
        <w:rPr>
          <w:sz w:val="16"/>
          <w:lang w:val="en-GB"/>
        </w:rPr>
        <w:t>Electronics</w:t>
      </w:r>
      <w:r w:rsidRPr="00D516D6">
        <w:rPr>
          <w:spacing w:val="-9"/>
          <w:sz w:val="16"/>
          <w:lang w:val="en-GB"/>
        </w:rPr>
        <w:t xml:space="preserve"> </w:t>
      </w:r>
      <w:r w:rsidRPr="00D516D6">
        <w:rPr>
          <w:sz w:val="16"/>
          <w:lang w:val="en-GB"/>
        </w:rPr>
        <w:t>Engineers</w:t>
      </w:r>
      <w:r w:rsidRPr="00D516D6">
        <w:rPr>
          <w:spacing w:val="-8"/>
          <w:sz w:val="16"/>
          <w:lang w:val="en-GB"/>
        </w:rPr>
        <w:t xml:space="preserve"> </w:t>
      </w:r>
      <w:r w:rsidRPr="00D516D6">
        <w:rPr>
          <w:sz w:val="16"/>
          <w:lang w:val="en-GB"/>
        </w:rPr>
        <w:t>Inc.</w:t>
      </w:r>
      <w:r w:rsidRPr="00D516D6">
        <w:rPr>
          <w:spacing w:val="13"/>
          <w:sz w:val="16"/>
          <w:lang w:val="en-GB"/>
        </w:rPr>
        <w:t xml:space="preserve"> </w:t>
      </w:r>
      <w:r w:rsidRPr="00D516D6">
        <w:rPr>
          <w:sz w:val="16"/>
          <w:lang w:val="en-GB"/>
        </w:rPr>
        <w:t>doi:</w:t>
      </w:r>
      <w:hyperlink r:id="rId77">
        <w:r w:rsidRPr="00D516D6">
          <w:rPr>
            <w:color w:val="2F4F4F"/>
            <w:sz w:val="16"/>
            <w:lang w:val="en-GB"/>
          </w:rPr>
          <w:t>10.</w:t>
        </w:r>
      </w:hyperlink>
      <w:r w:rsidRPr="00D516D6">
        <w:rPr>
          <w:color w:val="2F4F4F"/>
          <w:w w:val="120"/>
          <w:sz w:val="16"/>
          <w:lang w:val="en-GB"/>
        </w:rPr>
        <w:t xml:space="preserve"> </w:t>
      </w:r>
      <w:bookmarkStart w:id="285" w:name="_bookmark67"/>
      <w:bookmarkEnd w:id="285"/>
      <w:r w:rsidRPr="00D516D6">
        <w:rPr>
          <w:lang w:val="en-GB"/>
        </w:rPr>
        <w:fldChar w:fldCharType="begin"/>
      </w:r>
      <w:r w:rsidRPr="00D516D6">
        <w:rPr>
          <w:lang w:val="en-GB"/>
        </w:rPr>
        <w:instrText xml:space="preserve">HYPERLINK </w:instrText>
      </w:r>
      <w:r w:rsidRPr="00D516D6">
        <w:rPr>
          <w:lang w:val="en-GB"/>
        </w:rPr>
        <w:instrText>"http://dx.doi.org/10.1109/ICECOCS50124.2020.9314403" \h</w:instrText>
      </w:r>
      <w:r w:rsidRPr="00D516D6">
        <w:rPr>
          <w:lang w:val="en-GB"/>
        </w:rPr>
        <w:fldChar w:fldCharType="separate"/>
      </w:r>
      <w:r w:rsidRPr="00D516D6">
        <w:rPr>
          <w:color w:val="2F4F4F"/>
          <w:spacing w:val="-2"/>
          <w:sz w:val="16"/>
          <w:lang w:val="en-GB"/>
        </w:rPr>
        <w:t>1109/ICECOCS50124.2020.9314403</w:t>
      </w:r>
      <w:r w:rsidRPr="00D516D6">
        <w:rPr>
          <w:color w:val="2F4F4F"/>
          <w:spacing w:val="-2"/>
          <w:sz w:val="16"/>
          <w:lang w:val="en-GB"/>
        </w:rPr>
        <w:fldChar w:fldCharType="end"/>
      </w:r>
      <w:r w:rsidRPr="00D516D6">
        <w:rPr>
          <w:spacing w:val="-2"/>
          <w:sz w:val="16"/>
          <w:lang w:val="en-GB"/>
        </w:rPr>
        <w:t>.</w:t>
      </w:r>
    </w:p>
    <w:p w14:paraId="3A5E51C0" w14:textId="77777777" w:rsidR="00AF779A" w:rsidRPr="00D516D6" w:rsidRDefault="00E9277B">
      <w:pPr>
        <w:spacing w:before="1" w:line="254" w:lineRule="auto"/>
        <w:ind w:left="315" w:right="154" w:hanging="200"/>
        <w:jc w:val="both"/>
        <w:rPr>
          <w:sz w:val="16"/>
          <w:lang w:val="en-GB"/>
        </w:rPr>
      </w:pPr>
      <w:proofErr w:type="spellStart"/>
      <w:r w:rsidRPr="00D516D6">
        <w:rPr>
          <w:sz w:val="16"/>
          <w:lang w:val="en-GB"/>
        </w:rPr>
        <w:t>Ilić</w:t>
      </w:r>
      <w:proofErr w:type="spellEnd"/>
      <w:r w:rsidRPr="00D516D6">
        <w:rPr>
          <w:sz w:val="16"/>
          <w:lang w:val="en-GB"/>
        </w:rPr>
        <w:t>,</w:t>
      </w:r>
      <w:r w:rsidRPr="00D516D6">
        <w:rPr>
          <w:spacing w:val="11"/>
          <w:sz w:val="16"/>
          <w:lang w:val="en-GB"/>
        </w:rPr>
        <w:t xml:space="preserve"> </w:t>
      </w:r>
      <w:r w:rsidRPr="00D516D6">
        <w:rPr>
          <w:sz w:val="16"/>
          <w:lang w:val="en-GB"/>
        </w:rPr>
        <w:t>V.,</w:t>
      </w:r>
      <w:r w:rsidRPr="00D516D6">
        <w:rPr>
          <w:spacing w:val="11"/>
          <w:sz w:val="16"/>
          <w:lang w:val="en-GB"/>
        </w:rPr>
        <w:t xml:space="preserve"> </w:t>
      </w:r>
      <w:proofErr w:type="spellStart"/>
      <w:r w:rsidRPr="00D516D6">
        <w:rPr>
          <w:sz w:val="16"/>
          <w:lang w:val="en-GB"/>
        </w:rPr>
        <w:t>Batić</w:t>
      </w:r>
      <w:proofErr w:type="spellEnd"/>
      <w:r w:rsidRPr="00D516D6">
        <w:rPr>
          <w:sz w:val="16"/>
          <w:lang w:val="en-GB"/>
        </w:rPr>
        <w:t>,</w:t>
      </w:r>
      <w:r w:rsidRPr="00D516D6">
        <w:rPr>
          <w:spacing w:val="11"/>
          <w:sz w:val="16"/>
          <w:lang w:val="en-GB"/>
        </w:rPr>
        <w:t xml:space="preserve"> </w:t>
      </w:r>
      <w:r w:rsidRPr="00D516D6">
        <w:rPr>
          <w:sz w:val="16"/>
          <w:lang w:val="en-GB"/>
        </w:rPr>
        <w:t>D.,</w:t>
      </w:r>
      <w:r w:rsidRPr="00D516D6">
        <w:rPr>
          <w:spacing w:val="11"/>
          <w:sz w:val="16"/>
          <w:lang w:val="en-GB"/>
        </w:rPr>
        <w:t xml:space="preserve"> </w:t>
      </w:r>
      <w:proofErr w:type="spellStart"/>
      <w:r w:rsidRPr="00D516D6">
        <w:rPr>
          <w:sz w:val="16"/>
          <w:lang w:val="en-GB"/>
        </w:rPr>
        <w:t>Mirković</w:t>
      </w:r>
      <w:proofErr w:type="spellEnd"/>
      <w:r w:rsidRPr="00D516D6">
        <w:rPr>
          <w:sz w:val="16"/>
          <w:lang w:val="en-GB"/>
        </w:rPr>
        <w:t>,</w:t>
      </w:r>
      <w:r w:rsidRPr="00D516D6">
        <w:rPr>
          <w:spacing w:val="11"/>
          <w:sz w:val="16"/>
          <w:lang w:val="en-GB"/>
        </w:rPr>
        <w:t xml:space="preserve"> </w:t>
      </w:r>
      <w:r w:rsidRPr="00D516D6">
        <w:rPr>
          <w:sz w:val="16"/>
          <w:lang w:val="en-GB"/>
        </w:rPr>
        <w:t>M.,</w:t>
      </w:r>
      <w:r w:rsidRPr="00D516D6">
        <w:rPr>
          <w:spacing w:val="11"/>
          <w:sz w:val="16"/>
          <w:lang w:val="en-GB"/>
        </w:rPr>
        <w:t xml:space="preserve"> </w:t>
      </w:r>
      <w:proofErr w:type="spellStart"/>
      <w:r w:rsidRPr="00D516D6">
        <w:rPr>
          <w:sz w:val="16"/>
          <w:lang w:val="en-GB"/>
        </w:rPr>
        <w:t>Vukmirović</w:t>
      </w:r>
      <w:proofErr w:type="spellEnd"/>
      <w:r w:rsidRPr="00D516D6">
        <w:rPr>
          <w:sz w:val="16"/>
          <w:lang w:val="en-GB"/>
        </w:rPr>
        <w:t>,</w:t>
      </w:r>
      <w:r w:rsidRPr="00D516D6">
        <w:rPr>
          <w:spacing w:val="11"/>
          <w:sz w:val="16"/>
          <w:lang w:val="en-GB"/>
        </w:rPr>
        <w:t xml:space="preserve"> </w:t>
      </w:r>
      <w:r w:rsidRPr="00D516D6">
        <w:rPr>
          <w:sz w:val="16"/>
          <w:lang w:val="en-GB"/>
        </w:rPr>
        <w:t>S.,</w:t>
      </w:r>
      <w:r w:rsidRPr="00D516D6">
        <w:rPr>
          <w:spacing w:val="11"/>
          <w:sz w:val="16"/>
          <w:lang w:val="en-GB"/>
        </w:rPr>
        <w:t xml:space="preserve"> </w:t>
      </w:r>
      <w:proofErr w:type="spellStart"/>
      <w:r w:rsidRPr="00D516D6">
        <w:rPr>
          <w:sz w:val="16"/>
          <w:lang w:val="en-GB"/>
        </w:rPr>
        <w:t>Ćulibrk</w:t>
      </w:r>
      <w:proofErr w:type="spellEnd"/>
      <w:r w:rsidRPr="00D516D6">
        <w:rPr>
          <w:sz w:val="16"/>
          <w:lang w:val="en-GB"/>
        </w:rPr>
        <w:t>,</w:t>
      </w:r>
      <w:r w:rsidRPr="00D516D6">
        <w:rPr>
          <w:spacing w:val="11"/>
          <w:sz w:val="16"/>
          <w:lang w:val="en-GB"/>
        </w:rPr>
        <w:t xml:space="preserve"> </w:t>
      </w:r>
      <w:r w:rsidRPr="00D516D6">
        <w:rPr>
          <w:sz w:val="16"/>
          <w:lang w:val="en-GB"/>
        </w:rPr>
        <w:t>D.,</w:t>
      </w:r>
      <w:r w:rsidRPr="00D516D6">
        <w:rPr>
          <w:spacing w:val="11"/>
          <w:sz w:val="16"/>
          <w:lang w:val="en-GB"/>
        </w:rPr>
        <w:t xml:space="preserve"> </w:t>
      </w:r>
      <w:proofErr w:type="spellStart"/>
      <w:r w:rsidRPr="00D516D6">
        <w:rPr>
          <w:sz w:val="16"/>
          <w:lang w:val="en-GB"/>
        </w:rPr>
        <w:t>Bosakov</w:t>
      </w:r>
      <w:proofErr w:type="spellEnd"/>
      <w:r w:rsidRPr="00D516D6">
        <w:rPr>
          <w:sz w:val="16"/>
          <w:lang w:val="en-GB"/>
        </w:rPr>
        <w:t>,</w:t>
      </w:r>
      <w:r w:rsidRPr="00D516D6">
        <w:rPr>
          <w:spacing w:val="11"/>
          <w:sz w:val="16"/>
          <w:lang w:val="en-GB"/>
        </w:rPr>
        <w:t xml:space="preserve"> </w:t>
      </w:r>
      <w:r w:rsidRPr="00D516D6">
        <w:rPr>
          <w:sz w:val="16"/>
          <w:lang w:val="en-GB"/>
        </w:rPr>
        <w:t>G.,</w:t>
      </w:r>
      <w:r w:rsidRPr="00D516D6">
        <w:rPr>
          <w:spacing w:val="11"/>
          <w:sz w:val="16"/>
          <w:lang w:val="en-GB"/>
        </w:rPr>
        <w:t xml:space="preserve"> </w:t>
      </w:r>
      <w:proofErr w:type="spellStart"/>
      <w:r w:rsidRPr="00D516D6">
        <w:rPr>
          <w:sz w:val="16"/>
          <w:lang w:val="en-GB"/>
        </w:rPr>
        <w:t>Popović</w:t>
      </w:r>
      <w:proofErr w:type="spellEnd"/>
      <w:r w:rsidRPr="00D516D6">
        <w:rPr>
          <w:sz w:val="16"/>
          <w:lang w:val="en-GB"/>
        </w:rPr>
        <w:t>,</w:t>
      </w:r>
      <w:r w:rsidRPr="00D516D6">
        <w:rPr>
          <w:spacing w:val="11"/>
          <w:sz w:val="16"/>
          <w:lang w:val="en-GB"/>
        </w:rPr>
        <w:t xml:space="preserve"> </w:t>
      </w:r>
      <w:r w:rsidRPr="00D516D6">
        <w:rPr>
          <w:sz w:val="16"/>
          <w:lang w:val="en-GB"/>
        </w:rPr>
        <w:t>I.,</w:t>
      </w:r>
      <w:r w:rsidRPr="00D516D6">
        <w:rPr>
          <w:spacing w:val="11"/>
          <w:sz w:val="16"/>
          <w:lang w:val="en-GB"/>
        </w:rPr>
        <w:t xml:space="preserve"> </w:t>
      </w:r>
      <w:r w:rsidRPr="00D516D6">
        <w:rPr>
          <w:sz w:val="16"/>
          <w:lang w:val="en-GB"/>
        </w:rPr>
        <w:t>2021.</w:t>
      </w:r>
      <w:r w:rsidRPr="00D516D6">
        <w:rPr>
          <w:spacing w:val="64"/>
          <w:sz w:val="16"/>
          <w:lang w:val="en-GB"/>
        </w:rPr>
        <w:t xml:space="preserve"> </w:t>
      </w:r>
      <w:r w:rsidRPr="00D516D6">
        <w:rPr>
          <w:sz w:val="16"/>
          <w:lang w:val="en-GB"/>
        </w:rPr>
        <w:t>Automatic</w:t>
      </w:r>
      <w:r w:rsidRPr="00D516D6">
        <w:rPr>
          <w:spacing w:val="11"/>
          <w:sz w:val="16"/>
          <w:lang w:val="en-GB"/>
        </w:rPr>
        <w:t xml:space="preserve"> </w:t>
      </w:r>
      <w:r w:rsidRPr="00D516D6">
        <w:rPr>
          <w:sz w:val="16"/>
          <w:lang w:val="en-GB"/>
        </w:rPr>
        <w:t>emotion</w:t>
      </w:r>
      <w:r w:rsidRPr="00D516D6">
        <w:rPr>
          <w:spacing w:val="11"/>
          <w:sz w:val="16"/>
          <w:lang w:val="en-GB"/>
        </w:rPr>
        <w:t xml:space="preserve"> </w:t>
      </w:r>
      <w:r w:rsidRPr="00D516D6">
        <w:rPr>
          <w:sz w:val="16"/>
          <w:lang w:val="en-GB"/>
        </w:rPr>
        <w:t>detection</w:t>
      </w:r>
      <w:r w:rsidRPr="00D516D6">
        <w:rPr>
          <w:spacing w:val="11"/>
          <w:sz w:val="16"/>
          <w:lang w:val="en-GB"/>
        </w:rPr>
        <w:t xml:space="preserve"> </w:t>
      </w:r>
      <w:r w:rsidRPr="00D516D6">
        <w:rPr>
          <w:sz w:val="16"/>
          <w:lang w:val="en-GB"/>
        </w:rPr>
        <w:t>as</w:t>
      </w:r>
      <w:r w:rsidRPr="00D516D6">
        <w:rPr>
          <w:spacing w:val="11"/>
          <w:sz w:val="16"/>
          <w:lang w:val="en-GB"/>
        </w:rPr>
        <w:t xml:space="preserve"> </w:t>
      </w:r>
      <w:r w:rsidRPr="00D516D6">
        <w:rPr>
          <w:sz w:val="16"/>
          <w:lang w:val="en-GB"/>
        </w:rPr>
        <w:t>a</w:t>
      </w:r>
      <w:r w:rsidRPr="00D516D6">
        <w:rPr>
          <w:spacing w:val="11"/>
          <w:sz w:val="16"/>
          <w:lang w:val="en-GB"/>
        </w:rPr>
        <w:t xml:space="preserve"> </w:t>
      </w:r>
      <w:r w:rsidRPr="00D516D6">
        <w:rPr>
          <w:sz w:val="16"/>
          <w:lang w:val="en-GB"/>
        </w:rPr>
        <w:t>teaching</w:t>
      </w:r>
      <w:r w:rsidRPr="00D516D6">
        <w:rPr>
          <w:spacing w:val="11"/>
          <w:sz w:val="16"/>
          <w:lang w:val="en-GB"/>
        </w:rPr>
        <w:t xml:space="preserve"> </w:t>
      </w:r>
      <w:r w:rsidRPr="00D516D6">
        <w:rPr>
          <w:sz w:val="16"/>
          <w:lang w:val="en-GB"/>
        </w:rPr>
        <w:t>aid</w:t>
      </w:r>
      <w:r w:rsidRPr="00D516D6">
        <w:rPr>
          <w:spacing w:val="40"/>
          <w:sz w:val="16"/>
          <w:lang w:val="en-GB"/>
        </w:rPr>
        <w:t xml:space="preserve"> </w:t>
      </w:r>
      <w:r w:rsidRPr="00D516D6">
        <w:rPr>
          <w:sz w:val="16"/>
          <w:lang w:val="en-GB"/>
        </w:rPr>
        <w:t>in</w:t>
      </w:r>
      <w:r w:rsidRPr="00D516D6">
        <w:rPr>
          <w:spacing w:val="-7"/>
          <w:sz w:val="16"/>
          <w:lang w:val="en-GB"/>
        </w:rPr>
        <w:t xml:space="preserve"> </w:t>
      </w:r>
      <w:r w:rsidRPr="00D516D6">
        <w:rPr>
          <w:sz w:val="16"/>
          <w:lang w:val="en-GB"/>
        </w:rPr>
        <w:t>online</w:t>
      </w:r>
      <w:r w:rsidRPr="00D516D6">
        <w:rPr>
          <w:spacing w:val="-7"/>
          <w:sz w:val="16"/>
          <w:lang w:val="en-GB"/>
        </w:rPr>
        <w:t xml:space="preserve"> </w:t>
      </w:r>
      <w:r w:rsidRPr="00D516D6">
        <w:rPr>
          <w:sz w:val="16"/>
          <w:lang w:val="en-GB"/>
        </w:rPr>
        <w:t>knowledge</w:t>
      </w:r>
      <w:r w:rsidRPr="00D516D6">
        <w:rPr>
          <w:spacing w:val="-7"/>
          <w:sz w:val="16"/>
          <w:lang w:val="en-GB"/>
        </w:rPr>
        <w:t xml:space="preserve"> </w:t>
      </w:r>
      <w:r w:rsidRPr="00D516D6">
        <w:rPr>
          <w:sz w:val="16"/>
          <w:lang w:val="en-GB"/>
        </w:rPr>
        <w:t>assessment,</w:t>
      </w:r>
      <w:r w:rsidRPr="00D516D6">
        <w:rPr>
          <w:spacing w:val="-7"/>
          <w:sz w:val="16"/>
          <w:lang w:val="en-GB"/>
        </w:rPr>
        <w:t xml:space="preserve"> </w:t>
      </w:r>
      <w:r w:rsidRPr="00D516D6">
        <w:rPr>
          <w:sz w:val="16"/>
          <w:lang w:val="en-GB"/>
        </w:rPr>
        <w:t>in:</w:t>
      </w:r>
      <w:r w:rsidRPr="00D516D6">
        <w:rPr>
          <w:spacing w:val="-7"/>
          <w:sz w:val="16"/>
          <w:lang w:val="en-GB"/>
        </w:rPr>
        <w:t xml:space="preserve"> </w:t>
      </w:r>
      <w:r w:rsidRPr="00D516D6">
        <w:rPr>
          <w:sz w:val="16"/>
          <w:lang w:val="en-GB"/>
        </w:rPr>
        <w:t>2021</w:t>
      </w:r>
      <w:r w:rsidRPr="00D516D6">
        <w:rPr>
          <w:spacing w:val="-7"/>
          <w:sz w:val="16"/>
          <w:lang w:val="en-GB"/>
        </w:rPr>
        <w:t xml:space="preserve"> </w:t>
      </w:r>
      <w:r w:rsidRPr="00D516D6">
        <w:rPr>
          <w:sz w:val="16"/>
          <w:lang w:val="en-GB"/>
        </w:rPr>
        <w:t>20th</w:t>
      </w:r>
      <w:r w:rsidRPr="00D516D6">
        <w:rPr>
          <w:spacing w:val="-7"/>
          <w:sz w:val="16"/>
          <w:lang w:val="en-GB"/>
        </w:rPr>
        <w:t xml:space="preserve"> </w:t>
      </w:r>
      <w:r w:rsidRPr="00D516D6">
        <w:rPr>
          <w:sz w:val="16"/>
          <w:lang w:val="en-GB"/>
        </w:rPr>
        <w:t>International</w:t>
      </w:r>
      <w:r w:rsidRPr="00D516D6">
        <w:rPr>
          <w:spacing w:val="-7"/>
          <w:sz w:val="16"/>
          <w:lang w:val="en-GB"/>
        </w:rPr>
        <w:t xml:space="preserve"> </w:t>
      </w:r>
      <w:r w:rsidRPr="00D516D6">
        <w:rPr>
          <w:sz w:val="16"/>
          <w:lang w:val="en-GB"/>
        </w:rPr>
        <w:t>Symposium</w:t>
      </w:r>
      <w:r w:rsidRPr="00D516D6">
        <w:rPr>
          <w:spacing w:val="-7"/>
          <w:sz w:val="16"/>
          <w:lang w:val="en-GB"/>
        </w:rPr>
        <w:t xml:space="preserve"> </w:t>
      </w:r>
      <w:r w:rsidRPr="00D516D6">
        <w:rPr>
          <w:sz w:val="16"/>
          <w:lang w:val="en-GB"/>
        </w:rPr>
        <w:t>INFOTEH-JAHORINA</w:t>
      </w:r>
      <w:r w:rsidRPr="00D516D6">
        <w:rPr>
          <w:spacing w:val="-7"/>
          <w:sz w:val="16"/>
          <w:lang w:val="en-GB"/>
        </w:rPr>
        <w:t xml:space="preserve"> </w:t>
      </w:r>
      <w:r w:rsidRPr="00D516D6">
        <w:rPr>
          <w:sz w:val="16"/>
          <w:lang w:val="en-GB"/>
        </w:rPr>
        <w:t>(INFOTEH),</w:t>
      </w:r>
      <w:r w:rsidRPr="00D516D6">
        <w:rPr>
          <w:spacing w:val="-7"/>
          <w:sz w:val="16"/>
          <w:lang w:val="en-GB"/>
        </w:rPr>
        <w:t xml:space="preserve"> </w:t>
      </w:r>
      <w:r w:rsidRPr="00D516D6">
        <w:rPr>
          <w:sz w:val="16"/>
          <w:lang w:val="en-GB"/>
        </w:rPr>
        <w:t>IEEE.</w:t>
      </w:r>
      <w:r w:rsidRPr="00D516D6">
        <w:rPr>
          <w:spacing w:val="-7"/>
          <w:sz w:val="16"/>
          <w:lang w:val="en-GB"/>
        </w:rPr>
        <w:t xml:space="preserve"> </w:t>
      </w:r>
      <w:r w:rsidRPr="00D516D6">
        <w:rPr>
          <w:sz w:val="16"/>
          <w:lang w:val="en-GB"/>
        </w:rPr>
        <w:t>pp.</w:t>
      </w:r>
      <w:r w:rsidRPr="00D516D6">
        <w:rPr>
          <w:spacing w:val="-7"/>
          <w:sz w:val="16"/>
          <w:lang w:val="en-GB"/>
        </w:rPr>
        <w:t xml:space="preserve"> </w:t>
      </w:r>
      <w:r w:rsidRPr="00D516D6">
        <w:rPr>
          <w:sz w:val="16"/>
          <w:lang w:val="en-GB"/>
        </w:rPr>
        <w:t>1–5.</w:t>
      </w:r>
      <w:r w:rsidRPr="00D516D6">
        <w:rPr>
          <w:spacing w:val="15"/>
          <w:sz w:val="16"/>
          <w:lang w:val="en-GB"/>
        </w:rPr>
        <w:t xml:space="preserve"> </w:t>
      </w:r>
      <w:r w:rsidRPr="00D516D6">
        <w:rPr>
          <w:sz w:val="16"/>
          <w:lang w:val="en-GB"/>
        </w:rPr>
        <w:t>doi:</w:t>
      </w:r>
      <w:hyperlink r:id="rId78">
        <w:r w:rsidRPr="00D516D6">
          <w:rPr>
            <w:color w:val="2F4F4F"/>
            <w:sz w:val="16"/>
            <w:lang w:val="en-GB"/>
          </w:rPr>
          <w:t>10.1109/</w:t>
        </w:r>
      </w:hyperlink>
      <w:r w:rsidRPr="00D516D6">
        <w:rPr>
          <w:color w:val="2F4F4F"/>
          <w:spacing w:val="40"/>
          <w:w w:val="105"/>
          <w:sz w:val="16"/>
          <w:lang w:val="en-GB"/>
        </w:rPr>
        <w:t xml:space="preserve"> </w:t>
      </w:r>
      <w:bookmarkStart w:id="286" w:name="_bookmark68"/>
      <w:bookmarkEnd w:id="286"/>
      <w:r w:rsidRPr="00D516D6">
        <w:rPr>
          <w:lang w:val="en-GB"/>
        </w:rPr>
        <w:fldChar w:fldCharType="begin"/>
      </w:r>
      <w:r w:rsidRPr="00D516D6">
        <w:rPr>
          <w:lang w:val="en-GB"/>
        </w:rPr>
        <w:instrText>HYPERLINK "http://dx.doi.org/10.1109/infoteh51037.2021.9400699" \h</w:instrText>
      </w:r>
      <w:r w:rsidRPr="00D516D6">
        <w:rPr>
          <w:lang w:val="en-GB"/>
        </w:rPr>
        <w:fldChar w:fldCharType="separate"/>
      </w:r>
      <w:r w:rsidRPr="00D516D6">
        <w:rPr>
          <w:color w:val="2F4F4F"/>
          <w:spacing w:val="-2"/>
          <w:sz w:val="16"/>
          <w:lang w:val="en-GB"/>
        </w:rPr>
        <w:t>inf</w:t>
      </w:r>
      <w:r w:rsidRPr="00D516D6">
        <w:rPr>
          <w:color w:val="2F4F4F"/>
          <w:spacing w:val="-2"/>
          <w:sz w:val="16"/>
          <w:lang w:val="en-GB"/>
        </w:rPr>
        <w:t>oteh51037.2021.9400699</w:t>
      </w:r>
      <w:r w:rsidRPr="00D516D6">
        <w:rPr>
          <w:color w:val="2F4F4F"/>
          <w:spacing w:val="-2"/>
          <w:sz w:val="16"/>
          <w:lang w:val="en-GB"/>
        </w:rPr>
        <w:fldChar w:fldCharType="end"/>
      </w:r>
      <w:r w:rsidRPr="00D516D6">
        <w:rPr>
          <w:spacing w:val="-2"/>
          <w:sz w:val="16"/>
          <w:lang w:val="en-GB"/>
        </w:rPr>
        <w:t>.</w:t>
      </w:r>
    </w:p>
    <w:p w14:paraId="4F73155B" w14:textId="77777777" w:rsidR="00AF779A" w:rsidRPr="00D516D6" w:rsidRDefault="00E9277B">
      <w:pPr>
        <w:spacing w:before="2" w:line="254" w:lineRule="auto"/>
        <w:ind w:left="315" w:right="154" w:hanging="200"/>
        <w:jc w:val="both"/>
        <w:rPr>
          <w:sz w:val="16"/>
          <w:lang w:val="en-GB"/>
        </w:rPr>
      </w:pPr>
      <w:r w:rsidRPr="00D516D6">
        <w:rPr>
          <w:sz w:val="16"/>
          <w:lang w:val="en-GB"/>
        </w:rPr>
        <w:t>Jaiswal,</w:t>
      </w:r>
      <w:r w:rsidRPr="00D516D6">
        <w:rPr>
          <w:spacing w:val="-8"/>
          <w:sz w:val="16"/>
          <w:lang w:val="en-GB"/>
        </w:rPr>
        <w:t xml:space="preserve"> </w:t>
      </w:r>
      <w:r w:rsidRPr="00D516D6">
        <w:rPr>
          <w:sz w:val="16"/>
          <w:lang w:val="en-GB"/>
        </w:rPr>
        <w:t>A.,</w:t>
      </w:r>
      <w:r w:rsidRPr="00D516D6">
        <w:rPr>
          <w:spacing w:val="-8"/>
          <w:sz w:val="16"/>
          <w:lang w:val="en-GB"/>
        </w:rPr>
        <w:t xml:space="preserve"> </w:t>
      </w:r>
      <w:proofErr w:type="spellStart"/>
      <w:r w:rsidRPr="00D516D6">
        <w:rPr>
          <w:sz w:val="16"/>
          <w:lang w:val="en-GB"/>
        </w:rPr>
        <w:t>Krishnama</w:t>
      </w:r>
      <w:proofErr w:type="spellEnd"/>
      <w:r w:rsidRPr="00D516D6">
        <w:rPr>
          <w:spacing w:val="-8"/>
          <w:sz w:val="16"/>
          <w:lang w:val="en-GB"/>
        </w:rPr>
        <w:t xml:space="preserve"> </w:t>
      </w:r>
      <w:r w:rsidRPr="00D516D6">
        <w:rPr>
          <w:sz w:val="16"/>
          <w:lang w:val="en-GB"/>
        </w:rPr>
        <w:t>Raju,</w:t>
      </w:r>
      <w:r w:rsidRPr="00D516D6">
        <w:rPr>
          <w:spacing w:val="-9"/>
          <w:sz w:val="16"/>
          <w:lang w:val="en-GB"/>
        </w:rPr>
        <w:t xml:space="preserve"> </w:t>
      </w:r>
      <w:r w:rsidRPr="00D516D6">
        <w:rPr>
          <w:sz w:val="16"/>
          <w:lang w:val="en-GB"/>
        </w:rPr>
        <w:t>A.,</w:t>
      </w:r>
      <w:r w:rsidRPr="00D516D6">
        <w:rPr>
          <w:spacing w:val="-8"/>
          <w:sz w:val="16"/>
          <w:lang w:val="en-GB"/>
        </w:rPr>
        <w:t xml:space="preserve"> </w:t>
      </w:r>
      <w:r w:rsidRPr="00D516D6">
        <w:rPr>
          <w:sz w:val="16"/>
          <w:lang w:val="en-GB"/>
        </w:rPr>
        <w:t>Deb,</w:t>
      </w:r>
      <w:r w:rsidRPr="00D516D6">
        <w:rPr>
          <w:spacing w:val="-8"/>
          <w:sz w:val="16"/>
          <w:lang w:val="en-GB"/>
        </w:rPr>
        <w:t xml:space="preserve"> </w:t>
      </w:r>
      <w:r w:rsidRPr="00D516D6">
        <w:rPr>
          <w:sz w:val="16"/>
          <w:lang w:val="en-GB"/>
        </w:rPr>
        <w:t>S.,</w:t>
      </w:r>
      <w:r w:rsidRPr="00D516D6">
        <w:rPr>
          <w:spacing w:val="-8"/>
          <w:sz w:val="16"/>
          <w:lang w:val="en-GB"/>
        </w:rPr>
        <w:t xml:space="preserve"> </w:t>
      </w:r>
      <w:r w:rsidRPr="00D516D6">
        <w:rPr>
          <w:sz w:val="16"/>
          <w:lang w:val="en-GB"/>
        </w:rPr>
        <w:t>2020.</w:t>
      </w:r>
      <w:r w:rsidRPr="00D516D6">
        <w:rPr>
          <w:spacing w:val="17"/>
          <w:sz w:val="16"/>
          <w:lang w:val="en-GB"/>
        </w:rPr>
        <w:t xml:space="preserve"> </w:t>
      </w:r>
      <w:r w:rsidRPr="00D516D6">
        <w:rPr>
          <w:sz w:val="16"/>
          <w:lang w:val="en-GB"/>
        </w:rPr>
        <w:t>Facial</w:t>
      </w:r>
      <w:r w:rsidRPr="00D516D6">
        <w:rPr>
          <w:spacing w:val="-8"/>
          <w:sz w:val="16"/>
          <w:lang w:val="en-GB"/>
        </w:rPr>
        <w:t xml:space="preserve"> </w:t>
      </w:r>
      <w:r w:rsidRPr="00D516D6">
        <w:rPr>
          <w:sz w:val="16"/>
          <w:lang w:val="en-GB"/>
        </w:rPr>
        <w:t>emotion</w:t>
      </w:r>
      <w:r w:rsidRPr="00D516D6">
        <w:rPr>
          <w:spacing w:val="-8"/>
          <w:sz w:val="16"/>
          <w:lang w:val="en-GB"/>
        </w:rPr>
        <w:t xml:space="preserve"> </w:t>
      </w:r>
      <w:r w:rsidRPr="00D516D6">
        <w:rPr>
          <w:sz w:val="16"/>
          <w:lang w:val="en-GB"/>
        </w:rPr>
        <w:t>detection</w:t>
      </w:r>
      <w:r w:rsidRPr="00D516D6">
        <w:rPr>
          <w:spacing w:val="-8"/>
          <w:sz w:val="16"/>
          <w:lang w:val="en-GB"/>
        </w:rPr>
        <w:t xml:space="preserve"> </w:t>
      </w:r>
      <w:r w:rsidRPr="00D516D6">
        <w:rPr>
          <w:sz w:val="16"/>
          <w:lang w:val="en-GB"/>
        </w:rPr>
        <w:t>using</w:t>
      </w:r>
      <w:r w:rsidRPr="00D516D6">
        <w:rPr>
          <w:spacing w:val="-8"/>
          <w:sz w:val="16"/>
          <w:lang w:val="en-GB"/>
        </w:rPr>
        <w:t xml:space="preserve"> </w:t>
      </w:r>
      <w:r w:rsidRPr="00D516D6">
        <w:rPr>
          <w:sz w:val="16"/>
          <w:lang w:val="en-GB"/>
        </w:rPr>
        <w:t>deep</w:t>
      </w:r>
      <w:r w:rsidRPr="00D516D6">
        <w:rPr>
          <w:spacing w:val="-9"/>
          <w:sz w:val="16"/>
          <w:lang w:val="en-GB"/>
        </w:rPr>
        <w:t xml:space="preserve"> </w:t>
      </w:r>
      <w:r w:rsidRPr="00D516D6">
        <w:rPr>
          <w:sz w:val="16"/>
          <w:lang w:val="en-GB"/>
        </w:rPr>
        <w:t>learning,</w:t>
      </w:r>
      <w:r w:rsidRPr="00D516D6">
        <w:rPr>
          <w:spacing w:val="-8"/>
          <w:sz w:val="16"/>
          <w:lang w:val="en-GB"/>
        </w:rPr>
        <w:t xml:space="preserve"> </w:t>
      </w:r>
      <w:r w:rsidRPr="00D516D6">
        <w:rPr>
          <w:sz w:val="16"/>
          <w:lang w:val="en-GB"/>
        </w:rPr>
        <w:t>in:</w:t>
      </w:r>
      <w:r w:rsidRPr="00D516D6">
        <w:rPr>
          <w:spacing w:val="-8"/>
          <w:sz w:val="16"/>
          <w:lang w:val="en-GB"/>
        </w:rPr>
        <w:t xml:space="preserve"> </w:t>
      </w:r>
      <w:r w:rsidRPr="00D516D6">
        <w:rPr>
          <w:sz w:val="16"/>
          <w:lang w:val="en-GB"/>
        </w:rPr>
        <w:t>2020</w:t>
      </w:r>
      <w:r w:rsidRPr="00D516D6">
        <w:rPr>
          <w:spacing w:val="-8"/>
          <w:sz w:val="16"/>
          <w:lang w:val="en-GB"/>
        </w:rPr>
        <w:t xml:space="preserve"> </w:t>
      </w:r>
      <w:r w:rsidRPr="00D516D6">
        <w:rPr>
          <w:sz w:val="16"/>
          <w:lang w:val="en-GB"/>
        </w:rPr>
        <w:t>International</w:t>
      </w:r>
      <w:r w:rsidRPr="00D516D6">
        <w:rPr>
          <w:spacing w:val="-8"/>
          <w:sz w:val="16"/>
          <w:lang w:val="en-GB"/>
        </w:rPr>
        <w:t xml:space="preserve"> </w:t>
      </w:r>
      <w:r w:rsidRPr="00D516D6">
        <w:rPr>
          <w:sz w:val="16"/>
          <w:lang w:val="en-GB"/>
        </w:rPr>
        <w:t>Conference</w:t>
      </w:r>
      <w:r w:rsidRPr="00D516D6">
        <w:rPr>
          <w:spacing w:val="-8"/>
          <w:sz w:val="16"/>
          <w:lang w:val="en-GB"/>
        </w:rPr>
        <w:t xml:space="preserve"> </w:t>
      </w:r>
      <w:r w:rsidRPr="00D516D6">
        <w:rPr>
          <w:sz w:val="16"/>
          <w:lang w:val="en-GB"/>
        </w:rPr>
        <w:t>for</w:t>
      </w:r>
      <w:r w:rsidRPr="00D516D6">
        <w:rPr>
          <w:spacing w:val="-8"/>
          <w:sz w:val="16"/>
          <w:lang w:val="en-GB"/>
        </w:rPr>
        <w:t xml:space="preserve"> </w:t>
      </w:r>
      <w:r w:rsidRPr="00D516D6">
        <w:rPr>
          <w:sz w:val="16"/>
          <w:lang w:val="en-GB"/>
        </w:rPr>
        <w:t>Emerging</w:t>
      </w:r>
      <w:r w:rsidRPr="00D516D6">
        <w:rPr>
          <w:spacing w:val="40"/>
          <w:sz w:val="16"/>
          <w:lang w:val="en-GB"/>
        </w:rPr>
        <w:t xml:space="preserve"> </w:t>
      </w:r>
      <w:bookmarkStart w:id="287" w:name="_bookmark69"/>
      <w:bookmarkEnd w:id="287"/>
      <w:r w:rsidRPr="00D516D6">
        <w:rPr>
          <w:sz w:val="16"/>
          <w:lang w:val="en-GB"/>
        </w:rPr>
        <w:t>Technology (INCET), IEEE. pp. 1–5.</w:t>
      </w:r>
      <w:r w:rsidRPr="00D516D6">
        <w:rPr>
          <w:spacing w:val="40"/>
          <w:sz w:val="16"/>
          <w:lang w:val="en-GB"/>
        </w:rPr>
        <w:t xml:space="preserve"> </w:t>
      </w:r>
      <w:r w:rsidRPr="00D516D6">
        <w:rPr>
          <w:sz w:val="16"/>
          <w:lang w:val="en-GB"/>
        </w:rPr>
        <w:t>doi:</w:t>
      </w:r>
      <w:hyperlink r:id="rId79">
        <w:r w:rsidRPr="00D516D6">
          <w:rPr>
            <w:color w:val="2F4F4F"/>
            <w:sz w:val="16"/>
            <w:lang w:val="en-GB"/>
          </w:rPr>
          <w:t>10.1109/INCET49848.2020.9154121</w:t>
        </w:r>
      </w:hyperlink>
      <w:r w:rsidRPr="00D516D6">
        <w:rPr>
          <w:sz w:val="16"/>
          <w:lang w:val="en-GB"/>
        </w:rPr>
        <w:t>.</w:t>
      </w:r>
    </w:p>
    <w:p w14:paraId="0D071F66" w14:textId="77777777" w:rsidR="00AF779A" w:rsidRPr="00D516D6" w:rsidRDefault="00E9277B">
      <w:pPr>
        <w:spacing w:line="254" w:lineRule="auto"/>
        <w:ind w:left="315" w:right="154" w:hanging="200"/>
        <w:jc w:val="both"/>
        <w:rPr>
          <w:sz w:val="16"/>
          <w:lang w:val="en-GB"/>
        </w:rPr>
      </w:pPr>
      <w:r w:rsidRPr="00D516D6">
        <w:rPr>
          <w:spacing w:val="-2"/>
          <w:w w:val="95"/>
          <w:sz w:val="16"/>
          <w:lang w:val="en-GB"/>
        </w:rPr>
        <w:t xml:space="preserve">James, C., </w:t>
      </w:r>
      <w:proofErr w:type="spellStart"/>
      <w:r w:rsidRPr="00D516D6">
        <w:rPr>
          <w:spacing w:val="-2"/>
          <w:w w:val="95"/>
          <w:sz w:val="16"/>
          <w:lang w:val="en-GB"/>
        </w:rPr>
        <w:t>Nettikadan</w:t>
      </w:r>
      <w:proofErr w:type="spellEnd"/>
      <w:r w:rsidRPr="00D516D6">
        <w:rPr>
          <w:spacing w:val="-2"/>
          <w:w w:val="95"/>
          <w:sz w:val="16"/>
          <w:lang w:val="en-GB"/>
        </w:rPr>
        <w:t>, D., 2019.</w:t>
      </w:r>
      <w:r w:rsidRPr="00D516D6">
        <w:rPr>
          <w:spacing w:val="14"/>
          <w:sz w:val="16"/>
          <w:lang w:val="en-GB"/>
        </w:rPr>
        <w:t xml:space="preserve"> </w:t>
      </w:r>
      <w:r w:rsidRPr="00D516D6">
        <w:rPr>
          <w:spacing w:val="-2"/>
          <w:w w:val="95"/>
          <w:sz w:val="16"/>
          <w:lang w:val="en-GB"/>
        </w:rPr>
        <w:t>Student monitoring system for school bus using facial recognition, in: 2019 3rd International Conference on Trends</w:t>
      </w:r>
      <w:r w:rsidRPr="00D516D6">
        <w:rPr>
          <w:spacing w:val="40"/>
          <w:sz w:val="16"/>
          <w:lang w:val="en-GB"/>
        </w:rPr>
        <w:t xml:space="preserve"> </w:t>
      </w:r>
      <w:bookmarkStart w:id="288" w:name="_bookmark70"/>
      <w:bookmarkEnd w:id="288"/>
      <w:r w:rsidRPr="00D516D6">
        <w:rPr>
          <w:sz w:val="16"/>
          <w:lang w:val="en-GB"/>
        </w:rPr>
        <w:t>in Elect</w:t>
      </w:r>
      <w:r w:rsidRPr="00D516D6">
        <w:rPr>
          <w:sz w:val="16"/>
          <w:lang w:val="en-GB"/>
        </w:rPr>
        <w:t>ronics and Informatics (ICOEI), IEEE. pp. 659–663.</w:t>
      </w:r>
      <w:r w:rsidRPr="00D516D6">
        <w:rPr>
          <w:spacing w:val="40"/>
          <w:sz w:val="16"/>
          <w:lang w:val="en-GB"/>
        </w:rPr>
        <w:t xml:space="preserve"> </w:t>
      </w:r>
      <w:r w:rsidRPr="00D516D6">
        <w:rPr>
          <w:sz w:val="16"/>
          <w:lang w:val="en-GB"/>
        </w:rPr>
        <w:t>doi:</w:t>
      </w:r>
      <w:hyperlink r:id="rId80">
        <w:r w:rsidRPr="00D516D6">
          <w:rPr>
            <w:color w:val="2F4F4F"/>
            <w:sz w:val="16"/>
            <w:lang w:val="en-GB"/>
          </w:rPr>
          <w:t>10.1109/ICOEI.2019.8862534</w:t>
        </w:r>
      </w:hyperlink>
      <w:r w:rsidRPr="00D516D6">
        <w:rPr>
          <w:sz w:val="16"/>
          <w:lang w:val="en-GB"/>
        </w:rPr>
        <w:t>.</w:t>
      </w:r>
    </w:p>
    <w:p w14:paraId="654C4FA3" w14:textId="77777777" w:rsidR="00AF779A" w:rsidRPr="00D516D6" w:rsidRDefault="00E9277B">
      <w:pPr>
        <w:spacing w:before="1" w:line="254" w:lineRule="auto"/>
        <w:ind w:left="315" w:right="154" w:hanging="200"/>
        <w:jc w:val="both"/>
        <w:rPr>
          <w:sz w:val="16"/>
          <w:lang w:val="en-GB"/>
        </w:rPr>
      </w:pPr>
      <w:r w:rsidRPr="00D516D6">
        <w:rPr>
          <w:sz w:val="16"/>
          <w:lang w:val="en-GB"/>
        </w:rPr>
        <w:t>Jung,</w:t>
      </w:r>
      <w:r w:rsidRPr="00D516D6">
        <w:rPr>
          <w:spacing w:val="-5"/>
          <w:sz w:val="16"/>
          <w:lang w:val="en-GB"/>
        </w:rPr>
        <w:t xml:space="preserve"> </w:t>
      </w:r>
      <w:r w:rsidRPr="00D516D6">
        <w:rPr>
          <w:sz w:val="16"/>
          <w:lang w:val="en-GB"/>
        </w:rPr>
        <w:t>M.G.,</w:t>
      </w:r>
      <w:r w:rsidRPr="00D516D6">
        <w:rPr>
          <w:spacing w:val="-5"/>
          <w:sz w:val="16"/>
          <w:lang w:val="en-GB"/>
        </w:rPr>
        <w:t xml:space="preserve"> </w:t>
      </w:r>
      <w:proofErr w:type="spellStart"/>
      <w:r w:rsidRPr="00D516D6">
        <w:rPr>
          <w:sz w:val="16"/>
          <w:lang w:val="en-GB"/>
        </w:rPr>
        <w:t>Youn</w:t>
      </w:r>
      <w:proofErr w:type="spellEnd"/>
      <w:r w:rsidRPr="00D516D6">
        <w:rPr>
          <w:sz w:val="16"/>
          <w:lang w:val="en-GB"/>
        </w:rPr>
        <w:t>,</w:t>
      </w:r>
      <w:r w:rsidRPr="00D516D6">
        <w:rPr>
          <w:spacing w:val="-5"/>
          <w:sz w:val="16"/>
          <w:lang w:val="en-GB"/>
        </w:rPr>
        <w:t xml:space="preserve"> </w:t>
      </w:r>
      <w:r w:rsidRPr="00D516D6">
        <w:rPr>
          <w:sz w:val="16"/>
          <w:lang w:val="en-GB"/>
        </w:rPr>
        <w:t>S.A.,</w:t>
      </w:r>
      <w:r w:rsidRPr="00D516D6">
        <w:rPr>
          <w:spacing w:val="-5"/>
          <w:sz w:val="16"/>
          <w:lang w:val="en-GB"/>
        </w:rPr>
        <w:t xml:space="preserve"> </w:t>
      </w:r>
      <w:r w:rsidRPr="00D516D6">
        <w:rPr>
          <w:sz w:val="16"/>
          <w:lang w:val="en-GB"/>
        </w:rPr>
        <w:t>Bae,</w:t>
      </w:r>
      <w:r w:rsidRPr="00D516D6">
        <w:rPr>
          <w:spacing w:val="-5"/>
          <w:sz w:val="16"/>
          <w:lang w:val="en-GB"/>
        </w:rPr>
        <w:t xml:space="preserve"> </w:t>
      </w:r>
      <w:r w:rsidRPr="00D516D6">
        <w:rPr>
          <w:sz w:val="16"/>
          <w:lang w:val="en-GB"/>
        </w:rPr>
        <w:t>J.,</w:t>
      </w:r>
      <w:r w:rsidRPr="00D516D6">
        <w:rPr>
          <w:spacing w:val="-5"/>
          <w:sz w:val="16"/>
          <w:lang w:val="en-GB"/>
        </w:rPr>
        <w:t xml:space="preserve"> </w:t>
      </w:r>
      <w:r w:rsidRPr="00D516D6">
        <w:rPr>
          <w:sz w:val="16"/>
          <w:lang w:val="en-GB"/>
        </w:rPr>
        <w:t>Choi,</w:t>
      </w:r>
      <w:r w:rsidRPr="00D516D6">
        <w:rPr>
          <w:spacing w:val="-5"/>
          <w:sz w:val="16"/>
          <w:lang w:val="en-GB"/>
        </w:rPr>
        <w:t xml:space="preserve"> </w:t>
      </w:r>
      <w:r w:rsidRPr="00D516D6">
        <w:rPr>
          <w:sz w:val="16"/>
          <w:lang w:val="en-GB"/>
        </w:rPr>
        <w:t>Y.L.,</w:t>
      </w:r>
      <w:r w:rsidRPr="00D516D6">
        <w:rPr>
          <w:spacing w:val="-5"/>
          <w:sz w:val="16"/>
          <w:lang w:val="en-GB"/>
        </w:rPr>
        <w:t xml:space="preserve"> </w:t>
      </w:r>
      <w:r w:rsidRPr="00D516D6">
        <w:rPr>
          <w:sz w:val="16"/>
          <w:lang w:val="en-GB"/>
        </w:rPr>
        <w:t>2015.</w:t>
      </w:r>
      <w:r w:rsidRPr="00D516D6">
        <w:rPr>
          <w:spacing w:val="19"/>
          <w:sz w:val="16"/>
          <w:lang w:val="en-GB"/>
        </w:rPr>
        <w:t xml:space="preserve"> </w:t>
      </w:r>
      <w:r w:rsidRPr="00D516D6">
        <w:rPr>
          <w:sz w:val="16"/>
          <w:lang w:val="en-GB"/>
        </w:rPr>
        <w:t>A</w:t>
      </w:r>
      <w:r w:rsidRPr="00D516D6">
        <w:rPr>
          <w:spacing w:val="-5"/>
          <w:sz w:val="16"/>
          <w:lang w:val="en-GB"/>
        </w:rPr>
        <w:t xml:space="preserve"> </w:t>
      </w:r>
      <w:r w:rsidRPr="00D516D6">
        <w:rPr>
          <w:sz w:val="16"/>
          <w:lang w:val="en-GB"/>
        </w:rPr>
        <w:t>study</w:t>
      </w:r>
      <w:r w:rsidRPr="00D516D6">
        <w:rPr>
          <w:spacing w:val="-5"/>
          <w:sz w:val="16"/>
          <w:lang w:val="en-GB"/>
        </w:rPr>
        <w:t xml:space="preserve"> </w:t>
      </w:r>
      <w:r w:rsidRPr="00D516D6">
        <w:rPr>
          <w:sz w:val="16"/>
          <w:lang w:val="en-GB"/>
        </w:rPr>
        <w:t>on</w:t>
      </w:r>
      <w:r w:rsidRPr="00D516D6">
        <w:rPr>
          <w:spacing w:val="-5"/>
          <w:sz w:val="16"/>
          <w:lang w:val="en-GB"/>
        </w:rPr>
        <w:t xml:space="preserve"> </w:t>
      </w:r>
      <w:r w:rsidRPr="00D516D6">
        <w:rPr>
          <w:sz w:val="16"/>
          <w:lang w:val="en-GB"/>
        </w:rPr>
        <w:t>data</w:t>
      </w:r>
      <w:r w:rsidRPr="00D516D6">
        <w:rPr>
          <w:spacing w:val="-5"/>
          <w:sz w:val="16"/>
          <w:lang w:val="en-GB"/>
        </w:rPr>
        <w:t xml:space="preserve"> </w:t>
      </w:r>
      <w:r w:rsidRPr="00D516D6">
        <w:rPr>
          <w:sz w:val="16"/>
          <w:lang w:val="en-GB"/>
        </w:rPr>
        <w:t>input</w:t>
      </w:r>
      <w:r w:rsidRPr="00D516D6">
        <w:rPr>
          <w:spacing w:val="-5"/>
          <w:sz w:val="16"/>
          <w:lang w:val="en-GB"/>
        </w:rPr>
        <w:t xml:space="preserve"> </w:t>
      </w:r>
      <w:r w:rsidRPr="00D516D6">
        <w:rPr>
          <w:sz w:val="16"/>
          <w:lang w:val="en-GB"/>
        </w:rPr>
        <w:t>and</w:t>
      </w:r>
      <w:r w:rsidRPr="00D516D6">
        <w:rPr>
          <w:spacing w:val="-5"/>
          <w:sz w:val="16"/>
          <w:lang w:val="en-GB"/>
        </w:rPr>
        <w:t xml:space="preserve"> </w:t>
      </w:r>
      <w:r w:rsidRPr="00D516D6">
        <w:rPr>
          <w:sz w:val="16"/>
          <w:lang w:val="en-GB"/>
        </w:rPr>
        <w:t>output</w:t>
      </w:r>
      <w:r w:rsidRPr="00D516D6">
        <w:rPr>
          <w:spacing w:val="-5"/>
          <w:sz w:val="16"/>
          <w:lang w:val="en-GB"/>
        </w:rPr>
        <w:t xml:space="preserve"> </w:t>
      </w:r>
      <w:r w:rsidRPr="00D516D6">
        <w:rPr>
          <w:sz w:val="16"/>
          <w:lang w:val="en-GB"/>
        </w:rPr>
        <w:t>performance</w:t>
      </w:r>
      <w:r w:rsidRPr="00D516D6">
        <w:rPr>
          <w:spacing w:val="-5"/>
          <w:sz w:val="16"/>
          <w:lang w:val="en-GB"/>
        </w:rPr>
        <w:t xml:space="preserve"> </w:t>
      </w:r>
      <w:r w:rsidRPr="00D516D6">
        <w:rPr>
          <w:sz w:val="16"/>
          <w:lang w:val="en-GB"/>
        </w:rPr>
        <w:t>comparison</w:t>
      </w:r>
      <w:r w:rsidRPr="00D516D6">
        <w:rPr>
          <w:spacing w:val="-5"/>
          <w:sz w:val="16"/>
          <w:lang w:val="en-GB"/>
        </w:rPr>
        <w:t xml:space="preserve"> </w:t>
      </w:r>
      <w:r w:rsidRPr="00D516D6">
        <w:rPr>
          <w:sz w:val="16"/>
          <w:lang w:val="en-GB"/>
        </w:rPr>
        <w:t>of</w:t>
      </w:r>
      <w:r w:rsidRPr="00D516D6">
        <w:rPr>
          <w:spacing w:val="-5"/>
          <w:sz w:val="16"/>
          <w:lang w:val="en-GB"/>
        </w:rPr>
        <w:t xml:space="preserve"> </w:t>
      </w:r>
      <w:proofErr w:type="spellStart"/>
      <w:r w:rsidRPr="00D516D6">
        <w:rPr>
          <w:sz w:val="16"/>
          <w:lang w:val="en-GB"/>
        </w:rPr>
        <w:t>mongodb</w:t>
      </w:r>
      <w:proofErr w:type="spellEnd"/>
      <w:r w:rsidRPr="00D516D6">
        <w:rPr>
          <w:spacing w:val="-5"/>
          <w:sz w:val="16"/>
          <w:lang w:val="en-GB"/>
        </w:rPr>
        <w:t xml:space="preserve"> </w:t>
      </w:r>
      <w:r w:rsidRPr="00D516D6">
        <w:rPr>
          <w:sz w:val="16"/>
          <w:lang w:val="en-GB"/>
        </w:rPr>
        <w:t>and</w:t>
      </w:r>
      <w:r w:rsidRPr="00D516D6">
        <w:rPr>
          <w:spacing w:val="-5"/>
          <w:sz w:val="16"/>
          <w:lang w:val="en-GB"/>
        </w:rPr>
        <w:t xml:space="preserve"> </w:t>
      </w:r>
      <w:proofErr w:type="spellStart"/>
      <w:r w:rsidRPr="00D516D6">
        <w:rPr>
          <w:sz w:val="16"/>
          <w:lang w:val="en-GB"/>
        </w:rPr>
        <w:t>postgresql</w:t>
      </w:r>
      <w:proofErr w:type="spellEnd"/>
      <w:r w:rsidRPr="00D516D6">
        <w:rPr>
          <w:spacing w:val="-5"/>
          <w:sz w:val="16"/>
          <w:lang w:val="en-GB"/>
        </w:rPr>
        <w:t xml:space="preserve"> </w:t>
      </w:r>
      <w:r w:rsidRPr="00D516D6">
        <w:rPr>
          <w:sz w:val="16"/>
          <w:lang w:val="en-GB"/>
        </w:rPr>
        <w:t>in</w:t>
      </w:r>
      <w:r w:rsidRPr="00D516D6">
        <w:rPr>
          <w:spacing w:val="-5"/>
          <w:sz w:val="16"/>
          <w:lang w:val="en-GB"/>
        </w:rPr>
        <w:t xml:space="preserve"> </w:t>
      </w:r>
      <w:r w:rsidRPr="00D516D6">
        <w:rPr>
          <w:sz w:val="16"/>
          <w:lang w:val="en-GB"/>
        </w:rPr>
        <w:t>the</w:t>
      </w:r>
      <w:r w:rsidRPr="00D516D6">
        <w:rPr>
          <w:spacing w:val="40"/>
          <w:sz w:val="16"/>
          <w:lang w:val="en-GB"/>
        </w:rPr>
        <w:t xml:space="preserve"> </w:t>
      </w:r>
      <w:r w:rsidRPr="00D516D6">
        <w:rPr>
          <w:w w:val="95"/>
          <w:sz w:val="16"/>
          <w:lang w:val="en-GB"/>
        </w:rPr>
        <w:t>big data environment, in: 2015 8th International Conference on Database Theory and Application (DTA), IEEE. pp. 14–17.</w:t>
      </w:r>
      <w:r w:rsidRPr="00D516D6">
        <w:rPr>
          <w:spacing w:val="14"/>
          <w:sz w:val="16"/>
          <w:lang w:val="en-GB"/>
        </w:rPr>
        <w:t xml:space="preserve"> </w:t>
      </w:r>
      <w:r w:rsidRPr="00D516D6">
        <w:rPr>
          <w:w w:val="95"/>
          <w:sz w:val="16"/>
          <w:lang w:val="en-GB"/>
        </w:rPr>
        <w:t>doi:</w:t>
      </w:r>
      <w:hyperlink r:id="rId81">
        <w:r w:rsidRPr="00D516D6">
          <w:rPr>
            <w:color w:val="2F4F4F"/>
            <w:w w:val="95"/>
            <w:sz w:val="16"/>
            <w:lang w:val="en-GB"/>
          </w:rPr>
          <w:t>10.1109/DTA.</w:t>
        </w:r>
      </w:hyperlink>
      <w:r w:rsidRPr="00D516D6">
        <w:rPr>
          <w:color w:val="2F4F4F"/>
          <w:spacing w:val="40"/>
          <w:w w:val="104"/>
          <w:sz w:val="16"/>
          <w:lang w:val="en-GB"/>
        </w:rPr>
        <w:t xml:space="preserve"> </w:t>
      </w:r>
      <w:bookmarkStart w:id="289" w:name="_bookmark71"/>
      <w:bookmarkEnd w:id="289"/>
      <w:r w:rsidRPr="00D516D6">
        <w:rPr>
          <w:lang w:val="en-GB"/>
        </w:rPr>
        <w:fldChar w:fldCharType="begin"/>
      </w:r>
      <w:r w:rsidRPr="00D516D6">
        <w:rPr>
          <w:lang w:val="en-GB"/>
        </w:rPr>
        <w:instrText>HYPERLINK "http://d</w:instrText>
      </w:r>
      <w:r w:rsidRPr="00D516D6">
        <w:rPr>
          <w:lang w:val="en-GB"/>
        </w:rPr>
        <w:instrText>x.doi.org/10.1109/DTA.2015.14" \h</w:instrText>
      </w:r>
      <w:r w:rsidRPr="00D516D6">
        <w:rPr>
          <w:lang w:val="en-GB"/>
        </w:rPr>
        <w:fldChar w:fldCharType="separate"/>
      </w:r>
      <w:r w:rsidRPr="00D516D6">
        <w:rPr>
          <w:color w:val="2F4F4F"/>
          <w:spacing w:val="-2"/>
          <w:sz w:val="16"/>
          <w:lang w:val="en-GB"/>
        </w:rPr>
        <w:t>2015.14</w:t>
      </w:r>
      <w:r w:rsidRPr="00D516D6">
        <w:rPr>
          <w:color w:val="2F4F4F"/>
          <w:spacing w:val="-2"/>
          <w:sz w:val="16"/>
          <w:lang w:val="en-GB"/>
        </w:rPr>
        <w:fldChar w:fldCharType="end"/>
      </w:r>
      <w:r w:rsidRPr="00D516D6">
        <w:rPr>
          <w:spacing w:val="-2"/>
          <w:sz w:val="16"/>
          <w:lang w:val="en-GB"/>
        </w:rPr>
        <w:t>.</w:t>
      </w:r>
    </w:p>
    <w:p w14:paraId="3B981A46" w14:textId="77777777" w:rsidR="00AF779A" w:rsidRPr="00D516D6" w:rsidRDefault="00E9277B">
      <w:pPr>
        <w:spacing w:before="2" w:line="254" w:lineRule="auto"/>
        <w:ind w:left="51" w:right="154"/>
        <w:jc w:val="right"/>
        <w:rPr>
          <w:sz w:val="16"/>
          <w:lang w:val="en-GB"/>
        </w:rPr>
      </w:pPr>
      <w:r w:rsidRPr="000A05E3">
        <w:rPr>
          <w:w w:val="95"/>
          <w:sz w:val="16"/>
          <w:lang w:val="nb-NO"/>
        </w:rPr>
        <w:t>Kedari,</w:t>
      </w:r>
      <w:r w:rsidRPr="000A05E3">
        <w:rPr>
          <w:spacing w:val="-2"/>
          <w:w w:val="95"/>
          <w:sz w:val="16"/>
          <w:lang w:val="nb-NO"/>
        </w:rPr>
        <w:t xml:space="preserve"> </w:t>
      </w:r>
      <w:r w:rsidRPr="000A05E3">
        <w:rPr>
          <w:w w:val="95"/>
          <w:sz w:val="16"/>
          <w:lang w:val="nb-NO"/>
        </w:rPr>
        <w:t>P.,</w:t>
      </w:r>
      <w:r w:rsidRPr="000A05E3">
        <w:rPr>
          <w:spacing w:val="-3"/>
          <w:w w:val="95"/>
          <w:sz w:val="16"/>
          <w:lang w:val="nb-NO"/>
        </w:rPr>
        <w:t xml:space="preserve"> </w:t>
      </w:r>
      <w:r w:rsidRPr="000A05E3">
        <w:rPr>
          <w:w w:val="95"/>
          <w:sz w:val="16"/>
          <w:lang w:val="nb-NO"/>
        </w:rPr>
        <w:t>Kapile,</w:t>
      </w:r>
      <w:r w:rsidRPr="000A05E3">
        <w:rPr>
          <w:spacing w:val="-2"/>
          <w:w w:val="95"/>
          <w:sz w:val="16"/>
          <w:lang w:val="nb-NO"/>
        </w:rPr>
        <w:t xml:space="preserve"> </w:t>
      </w:r>
      <w:r w:rsidRPr="000A05E3">
        <w:rPr>
          <w:w w:val="95"/>
          <w:sz w:val="16"/>
          <w:lang w:val="nb-NO"/>
        </w:rPr>
        <w:t>M.,</w:t>
      </w:r>
      <w:r w:rsidRPr="000A05E3">
        <w:rPr>
          <w:spacing w:val="-2"/>
          <w:w w:val="95"/>
          <w:sz w:val="16"/>
          <w:lang w:val="nb-NO"/>
        </w:rPr>
        <w:t xml:space="preserve"> </w:t>
      </w:r>
      <w:r w:rsidRPr="000A05E3">
        <w:rPr>
          <w:w w:val="95"/>
          <w:sz w:val="16"/>
          <w:lang w:val="nb-NO"/>
        </w:rPr>
        <w:t>Kadole,</w:t>
      </w:r>
      <w:r w:rsidRPr="000A05E3">
        <w:rPr>
          <w:spacing w:val="-3"/>
          <w:w w:val="95"/>
          <w:sz w:val="16"/>
          <w:lang w:val="nb-NO"/>
        </w:rPr>
        <w:t xml:space="preserve"> </w:t>
      </w:r>
      <w:r w:rsidRPr="000A05E3">
        <w:rPr>
          <w:w w:val="95"/>
          <w:sz w:val="16"/>
          <w:lang w:val="nb-NO"/>
        </w:rPr>
        <w:t>D.,</w:t>
      </w:r>
      <w:r w:rsidRPr="000A05E3">
        <w:rPr>
          <w:spacing w:val="-2"/>
          <w:w w:val="95"/>
          <w:sz w:val="16"/>
          <w:lang w:val="nb-NO"/>
        </w:rPr>
        <w:t xml:space="preserve"> </w:t>
      </w:r>
      <w:r w:rsidRPr="000A05E3">
        <w:rPr>
          <w:w w:val="95"/>
          <w:sz w:val="16"/>
          <w:lang w:val="nb-NO"/>
        </w:rPr>
        <w:t>Jaikar,</w:t>
      </w:r>
      <w:r w:rsidRPr="000A05E3">
        <w:rPr>
          <w:spacing w:val="-2"/>
          <w:w w:val="95"/>
          <w:sz w:val="16"/>
          <w:lang w:val="nb-NO"/>
        </w:rPr>
        <w:t xml:space="preserve"> </w:t>
      </w:r>
      <w:r w:rsidRPr="000A05E3">
        <w:rPr>
          <w:w w:val="95"/>
          <w:sz w:val="16"/>
          <w:lang w:val="nb-NO"/>
        </w:rPr>
        <w:t>S.,</w:t>
      </w:r>
      <w:r w:rsidRPr="000A05E3">
        <w:rPr>
          <w:spacing w:val="-3"/>
          <w:w w:val="95"/>
          <w:sz w:val="16"/>
          <w:lang w:val="nb-NO"/>
        </w:rPr>
        <w:t xml:space="preserve"> </w:t>
      </w:r>
      <w:r w:rsidRPr="000A05E3">
        <w:rPr>
          <w:w w:val="95"/>
          <w:sz w:val="16"/>
          <w:lang w:val="nb-NO"/>
        </w:rPr>
        <w:t>2021.</w:t>
      </w:r>
      <w:r w:rsidRPr="000A05E3">
        <w:rPr>
          <w:spacing w:val="8"/>
          <w:sz w:val="16"/>
          <w:lang w:val="nb-NO"/>
        </w:rPr>
        <w:t xml:space="preserve"> </w:t>
      </w:r>
      <w:r w:rsidRPr="00D516D6">
        <w:rPr>
          <w:w w:val="95"/>
          <w:sz w:val="16"/>
          <w:lang w:val="en-GB"/>
        </w:rPr>
        <w:t>Face</w:t>
      </w:r>
      <w:r w:rsidRPr="00D516D6">
        <w:rPr>
          <w:spacing w:val="-2"/>
          <w:w w:val="95"/>
          <w:sz w:val="16"/>
          <w:lang w:val="en-GB"/>
        </w:rPr>
        <w:t xml:space="preserve"> </w:t>
      </w:r>
      <w:r w:rsidRPr="00D516D6">
        <w:rPr>
          <w:w w:val="95"/>
          <w:sz w:val="16"/>
          <w:lang w:val="en-GB"/>
        </w:rPr>
        <w:t>emotion</w:t>
      </w:r>
      <w:r w:rsidRPr="00D516D6">
        <w:rPr>
          <w:spacing w:val="-3"/>
          <w:w w:val="95"/>
          <w:sz w:val="16"/>
          <w:lang w:val="en-GB"/>
        </w:rPr>
        <w:t xml:space="preserve"> </w:t>
      </w:r>
      <w:r w:rsidRPr="00D516D6">
        <w:rPr>
          <w:w w:val="95"/>
          <w:sz w:val="16"/>
          <w:lang w:val="en-GB"/>
        </w:rPr>
        <w:t>detection</w:t>
      </w:r>
      <w:r w:rsidRPr="00D516D6">
        <w:rPr>
          <w:spacing w:val="-2"/>
          <w:w w:val="95"/>
          <w:sz w:val="16"/>
          <w:lang w:val="en-GB"/>
        </w:rPr>
        <w:t xml:space="preserve"> </w:t>
      </w:r>
      <w:r w:rsidRPr="00D516D6">
        <w:rPr>
          <w:w w:val="95"/>
          <w:sz w:val="16"/>
          <w:lang w:val="en-GB"/>
        </w:rPr>
        <w:t>using</w:t>
      </w:r>
      <w:r w:rsidRPr="00D516D6">
        <w:rPr>
          <w:spacing w:val="-3"/>
          <w:w w:val="95"/>
          <w:sz w:val="16"/>
          <w:lang w:val="en-GB"/>
        </w:rPr>
        <w:t xml:space="preserve"> </w:t>
      </w:r>
      <w:r w:rsidRPr="00D516D6">
        <w:rPr>
          <w:w w:val="95"/>
          <w:sz w:val="16"/>
          <w:lang w:val="en-GB"/>
        </w:rPr>
        <w:t>deep</w:t>
      </w:r>
      <w:r w:rsidRPr="00D516D6">
        <w:rPr>
          <w:spacing w:val="-2"/>
          <w:w w:val="95"/>
          <w:sz w:val="16"/>
          <w:lang w:val="en-GB"/>
        </w:rPr>
        <w:t xml:space="preserve"> </w:t>
      </w:r>
      <w:r w:rsidRPr="00D516D6">
        <w:rPr>
          <w:w w:val="95"/>
          <w:sz w:val="16"/>
          <w:lang w:val="en-GB"/>
        </w:rPr>
        <w:t>learning,</w:t>
      </w:r>
      <w:r w:rsidRPr="00D516D6">
        <w:rPr>
          <w:spacing w:val="-2"/>
          <w:w w:val="95"/>
          <w:sz w:val="16"/>
          <w:lang w:val="en-GB"/>
        </w:rPr>
        <w:t xml:space="preserve"> </w:t>
      </w:r>
      <w:r w:rsidRPr="00D516D6">
        <w:rPr>
          <w:w w:val="95"/>
          <w:sz w:val="16"/>
          <w:lang w:val="en-GB"/>
        </w:rPr>
        <w:t>in:</w:t>
      </w:r>
      <w:r w:rsidRPr="00D516D6">
        <w:rPr>
          <w:spacing w:val="-3"/>
          <w:w w:val="95"/>
          <w:sz w:val="16"/>
          <w:lang w:val="en-GB"/>
        </w:rPr>
        <w:t xml:space="preserve"> </w:t>
      </w:r>
      <w:r w:rsidRPr="00D516D6">
        <w:rPr>
          <w:w w:val="95"/>
          <w:sz w:val="16"/>
          <w:lang w:val="en-GB"/>
        </w:rPr>
        <w:t>2021</w:t>
      </w:r>
      <w:r w:rsidRPr="00D516D6">
        <w:rPr>
          <w:spacing w:val="-2"/>
          <w:w w:val="95"/>
          <w:sz w:val="16"/>
          <w:lang w:val="en-GB"/>
        </w:rPr>
        <w:t xml:space="preserve"> </w:t>
      </w:r>
      <w:r w:rsidRPr="00D516D6">
        <w:rPr>
          <w:w w:val="95"/>
          <w:sz w:val="16"/>
          <w:lang w:val="en-GB"/>
        </w:rPr>
        <w:t>2nd</w:t>
      </w:r>
      <w:r w:rsidRPr="00D516D6">
        <w:rPr>
          <w:spacing w:val="-2"/>
          <w:w w:val="95"/>
          <w:sz w:val="16"/>
          <w:lang w:val="en-GB"/>
        </w:rPr>
        <w:t xml:space="preserve"> </w:t>
      </w:r>
      <w:r w:rsidRPr="00D516D6">
        <w:rPr>
          <w:w w:val="95"/>
          <w:sz w:val="16"/>
          <w:lang w:val="en-GB"/>
        </w:rPr>
        <w:t>International</w:t>
      </w:r>
      <w:r w:rsidRPr="00D516D6">
        <w:rPr>
          <w:spacing w:val="-3"/>
          <w:w w:val="95"/>
          <w:sz w:val="16"/>
          <w:lang w:val="en-GB"/>
        </w:rPr>
        <w:t xml:space="preserve"> </w:t>
      </w:r>
      <w:r w:rsidRPr="00D516D6">
        <w:rPr>
          <w:w w:val="95"/>
          <w:sz w:val="16"/>
          <w:lang w:val="en-GB"/>
        </w:rPr>
        <w:t>Conference</w:t>
      </w:r>
      <w:r w:rsidRPr="00D516D6">
        <w:rPr>
          <w:spacing w:val="-2"/>
          <w:w w:val="95"/>
          <w:sz w:val="16"/>
          <w:lang w:val="en-GB"/>
        </w:rPr>
        <w:t xml:space="preserve"> </w:t>
      </w:r>
      <w:r w:rsidRPr="00D516D6">
        <w:rPr>
          <w:w w:val="95"/>
          <w:sz w:val="16"/>
          <w:lang w:val="en-GB"/>
        </w:rPr>
        <w:t>on</w:t>
      </w:r>
      <w:r w:rsidRPr="00D516D6">
        <w:rPr>
          <w:spacing w:val="-2"/>
          <w:w w:val="95"/>
          <w:sz w:val="16"/>
          <w:lang w:val="en-GB"/>
        </w:rPr>
        <w:t xml:space="preserve"> </w:t>
      </w:r>
      <w:r w:rsidRPr="00D516D6">
        <w:rPr>
          <w:w w:val="95"/>
          <w:sz w:val="16"/>
          <w:lang w:val="en-GB"/>
        </w:rPr>
        <w:t>Advances</w:t>
      </w:r>
      <w:r w:rsidRPr="00D516D6">
        <w:rPr>
          <w:spacing w:val="40"/>
          <w:sz w:val="16"/>
          <w:lang w:val="en-GB"/>
        </w:rPr>
        <w:t xml:space="preserve"> </w:t>
      </w:r>
      <w:bookmarkStart w:id="290" w:name="_bookmark72"/>
      <w:bookmarkEnd w:id="290"/>
      <w:r w:rsidRPr="00D516D6">
        <w:rPr>
          <w:sz w:val="16"/>
          <w:lang w:val="en-GB"/>
        </w:rPr>
        <w:t xml:space="preserve">in Computing, Communication, Embedded and Secure Systems </w:t>
      </w:r>
      <w:r w:rsidRPr="00D516D6">
        <w:rPr>
          <w:sz w:val="16"/>
          <w:lang w:val="en-GB"/>
        </w:rPr>
        <w:t>(ACCESS), IEEE. pp. 118–123.</w:t>
      </w:r>
      <w:r w:rsidRPr="00D516D6">
        <w:rPr>
          <w:spacing w:val="20"/>
          <w:sz w:val="16"/>
          <w:lang w:val="en-GB"/>
        </w:rPr>
        <w:t xml:space="preserve"> </w:t>
      </w:r>
      <w:r w:rsidRPr="00D516D6">
        <w:rPr>
          <w:sz w:val="16"/>
          <w:lang w:val="en-GB"/>
        </w:rPr>
        <w:t>doi:</w:t>
      </w:r>
      <w:hyperlink r:id="rId82">
        <w:r w:rsidRPr="00D516D6">
          <w:rPr>
            <w:color w:val="2F4F4F"/>
            <w:sz w:val="16"/>
            <w:lang w:val="en-GB"/>
          </w:rPr>
          <w:t>10.1109/access51619.2021.9563343</w:t>
        </w:r>
      </w:hyperlink>
      <w:r w:rsidRPr="00D516D6">
        <w:rPr>
          <w:sz w:val="16"/>
          <w:lang w:val="en-GB"/>
        </w:rPr>
        <w:t>.</w:t>
      </w:r>
    </w:p>
    <w:p w14:paraId="5534C526" w14:textId="77777777" w:rsidR="00AF779A" w:rsidRPr="00D516D6" w:rsidRDefault="00E9277B">
      <w:pPr>
        <w:spacing w:line="254" w:lineRule="auto"/>
        <w:ind w:left="315" w:hanging="200"/>
        <w:rPr>
          <w:sz w:val="16"/>
          <w:lang w:val="en-GB"/>
        </w:rPr>
      </w:pPr>
      <w:r w:rsidRPr="00D516D6">
        <w:rPr>
          <w:sz w:val="16"/>
          <w:lang w:val="en-GB"/>
        </w:rPr>
        <w:t>Kulkarni,</w:t>
      </w:r>
      <w:r w:rsidRPr="00D516D6">
        <w:rPr>
          <w:spacing w:val="4"/>
          <w:sz w:val="16"/>
          <w:lang w:val="en-GB"/>
        </w:rPr>
        <w:t xml:space="preserve"> </w:t>
      </w:r>
      <w:r w:rsidRPr="00D516D6">
        <w:rPr>
          <w:sz w:val="16"/>
          <w:lang w:val="en-GB"/>
        </w:rPr>
        <w:t>R.N.,</w:t>
      </w:r>
      <w:r w:rsidRPr="00D516D6">
        <w:rPr>
          <w:spacing w:val="4"/>
          <w:sz w:val="16"/>
          <w:lang w:val="en-GB"/>
        </w:rPr>
        <w:t xml:space="preserve"> </w:t>
      </w:r>
      <w:r w:rsidRPr="00D516D6">
        <w:rPr>
          <w:sz w:val="16"/>
          <w:lang w:val="en-GB"/>
        </w:rPr>
        <w:t>Anjali,</w:t>
      </w:r>
      <w:r w:rsidRPr="00D516D6">
        <w:rPr>
          <w:spacing w:val="4"/>
          <w:sz w:val="16"/>
          <w:lang w:val="en-GB"/>
        </w:rPr>
        <w:t xml:space="preserve"> </w:t>
      </w:r>
      <w:r w:rsidRPr="00D516D6">
        <w:rPr>
          <w:sz w:val="16"/>
          <w:lang w:val="en-GB"/>
        </w:rPr>
        <w:t>T.S.,</w:t>
      </w:r>
      <w:r w:rsidRPr="00D516D6">
        <w:rPr>
          <w:spacing w:val="4"/>
          <w:sz w:val="16"/>
          <w:lang w:val="en-GB"/>
        </w:rPr>
        <w:t xml:space="preserve"> </w:t>
      </w:r>
      <w:r w:rsidRPr="00D516D6">
        <w:rPr>
          <w:sz w:val="16"/>
          <w:lang w:val="en-GB"/>
        </w:rPr>
        <w:t>Rohith,</w:t>
      </w:r>
      <w:r w:rsidRPr="00D516D6">
        <w:rPr>
          <w:spacing w:val="4"/>
          <w:sz w:val="16"/>
          <w:lang w:val="en-GB"/>
        </w:rPr>
        <w:t xml:space="preserve"> </w:t>
      </w:r>
      <w:r w:rsidRPr="00D516D6">
        <w:rPr>
          <w:sz w:val="16"/>
          <w:lang w:val="en-GB"/>
        </w:rPr>
        <w:t>B.,</w:t>
      </w:r>
      <w:r w:rsidRPr="00D516D6">
        <w:rPr>
          <w:spacing w:val="4"/>
          <w:sz w:val="16"/>
          <w:lang w:val="en-GB"/>
        </w:rPr>
        <w:t xml:space="preserve"> </w:t>
      </w:r>
      <w:proofErr w:type="spellStart"/>
      <w:r w:rsidRPr="00D516D6">
        <w:rPr>
          <w:sz w:val="16"/>
          <w:lang w:val="en-GB"/>
        </w:rPr>
        <w:t>Nadagouda</w:t>
      </w:r>
      <w:proofErr w:type="spellEnd"/>
      <w:r w:rsidRPr="00D516D6">
        <w:rPr>
          <w:sz w:val="16"/>
          <w:lang w:val="en-GB"/>
        </w:rPr>
        <w:t>,</w:t>
      </w:r>
      <w:r w:rsidRPr="00D516D6">
        <w:rPr>
          <w:spacing w:val="4"/>
          <w:sz w:val="16"/>
          <w:lang w:val="en-GB"/>
        </w:rPr>
        <w:t xml:space="preserve"> </w:t>
      </w:r>
      <w:r w:rsidRPr="00D516D6">
        <w:rPr>
          <w:sz w:val="16"/>
          <w:lang w:val="en-GB"/>
        </w:rPr>
        <w:t>R.,</w:t>
      </w:r>
      <w:r w:rsidRPr="00D516D6">
        <w:rPr>
          <w:spacing w:val="4"/>
          <w:sz w:val="16"/>
          <w:lang w:val="en-GB"/>
        </w:rPr>
        <w:t xml:space="preserve"> </w:t>
      </w:r>
      <w:proofErr w:type="spellStart"/>
      <w:r w:rsidRPr="00D516D6">
        <w:rPr>
          <w:sz w:val="16"/>
          <w:lang w:val="en-GB"/>
        </w:rPr>
        <w:t>Veeresh</w:t>
      </w:r>
      <w:proofErr w:type="spellEnd"/>
      <w:r w:rsidRPr="00D516D6">
        <w:rPr>
          <w:sz w:val="16"/>
          <w:lang w:val="en-GB"/>
        </w:rPr>
        <w:t>,</w:t>
      </w:r>
      <w:r w:rsidRPr="00D516D6">
        <w:rPr>
          <w:spacing w:val="4"/>
          <w:sz w:val="16"/>
          <w:lang w:val="en-GB"/>
        </w:rPr>
        <w:t xml:space="preserve"> </w:t>
      </w:r>
      <w:r w:rsidRPr="00D516D6">
        <w:rPr>
          <w:sz w:val="16"/>
          <w:lang w:val="en-GB"/>
        </w:rPr>
        <w:t>S.,</w:t>
      </w:r>
      <w:r w:rsidRPr="00D516D6">
        <w:rPr>
          <w:spacing w:val="4"/>
          <w:sz w:val="16"/>
          <w:lang w:val="en-GB"/>
        </w:rPr>
        <w:t xml:space="preserve"> </w:t>
      </w:r>
      <w:r w:rsidRPr="00D516D6">
        <w:rPr>
          <w:sz w:val="16"/>
          <w:lang w:val="en-GB"/>
        </w:rPr>
        <w:t>2023.</w:t>
      </w:r>
      <w:r w:rsidRPr="00D516D6">
        <w:rPr>
          <w:spacing w:val="51"/>
          <w:sz w:val="16"/>
          <w:lang w:val="en-GB"/>
        </w:rPr>
        <w:t xml:space="preserve"> </w:t>
      </w:r>
      <w:r w:rsidRPr="00D516D6">
        <w:rPr>
          <w:sz w:val="16"/>
          <w:lang w:val="en-GB"/>
        </w:rPr>
        <w:t>Novel</w:t>
      </w:r>
      <w:r w:rsidRPr="00D516D6">
        <w:rPr>
          <w:spacing w:val="4"/>
          <w:sz w:val="16"/>
          <w:lang w:val="en-GB"/>
        </w:rPr>
        <w:t xml:space="preserve"> </w:t>
      </w:r>
      <w:r w:rsidRPr="00D516D6">
        <w:rPr>
          <w:sz w:val="16"/>
          <w:lang w:val="en-GB"/>
        </w:rPr>
        <w:t>approach</w:t>
      </w:r>
      <w:r w:rsidRPr="00D516D6">
        <w:rPr>
          <w:spacing w:val="4"/>
          <w:sz w:val="16"/>
          <w:lang w:val="en-GB"/>
        </w:rPr>
        <w:t xml:space="preserve"> </w:t>
      </w:r>
      <w:r w:rsidRPr="00D516D6">
        <w:rPr>
          <w:sz w:val="16"/>
          <w:lang w:val="en-GB"/>
        </w:rPr>
        <w:t>to</w:t>
      </w:r>
      <w:r w:rsidRPr="00D516D6">
        <w:rPr>
          <w:spacing w:val="4"/>
          <w:sz w:val="16"/>
          <w:lang w:val="en-GB"/>
        </w:rPr>
        <w:t xml:space="preserve"> </w:t>
      </w:r>
      <w:r w:rsidRPr="00D516D6">
        <w:rPr>
          <w:sz w:val="16"/>
          <w:lang w:val="en-GB"/>
        </w:rPr>
        <w:t>record</w:t>
      </w:r>
      <w:r w:rsidRPr="00D516D6">
        <w:rPr>
          <w:spacing w:val="4"/>
          <w:sz w:val="16"/>
          <w:lang w:val="en-GB"/>
        </w:rPr>
        <w:t xml:space="preserve"> </w:t>
      </w:r>
      <w:r w:rsidRPr="00D516D6">
        <w:rPr>
          <w:sz w:val="16"/>
          <w:lang w:val="en-GB"/>
        </w:rPr>
        <w:t>the</w:t>
      </w:r>
      <w:r w:rsidRPr="00D516D6">
        <w:rPr>
          <w:spacing w:val="4"/>
          <w:sz w:val="16"/>
          <w:lang w:val="en-GB"/>
        </w:rPr>
        <w:t xml:space="preserve"> </w:t>
      </w:r>
      <w:r w:rsidRPr="00D516D6">
        <w:rPr>
          <w:sz w:val="16"/>
          <w:lang w:val="en-GB"/>
        </w:rPr>
        <w:t>attendance</w:t>
      </w:r>
      <w:r w:rsidRPr="00D516D6">
        <w:rPr>
          <w:spacing w:val="4"/>
          <w:sz w:val="16"/>
          <w:lang w:val="en-GB"/>
        </w:rPr>
        <w:t xml:space="preserve"> </w:t>
      </w:r>
      <w:r w:rsidRPr="00D516D6">
        <w:rPr>
          <w:sz w:val="16"/>
          <w:lang w:val="en-GB"/>
        </w:rPr>
        <w:t>of</w:t>
      </w:r>
      <w:r w:rsidRPr="00D516D6">
        <w:rPr>
          <w:spacing w:val="4"/>
          <w:sz w:val="16"/>
          <w:lang w:val="en-GB"/>
        </w:rPr>
        <w:t xml:space="preserve"> </w:t>
      </w:r>
      <w:r w:rsidRPr="00D516D6">
        <w:rPr>
          <w:sz w:val="16"/>
          <w:lang w:val="en-GB"/>
        </w:rPr>
        <w:t>students</w:t>
      </w:r>
      <w:r w:rsidRPr="00D516D6">
        <w:rPr>
          <w:spacing w:val="4"/>
          <w:sz w:val="16"/>
          <w:lang w:val="en-GB"/>
        </w:rPr>
        <w:t xml:space="preserve"> </w:t>
      </w:r>
      <w:r w:rsidRPr="00D516D6">
        <w:rPr>
          <w:sz w:val="16"/>
          <w:lang w:val="en-GB"/>
        </w:rPr>
        <w:t>using</w:t>
      </w:r>
      <w:r w:rsidRPr="00D516D6">
        <w:rPr>
          <w:spacing w:val="4"/>
          <w:sz w:val="16"/>
          <w:lang w:val="en-GB"/>
        </w:rPr>
        <w:t xml:space="preserve"> </w:t>
      </w:r>
      <w:r w:rsidRPr="00D516D6">
        <w:rPr>
          <w:sz w:val="16"/>
          <w:lang w:val="en-GB"/>
        </w:rPr>
        <w:t>facial</w:t>
      </w:r>
      <w:r w:rsidRPr="00D516D6">
        <w:rPr>
          <w:spacing w:val="40"/>
          <w:sz w:val="16"/>
          <w:lang w:val="en-GB"/>
        </w:rPr>
        <w:t xml:space="preserve"> </w:t>
      </w:r>
      <w:bookmarkStart w:id="291" w:name="_bookmark73"/>
      <w:bookmarkEnd w:id="291"/>
      <w:r w:rsidRPr="00D516D6">
        <w:rPr>
          <w:sz w:val="16"/>
          <w:lang w:val="en-GB"/>
        </w:rPr>
        <w:t>recognition, Institute of Electrical and Electronics Engineers Inc.</w:t>
      </w:r>
      <w:r w:rsidRPr="00D516D6">
        <w:rPr>
          <w:spacing w:val="27"/>
          <w:sz w:val="16"/>
          <w:lang w:val="en-GB"/>
        </w:rPr>
        <w:t xml:space="preserve"> </w:t>
      </w:r>
      <w:r w:rsidRPr="00D516D6">
        <w:rPr>
          <w:sz w:val="16"/>
          <w:lang w:val="en-GB"/>
        </w:rPr>
        <w:t>doi:</w:t>
      </w:r>
      <w:hyperlink r:id="rId83">
        <w:r w:rsidRPr="00D516D6">
          <w:rPr>
            <w:color w:val="2F4F4F"/>
            <w:sz w:val="16"/>
            <w:lang w:val="en-GB"/>
          </w:rPr>
          <w:t>10.1109/icdcece57866.2023.10150539</w:t>
        </w:r>
      </w:hyperlink>
      <w:r w:rsidRPr="00D516D6">
        <w:rPr>
          <w:sz w:val="16"/>
          <w:lang w:val="en-GB"/>
        </w:rPr>
        <w:t>.</w:t>
      </w:r>
    </w:p>
    <w:p w14:paraId="647C14D9" w14:textId="77777777" w:rsidR="00AF779A" w:rsidRPr="00D516D6" w:rsidRDefault="00E9277B">
      <w:pPr>
        <w:spacing w:before="1" w:line="254" w:lineRule="auto"/>
        <w:ind w:left="315" w:hanging="200"/>
        <w:rPr>
          <w:sz w:val="16"/>
          <w:lang w:val="en-GB"/>
        </w:rPr>
      </w:pPr>
      <w:r w:rsidRPr="00D516D6">
        <w:rPr>
          <w:w w:val="95"/>
          <w:sz w:val="16"/>
          <w:lang w:val="en-GB"/>
        </w:rPr>
        <w:t>Kumar,</w:t>
      </w:r>
      <w:r w:rsidRPr="00D516D6">
        <w:rPr>
          <w:spacing w:val="18"/>
          <w:sz w:val="16"/>
          <w:lang w:val="en-GB"/>
        </w:rPr>
        <w:t xml:space="preserve"> </w:t>
      </w:r>
      <w:r w:rsidRPr="00D516D6">
        <w:rPr>
          <w:w w:val="95"/>
          <w:sz w:val="16"/>
          <w:lang w:val="en-GB"/>
        </w:rPr>
        <w:t>M.,</w:t>
      </w:r>
      <w:r w:rsidRPr="00D516D6">
        <w:rPr>
          <w:spacing w:val="18"/>
          <w:sz w:val="16"/>
          <w:lang w:val="en-GB"/>
        </w:rPr>
        <w:t xml:space="preserve"> </w:t>
      </w:r>
      <w:r w:rsidRPr="00D516D6">
        <w:rPr>
          <w:w w:val="95"/>
          <w:sz w:val="16"/>
          <w:lang w:val="en-GB"/>
        </w:rPr>
        <w:t>Srivastava,</w:t>
      </w:r>
      <w:r w:rsidRPr="00D516D6">
        <w:rPr>
          <w:spacing w:val="18"/>
          <w:sz w:val="16"/>
          <w:lang w:val="en-GB"/>
        </w:rPr>
        <w:t xml:space="preserve"> </w:t>
      </w:r>
      <w:r w:rsidRPr="00D516D6">
        <w:rPr>
          <w:w w:val="95"/>
          <w:sz w:val="16"/>
          <w:lang w:val="en-GB"/>
        </w:rPr>
        <w:t>S.,</w:t>
      </w:r>
      <w:r w:rsidRPr="00D516D6">
        <w:rPr>
          <w:spacing w:val="18"/>
          <w:sz w:val="16"/>
          <w:lang w:val="en-GB"/>
        </w:rPr>
        <w:t xml:space="preserve"> </w:t>
      </w:r>
      <w:r w:rsidRPr="00D516D6">
        <w:rPr>
          <w:w w:val="95"/>
          <w:sz w:val="16"/>
          <w:lang w:val="en-GB"/>
        </w:rPr>
        <w:t>2021.</w:t>
      </w:r>
      <w:r w:rsidRPr="00D516D6">
        <w:rPr>
          <w:spacing w:val="80"/>
          <w:sz w:val="16"/>
          <w:lang w:val="en-GB"/>
        </w:rPr>
        <w:t xml:space="preserve"> </w:t>
      </w:r>
      <w:r w:rsidRPr="00D516D6">
        <w:rPr>
          <w:w w:val="95"/>
          <w:sz w:val="16"/>
          <w:lang w:val="en-GB"/>
        </w:rPr>
        <w:t>Emotion</w:t>
      </w:r>
      <w:r w:rsidRPr="00D516D6">
        <w:rPr>
          <w:spacing w:val="18"/>
          <w:sz w:val="16"/>
          <w:lang w:val="en-GB"/>
        </w:rPr>
        <w:t xml:space="preserve"> </w:t>
      </w:r>
      <w:r w:rsidRPr="00D516D6">
        <w:rPr>
          <w:w w:val="95"/>
          <w:sz w:val="16"/>
          <w:lang w:val="en-GB"/>
        </w:rPr>
        <w:t>detection</w:t>
      </w:r>
      <w:r w:rsidRPr="00D516D6">
        <w:rPr>
          <w:spacing w:val="18"/>
          <w:sz w:val="16"/>
          <w:lang w:val="en-GB"/>
        </w:rPr>
        <w:t xml:space="preserve"> </w:t>
      </w:r>
      <w:r w:rsidRPr="00D516D6">
        <w:rPr>
          <w:w w:val="95"/>
          <w:sz w:val="16"/>
          <w:lang w:val="en-GB"/>
        </w:rPr>
        <w:t>through</w:t>
      </w:r>
      <w:r w:rsidRPr="00D516D6">
        <w:rPr>
          <w:spacing w:val="18"/>
          <w:sz w:val="16"/>
          <w:lang w:val="en-GB"/>
        </w:rPr>
        <w:t xml:space="preserve"> </w:t>
      </w:r>
      <w:r w:rsidRPr="00D516D6">
        <w:rPr>
          <w:w w:val="95"/>
          <w:sz w:val="16"/>
          <w:lang w:val="en-GB"/>
        </w:rPr>
        <w:t>facial</w:t>
      </w:r>
      <w:r w:rsidRPr="00D516D6">
        <w:rPr>
          <w:spacing w:val="18"/>
          <w:sz w:val="16"/>
          <w:lang w:val="en-GB"/>
        </w:rPr>
        <w:t xml:space="preserve"> </w:t>
      </w:r>
      <w:r w:rsidRPr="00D516D6">
        <w:rPr>
          <w:w w:val="95"/>
          <w:sz w:val="16"/>
          <w:lang w:val="en-GB"/>
        </w:rPr>
        <w:t>expression</w:t>
      </w:r>
      <w:r w:rsidRPr="00D516D6">
        <w:rPr>
          <w:spacing w:val="18"/>
          <w:sz w:val="16"/>
          <w:lang w:val="en-GB"/>
        </w:rPr>
        <w:t xml:space="preserve"> </w:t>
      </w:r>
      <w:r w:rsidRPr="00D516D6">
        <w:rPr>
          <w:w w:val="95"/>
          <w:sz w:val="16"/>
          <w:lang w:val="en-GB"/>
        </w:rPr>
        <w:t>using</w:t>
      </w:r>
      <w:r w:rsidRPr="00D516D6">
        <w:rPr>
          <w:spacing w:val="18"/>
          <w:sz w:val="16"/>
          <w:lang w:val="en-GB"/>
        </w:rPr>
        <w:t xml:space="preserve"> </w:t>
      </w:r>
      <w:proofErr w:type="spellStart"/>
      <w:r w:rsidRPr="00D516D6">
        <w:rPr>
          <w:w w:val="95"/>
          <w:sz w:val="16"/>
          <w:lang w:val="en-GB"/>
        </w:rPr>
        <w:t>deeplearning</w:t>
      </w:r>
      <w:proofErr w:type="spellEnd"/>
      <w:r w:rsidRPr="00D516D6">
        <w:rPr>
          <w:w w:val="95"/>
          <w:sz w:val="16"/>
          <w:lang w:val="en-GB"/>
        </w:rPr>
        <w:t>,</w:t>
      </w:r>
      <w:r w:rsidRPr="00D516D6">
        <w:rPr>
          <w:spacing w:val="18"/>
          <w:sz w:val="16"/>
          <w:lang w:val="en-GB"/>
        </w:rPr>
        <w:t xml:space="preserve"> </w:t>
      </w:r>
      <w:r w:rsidRPr="00D516D6">
        <w:rPr>
          <w:w w:val="95"/>
          <w:sz w:val="16"/>
          <w:lang w:val="en-GB"/>
        </w:rPr>
        <w:t>in:</w:t>
      </w:r>
      <w:r w:rsidRPr="00D516D6">
        <w:rPr>
          <w:spacing w:val="18"/>
          <w:sz w:val="16"/>
          <w:lang w:val="en-GB"/>
        </w:rPr>
        <w:t xml:space="preserve"> </w:t>
      </w:r>
      <w:r w:rsidRPr="00D516D6">
        <w:rPr>
          <w:w w:val="95"/>
          <w:sz w:val="16"/>
          <w:lang w:val="en-GB"/>
        </w:rPr>
        <w:t>2021</w:t>
      </w:r>
      <w:r w:rsidRPr="00D516D6">
        <w:rPr>
          <w:spacing w:val="18"/>
          <w:sz w:val="16"/>
          <w:lang w:val="en-GB"/>
        </w:rPr>
        <w:t xml:space="preserve"> </w:t>
      </w:r>
      <w:r w:rsidRPr="00D516D6">
        <w:rPr>
          <w:w w:val="95"/>
          <w:sz w:val="16"/>
          <w:lang w:val="en-GB"/>
        </w:rPr>
        <w:t>5th</w:t>
      </w:r>
      <w:r w:rsidRPr="00D516D6">
        <w:rPr>
          <w:spacing w:val="18"/>
          <w:sz w:val="16"/>
          <w:lang w:val="en-GB"/>
        </w:rPr>
        <w:t xml:space="preserve"> </w:t>
      </w:r>
      <w:r w:rsidRPr="00D516D6">
        <w:rPr>
          <w:w w:val="95"/>
          <w:sz w:val="16"/>
          <w:lang w:val="en-GB"/>
        </w:rPr>
        <w:t>International</w:t>
      </w:r>
      <w:r w:rsidRPr="00D516D6">
        <w:rPr>
          <w:spacing w:val="18"/>
          <w:sz w:val="16"/>
          <w:lang w:val="en-GB"/>
        </w:rPr>
        <w:t xml:space="preserve"> </w:t>
      </w:r>
      <w:r w:rsidRPr="00D516D6">
        <w:rPr>
          <w:w w:val="95"/>
          <w:sz w:val="16"/>
          <w:lang w:val="en-GB"/>
        </w:rPr>
        <w:t>Conference</w:t>
      </w:r>
      <w:r w:rsidRPr="00D516D6">
        <w:rPr>
          <w:spacing w:val="18"/>
          <w:sz w:val="16"/>
          <w:lang w:val="en-GB"/>
        </w:rPr>
        <w:t xml:space="preserve"> </w:t>
      </w:r>
      <w:r w:rsidRPr="00D516D6">
        <w:rPr>
          <w:w w:val="95"/>
          <w:sz w:val="16"/>
          <w:lang w:val="en-GB"/>
        </w:rPr>
        <w:t>on</w:t>
      </w:r>
      <w:r w:rsidRPr="00D516D6">
        <w:rPr>
          <w:spacing w:val="40"/>
          <w:sz w:val="16"/>
          <w:lang w:val="en-GB"/>
        </w:rPr>
        <w:t xml:space="preserve"> </w:t>
      </w:r>
      <w:bookmarkStart w:id="292" w:name="_bookmark74"/>
      <w:bookmarkEnd w:id="292"/>
      <w:r w:rsidRPr="00D516D6">
        <w:rPr>
          <w:sz w:val="16"/>
          <w:lang w:val="en-GB"/>
        </w:rPr>
        <w:t>Information Systems and Computer Networks (ISCON), IEEE. pp. 1–4.</w:t>
      </w:r>
      <w:r w:rsidRPr="00D516D6">
        <w:rPr>
          <w:spacing w:val="33"/>
          <w:sz w:val="16"/>
          <w:lang w:val="en-GB"/>
        </w:rPr>
        <w:t xml:space="preserve"> </w:t>
      </w:r>
      <w:r w:rsidRPr="00D516D6">
        <w:rPr>
          <w:sz w:val="16"/>
          <w:lang w:val="en-GB"/>
        </w:rPr>
        <w:t>doi:</w:t>
      </w:r>
      <w:hyperlink r:id="rId84">
        <w:r w:rsidRPr="00D516D6">
          <w:rPr>
            <w:color w:val="2F4F4F"/>
            <w:sz w:val="16"/>
            <w:lang w:val="en-GB"/>
          </w:rPr>
          <w:t>10.1109/iscon52037.2</w:t>
        </w:r>
        <w:r w:rsidRPr="00D516D6">
          <w:rPr>
            <w:color w:val="2F4F4F"/>
            <w:sz w:val="16"/>
            <w:lang w:val="en-GB"/>
          </w:rPr>
          <w:t>021.9702451</w:t>
        </w:r>
      </w:hyperlink>
      <w:r w:rsidRPr="00D516D6">
        <w:rPr>
          <w:sz w:val="16"/>
          <w:lang w:val="en-GB"/>
        </w:rPr>
        <w:t>.</w:t>
      </w:r>
    </w:p>
    <w:p w14:paraId="0738C511" w14:textId="77777777" w:rsidR="00AF779A" w:rsidRPr="00D516D6" w:rsidRDefault="00E9277B">
      <w:pPr>
        <w:spacing w:before="1" w:line="254" w:lineRule="auto"/>
        <w:ind w:left="315" w:hanging="200"/>
        <w:rPr>
          <w:sz w:val="16"/>
          <w:lang w:val="en-GB"/>
        </w:rPr>
      </w:pPr>
      <w:r w:rsidRPr="00D516D6">
        <w:rPr>
          <w:sz w:val="16"/>
          <w:lang w:val="en-GB"/>
        </w:rPr>
        <w:t>Lalitha,</w:t>
      </w:r>
      <w:r w:rsidRPr="00D516D6">
        <w:rPr>
          <w:spacing w:val="9"/>
          <w:sz w:val="16"/>
          <w:lang w:val="en-GB"/>
        </w:rPr>
        <w:t xml:space="preserve"> </w:t>
      </w:r>
      <w:r w:rsidRPr="00D516D6">
        <w:rPr>
          <w:sz w:val="16"/>
          <w:lang w:val="en-GB"/>
        </w:rPr>
        <w:t>S.K.,</w:t>
      </w:r>
      <w:r w:rsidRPr="00D516D6">
        <w:rPr>
          <w:spacing w:val="9"/>
          <w:sz w:val="16"/>
          <w:lang w:val="en-GB"/>
        </w:rPr>
        <w:t xml:space="preserve"> </w:t>
      </w:r>
      <w:r w:rsidRPr="00D516D6">
        <w:rPr>
          <w:sz w:val="16"/>
          <w:lang w:val="en-GB"/>
        </w:rPr>
        <w:t>Aishwarya,</w:t>
      </w:r>
      <w:r w:rsidRPr="00D516D6">
        <w:rPr>
          <w:spacing w:val="9"/>
          <w:sz w:val="16"/>
          <w:lang w:val="en-GB"/>
        </w:rPr>
        <w:t xml:space="preserve"> </w:t>
      </w:r>
      <w:r w:rsidRPr="00D516D6">
        <w:rPr>
          <w:sz w:val="16"/>
          <w:lang w:val="en-GB"/>
        </w:rPr>
        <w:t>J.,</w:t>
      </w:r>
      <w:r w:rsidRPr="00D516D6">
        <w:rPr>
          <w:spacing w:val="9"/>
          <w:sz w:val="16"/>
          <w:lang w:val="en-GB"/>
        </w:rPr>
        <w:t xml:space="preserve"> </w:t>
      </w:r>
      <w:proofErr w:type="spellStart"/>
      <w:r w:rsidRPr="00D516D6">
        <w:rPr>
          <w:sz w:val="16"/>
          <w:lang w:val="en-GB"/>
        </w:rPr>
        <w:t>Shivakumar</w:t>
      </w:r>
      <w:proofErr w:type="spellEnd"/>
      <w:r w:rsidRPr="00D516D6">
        <w:rPr>
          <w:sz w:val="16"/>
          <w:lang w:val="en-GB"/>
        </w:rPr>
        <w:t>,</w:t>
      </w:r>
      <w:r w:rsidRPr="00D516D6">
        <w:rPr>
          <w:spacing w:val="9"/>
          <w:sz w:val="16"/>
          <w:lang w:val="en-GB"/>
        </w:rPr>
        <w:t xml:space="preserve"> </w:t>
      </w:r>
      <w:r w:rsidRPr="00D516D6">
        <w:rPr>
          <w:sz w:val="16"/>
          <w:lang w:val="en-GB"/>
        </w:rPr>
        <w:t>N.,</w:t>
      </w:r>
      <w:r w:rsidRPr="00D516D6">
        <w:rPr>
          <w:spacing w:val="9"/>
          <w:sz w:val="16"/>
          <w:lang w:val="en-GB"/>
        </w:rPr>
        <w:t xml:space="preserve"> </w:t>
      </w:r>
      <w:proofErr w:type="spellStart"/>
      <w:r w:rsidRPr="00D516D6">
        <w:rPr>
          <w:sz w:val="16"/>
          <w:lang w:val="en-GB"/>
        </w:rPr>
        <w:t>Srilekha</w:t>
      </w:r>
      <w:proofErr w:type="spellEnd"/>
      <w:r w:rsidRPr="00D516D6">
        <w:rPr>
          <w:sz w:val="16"/>
          <w:lang w:val="en-GB"/>
        </w:rPr>
        <w:t>,</w:t>
      </w:r>
      <w:r w:rsidRPr="00D516D6">
        <w:rPr>
          <w:spacing w:val="9"/>
          <w:sz w:val="16"/>
          <w:lang w:val="en-GB"/>
        </w:rPr>
        <w:t xml:space="preserve"> </w:t>
      </w:r>
      <w:r w:rsidRPr="00D516D6">
        <w:rPr>
          <w:sz w:val="16"/>
          <w:lang w:val="en-GB"/>
        </w:rPr>
        <w:t>T.,</w:t>
      </w:r>
      <w:r w:rsidRPr="00D516D6">
        <w:rPr>
          <w:spacing w:val="9"/>
          <w:sz w:val="16"/>
          <w:lang w:val="en-GB"/>
        </w:rPr>
        <w:t xml:space="preserve"> </w:t>
      </w:r>
      <w:r w:rsidRPr="00D516D6">
        <w:rPr>
          <w:sz w:val="16"/>
          <w:lang w:val="en-GB"/>
        </w:rPr>
        <w:t>Kartheek,</w:t>
      </w:r>
      <w:r w:rsidRPr="00D516D6">
        <w:rPr>
          <w:spacing w:val="9"/>
          <w:sz w:val="16"/>
          <w:lang w:val="en-GB"/>
        </w:rPr>
        <w:t xml:space="preserve"> </w:t>
      </w:r>
      <w:r w:rsidRPr="00D516D6">
        <w:rPr>
          <w:sz w:val="16"/>
          <w:lang w:val="en-GB"/>
        </w:rPr>
        <w:t>G.C.R.,</w:t>
      </w:r>
      <w:r w:rsidRPr="00D516D6">
        <w:rPr>
          <w:spacing w:val="9"/>
          <w:sz w:val="16"/>
          <w:lang w:val="en-GB"/>
        </w:rPr>
        <w:t xml:space="preserve"> </w:t>
      </w:r>
      <w:r w:rsidRPr="00D516D6">
        <w:rPr>
          <w:sz w:val="16"/>
          <w:lang w:val="en-GB"/>
        </w:rPr>
        <w:t>2021.</w:t>
      </w:r>
      <w:r w:rsidRPr="00D516D6">
        <w:rPr>
          <w:spacing w:val="59"/>
          <w:sz w:val="16"/>
          <w:lang w:val="en-GB"/>
        </w:rPr>
        <w:t xml:space="preserve"> </w:t>
      </w:r>
      <w:r w:rsidRPr="00D516D6">
        <w:rPr>
          <w:sz w:val="16"/>
          <w:lang w:val="en-GB"/>
        </w:rPr>
        <w:t>A</w:t>
      </w:r>
      <w:r w:rsidRPr="00D516D6">
        <w:rPr>
          <w:spacing w:val="9"/>
          <w:sz w:val="16"/>
          <w:lang w:val="en-GB"/>
        </w:rPr>
        <w:t xml:space="preserve"> </w:t>
      </w:r>
      <w:r w:rsidRPr="00D516D6">
        <w:rPr>
          <w:sz w:val="16"/>
          <w:lang w:val="en-GB"/>
        </w:rPr>
        <w:t>deep</w:t>
      </w:r>
      <w:r w:rsidRPr="00D516D6">
        <w:rPr>
          <w:spacing w:val="9"/>
          <w:sz w:val="16"/>
          <w:lang w:val="en-GB"/>
        </w:rPr>
        <w:t xml:space="preserve"> </w:t>
      </w:r>
      <w:r w:rsidRPr="00D516D6">
        <w:rPr>
          <w:sz w:val="16"/>
          <w:lang w:val="en-GB"/>
        </w:rPr>
        <w:t>learning</w:t>
      </w:r>
      <w:r w:rsidRPr="00D516D6">
        <w:rPr>
          <w:spacing w:val="9"/>
          <w:sz w:val="16"/>
          <w:lang w:val="en-GB"/>
        </w:rPr>
        <w:t xml:space="preserve"> </w:t>
      </w:r>
      <w:r w:rsidRPr="00D516D6">
        <w:rPr>
          <w:sz w:val="16"/>
          <w:lang w:val="en-GB"/>
        </w:rPr>
        <w:t>model</w:t>
      </w:r>
      <w:r w:rsidRPr="00D516D6">
        <w:rPr>
          <w:spacing w:val="9"/>
          <w:sz w:val="16"/>
          <w:lang w:val="en-GB"/>
        </w:rPr>
        <w:t xml:space="preserve"> </w:t>
      </w:r>
      <w:r w:rsidRPr="00D516D6">
        <w:rPr>
          <w:sz w:val="16"/>
          <w:lang w:val="en-GB"/>
        </w:rPr>
        <w:t>for</w:t>
      </w:r>
      <w:r w:rsidRPr="00D516D6">
        <w:rPr>
          <w:spacing w:val="9"/>
          <w:sz w:val="16"/>
          <w:lang w:val="en-GB"/>
        </w:rPr>
        <w:t xml:space="preserve"> </w:t>
      </w:r>
      <w:r w:rsidRPr="00D516D6">
        <w:rPr>
          <w:sz w:val="16"/>
          <w:lang w:val="en-GB"/>
        </w:rPr>
        <w:t>face</w:t>
      </w:r>
      <w:r w:rsidRPr="00D516D6">
        <w:rPr>
          <w:spacing w:val="9"/>
          <w:sz w:val="16"/>
          <w:lang w:val="en-GB"/>
        </w:rPr>
        <w:t xml:space="preserve"> </w:t>
      </w:r>
      <w:r w:rsidRPr="00D516D6">
        <w:rPr>
          <w:sz w:val="16"/>
          <w:lang w:val="en-GB"/>
        </w:rPr>
        <w:t>expression</w:t>
      </w:r>
      <w:r w:rsidRPr="00D516D6">
        <w:rPr>
          <w:spacing w:val="9"/>
          <w:sz w:val="16"/>
          <w:lang w:val="en-GB"/>
        </w:rPr>
        <w:t xml:space="preserve"> </w:t>
      </w:r>
      <w:r w:rsidRPr="00D516D6">
        <w:rPr>
          <w:sz w:val="16"/>
          <w:lang w:val="en-GB"/>
        </w:rPr>
        <w:t>detection,</w:t>
      </w:r>
      <w:r w:rsidRPr="00D516D6">
        <w:rPr>
          <w:spacing w:val="9"/>
          <w:sz w:val="16"/>
          <w:lang w:val="en-GB"/>
        </w:rPr>
        <w:t xml:space="preserve"> </w:t>
      </w:r>
      <w:r w:rsidRPr="00D516D6">
        <w:rPr>
          <w:sz w:val="16"/>
          <w:lang w:val="en-GB"/>
        </w:rPr>
        <w:t>in:</w:t>
      </w:r>
      <w:r w:rsidRPr="00D516D6">
        <w:rPr>
          <w:spacing w:val="40"/>
          <w:sz w:val="16"/>
          <w:lang w:val="en-GB"/>
        </w:rPr>
        <w:t xml:space="preserve"> </w:t>
      </w:r>
      <w:r w:rsidRPr="00D516D6">
        <w:rPr>
          <w:w w:val="95"/>
          <w:sz w:val="16"/>
          <w:lang w:val="en-GB"/>
        </w:rPr>
        <w:t>2021</w:t>
      </w:r>
      <w:r w:rsidRPr="00D516D6">
        <w:rPr>
          <w:spacing w:val="9"/>
          <w:sz w:val="16"/>
          <w:lang w:val="en-GB"/>
        </w:rPr>
        <w:t xml:space="preserve"> </w:t>
      </w:r>
      <w:r w:rsidRPr="00D516D6">
        <w:rPr>
          <w:w w:val="95"/>
          <w:sz w:val="16"/>
          <w:lang w:val="en-GB"/>
        </w:rPr>
        <w:t>International</w:t>
      </w:r>
      <w:r w:rsidRPr="00D516D6">
        <w:rPr>
          <w:spacing w:val="9"/>
          <w:sz w:val="16"/>
          <w:lang w:val="en-GB"/>
        </w:rPr>
        <w:t xml:space="preserve"> </w:t>
      </w:r>
      <w:r w:rsidRPr="00D516D6">
        <w:rPr>
          <w:w w:val="95"/>
          <w:sz w:val="16"/>
          <w:lang w:val="en-GB"/>
        </w:rPr>
        <w:t>Conference</w:t>
      </w:r>
      <w:r w:rsidRPr="00D516D6">
        <w:rPr>
          <w:spacing w:val="9"/>
          <w:sz w:val="16"/>
          <w:lang w:val="en-GB"/>
        </w:rPr>
        <w:t xml:space="preserve"> </w:t>
      </w:r>
      <w:r w:rsidRPr="00D516D6">
        <w:rPr>
          <w:w w:val="95"/>
          <w:sz w:val="16"/>
          <w:lang w:val="en-GB"/>
        </w:rPr>
        <w:t>on</w:t>
      </w:r>
      <w:r w:rsidRPr="00D516D6">
        <w:rPr>
          <w:spacing w:val="9"/>
          <w:sz w:val="16"/>
          <w:lang w:val="en-GB"/>
        </w:rPr>
        <w:t xml:space="preserve"> </w:t>
      </w:r>
      <w:r w:rsidRPr="00D516D6">
        <w:rPr>
          <w:w w:val="95"/>
          <w:sz w:val="16"/>
          <w:lang w:val="en-GB"/>
        </w:rPr>
        <w:t>Recent</w:t>
      </w:r>
      <w:r w:rsidRPr="00D516D6">
        <w:rPr>
          <w:spacing w:val="9"/>
          <w:sz w:val="16"/>
          <w:lang w:val="en-GB"/>
        </w:rPr>
        <w:t xml:space="preserve"> </w:t>
      </w:r>
      <w:r w:rsidRPr="00D516D6">
        <w:rPr>
          <w:w w:val="95"/>
          <w:sz w:val="16"/>
          <w:lang w:val="en-GB"/>
        </w:rPr>
        <w:t>Trends</w:t>
      </w:r>
      <w:r w:rsidRPr="00D516D6">
        <w:rPr>
          <w:spacing w:val="9"/>
          <w:sz w:val="16"/>
          <w:lang w:val="en-GB"/>
        </w:rPr>
        <w:t xml:space="preserve"> </w:t>
      </w:r>
      <w:r w:rsidRPr="00D516D6">
        <w:rPr>
          <w:w w:val="95"/>
          <w:sz w:val="16"/>
          <w:lang w:val="en-GB"/>
        </w:rPr>
        <w:t>on</w:t>
      </w:r>
      <w:r w:rsidRPr="00D516D6">
        <w:rPr>
          <w:spacing w:val="9"/>
          <w:sz w:val="16"/>
          <w:lang w:val="en-GB"/>
        </w:rPr>
        <w:t xml:space="preserve"> </w:t>
      </w:r>
      <w:r w:rsidRPr="00D516D6">
        <w:rPr>
          <w:w w:val="95"/>
          <w:sz w:val="16"/>
          <w:lang w:val="en-GB"/>
        </w:rPr>
        <w:t>Electronics,</w:t>
      </w:r>
      <w:r w:rsidRPr="00D516D6">
        <w:rPr>
          <w:spacing w:val="9"/>
          <w:sz w:val="16"/>
          <w:lang w:val="en-GB"/>
        </w:rPr>
        <w:t xml:space="preserve"> </w:t>
      </w:r>
      <w:r w:rsidRPr="00D516D6">
        <w:rPr>
          <w:w w:val="95"/>
          <w:sz w:val="16"/>
          <w:lang w:val="en-GB"/>
        </w:rPr>
        <w:t>Information,</w:t>
      </w:r>
      <w:r w:rsidRPr="00D516D6">
        <w:rPr>
          <w:spacing w:val="9"/>
          <w:sz w:val="16"/>
          <w:lang w:val="en-GB"/>
        </w:rPr>
        <w:t xml:space="preserve"> </w:t>
      </w:r>
      <w:r w:rsidRPr="00D516D6">
        <w:rPr>
          <w:w w:val="95"/>
          <w:sz w:val="16"/>
          <w:lang w:val="en-GB"/>
        </w:rPr>
        <w:t>Communication</w:t>
      </w:r>
      <w:r w:rsidRPr="00D516D6">
        <w:rPr>
          <w:spacing w:val="9"/>
          <w:sz w:val="16"/>
          <w:lang w:val="en-GB"/>
        </w:rPr>
        <w:t xml:space="preserve"> </w:t>
      </w:r>
      <w:r w:rsidRPr="00D516D6">
        <w:rPr>
          <w:w w:val="95"/>
          <w:sz w:val="16"/>
          <w:lang w:val="en-GB"/>
        </w:rPr>
        <w:t>&amp;</w:t>
      </w:r>
      <w:r w:rsidRPr="00D516D6">
        <w:rPr>
          <w:spacing w:val="9"/>
          <w:sz w:val="16"/>
          <w:lang w:val="en-GB"/>
        </w:rPr>
        <w:t xml:space="preserve"> </w:t>
      </w:r>
      <w:r w:rsidRPr="00D516D6">
        <w:rPr>
          <w:w w:val="95"/>
          <w:sz w:val="16"/>
          <w:lang w:val="en-GB"/>
        </w:rPr>
        <w:t>Technology</w:t>
      </w:r>
      <w:r w:rsidRPr="00D516D6">
        <w:rPr>
          <w:spacing w:val="9"/>
          <w:sz w:val="16"/>
          <w:lang w:val="en-GB"/>
        </w:rPr>
        <w:t xml:space="preserve"> </w:t>
      </w:r>
      <w:r w:rsidRPr="00D516D6">
        <w:rPr>
          <w:w w:val="95"/>
          <w:sz w:val="16"/>
          <w:lang w:val="en-GB"/>
        </w:rPr>
        <w:t>(RTEICT),</w:t>
      </w:r>
      <w:r w:rsidRPr="00D516D6">
        <w:rPr>
          <w:spacing w:val="9"/>
          <w:sz w:val="16"/>
          <w:lang w:val="en-GB"/>
        </w:rPr>
        <w:t xml:space="preserve"> </w:t>
      </w:r>
      <w:r w:rsidRPr="00D516D6">
        <w:rPr>
          <w:w w:val="95"/>
          <w:sz w:val="16"/>
          <w:lang w:val="en-GB"/>
        </w:rPr>
        <w:t>IEEE.</w:t>
      </w:r>
      <w:r w:rsidRPr="00D516D6">
        <w:rPr>
          <w:spacing w:val="9"/>
          <w:sz w:val="16"/>
          <w:lang w:val="en-GB"/>
        </w:rPr>
        <w:t xml:space="preserve"> </w:t>
      </w:r>
      <w:r w:rsidRPr="00D516D6">
        <w:rPr>
          <w:w w:val="95"/>
          <w:sz w:val="16"/>
          <w:lang w:val="en-GB"/>
        </w:rPr>
        <w:t>pp.</w:t>
      </w:r>
      <w:r w:rsidRPr="00D516D6">
        <w:rPr>
          <w:spacing w:val="9"/>
          <w:sz w:val="16"/>
          <w:lang w:val="en-GB"/>
        </w:rPr>
        <w:t xml:space="preserve"> </w:t>
      </w:r>
      <w:r w:rsidRPr="00D516D6">
        <w:rPr>
          <w:spacing w:val="-2"/>
          <w:w w:val="95"/>
          <w:sz w:val="16"/>
          <w:lang w:val="en-GB"/>
        </w:rPr>
        <w:t>647–650.</w:t>
      </w:r>
    </w:p>
    <w:p w14:paraId="27ECD6CC" w14:textId="77777777" w:rsidR="00AF779A" w:rsidRPr="00D516D6" w:rsidRDefault="00AF779A">
      <w:pPr>
        <w:spacing w:line="254" w:lineRule="auto"/>
        <w:rPr>
          <w:sz w:val="16"/>
          <w:lang w:val="en-GB"/>
        </w:rPr>
        <w:sectPr w:rsidR="00AF779A" w:rsidRPr="00D516D6">
          <w:pgSz w:w="10890" w:h="14860"/>
          <w:pgMar w:top="880" w:right="620" w:bottom="840" w:left="660" w:header="673" w:footer="642" w:gutter="0"/>
          <w:cols w:space="720"/>
        </w:sectPr>
      </w:pPr>
    </w:p>
    <w:p w14:paraId="43F91DBC" w14:textId="77777777" w:rsidR="00AF779A" w:rsidRPr="00D516D6" w:rsidRDefault="00AF779A">
      <w:pPr>
        <w:pStyle w:val="Textoindependiente"/>
        <w:rPr>
          <w:sz w:val="11"/>
          <w:lang w:val="en-GB"/>
        </w:rPr>
      </w:pPr>
    </w:p>
    <w:p w14:paraId="46F69607" w14:textId="77777777" w:rsidR="00AF779A" w:rsidRPr="00D516D6" w:rsidRDefault="00E9277B">
      <w:pPr>
        <w:spacing w:before="102"/>
        <w:ind w:left="315"/>
        <w:rPr>
          <w:sz w:val="16"/>
          <w:lang w:val="en-GB"/>
        </w:rPr>
      </w:pPr>
      <w:bookmarkStart w:id="293" w:name="_bookmark75"/>
      <w:bookmarkEnd w:id="293"/>
      <w:r w:rsidRPr="00D516D6">
        <w:rPr>
          <w:spacing w:val="-2"/>
          <w:sz w:val="16"/>
          <w:lang w:val="en-GB"/>
        </w:rPr>
        <w:t>doi:</w:t>
      </w:r>
      <w:hyperlink r:id="rId85">
        <w:r w:rsidRPr="00D516D6">
          <w:rPr>
            <w:color w:val="2F4F4F"/>
            <w:spacing w:val="-2"/>
            <w:sz w:val="16"/>
            <w:lang w:val="en-GB"/>
          </w:rPr>
          <w:t>10.1109/RTEICT52294.2021.9573626</w:t>
        </w:r>
      </w:hyperlink>
      <w:r w:rsidRPr="00D516D6">
        <w:rPr>
          <w:spacing w:val="-2"/>
          <w:sz w:val="16"/>
          <w:lang w:val="en-GB"/>
        </w:rPr>
        <w:t>.</w:t>
      </w:r>
    </w:p>
    <w:p w14:paraId="7CE6777C" w14:textId="77777777" w:rsidR="00AF779A" w:rsidRPr="00D516D6" w:rsidRDefault="00E9277B">
      <w:pPr>
        <w:spacing w:before="11"/>
        <w:ind w:left="116"/>
        <w:rPr>
          <w:sz w:val="16"/>
          <w:lang w:val="en-GB"/>
        </w:rPr>
      </w:pPr>
      <w:r w:rsidRPr="00D516D6">
        <w:rPr>
          <w:sz w:val="16"/>
          <w:lang w:val="en-GB"/>
        </w:rPr>
        <w:t xml:space="preserve">Le, C., </w:t>
      </w:r>
      <w:proofErr w:type="spellStart"/>
      <w:r w:rsidRPr="00D516D6">
        <w:rPr>
          <w:sz w:val="16"/>
          <w:lang w:val="en-GB"/>
        </w:rPr>
        <w:t>Mohd</w:t>
      </w:r>
      <w:proofErr w:type="spellEnd"/>
      <w:r w:rsidRPr="00D516D6">
        <w:rPr>
          <w:sz w:val="16"/>
          <w:lang w:val="en-GB"/>
        </w:rPr>
        <w:t>,</w:t>
      </w:r>
      <w:r w:rsidRPr="00D516D6">
        <w:rPr>
          <w:spacing w:val="1"/>
          <w:sz w:val="16"/>
          <w:lang w:val="en-GB"/>
        </w:rPr>
        <w:t xml:space="preserve"> </w:t>
      </w:r>
      <w:r w:rsidRPr="00D516D6">
        <w:rPr>
          <w:sz w:val="16"/>
          <w:lang w:val="en-GB"/>
        </w:rPr>
        <w:t>T.K., 2022.</w:t>
      </w:r>
      <w:r w:rsidRPr="00D516D6">
        <w:rPr>
          <w:spacing w:val="35"/>
          <w:sz w:val="16"/>
          <w:lang w:val="en-GB"/>
        </w:rPr>
        <w:t xml:space="preserve"> </w:t>
      </w:r>
      <w:r w:rsidRPr="00D516D6">
        <w:rPr>
          <w:sz w:val="16"/>
          <w:lang w:val="en-GB"/>
        </w:rPr>
        <w:t>Facial detection</w:t>
      </w:r>
      <w:r w:rsidRPr="00D516D6">
        <w:rPr>
          <w:spacing w:val="1"/>
          <w:sz w:val="16"/>
          <w:lang w:val="en-GB"/>
        </w:rPr>
        <w:t xml:space="preserve"> </w:t>
      </w:r>
      <w:r w:rsidRPr="00D516D6">
        <w:rPr>
          <w:sz w:val="16"/>
          <w:lang w:val="en-GB"/>
        </w:rPr>
        <w:t>in low</w:t>
      </w:r>
      <w:r w:rsidRPr="00D516D6">
        <w:rPr>
          <w:spacing w:val="1"/>
          <w:sz w:val="16"/>
          <w:lang w:val="en-GB"/>
        </w:rPr>
        <w:t xml:space="preserve"> </w:t>
      </w:r>
      <w:r w:rsidRPr="00D516D6">
        <w:rPr>
          <w:sz w:val="16"/>
          <w:lang w:val="en-GB"/>
        </w:rPr>
        <w:t>light environments using</w:t>
      </w:r>
      <w:r w:rsidRPr="00D516D6">
        <w:rPr>
          <w:spacing w:val="1"/>
          <w:sz w:val="16"/>
          <w:lang w:val="en-GB"/>
        </w:rPr>
        <w:t xml:space="preserve"> </w:t>
      </w:r>
      <w:proofErr w:type="spellStart"/>
      <w:r w:rsidRPr="00D516D6">
        <w:rPr>
          <w:sz w:val="16"/>
          <w:lang w:val="en-GB"/>
        </w:rPr>
        <w:t>opencv</w:t>
      </w:r>
      <w:proofErr w:type="spellEnd"/>
      <w:r w:rsidRPr="00D516D6">
        <w:rPr>
          <w:sz w:val="16"/>
          <w:lang w:val="en-GB"/>
        </w:rPr>
        <w:t>, in:</w:t>
      </w:r>
      <w:r w:rsidRPr="00D516D6">
        <w:rPr>
          <w:spacing w:val="1"/>
          <w:sz w:val="16"/>
          <w:lang w:val="en-GB"/>
        </w:rPr>
        <w:t xml:space="preserve"> </w:t>
      </w:r>
      <w:r w:rsidRPr="00D516D6">
        <w:rPr>
          <w:sz w:val="16"/>
          <w:lang w:val="en-GB"/>
        </w:rPr>
        <w:t>2022 IEEE</w:t>
      </w:r>
      <w:r w:rsidRPr="00D516D6">
        <w:rPr>
          <w:spacing w:val="1"/>
          <w:sz w:val="16"/>
          <w:lang w:val="en-GB"/>
        </w:rPr>
        <w:t xml:space="preserve"> </w:t>
      </w:r>
      <w:r w:rsidRPr="00D516D6">
        <w:rPr>
          <w:sz w:val="16"/>
          <w:lang w:val="en-GB"/>
        </w:rPr>
        <w:t>World AI</w:t>
      </w:r>
      <w:r w:rsidRPr="00D516D6">
        <w:rPr>
          <w:spacing w:val="1"/>
          <w:sz w:val="16"/>
          <w:lang w:val="en-GB"/>
        </w:rPr>
        <w:t xml:space="preserve"> </w:t>
      </w:r>
      <w:r w:rsidRPr="00D516D6">
        <w:rPr>
          <w:sz w:val="16"/>
          <w:lang w:val="en-GB"/>
        </w:rPr>
        <w:t>IoT Congress (</w:t>
      </w:r>
      <w:proofErr w:type="spellStart"/>
      <w:r w:rsidRPr="00D516D6">
        <w:rPr>
          <w:sz w:val="16"/>
          <w:lang w:val="en-GB"/>
        </w:rPr>
        <w:t>AIIoT</w:t>
      </w:r>
      <w:proofErr w:type="spellEnd"/>
      <w:r w:rsidRPr="00D516D6">
        <w:rPr>
          <w:sz w:val="16"/>
          <w:lang w:val="en-GB"/>
        </w:rPr>
        <w:t>),</w:t>
      </w:r>
      <w:r w:rsidRPr="00D516D6">
        <w:rPr>
          <w:spacing w:val="1"/>
          <w:sz w:val="16"/>
          <w:lang w:val="en-GB"/>
        </w:rPr>
        <w:t xml:space="preserve"> </w:t>
      </w:r>
      <w:r w:rsidRPr="00D516D6">
        <w:rPr>
          <w:sz w:val="16"/>
          <w:lang w:val="en-GB"/>
        </w:rPr>
        <w:t xml:space="preserve">IEEE. </w:t>
      </w:r>
      <w:r w:rsidRPr="00D516D6">
        <w:rPr>
          <w:spacing w:val="-5"/>
          <w:sz w:val="16"/>
          <w:lang w:val="en-GB"/>
        </w:rPr>
        <w:t>pp.</w:t>
      </w:r>
    </w:p>
    <w:p w14:paraId="3082D44C" w14:textId="77777777" w:rsidR="00AF779A" w:rsidRPr="00D516D6" w:rsidRDefault="00E9277B">
      <w:pPr>
        <w:spacing w:before="12"/>
        <w:ind w:left="315"/>
        <w:rPr>
          <w:sz w:val="16"/>
          <w:lang w:val="en-GB"/>
        </w:rPr>
      </w:pPr>
      <w:bookmarkStart w:id="294" w:name="_bookmark76"/>
      <w:bookmarkEnd w:id="294"/>
      <w:r w:rsidRPr="00D516D6">
        <w:rPr>
          <w:w w:val="95"/>
          <w:sz w:val="16"/>
          <w:lang w:val="en-GB"/>
        </w:rPr>
        <w:t>624–628.</w:t>
      </w:r>
      <w:r w:rsidRPr="00D516D6">
        <w:rPr>
          <w:spacing w:val="1"/>
          <w:sz w:val="16"/>
          <w:lang w:val="en-GB"/>
        </w:rPr>
        <w:t xml:space="preserve"> </w:t>
      </w:r>
      <w:r w:rsidRPr="00D516D6">
        <w:rPr>
          <w:spacing w:val="-2"/>
          <w:sz w:val="16"/>
          <w:lang w:val="en-GB"/>
        </w:rPr>
        <w:t>doi:</w:t>
      </w:r>
      <w:hyperlink r:id="rId86">
        <w:r w:rsidRPr="00D516D6">
          <w:rPr>
            <w:color w:val="2F4F4F"/>
            <w:spacing w:val="-2"/>
            <w:sz w:val="16"/>
            <w:lang w:val="en-GB"/>
          </w:rPr>
          <w:t>10.1109/AIIoT54504.2022.9817372</w:t>
        </w:r>
      </w:hyperlink>
      <w:r w:rsidRPr="00D516D6">
        <w:rPr>
          <w:spacing w:val="-2"/>
          <w:sz w:val="16"/>
          <w:lang w:val="en-GB"/>
        </w:rPr>
        <w:t>.</w:t>
      </w:r>
    </w:p>
    <w:p w14:paraId="26173204" w14:textId="77777777" w:rsidR="00AF779A" w:rsidRPr="00D516D6" w:rsidRDefault="00E9277B">
      <w:pPr>
        <w:spacing w:before="12" w:line="254" w:lineRule="auto"/>
        <w:ind w:left="315" w:right="154" w:hanging="200"/>
        <w:jc w:val="both"/>
        <w:rPr>
          <w:sz w:val="16"/>
          <w:lang w:val="en-GB"/>
        </w:rPr>
      </w:pPr>
      <w:r w:rsidRPr="00D516D6">
        <w:rPr>
          <w:w w:val="95"/>
          <w:sz w:val="16"/>
          <w:lang w:val="en-GB"/>
        </w:rPr>
        <w:t>Liu, F.Y., Liao, C.L., Chou, P.W., Fan, Y.C., 2021.</w:t>
      </w:r>
      <w:r w:rsidRPr="00D516D6">
        <w:rPr>
          <w:spacing w:val="16"/>
          <w:sz w:val="16"/>
          <w:lang w:val="en-GB"/>
        </w:rPr>
        <w:t xml:space="preserve"> </w:t>
      </w:r>
      <w:r w:rsidRPr="00D516D6">
        <w:rPr>
          <w:w w:val="95"/>
          <w:sz w:val="16"/>
          <w:lang w:val="en-GB"/>
        </w:rPr>
        <w:t>Objects detection deep learning system</w:t>
      </w:r>
      <w:r w:rsidRPr="00D516D6">
        <w:rPr>
          <w:w w:val="95"/>
          <w:sz w:val="16"/>
          <w:lang w:val="en-GB"/>
        </w:rPr>
        <w:t xml:space="preserve"> based on 2-d </w:t>
      </w:r>
      <w:proofErr w:type="spellStart"/>
      <w:r w:rsidRPr="00D516D6">
        <w:rPr>
          <w:w w:val="95"/>
          <w:sz w:val="16"/>
          <w:lang w:val="en-GB"/>
        </w:rPr>
        <w:t>winograd</w:t>
      </w:r>
      <w:proofErr w:type="spellEnd"/>
      <w:r w:rsidRPr="00D516D6">
        <w:rPr>
          <w:w w:val="95"/>
          <w:sz w:val="16"/>
          <w:lang w:val="en-GB"/>
        </w:rPr>
        <w:t xml:space="preserve"> convolutional neural network, in:</w:t>
      </w:r>
      <w:r w:rsidRPr="00D516D6">
        <w:rPr>
          <w:spacing w:val="40"/>
          <w:sz w:val="16"/>
          <w:lang w:val="en-GB"/>
        </w:rPr>
        <w:t xml:space="preserve"> </w:t>
      </w:r>
      <w:bookmarkStart w:id="295" w:name="_bookmark77"/>
      <w:bookmarkEnd w:id="295"/>
      <w:r w:rsidRPr="00D516D6">
        <w:rPr>
          <w:sz w:val="16"/>
          <w:lang w:val="en-GB"/>
        </w:rPr>
        <w:t>2021 IEEE 10th Global Conference on Consumer Electronics (GCCE), IEEE. pp. 454–455.</w:t>
      </w:r>
      <w:r w:rsidRPr="00D516D6">
        <w:rPr>
          <w:spacing w:val="28"/>
          <w:sz w:val="16"/>
          <w:lang w:val="en-GB"/>
        </w:rPr>
        <w:t xml:space="preserve"> </w:t>
      </w:r>
      <w:r w:rsidRPr="00D516D6">
        <w:rPr>
          <w:sz w:val="16"/>
          <w:lang w:val="en-GB"/>
        </w:rPr>
        <w:t>doi:</w:t>
      </w:r>
      <w:hyperlink r:id="rId87">
        <w:r w:rsidRPr="00D516D6">
          <w:rPr>
            <w:color w:val="2F4F4F"/>
            <w:sz w:val="16"/>
            <w:lang w:val="en-GB"/>
          </w:rPr>
          <w:t>10.1109/gcce53005.2021.9750962</w:t>
        </w:r>
      </w:hyperlink>
      <w:r w:rsidRPr="00D516D6">
        <w:rPr>
          <w:sz w:val="16"/>
          <w:lang w:val="en-GB"/>
        </w:rPr>
        <w:t>.</w:t>
      </w:r>
    </w:p>
    <w:p w14:paraId="62E68517" w14:textId="77777777" w:rsidR="00AF779A" w:rsidRPr="00D516D6" w:rsidRDefault="00E9277B">
      <w:pPr>
        <w:spacing w:before="1" w:line="254" w:lineRule="auto"/>
        <w:ind w:left="315" w:right="154" w:hanging="200"/>
        <w:jc w:val="both"/>
        <w:rPr>
          <w:sz w:val="16"/>
          <w:lang w:val="en-GB"/>
        </w:rPr>
      </w:pPr>
      <w:r w:rsidRPr="00D516D6">
        <w:rPr>
          <w:w w:val="95"/>
          <w:sz w:val="16"/>
          <w:lang w:val="en-GB"/>
        </w:rPr>
        <w:t xml:space="preserve">Minh, </w:t>
      </w:r>
      <w:r w:rsidRPr="00D516D6">
        <w:rPr>
          <w:w w:val="95"/>
          <w:sz w:val="16"/>
          <w:lang w:val="en-GB"/>
        </w:rPr>
        <w:t>H.T., Mai, L., Minh, T.V., 2021.</w:t>
      </w:r>
      <w:r w:rsidRPr="00D516D6">
        <w:rPr>
          <w:spacing w:val="27"/>
          <w:sz w:val="16"/>
          <w:lang w:val="en-GB"/>
        </w:rPr>
        <w:t xml:space="preserve"> </w:t>
      </w:r>
      <w:r w:rsidRPr="00D516D6">
        <w:rPr>
          <w:w w:val="95"/>
          <w:sz w:val="16"/>
          <w:lang w:val="en-GB"/>
        </w:rPr>
        <w:t>Performance evaluation of deep learning models on embedded platform for edge ai-based real time traffic</w:t>
      </w:r>
      <w:r w:rsidRPr="00D516D6">
        <w:rPr>
          <w:spacing w:val="40"/>
          <w:sz w:val="16"/>
          <w:lang w:val="en-GB"/>
        </w:rPr>
        <w:t xml:space="preserve"> </w:t>
      </w:r>
      <w:r w:rsidRPr="00D516D6">
        <w:rPr>
          <w:w w:val="95"/>
          <w:sz w:val="16"/>
          <w:lang w:val="en-GB"/>
        </w:rPr>
        <w:t>tracking and detecting applications, in: 2021 15th International Conference on Advanced Computing and Applications (ACO</w:t>
      </w:r>
      <w:r w:rsidRPr="00D516D6">
        <w:rPr>
          <w:w w:val="95"/>
          <w:sz w:val="16"/>
          <w:lang w:val="en-GB"/>
        </w:rPr>
        <w:t>MP), IEEE. pp.</w:t>
      </w:r>
      <w:r w:rsidRPr="00D516D6">
        <w:rPr>
          <w:spacing w:val="40"/>
          <w:sz w:val="16"/>
          <w:lang w:val="en-GB"/>
        </w:rPr>
        <w:t xml:space="preserve"> </w:t>
      </w:r>
      <w:bookmarkStart w:id="296" w:name="_bookmark78"/>
      <w:bookmarkEnd w:id="296"/>
      <w:r w:rsidRPr="00D516D6">
        <w:rPr>
          <w:sz w:val="16"/>
          <w:lang w:val="en-GB"/>
        </w:rPr>
        <w:t>128–135.</w:t>
      </w:r>
      <w:r w:rsidRPr="00D516D6">
        <w:rPr>
          <w:spacing w:val="37"/>
          <w:sz w:val="16"/>
          <w:lang w:val="en-GB"/>
        </w:rPr>
        <w:t xml:space="preserve"> </w:t>
      </w:r>
      <w:r w:rsidRPr="00D516D6">
        <w:rPr>
          <w:sz w:val="16"/>
          <w:lang w:val="en-GB"/>
        </w:rPr>
        <w:t>doi:</w:t>
      </w:r>
      <w:hyperlink r:id="rId88">
        <w:r w:rsidRPr="00D516D6">
          <w:rPr>
            <w:color w:val="2F4F4F"/>
            <w:sz w:val="16"/>
            <w:lang w:val="en-GB"/>
          </w:rPr>
          <w:t>10.1109/acomp53746.2021.00024</w:t>
        </w:r>
      </w:hyperlink>
      <w:r w:rsidRPr="00D516D6">
        <w:rPr>
          <w:sz w:val="16"/>
          <w:lang w:val="en-GB"/>
        </w:rPr>
        <w:t>.</w:t>
      </w:r>
    </w:p>
    <w:p w14:paraId="408CA1B1" w14:textId="77777777" w:rsidR="00AF779A" w:rsidRPr="00D516D6" w:rsidRDefault="00E9277B">
      <w:pPr>
        <w:spacing w:before="1" w:line="254" w:lineRule="auto"/>
        <w:ind w:left="315" w:right="154" w:hanging="200"/>
        <w:jc w:val="both"/>
        <w:rPr>
          <w:sz w:val="16"/>
          <w:lang w:val="en-GB"/>
        </w:rPr>
      </w:pPr>
      <w:r w:rsidRPr="000A05E3">
        <w:rPr>
          <w:w w:val="95"/>
          <w:sz w:val="16"/>
          <w:lang w:val="nb-NO"/>
        </w:rPr>
        <w:t>Narkhede, N., Menon, A., Mathane, I., Nikam, S., Dange, S., 2023.</w:t>
      </w:r>
      <w:r w:rsidRPr="000A05E3">
        <w:rPr>
          <w:spacing w:val="25"/>
          <w:sz w:val="16"/>
          <w:lang w:val="nb-NO"/>
        </w:rPr>
        <w:t xml:space="preserve"> </w:t>
      </w:r>
      <w:r w:rsidRPr="00D516D6">
        <w:rPr>
          <w:w w:val="95"/>
          <w:sz w:val="16"/>
          <w:lang w:val="en-GB"/>
        </w:rPr>
        <w:t>Facial recognition and machine learning-based student attendance</w:t>
      </w:r>
      <w:r w:rsidRPr="00D516D6">
        <w:rPr>
          <w:w w:val="95"/>
          <w:sz w:val="16"/>
          <w:lang w:val="en-GB"/>
        </w:rPr>
        <w:t xml:space="preserve"> monitoring</w:t>
      </w:r>
      <w:r w:rsidRPr="00D516D6">
        <w:rPr>
          <w:spacing w:val="40"/>
          <w:sz w:val="16"/>
          <w:lang w:val="en-GB"/>
        </w:rPr>
        <w:t xml:space="preserve"> </w:t>
      </w:r>
      <w:r w:rsidRPr="00D516D6">
        <w:rPr>
          <w:w w:val="95"/>
          <w:sz w:val="16"/>
          <w:lang w:val="en-GB"/>
        </w:rPr>
        <w:t>system, in: 2023 3rd International Conference on Intelligent Technologies, CONIT 2023, Institute of Electrical and Electronics Engineers Inc.</w:t>
      </w:r>
      <w:r w:rsidRPr="00D516D6">
        <w:rPr>
          <w:spacing w:val="40"/>
          <w:sz w:val="16"/>
          <w:lang w:val="en-GB"/>
        </w:rPr>
        <w:t xml:space="preserve"> </w:t>
      </w:r>
      <w:bookmarkStart w:id="297" w:name="_bookmark79"/>
      <w:bookmarkEnd w:id="297"/>
      <w:r w:rsidRPr="00D516D6">
        <w:rPr>
          <w:spacing w:val="-2"/>
          <w:sz w:val="16"/>
          <w:lang w:val="en-GB"/>
        </w:rPr>
        <w:t>doi:</w:t>
      </w:r>
      <w:hyperlink r:id="rId89">
        <w:r w:rsidRPr="00D516D6">
          <w:rPr>
            <w:color w:val="2F4F4F"/>
            <w:spacing w:val="-2"/>
            <w:sz w:val="16"/>
            <w:lang w:val="en-GB"/>
          </w:rPr>
          <w:t>10.1109/CONIT59222.2023.1020</w:t>
        </w:r>
        <w:r w:rsidRPr="00D516D6">
          <w:rPr>
            <w:color w:val="2F4F4F"/>
            <w:spacing w:val="-2"/>
            <w:sz w:val="16"/>
            <w:lang w:val="en-GB"/>
          </w:rPr>
          <w:t>5631</w:t>
        </w:r>
      </w:hyperlink>
      <w:r w:rsidRPr="00D516D6">
        <w:rPr>
          <w:spacing w:val="-2"/>
          <w:sz w:val="16"/>
          <w:lang w:val="en-GB"/>
        </w:rPr>
        <w:t>.</w:t>
      </w:r>
    </w:p>
    <w:p w14:paraId="6E23D113" w14:textId="77777777" w:rsidR="00AF779A" w:rsidRPr="00D516D6" w:rsidRDefault="00E9277B">
      <w:pPr>
        <w:spacing w:before="1" w:line="254" w:lineRule="auto"/>
        <w:ind w:left="51" w:right="154"/>
        <w:jc w:val="right"/>
        <w:rPr>
          <w:sz w:val="16"/>
          <w:lang w:val="en-GB"/>
        </w:rPr>
      </w:pPr>
      <w:r w:rsidRPr="00D516D6">
        <w:rPr>
          <w:w w:val="95"/>
          <w:sz w:val="16"/>
          <w:lang w:val="en-GB"/>
        </w:rPr>
        <w:t xml:space="preserve">Nguyen, Q.T., </w:t>
      </w:r>
      <w:proofErr w:type="spellStart"/>
      <w:r w:rsidRPr="00D516D6">
        <w:rPr>
          <w:w w:val="95"/>
          <w:sz w:val="16"/>
          <w:lang w:val="en-GB"/>
        </w:rPr>
        <w:t>Binh</w:t>
      </w:r>
      <w:proofErr w:type="spellEnd"/>
      <w:r w:rsidRPr="00D516D6">
        <w:rPr>
          <w:w w:val="95"/>
          <w:sz w:val="16"/>
          <w:lang w:val="en-GB"/>
        </w:rPr>
        <w:t xml:space="preserve">, H.T., Bui, T.D., </w:t>
      </w:r>
      <w:commentRangeStart w:id="298"/>
      <w:r w:rsidRPr="00D516D6">
        <w:rPr>
          <w:w w:val="95"/>
          <w:sz w:val="16"/>
          <w:lang w:val="en-GB"/>
        </w:rPr>
        <w:t xml:space="preserve">N.T., P.D., </w:t>
      </w:r>
      <w:commentRangeEnd w:id="298"/>
      <w:r w:rsidR="00910F82">
        <w:rPr>
          <w:rStyle w:val="Refdecomentario"/>
        </w:rPr>
        <w:commentReference w:id="298"/>
      </w:r>
      <w:r w:rsidRPr="00D516D6">
        <w:rPr>
          <w:w w:val="95"/>
          <w:sz w:val="16"/>
          <w:lang w:val="en-GB"/>
        </w:rPr>
        <w:t>2019.</w:t>
      </w:r>
      <w:r w:rsidRPr="00D516D6">
        <w:rPr>
          <w:spacing w:val="15"/>
          <w:sz w:val="16"/>
          <w:lang w:val="en-GB"/>
        </w:rPr>
        <w:t xml:space="preserve"> </w:t>
      </w:r>
      <w:r w:rsidRPr="00D516D6">
        <w:rPr>
          <w:w w:val="95"/>
          <w:sz w:val="16"/>
          <w:lang w:val="en-GB"/>
        </w:rPr>
        <w:t>Student postures and gestures recognition system for adaptive learning improvement, in: 6th</w:t>
      </w:r>
      <w:r w:rsidRPr="00D516D6">
        <w:rPr>
          <w:spacing w:val="40"/>
          <w:sz w:val="16"/>
          <w:lang w:val="en-GB"/>
        </w:rPr>
        <w:t xml:space="preserve"> </w:t>
      </w:r>
      <w:bookmarkStart w:id="299" w:name="_bookmark80"/>
      <w:bookmarkEnd w:id="299"/>
      <w:r w:rsidRPr="00D516D6">
        <w:rPr>
          <w:sz w:val="16"/>
          <w:lang w:val="en-GB"/>
        </w:rPr>
        <w:t>NAFOSTED Conference on Information and Computer Science, NICS 2019, IEEE. pp. 494–499.</w:t>
      </w:r>
      <w:r w:rsidRPr="00D516D6">
        <w:rPr>
          <w:spacing w:val="25"/>
          <w:sz w:val="16"/>
          <w:lang w:val="en-GB"/>
        </w:rPr>
        <w:t xml:space="preserve"> </w:t>
      </w:r>
      <w:r w:rsidRPr="00D516D6">
        <w:rPr>
          <w:sz w:val="16"/>
          <w:lang w:val="en-GB"/>
        </w:rPr>
        <w:t>doi:</w:t>
      </w:r>
      <w:hyperlink r:id="rId90">
        <w:r w:rsidRPr="00D516D6">
          <w:rPr>
            <w:color w:val="2F4F4F"/>
            <w:sz w:val="16"/>
            <w:lang w:val="en-GB"/>
          </w:rPr>
          <w:t>10.1109/NICS48868.2019.9023896</w:t>
        </w:r>
      </w:hyperlink>
      <w:r w:rsidRPr="00D516D6">
        <w:rPr>
          <w:sz w:val="16"/>
          <w:lang w:val="en-GB"/>
        </w:rPr>
        <w:t>.</w:t>
      </w:r>
      <w:r w:rsidRPr="00D516D6">
        <w:rPr>
          <w:spacing w:val="40"/>
          <w:sz w:val="16"/>
          <w:lang w:val="en-GB"/>
        </w:rPr>
        <w:t xml:space="preserve"> </w:t>
      </w:r>
      <w:proofErr w:type="spellStart"/>
      <w:r w:rsidRPr="00D516D6">
        <w:rPr>
          <w:w w:val="95"/>
          <w:sz w:val="16"/>
          <w:lang w:val="en-GB"/>
        </w:rPr>
        <w:t>Ozdamli</w:t>
      </w:r>
      <w:proofErr w:type="spellEnd"/>
      <w:r w:rsidRPr="00D516D6">
        <w:rPr>
          <w:w w:val="95"/>
          <w:sz w:val="16"/>
          <w:lang w:val="en-GB"/>
        </w:rPr>
        <w:t>,</w:t>
      </w:r>
      <w:r w:rsidRPr="00D516D6">
        <w:rPr>
          <w:spacing w:val="-6"/>
          <w:w w:val="95"/>
          <w:sz w:val="16"/>
          <w:lang w:val="en-GB"/>
        </w:rPr>
        <w:t xml:space="preserve"> </w:t>
      </w:r>
      <w:r w:rsidRPr="00D516D6">
        <w:rPr>
          <w:w w:val="95"/>
          <w:sz w:val="16"/>
          <w:lang w:val="en-GB"/>
        </w:rPr>
        <w:t>F.,</w:t>
      </w:r>
      <w:r w:rsidRPr="00D516D6">
        <w:rPr>
          <w:spacing w:val="-6"/>
          <w:w w:val="95"/>
          <w:sz w:val="16"/>
          <w:lang w:val="en-GB"/>
        </w:rPr>
        <w:t xml:space="preserve"> </w:t>
      </w:r>
      <w:proofErr w:type="spellStart"/>
      <w:r w:rsidRPr="00D516D6">
        <w:rPr>
          <w:w w:val="95"/>
          <w:sz w:val="16"/>
          <w:lang w:val="en-GB"/>
        </w:rPr>
        <w:t>Aljarrah</w:t>
      </w:r>
      <w:proofErr w:type="spellEnd"/>
      <w:r w:rsidRPr="00D516D6">
        <w:rPr>
          <w:w w:val="95"/>
          <w:sz w:val="16"/>
          <w:lang w:val="en-GB"/>
        </w:rPr>
        <w:t>,</w:t>
      </w:r>
      <w:r w:rsidRPr="00D516D6">
        <w:rPr>
          <w:spacing w:val="-6"/>
          <w:w w:val="95"/>
          <w:sz w:val="16"/>
          <w:lang w:val="en-GB"/>
        </w:rPr>
        <w:t xml:space="preserve"> </w:t>
      </w:r>
      <w:r w:rsidRPr="00D516D6">
        <w:rPr>
          <w:w w:val="95"/>
          <w:sz w:val="16"/>
          <w:lang w:val="en-GB"/>
        </w:rPr>
        <w:t>A.,</w:t>
      </w:r>
      <w:r w:rsidRPr="00D516D6">
        <w:rPr>
          <w:spacing w:val="-5"/>
          <w:w w:val="95"/>
          <w:sz w:val="16"/>
          <w:lang w:val="en-GB"/>
        </w:rPr>
        <w:t xml:space="preserve"> </w:t>
      </w:r>
      <w:proofErr w:type="spellStart"/>
      <w:r w:rsidRPr="00D516D6">
        <w:rPr>
          <w:w w:val="95"/>
          <w:sz w:val="16"/>
          <w:lang w:val="en-GB"/>
        </w:rPr>
        <w:t>Karagozlu</w:t>
      </w:r>
      <w:proofErr w:type="spellEnd"/>
      <w:r w:rsidRPr="00D516D6">
        <w:rPr>
          <w:w w:val="95"/>
          <w:sz w:val="16"/>
          <w:lang w:val="en-GB"/>
        </w:rPr>
        <w:t>,</w:t>
      </w:r>
      <w:r w:rsidRPr="00D516D6">
        <w:rPr>
          <w:spacing w:val="-6"/>
          <w:w w:val="95"/>
          <w:sz w:val="16"/>
          <w:lang w:val="en-GB"/>
        </w:rPr>
        <w:t xml:space="preserve"> </w:t>
      </w:r>
      <w:r w:rsidRPr="00D516D6">
        <w:rPr>
          <w:w w:val="95"/>
          <w:sz w:val="16"/>
          <w:lang w:val="en-GB"/>
        </w:rPr>
        <w:t>D.,</w:t>
      </w:r>
      <w:r w:rsidRPr="00D516D6">
        <w:rPr>
          <w:spacing w:val="-6"/>
          <w:w w:val="95"/>
          <w:sz w:val="16"/>
          <w:lang w:val="en-GB"/>
        </w:rPr>
        <w:t xml:space="preserve"> </w:t>
      </w:r>
      <w:proofErr w:type="spellStart"/>
      <w:r w:rsidRPr="00D516D6">
        <w:rPr>
          <w:w w:val="95"/>
          <w:sz w:val="16"/>
          <w:lang w:val="en-GB"/>
        </w:rPr>
        <w:t>Ababneh</w:t>
      </w:r>
      <w:proofErr w:type="spellEnd"/>
      <w:r w:rsidRPr="00D516D6">
        <w:rPr>
          <w:w w:val="95"/>
          <w:sz w:val="16"/>
          <w:lang w:val="en-GB"/>
        </w:rPr>
        <w:t>,</w:t>
      </w:r>
      <w:r w:rsidRPr="00D516D6">
        <w:rPr>
          <w:spacing w:val="-5"/>
          <w:w w:val="95"/>
          <w:sz w:val="16"/>
          <w:lang w:val="en-GB"/>
        </w:rPr>
        <w:t xml:space="preserve"> </w:t>
      </w:r>
      <w:r w:rsidRPr="00D516D6">
        <w:rPr>
          <w:w w:val="95"/>
          <w:sz w:val="16"/>
          <w:lang w:val="en-GB"/>
        </w:rPr>
        <w:t>M.,</w:t>
      </w:r>
      <w:r w:rsidRPr="00D516D6">
        <w:rPr>
          <w:spacing w:val="-6"/>
          <w:w w:val="95"/>
          <w:sz w:val="16"/>
          <w:lang w:val="en-GB"/>
        </w:rPr>
        <w:t xml:space="preserve"> </w:t>
      </w:r>
      <w:r w:rsidRPr="00D516D6">
        <w:rPr>
          <w:w w:val="95"/>
          <w:sz w:val="16"/>
          <w:lang w:val="en-GB"/>
        </w:rPr>
        <w:t>2022.</w:t>
      </w:r>
      <w:r w:rsidRPr="00D516D6">
        <w:rPr>
          <w:spacing w:val="2"/>
          <w:sz w:val="16"/>
          <w:lang w:val="en-GB"/>
        </w:rPr>
        <w:t xml:space="preserve"> </w:t>
      </w:r>
      <w:r w:rsidRPr="00D516D6">
        <w:rPr>
          <w:w w:val="95"/>
          <w:sz w:val="16"/>
          <w:lang w:val="en-GB"/>
        </w:rPr>
        <w:t>Facial</w:t>
      </w:r>
      <w:r w:rsidRPr="00D516D6">
        <w:rPr>
          <w:spacing w:val="-5"/>
          <w:w w:val="95"/>
          <w:sz w:val="16"/>
          <w:lang w:val="en-GB"/>
        </w:rPr>
        <w:t xml:space="preserve"> </w:t>
      </w:r>
      <w:r w:rsidRPr="00D516D6">
        <w:rPr>
          <w:w w:val="95"/>
          <w:sz w:val="16"/>
          <w:lang w:val="en-GB"/>
        </w:rPr>
        <w:t>recognition</w:t>
      </w:r>
      <w:r w:rsidRPr="00D516D6">
        <w:rPr>
          <w:spacing w:val="-6"/>
          <w:w w:val="95"/>
          <w:sz w:val="16"/>
          <w:lang w:val="en-GB"/>
        </w:rPr>
        <w:t xml:space="preserve"> </w:t>
      </w:r>
      <w:r w:rsidRPr="00D516D6">
        <w:rPr>
          <w:w w:val="95"/>
          <w:sz w:val="16"/>
          <w:lang w:val="en-GB"/>
        </w:rPr>
        <w:t>system</w:t>
      </w:r>
      <w:r w:rsidRPr="00D516D6">
        <w:rPr>
          <w:spacing w:val="-6"/>
          <w:w w:val="95"/>
          <w:sz w:val="16"/>
          <w:lang w:val="en-GB"/>
        </w:rPr>
        <w:t xml:space="preserve"> </w:t>
      </w:r>
      <w:r w:rsidRPr="00D516D6">
        <w:rPr>
          <w:w w:val="95"/>
          <w:sz w:val="16"/>
          <w:lang w:val="en-GB"/>
        </w:rPr>
        <w:t>to</w:t>
      </w:r>
      <w:r w:rsidRPr="00D516D6">
        <w:rPr>
          <w:spacing w:val="-5"/>
          <w:w w:val="95"/>
          <w:sz w:val="16"/>
          <w:lang w:val="en-GB"/>
        </w:rPr>
        <w:t xml:space="preserve"> </w:t>
      </w:r>
      <w:r w:rsidRPr="00D516D6">
        <w:rPr>
          <w:w w:val="95"/>
          <w:sz w:val="16"/>
          <w:lang w:val="en-GB"/>
        </w:rPr>
        <w:t>detect</w:t>
      </w:r>
      <w:r w:rsidRPr="00D516D6">
        <w:rPr>
          <w:spacing w:val="-6"/>
          <w:w w:val="95"/>
          <w:sz w:val="16"/>
          <w:lang w:val="en-GB"/>
        </w:rPr>
        <w:t xml:space="preserve"> </w:t>
      </w:r>
      <w:r w:rsidRPr="00D516D6">
        <w:rPr>
          <w:w w:val="95"/>
          <w:sz w:val="16"/>
          <w:lang w:val="en-GB"/>
        </w:rPr>
        <w:t>student</w:t>
      </w:r>
      <w:r w:rsidRPr="00D516D6">
        <w:rPr>
          <w:spacing w:val="-6"/>
          <w:w w:val="95"/>
          <w:sz w:val="16"/>
          <w:lang w:val="en-GB"/>
        </w:rPr>
        <w:t xml:space="preserve"> </w:t>
      </w:r>
      <w:r w:rsidRPr="00D516D6">
        <w:rPr>
          <w:w w:val="95"/>
          <w:sz w:val="16"/>
          <w:lang w:val="en-GB"/>
        </w:rPr>
        <w:t>emotions</w:t>
      </w:r>
      <w:r w:rsidRPr="00D516D6">
        <w:rPr>
          <w:spacing w:val="-6"/>
          <w:w w:val="95"/>
          <w:sz w:val="16"/>
          <w:lang w:val="en-GB"/>
        </w:rPr>
        <w:t xml:space="preserve"> </w:t>
      </w:r>
      <w:r w:rsidRPr="00D516D6">
        <w:rPr>
          <w:w w:val="95"/>
          <w:sz w:val="16"/>
          <w:lang w:val="en-GB"/>
        </w:rPr>
        <w:t>and</w:t>
      </w:r>
      <w:r w:rsidRPr="00D516D6">
        <w:rPr>
          <w:spacing w:val="-5"/>
          <w:w w:val="95"/>
          <w:sz w:val="16"/>
          <w:lang w:val="en-GB"/>
        </w:rPr>
        <w:t xml:space="preserve"> </w:t>
      </w:r>
      <w:r w:rsidRPr="00D516D6">
        <w:rPr>
          <w:w w:val="95"/>
          <w:sz w:val="16"/>
          <w:lang w:val="en-GB"/>
        </w:rPr>
        <w:t>cheating</w:t>
      </w:r>
      <w:r w:rsidRPr="00D516D6">
        <w:rPr>
          <w:spacing w:val="-6"/>
          <w:w w:val="95"/>
          <w:sz w:val="16"/>
          <w:lang w:val="en-GB"/>
        </w:rPr>
        <w:t xml:space="preserve"> </w:t>
      </w:r>
      <w:r w:rsidRPr="00D516D6">
        <w:rPr>
          <w:w w:val="95"/>
          <w:sz w:val="16"/>
          <w:lang w:val="en-GB"/>
        </w:rPr>
        <w:t>in</w:t>
      </w:r>
      <w:r w:rsidRPr="00D516D6">
        <w:rPr>
          <w:spacing w:val="-6"/>
          <w:w w:val="95"/>
          <w:sz w:val="16"/>
          <w:lang w:val="en-GB"/>
        </w:rPr>
        <w:t xml:space="preserve"> </w:t>
      </w:r>
      <w:r w:rsidRPr="00D516D6">
        <w:rPr>
          <w:w w:val="95"/>
          <w:sz w:val="16"/>
          <w:lang w:val="en-GB"/>
        </w:rPr>
        <w:t>distance</w:t>
      </w:r>
      <w:r w:rsidRPr="00D516D6">
        <w:rPr>
          <w:spacing w:val="-5"/>
          <w:w w:val="95"/>
          <w:sz w:val="16"/>
          <w:lang w:val="en-GB"/>
        </w:rPr>
        <w:t xml:space="preserve"> </w:t>
      </w:r>
      <w:r w:rsidRPr="00D516D6">
        <w:rPr>
          <w:spacing w:val="-2"/>
          <w:w w:val="95"/>
          <w:sz w:val="16"/>
          <w:lang w:val="en-GB"/>
        </w:rPr>
        <w:t>learning.</w:t>
      </w:r>
    </w:p>
    <w:p w14:paraId="6F18B492" w14:textId="77777777" w:rsidR="00AF779A" w:rsidRPr="00D516D6" w:rsidRDefault="00E9277B">
      <w:pPr>
        <w:spacing w:before="1"/>
        <w:ind w:left="315"/>
        <w:jc w:val="both"/>
        <w:rPr>
          <w:sz w:val="16"/>
          <w:lang w:val="en-GB"/>
        </w:rPr>
      </w:pPr>
      <w:bookmarkStart w:id="300" w:name="_bookmark81"/>
      <w:bookmarkEnd w:id="300"/>
      <w:r w:rsidRPr="00D516D6">
        <w:rPr>
          <w:w w:val="90"/>
          <w:sz w:val="16"/>
          <w:lang w:val="en-GB"/>
        </w:rPr>
        <w:t>Sustainab</w:t>
      </w:r>
      <w:r w:rsidRPr="00D516D6">
        <w:rPr>
          <w:w w:val="90"/>
          <w:sz w:val="16"/>
          <w:lang w:val="en-GB"/>
        </w:rPr>
        <w:t>ility</w:t>
      </w:r>
      <w:r w:rsidRPr="00D516D6">
        <w:rPr>
          <w:spacing w:val="38"/>
          <w:sz w:val="16"/>
          <w:lang w:val="en-GB"/>
        </w:rPr>
        <w:t xml:space="preserve"> </w:t>
      </w:r>
      <w:r w:rsidRPr="00D516D6">
        <w:rPr>
          <w:w w:val="90"/>
          <w:sz w:val="16"/>
          <w:lang w:val="en-GB"/>
        </w:rPr>
        <w:t>(Switzerland)</w:t>
      </w:r>
      <w:r w:rsidRPr="00D516D6">
        <w:rPr>
          <w:spacing w:val="39"/>
          <w:sz w:val="16"/>
          <w:lang w:val="en-GB"/>
        </w:rPr>
        <w:t xml:space="preserve"> </w:t>
      </w:r>
      <w:r w:rsidRPr="00D516D6">
        <w:rPr>
          <w:w w:val="90"/>
          <w:sz w:val="16"/>
          <w:lang w:val="en-GB"/>
        </w:rPr>
        <w:t>14.</w:t>
      </w:r>
      <w:r w:rsidRPr="00D516D6">
        <w:rPr>
          <w:spacing w:val="70"/>
          <w:sz w:val="16"/>
          <w:lang w:val="en-GB"/>
        </w:rPr>
        <w:t xml:space="preserve"> </w:t>
      </w:r>
      <w:r w:rsidRPr="00D516D6">
        <w:rPr>
          <w:spacing w:val="-2"/>
          <w:w w:val="90"/>
          <w:sz w:val="16"/>
          <w:lang w:val="en-GB"/>
        </w:rPr>
        <w:t>doi:</w:t>
      </w:r>
      <w:hyperlink r:id="rId91">
        <w:r w:rsidRPr="00D516D6">
          <w:rPr>
            <w:color w:val="2F4F4F"/>
            <w:spacing w:val="-2"/>
            <w:w w:val="90"/>
            <w:sz w:val="16"/>
            <w:lang w:val="en-GB"/>
          </w:rPr>
          <w:t>10.3390/su142013230</w:t>
        </w:r>
      </w:hyperlink>
      <w:r w:rsidRPr="00D516D6">
        <w:rPr>
          <w:spacing w:val="-2"/>
          <w:w w:val="90"/>
          <w:sz w:val="16"/>
          <w:lang w:val="en-GB"/>
        </w:rPr>
        <w:t>.</w:t>
      </w:r>
    </w:p>
    <w:p w14:paraId="21D429D2" w14:textId="77777777" w:rsidR="00AF779A" w:rsidRPr="000A05E3" w:rsidRDefault="00E9277B">
      <w:pPr>
        <w:spacing w:before="12" w:line="254" w:lineRule="auto"/>
        <w:ind w:left="315" w:right="154" w:hanging="200"/>
        <w:jc w:val="both"/>
        <w:rPr>
          <w:sz w:val="16"/>
        </w:rPr>
      </w:pPr>
      <w:proofErr w:type="spellStart"/>
      <w:r w:rsidRPr="00D516D6">
        <w:rPr>
          <w:spacing w:val="-2"/>
          <w:sz w:val="16"/>
          <w:lang w:val="en-GB"/>
        </w:rPr>
        <w:t>Pabba</w:t>
      </w:r>
      <w:proofErr w:type="spellEnd"/>
      <w:r w:rsidRPr="00D516D6">
        <w:rPr>
          <w:spacing w:val="-2"/>
          <w:sz w:val="16"/>
          <w:lang w:val="en-GB"/>
        </w:rPr>
        <w:t>, C., Kumar, P., 2022.</w:t>
      </w:r>
      <w:r w:rsidRPr="00D516D6">
        <w:rPr>
          <w:spacing w:val="38"/>
          <w:sz w:val="16"/>
          <w:lang w:val="en-GB"/>
        </w:rPr>
        <w:t xml:space="preserve"> </w:t>
      </w:r>
      <w:r w:rsidRPr="00D516D6">
        <w:rPr>
          <w:spacing w:val="-2"/>
          <w:sz w:val="16"/>
          <w:lang w:val="en-GB"/>
        </w:rPr>
        <w:t>An intelligent system for monitoring students’ engagement in large classroom teaching through facial expression</w:t>
      </w:r>
      <w:r w:rsidRPr="00D516D6">
        <w:rPr>
          <w:spacing w:val="40"/>
          <w:sz w:val="16"/>
          <w:lang w:val="en-GB"/>
        </w:rPr>
        <w:t xml:space="preserve"> </w:t>
      </w:r>
      <w:r w:rsidRPr="00D516D6">
        <w:rPr>
          <w:sz w:val="16"/>
          <w:lang w:val="en-GB"/>
        </w:rPr>
        <w:t>recognition.</w:t>
      </w:r>
      <w:r w:rsidRPr="00D516D6">
        <w:rPr>
          <w:spacing w:val="40"/>
          <w:sz w:val="16"/>
          <w:lang w:val="en-GB"/>
        </w:rPr>
        <w:t xml:space="preserve"> </w:t>
      </w:r>
      <w:r w:rsidRPr="00D516D6">
        <w:rPr>
          <w:sz w:val="16"/>
          <w:lang w:val="en-GB"/>
        </w:rPr>
        <w:t>Expert Systems 39, 12839.</w:t>
      </w:r>
      <w:r w:rsidRPr="00D516D6">
        <w:rPr>
          <w:spacing w:val="40"/>
          <w:sz w:val="16"/>
          <w:lang w:val="en-GB"/>
        </w:rPr>
        <w:t xml:space="preserve"> </w:t>
      </w:r>
      <w:commentRangeStart w:id="301"/>
      <w:r w:rsidRPr="00D516D6">
        <w:rPr>
          <w:sz w:val="16"/>
          <w:lang w:val="en-GB"/>
        </w:rPr>
        <w:t xml:space="preserve">URL: </w:t>
      </w:r>
      <w:hyperlink r:id="rId92">
        <w:r w:rsidRPr="00D516D6">
          <w:rPr>
            <w:color w:val="2F4F4F"/>
            <w:sz w:val="16"/>
            <w:lang w:val="en-GB"/>
          </w:rPr>
          <w:t>https://onlinelibrary.wiley.com/doi/full/10.1111/exsy.12839</w:t>
        </w:r>
      </w:hyperlink>
      <w:r w:rsidRPr="00D516D6">
        <w:rPr>
          <w:sz w:val="16"/>
          <w:lang w:val="en-GB"/>
        </w:rPr>
        <w:t>, doi:</w:t>
      </w:r>
      <w:hyperlink r:id="rId93">
        <w:r w:rsidRPr="00D516D6">
          <w:rPr>
            <w:color w:val="2F4F4F"/>
            <w:sz w:val="16"/>
            <w:lang w:val="en-GB"/>
          </w:rPr>
          <w:t>10.1111/</w:t>
        </w:r>
      </w:hyperlink>
      <w:r w:rsidRPr="00D516D6">
        <w:rPr>
          <w:color w:val="2F4F4F"/>
          <w:spacing w:val="40"/>
          <w:w w:val="105"/>
          <w:sz w:val="16"/>
          <w:lang w:val="en-GB"/>
        </w:rPr>
        <w:t xml:space="preserve"> </w:t>
      </w:r>
      <w:bookmarkStart w:id="302" w:name="_bookmark82"/>
      <w:bookmarkEnd w:id="302"/>
      <w:r w:rsidRPr="00D516D6">
        <w:rPr>
          <w:lang w:val="en-GB"/>
        </w:rPr>
        <w:fldChar w:fldCharType="begin"/>
      </w:r>
      <w:r w:rsidRPr="00D516D6">
        <w:rPr>
          <w:lang w:val="en-GB"/>
        </w:rPr>
        <w:instrText>HYP</w:instrText>
      </w:r>
      <w:r w:rsidRPr="00D516D6">
        <w:rPr>
          <w:lang w:val="en-GB"/>
        </w:rPr>
        <w:instrText>ERLINK "http://dx.doi.org/10.1111/exsy.12839" \h</w:instrText>
      </w:r>
      <w:r w:rsidRPr="00D516D6">
        <w:rPr>
          <w:lang w:val="en-GB"/>
        </w:rPr>
        <w:fldChar w:fldCharType="separate"/>
      </w:r>
      <w:r w:rsidRPr="00D516D6">
        <w:rPr>
          <w:color w:val="2F4F4F"/>
          <w:spacing w:val="-2"/>
          <w:sz w:val="16"/>
          <w:lang w:val="en-GB"/>
        </w:rPr>
        <w:t>exsy.12839</w:t>
      </w:r>
      <w:r w:rsidRPr="00D516D6">
        <w:rPr>
          <w:color w:val="2F4F4F"/>
          <w:spacing w:val="-2"/>
          <w:sz w:val="16"/>
          <w:lang w:val="en-GB"/>
        </w:rPr>
        <w:fldChar w:fldCharType="end"/>
      </w:r>
      <w:r w:rsidRPr="00D516D6">
        <w:rPr>
          <w:spacing w:val="-2"/>
          <w:sz w:val="16"/>
          <w:lang w:val="en-GB"/>
        </w:rPr>
        <w:t>.</w:t>
      </w:r>
      <w:commentRangeEnd w:id="301"/>
      <w:r w:rsidR="00F801B0">
        <w:rPr>
          <w:rStyle w:val="Refdecomentario"/>
        </w:rPr>
        <w:commentReference w:id="301"/>
      </w:r>
    </w:p>
    <w:p w14:paraId="63551C9A" w14:textId="77777777" w:rsidR="00AF779A" w:rsidRPr="00D516D6" w:rsidRDefault="00E9277B">
      <w:pPr>
        <w:spacing w:before="1" w:line="254" w:lineRule="auto"/>
        <w:ind w:left="315" w:right="154" w:hanging="200"/>
        <w:jc w:val="both"/>
        <w:rPr>
          <w:sz w:val="16"/>
          <w:lang w:val="en-GB"/>
        </w:rPr>
      </w:pPr>
      <w:proofErr w:type="spellStart"/>
      <w:r w:rsidRPr="00D516D6">
        <w:rPr>
          <w:w w:val="95"/>
          <w:sz w:val="16"/>
          <w:lang w:val="en-GB"/>
        </w:rPr>
        <w:t>Pelc</w:t>
      </w:r>
      <w:proofErr w:type="spellEnd"/>
      <w:r w:rsidRPr="00D516D6">
        <w:rPr>
          <w:w w:val="95"/>
          <w:sz w:val="16"/>
          <w:lang w:val="en-GB"/>
        </w:rPr>
        <w:t>,</w:t>
      </w:r>
      <w:r w:rsidRPr="00D516D6">
        <w:rPr>
          <w:spacing w:val="-1"/>
          <w:w w:val="95"/>
          <w:sz w:val="16"/>
          <w:lang w:val="en-GB"/>
        </w:rPr>
        <w:t xml:space="preserve"> </w:t>
      </w:r>
      <w:r w:rsidRPr="00D516D6">
        <w:rPr>
          <w:w w:val="95"/>
          <w:sz w:val="16"/>
          <w:lang w:val="en-GB"/>
        </w:rPr>
        <w:t>K.,</w:t>
      </w:r>
      <w:r w:rsidRPr="00D516D6">
        <w:rPr>
          <w:spacing w:val="-1"/>
          <w:w w:val="95"/>
          <w:sz w:val="16"/>
          <w:lang w:val="en-GB"/>
        </w:rPr>
        <w:t xml:space="preserve"> </w:t>
      </w:r>
      <w:proofErr w:type="spellStart"/>
      <w:r w:rsidRPr="00D516D6">
        <w:rPr>
          <w:w w:val="95"/>
          <w:sz w:val="16"/>
          <w:lang w:val="en-GB"/>
        </w:rPr>
        <w:t>Kornreich</w:t>
      </w:r>
      <w:proofErr w:type="spellEnd"/>
      <w:r w:rsidRPr="00D516D6">
        <w:rPr>
          <w:w w:val="95"/>
          <w:sz w:val="16"/>
          <w:lang w:val="en-GB"/>
        </w:rPr>
        <w:t>,</w:t>
      </w:r>
      <w:r w:rsidRPr="00D516D6">
        <w:rPr>
          <w:spacing w:val="-1"/>
          <w:w w:val="95"/>
          <w:sz w:val="16"/>
          <w:lang w:val="en-GB"/>
        </w:rPr>
        <w:t xml:space="preserve"> </w:t>
      </w:r>
      <w:r w:rsidRPr="00D516D6">
        <w:rPr>
          <w:w w:val="95"/>
          <w:sz w:val="16"/>
          <w:lang w:val="en-GB"/>
        </w:rPr>
        <w:t>C.,</w:t>
      </w:r>
      <w:r w:rsidRPr="00D516D6">
        <w:rPr>
          <w:spacing w:val="-1"/>
          <w:w w:val="95"/>
          <w:sz w:val="16"/>
          <w:lang w:val="en-GB"/>
        </w:rPr>
        <w:t xml:space="preserve"> </w:t>
      </w:r>
      <w:proofErr w:type="spellStart"/>
      <w:r w:rsidRPr="00D516D6">
        <w:rPr>
          <w:w w:val="95"/>
          <w:sz w:val="16"/>
          <w:lang w:val="en-GB"/>
        </w:rPr>
        <w:t>Foisy</w:t>
      </w:r>
      <w:proofErr w:type="spellEnd"/>
      <w:r w:rsidRPr="00D516D6">
        <w:rPr>
          <w:w w:val="95"/>
          <w:sz w:val="16"/>
          <w:lang w:val="en-GB"/>
        </w:rPr>
        <w:t>,</w:t>
      </w:r>
      <w:r w:rsidRPr="00D516D6">
        <w:rPr>
          <w:spacing w:val="-1"/>
          <w:w w:val="95"/>
          <w:sz w:val="16"/>
          <w:lang w:val="en-GB"/>
        </w:rPr>
        <w:t xml:space="preserve"> </w:t>
      </w:r>
      <w:r w:rsidRPr="00D516D6">
        <w:rPr>
          <w:w w:val="95"/>
          <w:sz w:val="16"/>
          <w:lang w:val="en-GB"/>
        </w:rPr>
        <w:t>M.L.,</w:t>
      </w:r>
      <w:r w:rsidRPr="00D516D6">
        <w:rPr>
          <w:spacing w:val="-1"/>
          <w:w w:val="95"/>
          <w:sz w:val="16"/>
          <w:lang w:val="en-GB"/>
        </w:rPr>
        <w:t xml:space="preserve"> </w:t>
      </w:r>
      <w:r w:rsidRPr="00D516D6">
        <w:rPr>
          <w:w w:val="95"/>
          <w:sz w:val="16"/>
          <w:lang w:val="en-GB"/>
        </w:rPr>
        <w:t>Dan,</w:t>
      </w:r>
      <w:r w:rsidRPr="00D516D6">
        <w:rPr>
          <w:spacing w:val="-1"/>
          <w:w w:val="95"/>
          <w:sz w:val="16"/>
          <w:lang w:val="en-GB"/>
        </w:rPr>
        <w:t xml:space="preserve"> </w:t>
      </w:r>
      <w:r w:rsidRPr="00D516D6">
        <w:rPr>
          <w:w w:val="95"/>
          <w:sz w:val="16"/>
          <w:lang w:val="en-GB"/>
        </w:rPr>
        <w:t>B.,</w:t>
      </w:r>
      <w:r w:rsidRPr="00D516D6">
        <w:rPr>
          <w:spacing w:val="-1"/>
          <w:w w:val="95"/>
          <w:sz w:val="16"/>
          <w:lang w:val="en-GB"/>
        </w:rPr>
        <w:t xml:space="preserve"> </w:t>
      </w:r>
      <w:r w:rsidRPr="00D516D6">
        <w:rPr>
          <w:w w:val="95"/>
          <w:sz w:val="16"/>
          <w:lang w:val="en-GB"/>
        </w:rPr>
        <w:t>2006.</w:t>
      </w:r>
      <w:r w:rsidRPr="00D516D6">
        <w:rPr>
          <w:sz w:val="16"/>
          <w:lang w:val="en-GB"/>
        </w:rPr>
        <w:t xml:space="preserve"> </w:t>
      </w:r>
      <w:r w:rsidRPr="00D516D6">
        <w:rPr>
          <w:w w:val="95"/>
          <w:sz w:val="16"/>
          <w:lang w:val="en-GB"/>
        </w:rPr>
        <w:t>Recognition</w:t>
      </w:r>
      <w:r w:rsidRPr="00D516D6">
        <w:rPr>
          <w:spacing w:val="-1"/>
          <w:w w:val="95"/>
          <w:sz w:val="16"/>
          <w:lang w:val="en-GB"/>
        </w:rPr>
        <w:t xml:space="preserve"> </w:t>
      </w:r>
      <w:r w:rsidRPr="00D516D6">
        <w:rPr>
          <w:w w:val="95"/>
          <w:sz w:val="16"/>
          <w:lang w:val="en-GB"/>
        </w:rPr>
        <w:t>of</w:t>
      </w:r>
      <w:r w:rsidRPr="00D516D6">
        <w:rPr>
          <w:spacing w:val="-1"/>
          <w:w w:val="95"/>
          <w:sz w:val="16"/>
          <w:lang w:val="en-GB"/>
        </w:rPr>
        <w:t xml:space="preserve"> </w:t>
      </w:r>
      <w:r w:rsidRPr="00D516D6">
        <w:rPr>
          <w:w w:val="95"/>
          <w:sz w:val="16"/>
          <w:lang w:val="en-GB"/>
        </w:rPr>
        <w:t>emotional</w:t>
      </w:r>
      <w:r w:rsidRPr="00D516D6">
        <w:rPr>
          <w:spacing w:val="-1"/>
          <w:w w:val="95"/>
          <w:sz w:val="16"/>
          <w:lang w:val="en-GB"/>
        </w:rPr>
        <w:t xml:space="preserve"> </w:t>
      </w:r>
      <w:r w:rsidRPr="00D516D6">
        <w:rPr>
          <w:w w:val="95"/>
          <w:sz w:val="16"/>
          <w:lang w:val="en-GB"/>
        </w:rPr>
        <w:t>facial</w:t>
      </w:r>
      <w:r w:rsidRPr="00D516D6">
        <w:rPr>
          <w:spacing w:val="-1"/>
          <w:w w:val="95"/>
          <w:sz w:val="16"/>
          <w:lang w:val="en-GB"/>
        </w:rPr>
        <w:t xml:space="preserve"> </w:t>
      </w:r>
      <w:r w:rsidRPr="00D516D6">
        <w:rPr>
          <w:w w:val="95"/>
          <w:sz w:val="16"/>
          <w:lang w:val="en-GB"/>
        </w:rPr>
        <w:t>expressions</w:t>
      </w:r>
      <w:r w:rsidRPr="00D516D6">
        <w:rPr>
          <w:spacing w:val="-1"/>
          <w:w w:val="95"/>
          <w:sz w:val="16"/>
          <w:lang w:val="en-GB"/>
        </w:rPr>
        <w:t xml:space="preserve"> </w:t>
      </w:r>
      <w:r w:rsidRPr="00D516D6">
        <w:rPr>
          <w:w w:val="95"/>
          <w:sz w:val="16"/>
          <w:lang w:val="en-GB"/>
        </w:rPr>
        <w:t>in</w:t>
      </w:r>
      <w:r w:rsidRPr="00D516D6">
        <w:rPr>
          <w:spacing w:val="-1"/>
          <w:w w:val="95"/>
          <w:sz w:val="16"/>
          <w:lang w:val="en-GB"/>
        </w:rPr>
        <w:t xml:space="preserve"> </w:t>
      </w:r>
      <w:r w:rsidRPr="00D516D6">
        <w:rPr>
          <w:w w:val="95"/>
          <w:sz w:val="16"/>
          <w:lang w:val="en-GB"/>
        </w:rPr>
        <w:t>attention-deficit</w:t>
      </w:r>
      <w:r w:rsidRPr="00D516D6">
        <w:rPr>
          <w:spacing w:val="-1"/>
          <w:w w:val="95"/>
          <w:sz w:val="16"/>
          <w:lang w:val="en-GB"/>
        </w:rPr>
        <w:t xml:space="preserve"> </w:t>
      </w:r>
      <w:r w:rsidRPr="00D516D6">
        <w:rPr>
          <w:w w:val="95"/>
          <w:sz w:val="16"/>
          <w:lang w:val="en-GB"/>
        </w:rPr>
        <w:t>hyperactivity</w:t>
      </w:r>
      <w:r w:rsidRPr="00D516D6">
        <w:rPr>
          <w:spacing w:val="-1"/>
          <w:w w:val="95"/>
          <w:sz w:val="16"/>
          <w:lang w:val="en-GB"/>
        </w:rPr>
        <w:t xml:space="preserve"> </w:t>
      </w:r>
      <w:r w:rsidRPr="00D516D6">
        <w:rPr>
          <w:w w:val="95"/>
          <w:sz w:val="16"/>
          <w:lang w:val="en-GB"/>
        </w:rPr>
        <w:t>disorder.</w:t>
      </w:r>
      <w:r w:rsidRPr="00D516D6">
        <w:rPr>
          <w:sz w:val="16"/>
          <w:lang w:val="en-GB"/>
        </w:rPr>
        <w:t xml:space="preserve"> </w:t>
      </w:r>
      <w:proofErr w:type="spellStart"/>
      <w:r w:rsidRPr="00D516D6">
        <w:rPr>
          <w:w w:val="95"/>
          <w:sz w:val="16"/>
          <w:lang w:val="en-GB"/>
        </w:rPr>
        <w:t>Pediatric</w:t>
      </w:r>
      <w:proofErr w:type="spellEnd"/>
      <w:r w:rsidRPr="00D516D6">
        <w:rPr>
          <w:spacing w:val="40"/>
          <w:sz w:val="16"/>
          <w:lang w:val="en-GB"/>
        </w:rPr>
        <w:t xml:space="preserve"> </w:t>
      </w:r>
      <w:bookmarkStart w:id="303" w:name="_bookmark83"/>
      <w:bookmarkEnd w:id="303"/>
      <w:r w:rsidRPr="00D516D6">
        <w:rPr>
          <w:sz w:val="16"/>
          <w:lang w:val="en-GB"/>
        </w:rPr>
        <w:t>Neurology</w:t>
      </w:r>
      <w:r w:rsidRPr="00D516D6">
        <w:rPr>
          <w:spacing w:val="42"/>
          <w:sz w:val="16"/>
          <w:lang w:val="en-GB"/>
        </w:rPr>
        <w:t xml:space="preserve"> </w:t>
      </w:r>
      <w:r w:rsidRPr="00D516D6">
        <w:rPr>
          <w:sz w:val="16"/>
          <w:lang w:val="en-GB"/>
        </w:rPr>
        <w:t>35,</w:t>
      </w:r>
      <w:r w:rsidRPr="00D516D6">
        <w:rPr>
          <w:spacing w:val="42"/>
          <w:sz w:val="16"/>
          <w:lang w:val="en-GB"/>
        </w:rPr>
        <w:t xml:space="preserve"> </w:t>
      </w:r>
      <w:r w:rsidRPr="00D516D6">
        <w:rPr>
          <w:sz w:val="16"/>
          <w:lang w:val="en-GB"/>
        </w:rPr>
        <w:t>93–97.</w:t>
      </w:r>
      <w:r w:rsidRPr="00D516D6">
        <w:rPr>
          <w:spacing w:val="75"/>
          <w:sz w:val="16"/>
          <w:lang w:val="en-GB"/>
        </w:rPr>
        <w:t xml:space="preserve"> </w:t>
      </w:r>
      <w:r w:rsidRPr="00D516D6">
        <w:rPr>
          <w:sz w:val="16"/>
          <w:lang w:val="en-GB"/>
        </w:rPr>
        <w:t>doi:</w:t>
      </w:r>
      <w:hyperlink r:id="rId94">
        <w:r w:rsidRPr="00D516D6">
          <w:rPr>
            <w:color w:val="2F4F4F"/>
            <w:sz w:val="16"/>
            <w:lang w:val="en-GB"/>
          </w:rPr>
          <w:t>10.1016/j.pediatrneurol.2006.01.014</w:t>
        </w:r>
      </w:hyperlink>
      <w:r w:rsidRPr="00D516D6">
        <w:rPr>
          <w:sz w:val="16"/>
          <w:lang w:val="en-GB"/>
        </w:rPr>
        <w:t>.</w:t>
      </w:r>
    </w:p>
    <w:p w14:paraId="53372C71" w14:textId="77777777" w:rsidR="00AF779A" w:rsidRPr="00D516D6" w:rsidRDefault="00E9277B">
      <w:pPr>
        <w:spacing w:before="1" w:line="254" w:lineRule="auto"/>
        <w:ind w:left="315" w:right="154" w:hanging="200"/>
        <w:jc w:val="both"/>
        <w:rPr>
          <w:sz w:val="16"/>
          <w:lang w:val="en-GB"/>
        </w:rPr>
      </w:pPr>
      <w:r w:rsidRPr="00D516D6">
        <w:rPr>
          <w:sz w:val="16"/>
          <w:lang w:val="en-GB"/>
        </w:rPr>
        <w:t xml:space="preserve">Perumal, B., A, S.B., M, V.D., C, A., Deny, J., </w:t>
      </w:r>
      <w:proofErr w:type="spellStart"/>
      <w:r w:rsidRPr="00D516D6">
        <w:rPr>
          <w:sz w:val="16"/>
          <w:lang w:val="en-GB"/>
        </w:rPr>
        <w:t>Rajasudharsan</w:t>
      </w:r>
      <w:proofErr w:type="spellEnd"/>
      <w:r w:rsidRPr="00D516D6">
        <w:rPr>
          <w:sz w:val="16"/>
          <w:lang w:val="en-GB"/>
        </w:rPr>
        <w:t>, R., 2021.</w:t>
      </w:r>
      <w:r w:rsidRPr="00D516D6">
        <w:rPr>
          <w:spacing w:val="40"/>
          <w:sz w:val="16"/>
          <w:lang w:val="en-GB"/>
        </w:rPr>
        <w:t xml:space="preserve"> </w:t>
      </w:r>
      <w:r w:rsidRPr="00D516D6">
        <w:rPr>
          <w:sz w:val="16"/>
          <w:lang w:val="en-GB"/>
        </w:rPr>
        <w:t xml:space="preserve">Detection of food adulteration using </w:t>
      </w:r>
      <w:proofErr w:type="spellStart"/>
      <w:r w:rsidRPr="00D516D6">
        <w:rPr>
          <w:sz w:val="16"/>
          <w:lang w:val="en-GB"/>
        </w:rPr>
        <w:t>arduino</w:t>
      </w:r>
      <w:proofErr w:type="spellEnd"/>
      <w:r w:rsidRPr="00D516D6">
        <w:rPr>
          <w:sz w:val="16"/>
          <w:lang w:val="en-GB"/>
        </w:rPr>
        <w:t xml:space="preserve"> ide, in: 2021 Second</w:t>
      </w:r>
      <w:r w:rsidRPr="00D516D6">
        <w:rPr>
          <w:spacing w:val="40"/>
          <w:sz w:val="16"/>
          <w:lang w:val="en-GB"/>
        </w:rPr>
        <w:t xml:space="preserve"> </w:t>
      </w:r>
      <w:r w:rsidRPr="00D516D6">
        <w:rPr>
          <w:w w:val="95"/>
          <w:sz w:val="16"/>
          <w:lang w:val="en-GB"/>
        </w:rPr>
        <w:t>International Conference on Electronics and Sustainable Communication Systems (ICESC), IEEE. pp. 262–267.</w:t>
      </w:r>
      <w:r w:rsidRPr="00D516D6">
        <w:rPr>
          <w:spacing w:val="40"/>
          <w:sz w:val="16"/>
          <w:lang w:val="en-GB"/>
        </w:rPr>
        <w:t xml:space="preserve"> </w:t>
      </w:r>
      <w:r w:rsidRPr="00D516D6">
        <w:rPr>
          <w:w w:val="95"/>
          <w:sz w:val="16"/>
          <w:lang w:val="en-GB"/>
        </w:rPr>
        <w:t>doi:</w:t>
      </w:r>
      <w:hyperlink r:id="rId95">
        <w:r w:rsidRPr="00D516D6">
          <w:rPr>
            <w:color w:val="2F4F4F"/>
            <w:w w:val="95"/>
            <w:sz w:val="16"/>
            <w:lang w:val="en-GB"/>
          </w:rPr>
          <w:t>10.1109/ICESC51422.</w:t>
        </w:r>
      </w:hyperlink>
      <w:r w:rsidRPr="00D516D6">
        <w:rPr>
          <w:color w:val="2F4F4F"/>
          <w:spacing w:val="40"/>
          <w:w w:val="105"/>
          <w:sz w:val="16"/>
          <w:lang w:val="en-GB"/>
        </w:rPr>
        <w:t xml:space="preserve"> </w:t>
      </w:r>
      <w:bookmarkStart w:id="304" w:name="_bookmark84"/>
      <w:bookmarkEnd w:id="304"/>
      <w:r w:rsidRPr="00D516D6">
        <w:rPr>
          <w:lang w:val="en-GB"/>
        </w:rPr>
        <w:fldChar w:fldCharType="begin"/>
      </w:r>
      <w:r w:rsidRPr="00D516D6">
        <w:rPr>
          <w:lang w:val="en-GB"/>
        </w:rPr>
        <w:instrText>HYPERLINK "http://dx.doi.org/10.1109/ICESC51422.2021.9532</w:instrText>
      </w:r>
      <w:r w:rsidRPr="00D516D6">
        <w:rPr>
          <w:lang w:val="en-GB"/>
        </w:rPr>
        <w:instrText>720" \h</w:instrText>
      </w:r>
      <w:r w:rsidRPr="00D516D6">
        <w:rPr>
          <w:lang w:val="en-GB"/>
        </w:rPr>
        <w:fldChar w:fldCharType="separate"/>
      </w:r>
      <w:r w:rsidRPr="00D516D6">
        <w:rPr>
          <w:color w:val="2F4F4F"/>
          <w:spacing w:val="-2"/>
          <w:sz w:val="16"/>
          <w:lang w:val="en-GB"/>
        </w:rPr>
        <w:t>2021.9532720</w:t>
      </w:r>
      <w:r w:rsidRPr="00D516D6">
        <w:rPr>
          <w:color w:val="2F4F4F"/>
          <w:spacing w:val="-2"/>
          <w:sz w:val="16"/>
          <w:lang w:val="en-GB"/>
        </w:rPr>
        <w:fldChar w:fldCharType="end"/>
      </w:r>
      <w:r w:rsidRPr="00D516D6">
        <w:rPr>
          <w:spacing w:val="-2"/>
          <w:sz w:val="16"/>
          <w:lang w:val="en-GB"/>
        </w:rPr>
        <w:t>.</w:t>
      </w:r>
    </w:p>
    <w:p w14:paraId="06B0C57E" w14:textId="77777777" w:rsidR="00AF779A" w:rsidRPr="00D516D6" w:rsidRDefault="00E9277B">
      <w:pPr>
        <w:spacing w:before="1"/>
        <w:ind w:left="116"/>
        <w:jc w:val="both"/>
        <w:rPr>
          <w:sz w:val="16"/>
          <w:lang w:val="en-GB"/>
        </w:rPr>
      </w:pPr>
      <w:r w:rsidRPr="00D516D6">
        <w:rPr>
          <w:sz w:val="16"/>
          <w:lang w:val="en-GB"/>
        </w:rPr>
        <w:t>Popescu,</w:t>
      </w:r>
      <w:r w:rsidRPr="00D516D6">
        <w:rPr>
          <w:spacing w:val="16"/>
          <w:sz w:val="16"/>
          <w:lang w:val="en-GB"/>
        </w:rPr>
        <w:t xml:space="preserve"> </w:t>
      </w:r>
      <w:r w:rsidRPr="00D516D6">
        <w:rPr>
          <w:sz w:val="16"/>
          <w:lang w:val="en-GB"/>
        </w:rPr>
        <w:t>F.,</w:t>
      </w:r>
      <w:r w:rsidRPr="00D516D6">
        <w:rPr>
          <w:spacing w:val="17"/>
          <w:sz w:val="16"/>
          <w:lang w:val="en-GB"/>
        </w:rPr>
        <w:t xml:space="preserve"> </w:t>
      </w:r>
      <w:r w:rsidRPr="00D516D6">
        <w:rPr>
          <w:sz w:val="16"/>
          <w:lang w:val="en-GB"/>
        </w:rPr>
        <w:t>2015.</w:t>
      </w:r>
      <w:r w:rsidRPr="00D516D6">
        <w:rPr>
          <w:spacing w:val="31"/>
          <w:sz w:val="16"/>
          <w:lang w:val="en-GB"/>
        </w:rPr>
        <w:t xml:space="preserve">  </w:t>
      </w:r>
      <w:r w:rsidRPr="00D516D6">
        <w:rPr>
          <w:sz w:val="16"/>
          <w:lang w:val="en-GB"/>
        </w:rPr>
        <w:t>South</w:t>
      </w:r>
      <w:r w:rsidRPr="00D516D6">
        <w:rPr>
          <w:spacing w:val="18"/>
          <w:sz w:val="16"/>
          <w:lang w:val="en-GB"/>
        </w:rPr>
        <w:t xml:space="preserve"> </w:t>
      </w:r>
      <w:proofErr w:type="spellStart"/>
      <w:r w:rsidRPr="00D516D6">
        <w:rPr>
          <w:sz w:val="16"/>
          <w:lang w:val="en-GB"/>
        </w:rPr>
        <w:t>african</w:t>
      </w:r>
      <w:proofErr w:type="spellEnd"/>
      <w:r w:rsidRPr="00D516D6">
        <w:rPr>
          <w:spacing w:val="17"/>
          <w:sz w:val="16"/>
          <w:lang w:val="en-GB"/>
        </w:rPr>
        <w:t xml:space="preserve"> </w:t>
      </w:r>
      <w:r w:rsidRPr="00D516D6">
        <w:rPr>
          <w:sz w:val="16"/>
          <w:lang w:val="en-GB"/>
        </w:rPr>
        <w:t>globalization</w:t>
      </w:r>
      <w:r w:rsidRPr="00D516D6">
        <w:rPr>
          <w:spacing w:val="17"/>
          <w:sz w:val="16"/>
          <w:lang w:val="en-GB"/>
        </w:rPr>
        <w:t xml:space="preserve"> </w:t>
      </w:r>
      <w:r w:rsidRPr="00D516D6">
        <w:rPr>
          <w:sz w:val="16"/>
          <w:lang w:val="en-GB"/>
        </w:rPr>
        <w:t>strategies</w:t>
      </w:r>
      <w:r w:rsidRPr="00D516D6">
        <w:rPr>
          <w:spacing w:val="17"/>
          <w:sz w:val="16"/>
          <w:lang w:val="en-GB"/>
        </w:rPr>
        <w:t xml:space="preserve"> </w:t>
      </w:r>
      <w:r w:rsidRPr="00D516D6">
        <w:rPr>
          <w:sz w:val="16"/>
          <w:lang w:val="en-GB"/>
        </w:rPr>
        <w:t>and</w:t>
      </w:r>
      <w:r w:rsidRPr="00D516D6">
        <w:rPr>
          <w:spacing w:val="17"/>
          <w:sz w:val="16"/>
          <w:lang w:val="en-GB"/>
        </w:rPr>
        <w:t xml:space="preserve"> </w:t>
      </w:r>
      <w:r w:rsidRPr="00D516D6">
        <w:rPr>
          <w:sz w:val="16"/>
          <w:lang w:val="en-GB"/>
        </w:rPr>
        <w:t>higher</w:t>
      </w:r>
      <w:r w:rsidRPr="00D516D6">
        <w:rPr>
          <w:spacing w:val="17"/>
          <w:sz w:val="16"/>
          <w:lang w:val="en-GB"/>
        </w:rPr>
        <w:t xml:space="preserve"> </w:t>
      </w:r>
      <w:r w:rsidRPr="00D516D6">
        <w:rPr>
          <w:sz w:val="16"/>
          <w:lang w:val="en-GB"/>
        </w:rPr>
        <w:t>education.</w:t>
      </w:r>
      <w:r w:rsidRPr="00D516D6">
        <w:rPr>
          <w:spacing w:val="31"/>
          <w:sz w:val="16"/>
          <w:lang w:val="en-GB"/>
        </w:rPr>
        <w:t xml:space="preserve">  </w:t>
      </w:r>
      <w:r w:rsidRPr="00D516D6">
        <w:rPr>
          <w:sz w:val="16"/>
          <w:lang w:val="en-GB"/>
        </w:rPr>
        <w:t>Procedia</w:t>
      </w:r>
      <w:r w:rsidRPr="00D516D6">
        <w:rPr>
          <w:spacing w:val="18"/>
          <w:sz w:val="16"/>
          <w:lang w:val="en-GB"/>
        </w:rPr>
        <w:t xml:space="preserve"> </w:t>
      </w:r>
      <w:r w:rsidRPr="00D516D6">
        <w:rPr>
          <w:sz w:val="16"/>
          <w:lang w:val="en-GB"/>
        </w:rPr>
        <w:t>-</w:t>
      </w:r>
      <w:r w:rsidRPr="00D516D6">
        <w:rPr>
          <w:spacing w:val="16"/>
          <w:sz w:val="16"/>
          <w:lang w:val="en-GB"/>
        </w:rPr>
        <w:t xml:space="preserve"> </w:t>
      </w:r>
      <w:r w:rsidRPr="00D516D6">
        <w:rPr>
          <w:sz w:val="16"/>
          <w:lang w:val="en-GB"/>
        </w:rPr>
        <w:t>Social</w:t>
      </w:r>
      <w:r w:rsidRPr="00D516D6">
        <w:rPr>
          <w:spacing w:val="17"/>
          <w:sz w:val="16"/>
          <w:lang w:val="en-GB"/>
        </w:rPr>
        <w:t xml:space="preserve"> </w:t>
      </w:r>
      <w:r w:rsidRPr="00D516D6">
        <w:rPr>
          <w:sz w:val="16"/>
          <w:lang w:val="en-GB"/>
        </w:rPr>
        <w:t>and</w:t>
      </w:r>
      <w:r w:rsidRPr="00D516D6">
        <w:rPr>
          <w:spacing w:val="17"/>
          <w:sz w:val="16"/>
          <w:lang w:val="en-GB"/>
        </w:rPr>
        <w:t xml:space="preserve"> </w:t>
      </w:r>
      <w:proofErr w:type="spellStart"/>
      <w:r w:rsidRPr="00D516D6">
        <w:rPr>
          <w:sz w:val="16"/>
          <w:lang w:val="en-GB"/>
        </w:rPr>
        <w:t>Behavioral</w:t>
      </w:r>
      <w:proofErr w:type="spellEnd"/>
      <w:r w:rsidRPr="00D516D6">
        <w:rPr>
          <w:spacing w:val="17"/>
          <w:sz w:val="16"/>
          <w:lang w:val="en-GB"/>
        </w:rPr>
        <w:t xml:space="preserve"> </w:t>
      </w:r>
      <w:r w:rsidRPr="00D516D6">
        <w:rPr>
          <w:sz w:val="16"/>
          <w:lang w:val="en-GB"/>
        </w:rPr>
        <w:t>Sciences</w:t>
      </w:r>
      <w:r w:rsidRPr="00D516D6">
        <w:rPr>
          <w:spacing w:val="17"/>
          <w:sz w:val="16"/>
          <w:lang w:val="en-GB"/>
        </w:rPr>
        <w:t xml:space="preserve"> </w:t>
      </w:r>
      <w:r w:rsidRPr="00D516D6">
        <w:rPr>
          <w:sz w:val="16"/>
          <w:lang w:val="en-GB"/>
        </w:rPr>
        <w:t>209,</w:t>
      </w:r>
      <w:r w:rsidRPr="00D516D6">
        <w:rPr>
          <w:spacing w:val="17"/>
          <w:sz w:val="16"/>
          <w:lang w:val="en-GB"/>
        </w:rPr>
        <w:t xml:space="preserve"> </w:t>
      </w:r>
      <w:r w:rsidRPr="00D516D6">
        <w:rPr>
          <w:spacing w:val="-4"/>
          <w:sz w:val="16"/>
          <w:lang w:val="en-GB"/>
        </w:rPr>
        <w:t>411–</w:t>
      </w:r>
    </w:p>
    <w:p w14:paraId="46952F77" w14:textId="1091F16F" w:rsidR="00AF779A" w:rsidRPr="000A05E3" w:rsidRDefault="00E9277B">
      <w:pPr>
        <w:spacing w:before="12" w:line="254" w:lineRule="auto"/>
        <w:ind w:left="315" w:right="154"/>
        <w:jc w:val="both"/>
        <w:rPr>
          <w:sz w:val="16"/>
        </w:rPr>
      </w:pPr>
      <w:r w:rsidRPr="000A05E3">
        <w:rPr>
          <w:sz w:val="16"/>
        </w:rPr>
        <w:t>418.</w:t>
      </w:r>
      <w:r w:rsidRPr="000A05E3">
        <w:rPr>
          <w:spacing w:val="40"/>
          <w:sz w:val="16"/>
        </w:rPr>
        <w:t xml:space="preserve"> </w:t>
      </w:r>
      <w:bookmarkStart w:id="305" w:name="OLE_LINK221"/>
      <w:bookmarkStart w:id="306" w:name="OLE_LINK222"/>
      <w:commentRangeStart w:id="307"/>
      <w:r w:rsidRPr="000A05E3">
        <w:rPr>
          <w:sz w:val="16"/>
        </w:rPr>
        <w:t xml:space="preserve">URL: </w:t>
      </w:r>
      <w:hyperlink r:id="rId96">
        <w:r w:rsidRPr="000A05E3">
          <w:rPr>
            <w:color w:val="2F4F4F"/>
            <w:sz w:val="16"/>
          </w:rPr>
          <w:t>https://www.sciencedirect.com/science/article/pii/S1877042815055597</w:t>
        </w:r>
      </w:hyperlink>
      <w:r w:rsidRPr="000A05E3">
        <w:rPr>
          <w:sz w:val="16"/>
        </w:rPr>
        <w:t xml:space="preserve">, </w:t>
      </w:r>
      <w:proofErr w:type="spellStart"/>
      <w:proofErr w:type="gramStart"/>
      <w:r w:rsidRPr="000A05E3">
        <w:rPr>
          <w:sz w:val="16"/>
        </w:rPr>
        <w:t>doi:</w:t>
      </w:r>
      <w:r w:rsidRPr="000A05E3">
        <w:rPr>
          <w:color w:val="2F4F4F"/>
          <w:sz w:val="16"/>
        </w:rPr>
        <w:t>https</w:t>
      </w:r>
      <w:proofErr w:type="spellEnd"/>
      <w:r w:rsidRPr="000A05E3">
        <w:rPr>
          <w:color w:val="2F4F4F"/>
          <w:sz w:val="16"/>
        </w:rPr>
        <w:t>://doi.org/10.1016/j</w:t>
      </w:r>
      <w:proofErr w:type="gramEnd"/>
      <w:r w:rsidRPr="000A05E3">
        <w:rPr>
          <w:color w:val="2F4F4F"/>
          <w:sz w:val="16"/>
        </w:rPr>
        <w:t>.</w:t>
      </w:r>
      <w:r w:rsidRPr="000A05E3">
        <w:rPr>
          <w:color w:val="2F4F4F"/>
          <w:spacing w:val="40"/>
          <w:sz w:val="16"/>
        </w:rPr>
        <w:t xml:space="preserve"> </w:t>
      </w:r>
      <w:bookmarkStart w:id="308" w:name="_bookmark85"/>
      <w:bookmarkEnd w:id="308"/>
      <w:r w:rsidRPr="000A05E3">
        <w:rPr>
          <w:color w:val="2F4F4F"/>
          <w:sz w:val="16"/>
        </w:rPr>
        <w:t>sbspro.2015.11.212</w:t>
      </w:r>
      <w:commentRangeEnd w:id="307"/>
      <w:r w:rsidR="00F801B0">
        <w:rPr>
          <w:rStyle w:val="Refdecomentario"/>
        </w:rPr>
        <w:commentReference w:id="307"/>
      </w:r>
      <w:r w:rsidRPr="000A05E3">
        <w:rPr>
          <w:sz w:val="16"/>
        </w:rPr>
        <w:t>.</w:t>
      </w:r>
      <w:bookmarkEnd w:id="305"/>
      <w:r w:rsidRPr="000A05E3">
        <w:rPr>
          <w:sz w:val="16"/>
        </w:rPr>
        <w:t xml:space="preserve"> </w:t>
      </w:r>
      <w:bookmarkEnd w:id="306"/>
    </w:p>
    <w:p w14:paraId="644AC703" w14:textId="77777777" w:rsidR="00AF779A" w:rsidRPr="000A05E3" w:rsidRDefault="00E9277B">
      <w:pPr>
        <w:spacing w:before="1" w:line="254" w:lineRule="auto"/>
        <w:ind w:left="315" w:right="154" w:hanging="200"/>
        <w:jc w:val="both"/>
        <w:rPr>
          <w:sz w:val="16"/>
          <w:lang w:val="fr-FR"/>
        </w:rPr>
      </w:pPr>
      <w:commentRangeStart w:id="309"/>
      <w:r w:rsidRPr="000A05E3">
        <w:rPr>
          <w:w w:val="95"/>
          <w:sz w:val="16"/>
          <w:lang w:val="es-ES"/>
        </w:rPr>
        <w:t>Raúl</w:t>
      </w:r>
      <w:r w:rsidRPr="000A05E3">
        <w:rPr>
          <w:spacing w:val="-3"/>
          <w:w w:val="95"/>
          <w:sz w:val="16"/>
          <w:lang w:val="es-ES"/>
        </w:rPr>
        <w:t xml:space="preserve"> </w:t>
      </w:r>
      <w:r w:rsidRPr="000A05E3">
        <w:rPr>
          <w:w w:val="95"/>
          <w:sz w:val="16"/>
          <w:lang w:val="es-ES"/>
        </w:rPr>
        <w:t>Navarro,</w:t>
      </w:r>
      <w:r w:rsidRPr="000A05E3">
        <w:rPr>
          <w:spacing w:val="-3"/>
          <w:w w:val="95"/>
          <w:sz w:val="16"/>
          <w:lang w:val="es-ES"/>
        </w:rPr>
        <w:t xml:space="preserve"> </w:t>
      </w:r>
      <w:r w:rsidRPr="000A05E3">
        <w:rPr>
          <w:w w:val="95"/>
          <w:sz w:val="16"/>
          <w:lang w:val="es-ES"/>
        </w:rPr>
        <w:t>Elisa</w:t>
      </w:r>
      <w:r w:rsidRPr="000A05E3">
        <w:rPr>
          <w:spacing w:val="-3"/>
          <w:w w:val="95"/>
          <w:sz w:val="16"/>
          <w:lang w:val="es-ES"/>
        </w:rPr>
        <w:t xml:space="preserve"> </w:t>
      </w:r>
      <w:r w:rsidRPr="000A05E3">
        <w:rPr>
          <w:w w:val="95"/>
          <w:sz w:val="16"/>
          <w:lang w:val="es-ES"/>
        </w:rPr>
        <w:t>Larrañaga</w:t>
      </w:r>
      <w:commentRangeEnd w:id="309"/>
      <w:r w:rsidR="0010057C">
        <w:rPr>
          <w:rStyle w:val="Refdecomentario"/>
        </w:rPr>
        <w:commentReference w:id="309"/>
      </w:r>
      <w:r w:rsidRPr="000A05E3">
        <w:rPr>
          <w:w w:val="95"/>
          <w:sz w:val="16"/>
          <w:lang w:val="es-ES"/>
        </w:rPr>
        <w:t>,</w:t>
      </w:r>
      <w:r w:rsidRPr="000A05E3">
        <w:rPr>
          <w:spacing w:val="-3"/>
          <w:w w:val="95"/>
          <w:sz w:val="16"/>
          <w:lang w:val="es-ES"/>
        </w:rPr>
        <w:t xml:space="preserve"> </w:t>
      </w:r>
      <w:r w:rsidRPr="000A05E3">
        <w:rPr>
          <w:w w:val="95"/>
          <w:sz w:val="16"/>
          <w:lang w:val="es-ES"/>
        </w:rPr>
        <w:t>S.Y.,</w:t>
      </w:r>
      <w:r w:rsidRPr="000A05E3">
        <w:rPr>
          <w:spacing w:val="-3"/>
          <w:w w:val="95"/>
          <w:sz w:val="16"/>
          <w:lang w:val="es-ES"/>
        </w:rPr>
        <w:t xml:space="preserve"> </w:t>
      </w:r>
      <w:proofErr w:type="spellStart"/>
      <w:r w:rsidRPr="000A05E3">
        <w:rPr>
          <w:w w:val="95"/>
          <w:sz w:val="16"/>
          <w:lang w:val="es-ES"/>
        </w:rPr>
        <w:t>Víllora</w:t>
      </w:r>
      <w:proofErr w:type="spellEnd"/>
      <w:r w:rsidRPr="000A05E3">
        <w:rPr>
          <w:w w:val="95"/>
          <w:sz w:val="16"/>
          <w:lang w:val="es-ES"/>
        </w:rPr>
        <w:t>,</w:t>
      </w:r>
      <w:r w:rsidRPr="000A05E3">
        <w:rPr>
          <w:spacing w:val="-3"/>
          <w:w w:val="95"/>
          <w:sz w:val="16"/>
          <w:lang w:val="es-ES"/>
        </w:rPr>
        <w:t xml:space="preserve"> </w:t>
      </w:r>
      <w:r w:rsidRPr="000A05E3">
        <w:rPr>
          <w:w w:val="95"/>
          <w:sz w:val="16"/>
          <w:lang w:val="es-ES"/>
        </w:rPr>
        <w:t>B.,</w:t>
      </w:r>
      <w:r w:rsidRPr="000A05E3">
        <w:rPr>
          <w:spacing w:val="-3"/>
          <w:w w:val="95"/>
          <w:sz w:val="16"/>
          <w:lang w:val="es-ES"/>
        </w:rPr>
        <w:t xml:space="preserve"> </w:t>
      </w:r>
      <w:r w:rsidRPr="000A05E3">
        <w:rPr>
          <w:w w:val="95"/>
          <w:sz w:val="16"/>
          <w:lang w:val="es-ES"/>
        </w:rPr>
        <w:t>2024.</w:t>
      </w:r>
      <w:r w:rsidRPr="000A05E3">
        <w:rPr>
          <w:spacing w:val="7"/>
          <w:sz w:val="16"/>
          <w:lang w:val="es-ES"/>
        </w:rPr>
        <w:t xml:space="preserve"> </w:t>
      </w:r>
      <w:r w:rsidRPr="00D516D6">
        <w:rPr>
          <w:w w:val="95"/>
          <w:sz w:val="16"/>
          <w:lang w:val="en-GB"/>
        </w:rPr>
        <w:t>Preschool</w:t>
      </w:r>
      <w:r w:rsidRPr="00D516D6">
        <w:rPr>
          <w:spacing w:val="-3"/>
          <w:w w:val="95"/>
          <w:sz w:val="16"/>
          <w:lang w:val="en-GB"/>
        </w:rPr>
        <w:t xml:space="preserve"> </w:t>
      </w:r>
      <w:r w:rsidRPr="00D516D6">
        <w:rPr>
          <w:w w:val="95"/>
          <w:sz w:val="16"/>
          <w:lang w:val="en-GB"/>
        </w:rPr>
        <w:t>aggression</w:t>
      </w:r>
      <w:r w:rsidRPr="00D516D6">
        <w:rPr>
          <w:spacing w:val="-3"/>
          <w:w w:val="95"/>
          <w:sz w:val="16"/>
          <w:lang w:val="en-GB"/>
        </w:rPr>
        <w:t xml:space="preserve"> </w:t>
      </w:r>
      <w:r w:rsidRPr="00D516D6">
        <w:rPr>
          <w:w w:val="95"/>
          <w:sz w:val="16"/>
          <w:lang w:val="en-GB"/>
        </w:rPr>
        <w:t>and</w:t>
      </w:r>
      <w:r w:rsidRPr="00D516D6">
        <w:rPr>
          <w:spacing w:val="-3"/>
          <w:w w:val="95"/>
          <w:sz w:val="16"/>
          <w:lang w:val="en-GB"/>
        </w:rPr>
        <w:t xml:space="preserve"> </w:t>
      </w:r>
      <w:r w:rsidRPr="00D516D6">
        <w:rPr>
          <w:w w:val="95"/>
          <w:sz w:val="16"/>
          <w:lang w:val="en-GB"/>
        </w:rPr>
        <w:t>victimization:</w:t>
      </w:r>
      <w:r w:rsidRPr="00D516D6">
        <w:rPr>
          <w:spacing w:val="-3"/>
          <w:w w:val="95"/>
          <w:sz w:val="16"/>
          <w:lang w:val="en-GB"/>
        </w:rPr>
        <w:t xml:space="preserve"> </w:t>
      </w:r>
      <w:r w:rsidRPr="00D516D6">
        <w:rPr>
          <w:w w:val="95"/>
          <w:sz w:val="16"/>
          <w:lang w:val="en-GB"/>
        </w:rPr>
        <w:t>A</w:t>
      </w:r>
      <w:r w:rsidRPr="00D516D6">
        <w:rPr>
          <w:spacing w:val="-3"/>
          <w:w w:val="95"/>
          <w:sz w:val="16"/>
          <w:lang w:val="en-GB"/>
        </w:rPr>
        <w:t xml:space="preserve"> </w:t>
      </w:r>
      <w:r w:rsidRPr="00D516D6">
        <w:rPr>
          <w:w w:val="95"/>
          <w:sz w:val="16"/>
          <w:lang w:val="en-GB"/>
        </w:rPr>
        <w:t>short-term</w:t>
      </w:r>
      <w:r w:rsidRPr="00D516D6">
        <w:rPr>
          <w:spacing w:val="-3"/>
          <w:w w:val="95"/>
          <w:sz w:val="16"/>
          <w:lang w:val="en-GB"/>
        </w:rPr>
        <w:t xml:space="preserve"> </w:t>
      </w:r>
      <w:r w:rsidRPr="00D516D6">
        <w:rPr>
          <w:w w:val="95"/>
          <w:sz w:val="16"/>
          <w:lang w:val="en-GB"/>
        </w:rPr>
        <w:t>longitudinal</w:t>
      </w:r>
      <w:r w:rsidRPr="00D516D6">
        <w:rPr>
          <w:spacing w:val="-3"/>
          <w:w w:val="95"/>
          <w:sz w:val="16"/>
          <w:lang w:val="en-GB"/>
        </w:rPr>
        <w:t xml:space="preserve"> </w:t>
      </w:r>
      <w:r w:rsidRPr="00D516D6">
        <w:rPr>
          <w:w w:val="95"/>
          <w:sz w:val="16"/>
          <w:lang w:val="en-GB"/>
        </w:rPr>
        <w:t>analysis</w:t>
      </w:r>
      <w:r w:rsidRPr="00D516D6">
        <w:rPr>
          <w:spacing w:val="-3"/>
          <w:w w:val="95"/>
          <w:sz w:val="16"/>
          <w:lang w:val="en-GB"/>
        </w:rPr>
        <w:t xml:space="preserve"> </w:t>
      </w:r>
      <w:r w:rsidRPr="00D516D6">
        <w:rPr>
          <w:w w:val="95"/>
          <w:sz w:val="16"/>
          <w:lang w:val="en-GB"/>
        </w:rPr>
        <w:t>of</w:t>
      </w:r>
      <w:r w:rsidRPr="00D516D6">
        <w:rPr>
          <w:spacing w:val="-3"/>
          <w:w w:val="95"/>
          <w:sz w:val="16"/>
          <w:lang w:val="en-GB"/>
        </w:rPr>
        <w:t xml:space="preserve"> </w:t>
      </w:r>
      <w:r w:rsidRPr="00D516D6">
        <w:rPr>
          <w:w w:val="95"/>
          <w:sz w:val="16"/>
          <w:lang w:val="en-GB"/>
        </w:rPr>
        <w:t>the</w:t>
      </w:r>
      <w:r w:rsidRPr="00D516D6">
        <w:rPr>
          <w:spacing w:val="-3"/>
          <w:w w:val="95"/>
          <w:sz w:val="16"/>
          <w:lang w:val="en-GB"/>
        </w:rPr>
        <w:t xml:space="preserve"> </w:t>
      </w:r>
      <w:r w:rsidRPr="00D516D6">
        <w:rPr>
          <w:w w:val="95"/>
          <w:sz w:val="16"/>
          <w:lang w:val="en-GB"/>
        </w:rPr>
        <w:t>immediate</w:t>
      </w:r>
      <w:r w:rsidRPr="00D516D6">
        <w:rPr>
          <w:spacing w:val="40"/>
          <w:sz w:val="16"/>
          <w:lang w:val="en-GB"/>
        </w:rPr>
        <w:t xml:space="preserve"> </w:t>
      </w:r>
      <w:r w:rsidRPr="00D516D6">
        <w:rPr>
          <w:sz w:val="16"/>
          <w:lang w:val="en-GB"/>
        </w:rPr>
        <w:t>social environment.</w:t>
      </w:r>
      <w:r w:rsidRPr="00D516D6">
        <w:rPr>
          <w:spacing w:val="34"/>
          <w:sz w:val="16"/>
          <w:lang w:val="en-GB"/>
        </w:rPr>
        <w:t xml:space="preserve"> </w:t>
      </w:r>
      <w:r w:rsidRPr="00D516D6">
        <w:rPr>
          <w:sz w:val="16"/>
          <w:lang w:val="en-GB"/>
        </w:rPr>
        <w:t xml:space="preserve">Psychology Research and </w:t>
      </w:r>
      <w:proofErr w:type="spellStart"/>
      <w:r w:rsidRPr="00D516D6">
        <w:rPr>
          <w:sz w:val="16"/>
          <w:lang w:val="en-GB"/>
        </w:rPr>
        <w:t>Behavior</w:t>
      </w:r>
      <w:proofErr w:type="spellEnd"/>
      <w:r w:rsidRPr="00D516D6">
        <w:rPr>
          <w:sz w:val="16"/>
          <w:lang w:val="en-GB"/>
        </w:rPr>
        <w:t xml:space="preserve"> Management 17, 827–851.</w:t>
      </w:r>
      <w:r w:rsidRPr="00D516D6">
        <w:rPr>
          <w:spacing w:val="34"/>
          <w:sz w:val="16"/>
          <w:lang w:val="en-GB"/>
        </w:rPr>
        <w:t xml:space="preserve"> </w:t>
      </w:r>
      <w:r w:rsidRPr="00D516D6">
        <w:rPr>
          <w:sz w:val="16"/>
          <w:lang w:val="en-GB"/>
        </w:rPr>
        <w:t xml:space="preserve">URL: </w:t>
      </w:r>
      <w:hyperlink r:id="rId97">
        <w:r w:rsidRPr="00D516D6">
          <w:rPr>
            <w:color w:val="2F4F4F"/>
            <w:sz w:val="16"/>
            <w:lang w:val="en-GB"/>
          </w:rPr>
          <w:t>https://www.tandfonline.com/doi/abs/10.</w:t>
        </w:r>
      </w:hyperlink>
      <w:r w:rsidRPr="00D516D6">
        <w:rPr>
          <w:color w:val="2F4F4F"/>
          <w:spacing w:val="40"/>
          <w:w w:val="113"/>
          <w:sz w:val="16"/>
          <w:lang w:val="en-GB"/>
        </w:rPr>
        <w:t xml:space="preserve"> </w:t>
      </w:r>
      <w:bookmarkStart w:id="310" w:name="_bookmark86"/>
      <w:bookmarkEnd w:id="310"/>
      <w:r w:rsidRPr="00D516D6">
        <w:rPr>
          <w:lang w:val="en-GB"/>
        </w:rPr>
        <w:fldChar w:fldCharType="begin"/>
      </w:r>
      <w:r w:rsidRPr="00D516D6">
        <w:rPr>
          <w:lang w:val="en-GB"/>
        </w:rPr>
        <w:instrText>HYPERLINK "https://www.tandfonline.com/doi/abs/10.2147/PRBM.S453572" \h</w:instrText>
      </w:r>
      <w:r w:rsidRPr="00D516D6">
        <w:rPr>
          <w:lang w:val="en-GB"/>
        </w:rPr>
        <w:fldChar w:fldCharType="separate"/>
      </w:r>
      <w:r w:rsidRPr="000A05E3">
        <w:rPr>
          <w:color w:val="2F4F4F"/>
          <w:sz w:val="16"/>
          <w:lang w:val="fr-FR"/>
        </w:rPr>
        <w:t>2147/PRBM.S453572</w:t>
      </w:r>
      <w:r w:rsidRPr="00D516D6">
        <w:rPr>
          <w:color w:val="2F4F4F"/>
          <w:sz w:val="16"/>
          <w:lang w:val="en-GB"/>
        </w:rPr>
        <w:fldChar w:fldCharType="end"/>
      </w:r>
      <w:r w:rsidRPr="000A05E3">
        <w:rPr>
          <w:sz w:val="16"/>
          <w:lang w:val="fr-FR"/>
        </w:rPr>
        <w:t>,</w:t>
      </w:r>
      <w:r w:rsidRPr="000A05E3">
        <w:rPr>
          <w:spacing w:val="76"/>
          <w:sz w:val="16"/>
          <w:lang w:val="fr-FR"/>
        </w:rPr>
        <w:t xml:space="preserve"> </w:t>
      </w:r>
      <w:r w:rsidRPr="000A05E3">
        <w:rPr>
          <w:sz w:val="16"/>
          <w:lang w:val="fr-FR"/>
        </w:rPr>
        <w:t>doi:</w:t>
      </w:r>
      <w:hyperlink r:id="rId98">
        <w:r w:rsidRPr="000A05E3">
          <w:rPr>
            <w:color w:val="2F4F4F"/>
            <w:sz w:val="16"/>
            <w:lang w:val="fr-FR"/>
          </w:rPr>
          <w:t>10.2147/PRBM.S453572</w:t>
        </w:r>
      </w:hyperlink>
      <w:r w:rsidRPr="000A05E3">
        <w:rPr>
          <w:sz w:val="16"/>
          <w:lang w:val="fr-FR"/>
        </w:rPr>
        <w:t>,</w:t>
      </w:r>
      <w:r w:rsidRPr="000A05E3">
        <w:rPr>
          <w:spacing w:val="77"/>
          <w:sz w:val="16"/>
          <w:lang w:val="fr-FR"/>
        </w:rPr>
        <w:t xml:space="preserve"> </w:t>
      </w:r>
      <w:hyperlink r:id="rId99">
        <w:proofErr w:type="spellStart"/>
        <w:r w:rsidRPr="000A05E3">
          <w:rPr>
            <w:color w:val="2F4F4F"/>
            <w:sz w:val="16"/>
            <w:lang w:val="fr-FR"/>
          </w:rPr>
          <w:t>arXiv:https</w:t>
        </w:r>
        <w:proofErr w:type="spellEnd"/>
        <w:r w:rsidRPr="000A05E3">
          <w:rPr>
            <w:color w:val="2F4F4F"/>
            <w:sz w:val="16"/>
            <w:lang w:val="fr-FR"/>
          </w:rPr>
          <w:t>://www.tandfonline.com/doi/pdf/10.2147/PRBM.S453572</w:t>
        </w:r>
      </w:hyperlink>
      <w:r w:rsidRPr="000A05E3">
        <w:rPr>
          <w:sz w:val="16"/>
          <w:lang w:val="fr-FR"/>
        </w:rPr>
        <w:t>.</w:t>
      </w:r>
    </w:p>
    <w:p w14:paraId="23C1B5AD" w14:textId="77777777" w:rsidR="00AF779A" w:rsidRPr="000A05E3" w:rsidRDefault="00E9277B">
      <w:pPr>
        <w:spacing w:before="1" w:line="254" w:lineRule="auto"/>
        <w:ind w:left="315" w:right="154" w:hanging="200"/>
        <w:jc w:val="both"/>
        <w:rPr>
          <w:sz w:val="16"/>
          <w:lang w:val="es-ES"/>
        </w:rPr>
      </w:pPr>
      <w:r w:rsidRPr="000A05E3">
        <w:rPr>
          <w:w w:val="95"/>
          <w:sz w:val="16"/>
          <w:lang w:val="es-ES"/>
        </w:rPr>
        <w:t>Riquelme, E., Munita, F., Jara, E., Mon</w:t>
      </w:r>
      <w:r w:rsidRPr="000A05E3">
        <w:rPr>
          <w:w w:val="95"/>
          <w:sz w:val="16"/>
          <w:lang w:val="es-ES"/>
        </w:rPr>
        <w:t>tero, I., 2013.</w:t>
      </w:r>
      <w:r w:rsidRPr="000A05E3">
        <w:rPr>
          <w:spacing w:val="23"/>
          <w:sz w:val="16"/>
          <w:lang w:val="es-ES"/>
        </w:rPr>
        <w:t xml:space="preserve"> </w:t>
      </w:r>
      <w:r w:rsidRPr="000A05E3">
        <w:rPr>
          <w:w w:val="95"/>
          <w:sz w:val="16"/>
          <w:lang w:val="es-ES"/>
        </w:rPr>
        <w:t>Reconocimiento facial de emociones y desarrollo de la empatía mediante la lectura mediada</w:t>
      </w:r>
      <w:r w:rsidRPr="000A05E3">
        <w:rPr>
          <w:spacing w:val="40"/>
          <w:sz w:val="16"/>
          <w:lang w:val="es-ES"/>
        </w:rPr>
        <w:t xml:space="preserve"> </w:t>
      </w:r>
      <w:bookmarkStart w:id="311" w:name="_bookmark87"/>
      <w:bookmarkEnd w:id="311"/>
      <w:r w:rsidRPr="000A05E3">
        <w:rPr>
          <w:sz w:val="16"/>
          <w:lang w:val="es-ES"/>
        </w:rPr>
        <w:t>de</w:t>
      </w:r>
      <w:r w:rsidRPr="000A05E3">
        <w:rPr>
          <w:spacing w:val="-9"/>
          <w:sz w:val="16"/>
          <w:lang w:val="es-ES"/>
        </w:rPr>
        <w:t xml:space="preserve"> </w:t>
      </w:r>
      <w:r w:rsidRPr="000A05E3">
        <w:rPr>
          <w:sz w:val="16"/>
          <w:lang w:val="es-ES"/>
        </w:rPr>
        <w:t>literatura</w:t>
      </w:r>
      <w:r w:rsidRPr="000A05E3">
        <w:rPr>
          <w:spacing w:val="-9"/>
          <w:sz w:val="16"/>
          <w:lang w:val="es-ES"/>
        </w:rPr>
        <w:t xml:space="preserve"> </w:t>
      </w:r>
      <w:r w:rsidRPr="000A05E3">
        <w:rPr>
          <w:sz w:val="16"/>
          <w:lang w:val="es-ES"/>
        </w:rPr>
        <w:t>infantil.</w:t>
      </w:r>
      <w:r w:rsidRPr="000A05E3">
        <w:rPr>
          <w:spacing w:val="1"/>
          <w:sz w:val="16"/>
          <w:lang w:val="es-ES"/>
        </w:rPr>
        <w:t xml:space="preserve"> </w:t>
      </w:r>
      <w:r w:rsidRPr="000A05E3">
        <w:rPr>
          <w:sz w:val="16"/>
          <w:lang w:val="es-ES"/>
        </w:rPr>
        <w:t>Cultura</w:t>
      </w:r>
      <w:r w:rsidRPr="000A05E3">
        <w:rPr>
          <w:spacing w:val="-9"/>
          <w:sz w:val="16"/>
          <w:lang w:val="es-ES"/>
        </w:rPr>
        <w:t xml:space="preserve"> </w:t>
      </w:r>
      <w:r w:rsidRPr="000A05E3">
        <w:rPr>
          <w:sz w:val="16"/>
          <w:lang w:val="es-ES"/>
        </w:rPr>
        <w:t>y</w:t>
      </w:r>
      <w:r w:rsidRPr="000A05E3">
        <w:rPr>
          <w:spacing w:val="-8"/>
          <w:sz w:val="16"/>
          <w:lang w:val="es-ES"/>
        </w:rPr>
        <w:t xml:space="preserve"> </w:t>
      </w:r>
      <w:r w:rsidRPr="000A05E3">
        <w:rPr>
          <w:sz w:val="16"/>
          <w:lang w:val="es-ES"/>
        </w:rPr>
        <w:t>Educación</w:t>
      </w:r>
      <w:r w:rsidRPr="000A05E3">
        <w:rPr>
          <w:spacing w:val="-9"/>
          <w:sz w:val="16"/>
          <w:lang w:val="es-ES"/>
        </w:rPr>
        <w:t xml:space="preserve"> </w:t>
      </w:r>
      <w:r w:rsidRPr="000A05E3">
        <w:rPr>
          <w:sz w:val="16"/>
          <w:lang w:val="es-ES"/>
        </w:rPr>
        <w:t>25,</w:t>
      </w:r>
      <w:r w:rsidRPr="000A05E3">
        <w:rPr>
          <w:spacing w:val="-9"/>
          <w:sz w:val="16"/>
          <w:lang w:val="es-ES"/>
        </w:rPr>
        <w:t xml:space="preserve"> </w:t>
      </w:r>
      <w:r w:rsidRPr="000A05E3">
        <w:rPr>
          <w:sz w:val="16"/>
          <w:lang w:val="es-ES"/>
        </w:rPr>
        <w:t>375–388.</w:t>
      </w:r>
      <w:r w:rsidRPr="000A05E3">
        <w:rPr>
          <w:spacing w:val="1"/>
          <w:sz w:val="16"/>
          <w:lang w:val="es-ES"/>
        </w:rPr>
        <w:t xml:space="preserve"> </w:t>
      </w:r>
      <w:r w:rsidRPr="000A05E3">
        <w:rPr>
          <w:sz w:val="16"/>
          <w:lang w:val="es-ES"/>
        </w:rPr>
        <w:t>doi:</w:t>
      </w:r>
      <w:r>
        <w:fldChar w:fldCharType="begin"/>
      </w:r>
      <w:r w:rsidRPr="00E46D94">
        <w:rPr>
          <w:lang w:val="es-ES"/>
          <w:rPrChange w:id="312" w:author="Gleiston C. Guerrero Ulloa" w:date="2024-07-22T19:26:00Z">
            <w:rPr/>
          </w:rPrChange>
        </w:rPr>
        <w:instrText xml:space="preserve"> HYPERLINK "http://dx.doi.org/10.1174/113564013807749704" \h </w:instrText>
      </w:r>
      <w:r>
        <w:fldChar w:fldCharType="separate"/>
      </w:r>
      <w:r w:rsidRPr="000A05E3">
        <w:rPr>
          <w:color w:val="2F4F4F"/>
          <w:sz w:val="16"/>
          <w:lang w:val="es-ES"/>
        </w:rPr>
        <w:t>10.1174/113564013807749704</w:t>
      </w:r>
      <w:r>
        <w:rPr>
          <w:color w:val="2F4F4F"/>
          <w:sz w:val="16"/>
          <w:lang w:val="es-ES"/>
        </w:rPr>
        <w:fldChar w:fldCharType="end"/>
      </w:r>
      <w:r w:rsidRPr="000A05E3">
        <w:rPr>
          <w:sz w:val="16"/>
          <w:lang w:val="es-ES"/>
        </w:rPr>
        <w:t>.</w:t>
      </w:r>
    </w:p>
    <w:p w14:paraId="596383CA" w14:textId="77777777" w:rsidR="00AF779A" w:rsidRPr="00D516D6" w:rsidRDefault="00E9277B">
      <w:pPr>
        <w:spacing w:before="1" w:line="254" w:lineRule="auto"/>
        <w:ind w:left="315" w:right="154" w:hanging="200"/>
        <w:jc w:val="both"/>
        <w:rPr>
          <w:sz w:val="16"/>
          <w:lang w:val="en-GB"/>
        </w:rPr>
      </w:pPr>
      <w:r w:rsidRPr="000A05E3">
        <w:rPr>
          <w:w w:val="95"/>
          <w:sz w:val="16"/>
          <w:lang w:val="es-ES"/>
        </w:rPr>
        <w:t>Rocha,</w:t>
      </w:r>
      <w:r w:rsidRPr="000A05E3">
        <w:rPr>
          <w:sz w:val="16"/>
          <w:lang w:val="es-ES"/>
        </w:rPr>
        <w:t xml:space="preserve"> </w:t>
      </w:r>
      <w:r w:rsidRPr="000A05E3">
        <w:rPr>
          <w:w w:val="95"/>
          <w:sz w:val="16"/>
          <w:lang w:val="es-ES"/>
        </w:rPr>
        <w:t>J.D.C.,</w:t>
      </w:r>
      <w:r w:rsidRPr="000A05E3">
        <w:rPr>
          <w:spacing w:val="10"/>
          <w:sz w:val="16"/>
          <w:lang w:val="es-ES"/>
        </w:rPr>
        <w:t xml:space="preserve"> </w:t>
      </w:r>
      <w:r w:rsidRPr="000A05E3">
        <w:rPr>
          <w:w w:val="95"/>
          <w:sz w:val="16"/>
          <w:lang w:val="es-ES"/>
        </w:rPr>
        <w:t>Souza,</w:t>
      </w:r>
      <w:r w:rsidRPr="000A05E3">
        <w:rPr>
          <w:sz w:val="16"/>
          <w:lang w:val="es-ES"/>
        </w:rPr>
        <w:t xml:space="preserve"> </w:t>
      </w:r>
      <w:r w:rsidRPr="000A05E3">
        <w:rPr>
          <w:w w:val="95"/>
          <w:sz w:val="16"/>
          <w:lang w:val="es-ES"/>
        </w:rPr>
        <w:t>M.A.D.,</w:t>
      </w:r>
      <w:r w:rsidRPr="000A05E3">
        <w:rPr>
          <w:spacing w:val="10"/>
          <w:sz w:val="16"/>
          <w:lang w:val="es-ES"/>
        </w:rPr>
        <w:t xml:space="preserve"> </w:t>
      </w:r>
      <w:r w:rsidRPr="000A05E3">
        <w:rPr>
          <w:w w:val="95"/>
          <w:sz w:val="16"/>
          <w:lang w:val="es-ES"/>
        </w:rPr>
        <w:t>Cardoso,</w:t>
      </w:r>
      <w:r w:rsidRPr="000A05E3">
        <w:rPr>
          <w:sz w:val="16"/>
          <w:lang w:val="es-ES"/>
        </w:rPr>
        <w:t xml:space="preserve"> </w:t>
      </w:r>
      <w:r w:rsidRPr="000A05E3">
        <w:rPr>
          <w:w w:val="95"/>
          <w:sz w:val="16"/>
          <w:lang w:val="es-ES"/>
        </w:rPr>
        <w:t>E.H.S.,</w:t>
      </w:r>
      <w:r w:rsidRPr="000A05E3">
        <w:rPr>
          <w:sz w:val="16"/>
          <w:lang w:val="es-ES"/>
        </w:rPr>
        <w:t xml:space="preserve"> </w:t>
      </w:r>
      <w:proofErr w:type="spellStart"/>
      <w:r w:rsidRPr="000A05E3">
        <w:rPr>
          <w:w w:val="95"/>
          <w:sz w:val="16"/>
          <w:lang w:val="es-ES"/>
        </w:rPr>
        <w:t>Vijaykumar</w:t>
      </w:r>
      <w:proofErr w:type="spellEnd"/>
      <w:r w:rsidRPr="000A05E3">
        <w:rPr>
          <w:w w:val="95"/>
          <w:sz w:val="16"/>
          <w:lang w:val="es-ES"/>
        </w:rPr>
        <w:t>,</w:t>
      </w:r>
      <w:r w:rsidRPr="000A05E3">
        <w:rPr>
          <w:spacing w:val="10"/>
          <w:sz w:val="16"/>
          <w:lang w:val="es-ES"/>
        </w:rPr>
        <w:t xml:space="preserve"> </w:t>
      </w:r>
      <w:r w:rsidRPr="000A05E3">
        <w:rPr>
          <w:w w:val="95"/>
          <w:sz w:val="16"/>
          <w:lang w:val="es-ES"/>
        </w:rPr>
        <w:t>N.,</w:t>
      </w:r>
      <w:r w:rsidRPr="000A05E3">
        <w:rPr>
          <w:sz w:val="16"/>
          <w:lang w:val="es-ES"/>
        </w:rPr>
        <w:t xml:space="preserve"> </w:t>
      </w:r>
      <w:r w:rsidRPr="000A05E3">
        <w:rPr>
          <w:w w:val="95"/>
          <w:sz w:val="16"/>
          <w:lang w:val="es-ES"/>
        </w:rPr>
        <w:t>Araujo,</w:t>
      </w:r>
      <w:r w:rsidRPr="000A05E3">
        <w:rPr>
          <w:spacing w:val="10"/>
          <w:sz w:val="16"/>
          <w:lang w:val="es-ES"/>
        </w:rPr>
        <w:t xml:space="preserve"> </w:t>
      </w:r>
      <w:r w:rsidRPr="000A05E3">
        <w:rPr>
          <w:w w:val="95"/>
          <w:sz w:val="16"/>
          <w:lang w:val="es-ES"/>
        </w:rPr>
        <w:t>J.P.L.D.,</w:t>
      </w:r>
      <w:r w:rsidRPr="000A05E3">
        <w:rPr>
          <w:sz w:val="16"/>
          <w:lang w:val="es-ES"/>
        </w:rPr>
        <w:t xml:space="preserve"> </w:t>
      </w:r>
      <w:r w:rsidRPr="000A05E3">
        <w:rPr>
          <w:w w:val="95"/>
          <w:sz w:val="16"/>
          <w:lang w:val="es-ES"/>
        </w:rPr>
        <w:t>Frances,</w:t>
      </w:r>
      <w:r w:rsidRPr="000A05E3">
        <w:rPr>
          <w:sz w:val="16"/>
          <w:lang w:val="es-ES"/>
        </w:rPr>
        <w:t xml:space="preserve"> </w:t>
      </w:r>
      <w:r w:rsidRPr="000A05E3">
        <w:rPr>
          <w:w w:val="95"/>
          <w:sz w:val="16"/>
          <w:lang w:val="es-ES"/>
        </w:rPr>
        <w:t>R.L.,</w:t>
      </w:r>
      <w:r w:rsidRPr="000A05E3">
        <w:rPr>
          <w:spacing w:val="10"/>
          <w:sz w:val="16"/>
          <w:lang w:val="es-ES"/>
        </w:rPr>
        <w:t xml:space="preserve"> </w:t>
      </w:r>
      <w:r w:rsidRPr="000A05E3">
        <w:rPr>
          <w:w w:val="95"/>
          <w:sz w:val="16"/>
          <w:lang w:val="es-ES"/>
        </w:rPr>
        <w:t>2023.</w:t>
      </w:r>
      <w:r w:rsidRPr="000A05E3">
        <w:rPr>
          <w:spacing w:val="20"/>
          <w:sz w:val="16"/>
          <w:lang w:val="es-ES"/>
        </w:rPr>
        <w:t xml:space="preserve"> </w:t>
      </w:r>
      <w:r w:rsidRPr="00D516D6">
        <w:rPr>
          <w:w w:val="95"/>
          <w:sz w:val="16"/>
          <w:lang w:val="en-GB"/>
        </w:rPr>
        <w:t>A</w:t>
      </w:r>
      <w:r w:rsidRPr="00D516D6">
        <w:rPr>
          <w:sz w:val="16"/>
          <w:lang w:val="en-GB"/>
        </w:rPr>
        <w:t xml:space="preserve"> </w:t>
      </w:r>
      <w:r w:rsidRPr="00D516D6">
        <w:rPr>
          <w:w w:val="95"/>
          <w:sz w:val="16"/>
          <w:lang w:val="en-GB"/>
        </w:rPr>
        <w:t>platform</w:t>
      </w:r>
      <w:r w:rsidRPr="00D516D6">
        <w:rPr>
          <w:spacing w:val="10"/>
          <w:sz w:val="16"/>
          <w:lang w:val="en-GB"/>
        </w:rPr>
        <w:t xml:space="preserve"> </w:t>
      </w:r>
      <w:r w:rsidRPr="00D516D6">
        <w:rPr>
          <w:w w:val="95"/>
          <w:sz w:val="16"/>
          <w:lang w:val="en-GB"/>
        </w:rPr>
        <w:t>for</w:t>
      </w:r>
      <w:r w:rsidRPr="00D516D6">
        <w:rPr>
          <w:sz w:val="16"/>
          <w:lang w:val="en-GB"/>
        </w:rPr>
        <w:t xml:space="preserve"> </w:t>
      </w:r>
      <w:r w:rsidRPr="00D516D6">
        <w:rPr>
          <w:w w:val="95"/>
          <w:sz w:val="16"/>
          <w:lang w:val="en-GB"/>
        </w:rPr>
        <w:t>monitoring</w:t>
      </w:r>
      <w:r w:rsidRPr="00D516D6">
        <w:rPr>
          <w:sz w:val="16"/>
          <w:lang w:val="en-GB"/>
        </w:rPr>
        <w:t xml:space="preserve"> </w:t>
      </w:r>
      <w:r w:rsidRPr="00D516D6">
        <w:rPr>
          <w:w w:val="95"/>
          <w:sz w:val="16"/>
          <w:lang w:val="en-GB"/>
        </w:rPr>
        <w:t>student</w:t>
      </w:r>
      <w:r w:rsidRPr="00D516D6">
        <w:rPr>
          <w:spacing w:val="10"/>
          <w:sz w:val="16"/>
          <w:lang w:val="en-GB"/>
        </w:rPr>
        <w:t xml:space="preserve"> </w:t>
      </w:r>
      <w:r w:rsidRPr="00D516D6">
        <w:rPr>
          <w:w w:val="95"/>
          <w:sz w:val="16"/>
          <w:lang w:val="en-GB"/>
        </w:rPr>
        <w:t>commuting</w:t>
      </w:r>
      <w:r w:rsidRPr="00D516D6">
        <w:rPr>
          <w:spacing w:val="40"/>
          <w:sz w:val="16"/>
          <w:lang w:val="en-GB"/>
        </w:rPr>
        <w:t xml:space="preserve"> </w:t>
      </w:r>
      <w:r w:rsidRPr="00D516D6">
        <w:rPr>
          <w:w w:val="95"/>
          <w:sz w:val="16"/>
          <w:lang w:val="en-GB"/>
        </w:rPr>
        <w:t>in the use of school</w:t>
      </w:r>
      <w:r w:rsidRPr="00D516D6">
        <w:rPr>
          <w:w w:val="95"/>
          <w:sz w:val="16"/>
          <w:lang w:val="en-GB"/>
        </w:rPr>
        <w:t xml:space="preserve"> transport in smart cities - a facial recognition based approach, in: 2023 International Conference on Smart Applications,</w:t>
      </w:r>
      <w:r w:rsidRPr="00D516D6">
        <w:rPr>
          <w:spacing w:val="40"/>
          <w:sz w:val="16"/>
          <w:lang w:val="en-GB"/>
        </w:rPr>
        <w:t xml:space="preserve"> </w:t>
      </w:r>
      <w:r w:rsidRPr="00D516D6">
        <w:rPr>
          <w:sz w:val="16"/>
          <w:lang w:val="en-GB"/>
        </w:rPr>
        <w:t>Communications</w:t>
      </w:r>
      <w:r w:rsidRPr="00D516D6">
        <w:rPr>
          <w:spacing w:val="-9"/>
          <w:sz w:val="16"/>
          <w:lang w:val="en-GB"/>
        </w:rPr>
        <w:t xml:space="preserve"> </w:t>
      </w:r>
      <w:r w:rsidRPr="00D516D6">
        <w:rPr>
          <w:sz w:val="16"/>
          <w:lang w:val="en-GB"/>
        </w:rPr>
        <w:t>and</w:t>
      </w:r>
      <w:r w:rsidRPr="00D516D6">
        <w:rPr>
          <w:spacing w:val="-9"/>
          <w:sz w:val="16"/>
          <w:lang w:val="en-GB"/>
        </w:rPr>
        <w:t xml:space="preserve"> </w:t>
      </w:r>
      <w:r w:rsidRPr="00D516D6">
        <w:rPr>
          <w:sz w:val="16"/>
          <w:lang w:val="en-GB"/>
        </w:rPr>
        <w:t>Networking,</w:t>
      </w:r>
      <w:r w:rsidRPr="00D516D6">
        <w:rPr>
          <w:spacing w:val="-9"/>
          <w:sz w:val="16"/>
          <w:lang w:val="en-GB"/>
        </w:rPr>
        <w:t xml:space="preserve"> </w:t>
      </w:r>
      <w:proofErr w:type="spellStart"/>
      <w:r w:rsidRPr="00D516D6">
        <w:rPr>
          <w:sz w:val="16"/>
          <w:lang w:val="en-GB"/>
        </w:rPr>
        <w:t>SmartNets</w:t>
      </w:r>
      <w:proofErr w:type="spellEnd"/>
      <w:r w:rsidRPr="00D516D6">
        <w:rPr>
          <w:spacing w:val="-9"/>
          <w:sz w:val="16"/>
          <w:lang w:val="en-GB"/>
        </w:rPr>
        <w:t xml:space="preserve"> </w:t>
      </w:r>
      <w:r w:rsidRPr="00D516D6">
        <w:rPr>
          <w:sz w:val="16"/>
          <w:lang w:val="en-GB"/>
        </w:rPr>
        <w:t>2023,</w:t>
      </w:r>
      <w:r w:rsidRPr="00D516D6">
        <w:rPr>
          <w:spacing w:val="-9"/>
          <w:sz w:val="16"/>
          <w:lang w:val="en-GB"/>
        </w:rPr>
        <w:t xml:space="preserve"> </w:t>
      </w:r>
      <w:r w:rsidRPr="00D516D6">
        <w:rPr>
          <w:sz w:val="16"/>
          <w:lang w:val="en-GB"/>
        </w:rPr>
        <w:t>Institute</w:t>
      </w:r>
      <w:r w:rsidRPr="00D516D6">
        <w:rPr>
          <w:spacing w:val="-8"/>
          <w:sz w:val="16"/>
          <w:lang w:val="en-GB"/>
        </w:rPr>
        <w:t xml:space="preserve"> </w:t>
      </w:r>
      <w:r w:rsidRPr="00D516D6">
        <w:rPr>
          <w:sz w:val="16"/>
          <w:lang w:val="en-GB"/>
        </w:rPr>
        <w:t>of</w:t>
      </w:r>
      <w:r w:rsidRPr="00D516D6">
        <w:rPr>
          <w:spacing w:val="-9"/>
          <w:sz w:val="16"/>
          <w:lang w:val="en-GB"/>
        </w:rPr>
        <w:t xml:space="preserve"> </w:t>
      </w:r>
      <w:r w:rsidRPr="00D516D6">
        <w:rPr>
          <w:sz w:val="16"/>
          <w:lang w:val="en-GB"/>
        </w:rPr>
        <w:t>Electrical</w:t>
      </w:r>
      <w:r w:rsidRPr="00D516D6">
        <w:rPr>
          <w:spacing w:val="-9"/>
          <w:sz w:val="16"/>
          <w:lang w:val="en-GB"/>
        </w:rPr>
        <w:t xml:space="preserve"> </w:t>
      </w:r>
      <w:r w:rsidRPr="00D516D6">
        <w:rPr>
          <w:sz w:val="16"/>
          <w:lang w:val="en-GB"/>
        </w:rPr>
        <w:t>and</w:t>
      </w:r>
      <w:r w:rsidRPr="00D516D6">
        <w:rPr>
          <w:spacing w:val="-9"/>
          <w:sz w:val="16"/>
          <w:lang w:val="en-GB"/>
        </w:rPr>
        <w:t xml:space="preserve"> </w:t>
      </w:r>
      <w:r w:rsidRPr="00D516D6">
        <w:rPr>
          <w:sz w:val="16"/>
          <w:lang w:val="en-GB"/>
        </w:rPr>
        <w:t>Electronics</w:t>
      </w:r>
      <w:r w:rsidRPr="00D516D6">
        <w:rPr>
          <w:spacing w:val="-9"/>
          <w:sz w:val="16"/>
          <w:lang w:val="en-GB"/>
        </w:rPr>
        <w:t xml:space="preserve"> </w:t>
      </w:r>
      <w:r w:rsidRPr="00D516D6">
        <w:rPr>
          <w:sz w:val="16"/>
          <w:lang w:val="en-GB"/>
        </w:rPr>
        <w:t>Engineers</w:t>
      </w:r>
      <w:r w:rsidRPr="00D516D6">
        <w:rPr>
          <w:spacing w:val="-8"/>
          <w:sz w:val="16"/>
          <w:lang w:val="en-GB"/>
        </w:rPr>
        <w:t xml:space="preserve"> </w:t>
      </w:r>
      <w:r w:rsidRPr="00D516D6">
        <w:rPr>
          <w:sz w:val="16"/>
          <w:lang w:val="en-GB"/>
        </w:rPr>
        <w:t>Inc.</w:t>
      </w:r>
      <w:r w:rsidRPr="00D516D6">
        <w:rPr>
          <w:spacing w:val="6"/>
          <w:sz w:val="16"/>
          <w:lang w:val="en-GB"/>
        </w:rPr>
        <w:t xml:space="preserve"> </w:t>
      </w:r>
      <w:r w:rsidRPr="00D516D6">
        <w:rPr>
          <w:sz w:val="16"/>
          <w:lang w:val="en-GB"/>
        </w:rPr>
        <w:t>doi:</w:t>
      </w:r>
      <w:hyperlink r:id="rId100">
        <w:r w:rsidRPr="00D516D6">
          <w:rPr>
            <w:color w:val="2F4F4F"/>
            <w:sz w:val="16"/>
            <w:lang w:val="en-GB"/>
          </w:rPr>
          <w:t>10.1109/SmartNets58706.</w:t>
        </w:r>
      </w:hyperlink>
      <w:r w:rsidRPr="00D516D6">
        <w:rPr>
          <w:color w:val="2F4F4F"/>
          <w:spacing w:val="40"/>
          <w:w w:val="105"/>
          <w:sz w:val="16"/>
          <w:lang w:val="en-GB"/>
        </w:rPr>
        <w:t xml:space="preserve"> </w:t>
      </w:r>
      <w:bookmarkStart w:id="313" w:name="_bookmark88"/>
      <w:bookmarkEnd w:id="313"/>
      <w:r w:rsidRPr="00D516D6">
        <w:rPr>
          <w:lang w:val="en-GB"/>
        </w:rPr>
        <w:fldChar w:fldCharType="begin"/>
      </w:r>
      <w:r w:rsidRPr="00D516D6">
        <w:rPr>
          <w:lang w:val="en-GB"/>
        </w:rPr>
        <w:instrText>HYPERLINK "http://dx.doi.org/10.1109/SmartNets58706.2023.10216190" \h</w:instrText>
      </w:r>
      <w:r w:rsidRPr="00D516D6">
        <w:rPr>
          <w:lang w:val="en-GB"/>
        </w:rPr>
        <w:fldChar w:fldCharType="separate"/>
      </w:r>
      <w:r w:rsidRPr="00D516D6">
        <w:rPr>
          <w:color w:val="2F4F4F"/>
          <w:spacing w:val="-2"/>
          <w:sz w:val="16"/>
          <w:lang w:val="en-GB"/>
        </w:rPr>
        <w:t>2023.10216190</w:t>
      </w:r>
      <w:r w:rsidRPr="00D516D6">
        <w:rPr>
          <w:color w:val="2F4F4F"/>
          <w:spacing w:val="-2"/>
          <w:sz w:val="16"/>
          <w:lang w:val="en-GB"/>
        </w:rPr>
        <w:fldChar w:fldCharType="end"/>
      </w:r>
      <w:r w:rsidRPr="00D516D6">
        <w:rPr>
          <w:spacing w:val="-2"/>
          <w:sz w:val="16"/>
          <w:lang w:val="en-GB"/>
        </w:rPr>
        <w:t>.</w:t>
      </w:r>
    </w:p>
    <w:p w14:paraId="59C3C355" w14:textId="77777777" w:rsidR="00AF779A" w:rsidRPr="000A05E3" w:rsidRDefault="00E9277B">
      <w:pPr>
        <w:spacing w:before="2" w:line="254" w:lineRule="auto"/>
        <w:ind w:left="315" w:right="154" w:hanging="200"/>
        <w:jc w:val="both"/>
        <w:rPr>
          <w:sz w:val="16"/>
          <w:lang w:val="fr-FR"/>
        </w:rPr>
      </w:pPr>
      <w:commentRangeStart w:id="314"/>
      <w:r w:rsidRPr="000A05E3">
        <w:rPr>
          <w:w w:val="95"/>
          <w:sz w:val="16"/>
          <w:lang w:val="es-ES"/>
        </w:rPr>
        <w:t xml:space="preserve">Sabina </w:t>
      </w:r>
      <w:proofErr w:type="spellStart"/>
      <w:r w:rsidRPr="000A05E3">
        <w:rPr>
          <w:w w:val="95"/>
          <w:sz w:val="16"/>
          <w:lang w:val="es-ES"/>
        </w:rPr>
        <w:t>Åke</w:t>
      </w:r>
      <w:proofErr w:type="spellEnd"/>
      <w:r w:rsidRPr="000A05E3">
        <w:rPr>
          <w:w w:val="95"/>
          <w:sz w:val="16"/>
          <w:lang w:val="es-ES"/>
        </w:rPr>
        <w:t xml:space="preserve">, Lena </w:t>
      </w:r>
      <w:proofErr w:type="spellStart"/>
      <w:r w:rsidRPr="000A05E3">
        <w:rPr>
          <w:w w:val="95"/>
          <w:sz w:val="16"/>
          <w:lang w:val="es-ES"/>
        </w:rPr>
        <w:t>Hartelius</w:t>
      </w:r>
      <w:commentRangeEnd w:id="314"/>
      <w:proofErr w:type="spellEnd"/>
      <w:r w:rsidR="0010057C">
        <w:rPr>
          <w:rStyle w:val="Refdecomentario"/>
        </w:rPr>
        <w:commentReference w:id="314"/>
      </w:r>
      <w:r w:rsidRPr="000A05E3">
        <w:rPr>
          <w:w w:val="95"/>
          <w:sz w:val="16"/>
          <w:lang w:val="es-ES"/>
        </w:rPr>
        <w:t xml:space="preserve">, A.S.J., </w:t>
      </w:r>
      <w:proofErr w:type="spellStart"/>
      <w:r w:rsidRPr="000A05E3">
        <w:rPr>
          <w:w w:val="95"/>
          <w:sz w:val="16"/>
          <w:lang w:val="es-ES"/>
        </w:rPr>
        <w:t>Antonsson</w:t>
      </w:r>
      <w:proofErr w:type="spellEnd"/>
      <w:r w:rsidRPr="000A05E3">
        <w:rPr>
          <w:w w:val="95"/>
          <w:sz w:val="16"/>
          <w:lang w:val="es-ES"/>
        </w:rPr>
        <w:t>, M., 2023.</w:t>
      </w:r>
      <w:r w:rsidRPr="000A05E3">
        <w:rPr>
          <w:spacing w:val="17"/>
          <w:sz w:val="16"/>
          <w:lang w:val="es-ES"/>
        </w:rPr>
        <w:t xml:space="preserve"> </w:t>
      </w:r>
      <w:r w:rsidRPr="00D516D6">
        <w:rPr>
          <w:w w:val="95"/>
          <w:sz w:val="16"/>
          <w:lang w:val="en-GB"/>
        </w:rPr>
        <w:t>Experiences of language and communication after brain-tumour treatment: A long-term</w:t>
      </w:r>
      <w:r w:rsidRPr="00D516D6">
        <w:rPr>
          <w:spacing w:val="40"/>
          <w:sz w:val="16"/>
          <w:lang w:val="en-GB"/>
        </w:rPr>
        <w:t xml:space="preserve"> </w:t>
      </w:r>
      <w:r w:rsidRPr="00D516D6">
        <w:rPr>
          <w:sz w:val="16"/>
          <w:lang w:val="en-GB"/>
        </w:rPr>
        <w:t>follow-up after glioma surgery.</w:t>
      </w:r>
      <w:r w:rsidRPr="00D516D6">
        <w:rPr>
          <w:spacing w:val="40"/>
          <w:sz w:val="16"/>
          <w:lang w:val="en-GB"/>
        </w:rPr>
        <w:t xml:space="preserve"> </w:t>
      </w:r>
      <w:proofErr w:type="spellStart"/>
      <w:r w:rsidRPr="000A05E3">
        <w:rPr>
          <w:sz w:val="16"/>
          <w:lang w:val="fr-FR"/>
        </w:rPr>
        <w:t>Neuropsychological</w:t>
      </w:r>
      <w:proofErr w:type="spellEnd"/>
      <w:r w:rsidRPr="000A05E3">
        <w:rPr>
          <w:sz w:val="16"/>
          <w:lang w:val="fr-FR"/>
        </w:rPr>
        <w:t xml:space="preserve"> </w:t>
      </w:r>
      <w:proofErr w:type="spellStart"/>
      <w:r w:rsidRPr="000A05E3">
        <w:rPr>
          <w:sz w:val="16"/>
          <w:lang w:val="fr-FR"/>
        </w:rPr>
        <w:t>Rehabilitation</w:t>
      </w:r>
      <w:proofErr w:type="spellEnd"/>
      <w:r w:rsidRPr="000A05E3">
        <w:rPr>
          <w:sz w:val="16"/>
          <w:lang w:val="fr-FR"/>
        </w:rPr>
        <w:t xml:space="preserve"> 33, 1225–1261.</w:t>
      </w:r>
      <w:r w:rsidRPr="000A05E3">
        <w:rPr>
          <w:spacing w:val="40"/>
          <w:sz w:val="16"/>
          <w:lang w:val="fr-FR"/>
        </w:rPr>
        <w:t xml:space="preserve"> </w:t>
      </w:r>
      <w:proofErr w:type="gramStart"/>
      <w:r w:rsidRPr="000A05E3">
        <w:rPr>
          <w:sz w:val="16"/>
          <w:lang w:val="fr-FR"/>
        </w:rPr>
        <w:t>URL:</w:t>
      </w:r>
      <w:proofErr w:type="gramEnd"/>
      <w:r w:rsidRPr="000A05E3">
        <w:rPr>
          <w:sz w:val="16"/>
          <w:lang w:val="fr-FR"/>
        </w:rPr>
        <w:t xml:space="preserve"> </w:t>
      </w:r>
      <w:hyperlink r:id="rId101">
        <w:r w:rsidRPr="000A05E3">
          <w:rPr>
            <w:color w:val="2F4F4F"/>
            <w:sz w:val="16"/>
            <w:lang w:val="fr-FR"/>
          </w:rPr>
          <w:t>https://doi.org/10.10</w:t>
        </w:r>
        <w:r w:rsidRPr="000A05E3">
          <w:rPr>
            <w:color w:val="2F4F4F"/>
            <w:sz w:val="16"/>
            <w:lang w:val="fr-FR"/>
          </w:rPr>
          <w:t>80/09602011.2022.</w:t>
        </w:r>
      </w:hyperlink>
      <w:r w:rsidRPr="000A05E3">
        <w:rPr>
          <w:color w:val="2F4F4F"/>
          <w:spacing w:val="40"/>
          <w:w w:val="106"/>
          <w:sz w:val="16"/>
          <w:lang w:val="fr-FR"/>
        </w:rPr>
        <w:t xml:space="preserve"> </w:t>
      </w:r>
      <w:bookmarkStart w:id="315" w:name="_bookmark89"/>
      <w:bookmarkEnd w:id="315"/>
      <w:r w:rsidRPr="00D516D6">
        <w:rPr>
          <w:lang w:val="en-GB"/>
        </w:rPr>
        <w:fldChar w:fldCharType="begin"/>
      </w:r>
      <w:r w:rsidRPr="000A05E3">
        <w:rPr>
          <w:lang w:val="fr-FR"/>
        </w:rPr>
        <w:instrText>HYPERLINK "https://doi.org/10.1080/09602011.2022.2080720" \h</w:instrText>
      </w:r>
      <w:r w:rsidRPr="00D516D6">
        <w:rPr>
          <w:lang w:val="en-GB"/>
        </w:rPr>
        <w:fldChar w:fldCharType="separate"/>
      </w:r>
      <w:r w:rsidRPr="000A05E3">
        <w:rPr>
          <w:color w:val="2F4F4F"/>
          <w:sz w:val="16"/>
          <w:lang w:val="fr-FR"/>
        </w:rPr>
        <w:t>2080720</w:t>
      </w:r>
      <w:r w:rsidRPr="00D516D6">
        <w:rPr>
          <w:color w:val="2F4F4F"/>
          <w:sz w:val="16"/>
          <w:lang w:val="en-GB"/>
        </w:rPr>
        <w:fldChar w:fldCharType="end"/>
      </w:r>
      <w:r w:rsidRPr="000A05E3">
        <w:rPr>
          <w:sz w:val="16"/>
          <w:lang w:val="fr-FR"/>
        </w:rPr>
        <w:t>,</w:t>
      </w:r>
      <w:r w:rsidRPr="000A05E3">
        <w:rPr>
          <w:spacing w:val="57"/>
          <w:sz w:val="16"/>
          <w:lang w:val="fr-FR"/>
        </w:rPr>
        <w:t xml:space="preserve"> </w:t>
      </w:r>
      <w:r w:rsidRPr="000A05E3">
        <w:rPr>
          <w:sz w:val="16"/>
          <w:lang w:val="fr-FR"/>
        </w:rPr>
        <w:t>doi:</w:t>
      </w:r>
      <w:hyperlink r:id="rId102">
        <w:r w:rsidRPr="000A05E3">
          <w:rPr>
            <w:color w:val="2F4F4F"/>
            <w:sz w:val="16"/>
            <w:lang w:val="fr-FR"/>
          </w:rPr>
          <w:t>10.1080/09602011.2022.2080720</w:t>
        </w:r>
      </w:hyperlink>
      <w:r w:rsidRPr="000A05E3">
        <w:rPr>
          <w:sz w:val="16"/>
          <w:lang w:val="fr-FR"/>
        </w:rPr>
        <w:t>,</w:t>
      </w:r>
      <w:r w:rsidRPr="000A05E3">
        <w:rPr>
          <w:spacing w:val="58"/>
          <w:sz w:val="16"/>
          <w:lang w:val="fr-FR"/>
        </w:rPr>
        <w:t xml:space="preserve"> </w:t>
      </w:r>
      <w:proofErr w:type="spellStart"/>
      <w:r w:rsidRPr="000A05E3">
        <w:rPr>
          <w:color w:val="2F4F4F"/>
          <w:sz w:val="16"/>
          <w:lang w:val="fr-FR"/>
        </w:rPr>
        <w:t>arXiv:https</w:t>
      </w:r>
      <w:proofErr w:type="spellEnd"/>
      <w:r w:rsidRPr="000A05E3">
        <w:rPr>
          <w:color w:val="2F4F4F"/>
          <w:sz w:val="16"/>
          <w:lang w:val="fr-FR"/>
        </w:rPr>
        <w:t>://doi.org/10.1080/09602011.2022.2080720</w:t>
      </w:r>
      <w:r w:rsidRPr="000A05E3">
        <w:rPr>
          <w:sz w:val="16"/>
          <w:lang w:val="fr-FR"/>
        </w:rPr>
        <w:t>.</w:t>
      </w:r>
      <w:r w:rsidRPr="000A05E3">
        <w:rPr>
          <w:spacing w:val="57"/>
          <w:sz w:val="16"/>
          <w:lang w:val="fr-FR"/>
        </w:rPr>
        <w:t xml:space="preserve"> </w:t>
      </w:r>
      <w:proofErr w:type="spellStart"/>
      <w:proofErr w:type="gramStart"/>
      <w:r w:rsidRPr="000A05E3">
        <w:rPr>
          <w:sz w:val="16"/>
          <w:lang w:val="fr-FR"/>
        </w:rPr>
        <w:t>pMID</w:t>
      </w:r>
      <w:proofErr w:type="spellEnd"/>
      <w:r w:rsidRPr="000A05E3">
        <w:rPr>
          <w:sz w:val="16"/>
          <w:lang w:val="fr-FR"/>
        </w:rPr>
        <w:t>:</w:t>
      </w:r>
      <w:proofErr w:type="gramEnd"/>
      <w:r w:rsidRPr="000A05E3">
        <w:rPr>
          <w:spacing w:val="58"/>
          <w:sz w:val="16"/>
          <w:lang w:val="fr-FR"/>
        </w:rPr>
        <w:t xml:space="preserve"> </w:t>
      </w:r>
      <w:r w:rsidRPr="000A05E3">
        <w:rPr>
          <w:sz w:val="16"/>
          <w:lang w:val="fr-FR"/>
        </w:rPr>
        <w:t>35653</w:t>
      </w:r>
      <w:r w:rsidRPr="000A05E3">
        <w:rPr>
          <w:sz w:val="16"/>
          <w:lang w:val="fr-FR"/>
        </w:rPr>
        <w:t>603.</w:t>
      </w:r>
    </w:p>
    <w:p w14:paraId="462983BF" w14:textId="77777777" w:rsidR="00AF779A" w:rsidRPr="00D516D6" w:rsidRDefault="00E9277B">
      <w:pPr>
        <w:spacing w:before="1" w:line="254" w:lineRule="auto"/>
        <w:ind w:left="315" w:right="154" w:hanging="200"/>
        <w:jc w:val="both"/>
        <w:rPr>
          <w:sz w:val="16"/>
          <w:lang w:val="en-GB"/>
        </w:rPr>
      </w:pPr>
      <w:proofErr w:type="spellStart"/>
      <w:r w:rsidRPr="000A05E3">
        <w:rPr>
          <w:w w:val="95"/>
          <w:sz w:val="16"/>
          <w:lang w:val="fr-FR"/>
        </w:rPr>
        <w:t>Seidu</w:t>
      </w:r>
      <w:proofErr w:type="spellEnd"/>
      <w:r w:rsidRPr="000A05E3">
        <w:rPr>
          <w:w w:val="95"/>
          <w:sz w:val="16"/>
          <w:lang w:val="fr-FR"/>
        </w:rPr>
        <w:t>,</w:t>
      </w:r>
      <w:r w:rsidRPr="000A05E3">
        <w:rPr>
          <w:spacing w:val="-4"/>
          <w:w w:val="95"/>
          <w:sz w:val="16"/>
          <w:lang w:val="fr-FR"/>
        </w:rPr>
        <w:t xml:space="preserve"> </w:t>
      </w:r>
      <w:r w:rsidRPr="000A05E3">
        <w:rPr>
          <w:w w:val="95"/>
          <w:sz w:val="16"/>
          <w:lang w:val="fr-FR"/>
        </w:rPr>
        <w:t>A.A.,</w:t>
      </w:r>
      <w:r w:rsidRPr="000A05E3">
        <w:rPr>
          <w:spacing w:val="-4"/>
          <w:w w:val="95"/>
          <w:sz w:val="16"/>
          <w:lang w:val="fr-FR"/>
        </w:rPr>
        <w:t xml:space="preserve"> </w:t>
      </w:r>
      <w:r w:rsidRPr="000A05E3">
        <w:rPr>
          <w:w w:val="95"/>
          <w:sz w:val="16"/>
          <w:lang w:val="fr-FR"/>
        </w:rPr>
        <w:t>Arthur-Holmes,</w:t>
      </w:r>
      <w:r w:rsidRPr="000A05E3">
        <w:rPr>
          <w:spacing w:val="-4"/>
          <w:w w:val="95"/>
          <w:sz w:val="16"/>
          <w:lang w:val="fr-FR"/>
        </w:rPr>
        <w:t xml:space="preserve"> </w:t>
      </w:r>
      <w:r w:rsidRPr="000A05E3">
        <w:rPr>
          <w:w w:val="95"/>
          <w:sz w:val="16"/>
          <w:lang w:val="fr-FR"/>
        </w:rPr>
        <w:t>F.,</w:t>
      </w:r>
      <w:r w:rsidRPr="000A05E3">
        <w:rPr>
          <w:spacing w:val="-4"/>
          <w:w w:val="95"/>
          <w:sz w:val="16"/>
          <w:lang w:val="fr-FR"/>
        </w:rPr>
        <w:t xml:space="preserve"> </w:t>
      </w:r>
      <w:proofErr w:type="spellStart"/>
      <w:r w:rsidRPr="000A05E3">
        <w:rPr>
          <w:w w:val="95"/>
          <w:sz w:val="16"/>
          <w:lang w:val="fr-FR"/>
        </w:rPr>
        <w:t>Agbaglo</w:t>
      </w:r>
      <w:proofErr w:type="spellEnd"/>
      <w:r w:rsidRPr="000A05E3">
        <w:rPr>
          <w:w w:val="95"/>
          <w:sz w:val="16"/>
          <w:lang w:val="fr-FR"/>
        </w:rPr>
        <w:t>,</w:t>
      </w:r>
      <w:r w:rsidRPr="000A05E3">
        <w:rPr>
          <w:spacing w:val="-4"/>
          <w:w w:val="95"/>
          <w:sz w:val="16"/>
          <w:lang w:val="fr-FR"/>
        </w:rPr>
        <w:t xml:space="preserve"> </w:t>
      </w:r>
      <w:r w:rsidRPr="000A05E3">
        <w:rPr>
          <w:w w:val="95"/>
          <w:sz w:val="16"/>
          <w:lang w:val="fr-FR"/>
        </w:rPr>
        <w:t>E.,</w:t>
      </w:r>
      <w:r w:rsidRPr="000A05E3">
        <w:rPr>
          <w:spacing w:val="-4"/>
          <w:w w:val="95"/>
          <w:sz w:val="16"/>
          <w:lang w:val="fr-FR"/>
        </w:rPr>
        <w:t xml:space="preserve"> </w:t>
      </w:r>
      <w:proofErr w:type="spellStart"/>
      <w:r w:rsidRPr="000A05E3">
        <w:rPr>
          <w:w w:val="95"/>
          <w:sz w:val="16"/>
          <w:lang w:val="fr-FR"/>
        </w:rPr>
        <w:t>Ahinkorah</w:t>
      </w:r>
      <w:proofErr w:type="spellEnd"/>
      <w:r w:rsidRPr="000A05E3">
        <w:rPr>
          <w:w w:val="95"/>
          <w:sz w:val="16"/>
          <w:lang w:val="fr-FR"/>
        </w:rPr>
        <w:t>,</w:t>
      </w:r>
      <w:r w:rsidRPr="000A05E3">
        <w:rPr>
          <w:spacing w:val="-4"/>
          <w:w w:val="95"/>
          <w:sz w:val="16"/>
          <w:lang w:val="fr-FR"/>
        </w:rPr>
        <w:t xml:space="preserve"> </w:t>
      </w:r>
      <w:r w:rsidRPr="000A05E3">
        <w:rPr>
          <w:w w:val="95"/>
          <w:sz w:val="16"/>
          <w:lang w:val="fr-FR"/>
        </w:rPr>
        <w:t>B.O.,</w:t>
      </w:r>
      <w:r w:rsidRPr="000A05E3">
        <w:rPr>
          <w:spacing w:val="-4"/>
          <w:w w:val="95"/>
          <w:sz w:val="16"/>
          <w:lang w:val="fr-FR"/>
        </w:rPr>
        <w:t xml:space="preserve"> </w:t>
      </w:r>
      <w:r w:rsidRPr="000A05E3">
        <w:rPr>
          <w:w w:val="95"/>
          <w:sz w:val="16"/>
          <w:lang w:val="fr-FR"/>
        </w:rPr>
        <w:t>2022.</w:t>
      </w:r>
      <w:r w:rsidRPr="000A05E3">
        <w:rPr>
          <w:sz w:val="16"/>
          <w:lang w:val="fr-FR"/>
        </w:rPr>
        <w:t xml:space="preserve"> </w:t>
      </w:r>
      <w:r w:rsidRPr="00D516D6">
        <w:rPr>
          <w:w w:val="95"/>
          <w:sz w:val="16"/>
          <w:lang w:val="en-GB"/>
        </w:rPr>
        <w:t>Truancy:</w:t>
      </w:r>
      <w:r w:rsidRPr="00D516D6">
        <w:rPr>
          <w:spacing w:val="-4"/>
          <w:w w:val="95"/>
          <w:sz w:val="16"/>
          <w:lang w:val="en-GB"/>
        </w:rPr>
        <w:t xml:space="preserve"> </w:t>
      </w:r>
      <w:r w:rsidRPr="00D516D6">
        <w:rPr>
          <w:w w:val="95"/>
          <w:sz w:val="16"/>
          <w:lang w:val="en-GB"/>
        </w:rPr>
        <w:t>How</w:t>
      </w:r>
      <w:r w:rsidRPr="00D516D6">
        <w:rPr>
          <w:spacing w:val="-4"/>
          <w:w w:val="95"/>
          <w:sz w:val="16"/>
          <w:lang w:val="en-GB"/>
        </w:rPr>
        <w:t xml:space="preserve"> </w:t>
      </w:r>
      <w:r w:rsidRPr="00D516D6">
        <w:rPr>
          <w:w w:val="95"/>
          <w:sz w:val="16"/>
          <w:lang w:val="en-GB"/>
        </w:rPr>
        <w:t>food</w:t>
      </w:r>
      <w:r w:rsidRPr="00D516D6">
        <w:rPr>
          <w:spacing w:val="-4"/>
          <w:w w:val="95"/>
          <w:sz w:val="16"/>
          <w:lang w:val="en-GB"/>
        </w:rPr>
        <w:t xml:space="preserve"> </w:t>
      </w:r>
      <w:r w:rsidRPr="00D516D6">
        <w:rPr>
          <w:w w:val="95"/>
          <w:sz w:val="16"/>
          <w:lang w:val="en-GB"/>
        </w:rPr>
        <w:t>insecurity,</w:t>
      </w:r>
      <w:r w:rsidRPr="00D516D6">
        <w:rPr>
          <w:spacing w:val="-4"/>
          <w:w w:val="95"/>
          <w:sz w:val="16"/>
          <w:lang w:val="en-GB"/>
        </w:rPr>
        <w:t xml:space="preserve"> </w:t>
      </w:r>
      <w:r w:rsidRPr="00D516D6">
        <w:rPr>
          <w:w w:val="95"/>
          <w:sz w:val="16"/>
          <w:lang w:val="en-GB"/>
        </w:rPr>
        <w:t>parental</w:t>
      </w:r>
      <w:r w:rsidRPr="00D516D6">
        <w:rPr>
          <w:spacing w:val="-4"/>
          <w:w w:val="95"/>
          <w:sz w:val="16"/>
          <w:lang w:val="en-GB"/>
        </w:rPr>
        <w:t xml:space="preserve"> </w:t>
      </w:r>
      <w:r w:rsidRPr="00D516D6">
        <w:rPr>
          <w:w w:val="95"/>
          <w:sz w:val="16"/>
          <w:lang w:val="en-GB"/>
        </w:rPr>
        <w:t>supervision,</w:t>
      </w:r>
      <w:r w:rsidRPr="00D516D6">
        <w:rPr>
          <w:spacing w:val="-4"/>
          <w:w w:val="95"/>
          <w:sz w:val="16"/>
          <w:lang w:val="en-GB"/>
        </w:rPr>
        <w:t xml:space="preserve"> </w:t>
      </w:r>
      <w:r w:rsidRPr="00D516D6">
        <w:rPr>
          <w:w w:val="95"/>
          <w:sz w:val="16"/>
          <w:lang w:val="en-GB"/>
        </w:rPr>
        <w:t>and</w:t>
      </w:r>
      <w:r w:rsidRPr="00D516D6">
        <w:rPr>
          <w:spacing w:val="-4"/>
          <w:w w:val="95"/>
          <w:sz w:val="16"/>
          <w:lang w:val="en-GB"/>
        </w:rPr>
        <w:t xml:space="preserve"> </w:t>
      </w:r>
      <w:r w:rsidRPr="00D516D6">
        <w:rPr>
          <w:w w:val="95"/>
          <w:sz w:val="16"/>
          <w:lang w:val="en-GB"/>
        </w:rPr>
        <w:t>other</w:t>
      </w:r>
      <w:r w:rsidRPr="00D516D6">
        <w:rPr>
          <w:spacing w:val="-4"/>
          <w:w w:val="95"/>
          <w:sz w:val="16"/>
          <w:lang w:val="en-GB"/>
        </w:rPr>
        <w:t xml:space="preserve"> </w:t>
      </w:r>
      <w:r w:rsidRPr="00D516D6">
        <w:rPr>
          <w:w w:val="95"/>
          <w:sz w:val="16"/>
          <w:lang w:val="en-GB"/>
        </w:rPr>
        <w:t>factors</w:t>
      </w:r>
      <w:r w:rsidRPr="00D516D6">
        <w:rPr>
          <w:spacing w:val="-4"/>
          <w:w w:val="95"/>
          <w:sz w:val="16"/>
          <w:lang w:val="en-GB"/>
        </w:rPr>
        <w:t xml:space="preserve"> </w:t>
      </w:r>
      <w:r w:rsidRPr="00D516D6">
        <w:rPr>
          <w:w w:val="95"/>
          <w:sz w:val="16"/>
          <w:lang w:val="en-GB"/>
        </w:rPr>
        <w:t>influence</w:t>
      </w:r>
      <w:r w:rsidRPr="00D516D6">
        <w:rPr>
          <w:spacing w:val="40"/>
          <w:sz w:val="16"/>
          <w:lang w:val="en-GB"/>
        </w:rPr>
        <w:t xml:space="preserve"> </w:t>
      </w:r>
      <w:r w:rsidRPr="00D516D6">
        <w:rPr>
          <w:spacing w:val="-2"/>
          <w:sz w:val="16"/>
          <w:lang w:val="en-GB"/>
        </w:rPr>
        <w:t xml:space="preserve">school attendance of adolescents in </w:t>
      </w:r>
      <w:proofErr w:type="spellStart"/>
      <w:r w:rsidRPr="00D516D6">
        <w:rPr>
          <w:spacing w:val="-2"/>
          <w:sz w:val="16"/>
          <w:lang w:val="en-GB"/>
        </w:rPr>
        <w:t>seychelles</w:t>
      </w:r>
      <w:proofErr w:type="spellEnd"/>
      <w:r w:rsidRPr="00D516D6">
        <w:rPr>
          <w:spacing w:val="-2"/>
          <w:sz w:val="16"/>
          <w:lang w:val="en-GB"/>
        </w:rPr>
        <w:t>.</w:t>
      </w:r>
      <w:r w:rsidRPr="00D516D6">
        <w:rPr>
          <w:spacing w:val="15"/>
          <w:sz w:val="16"/>
          <w:lang w:val="en-GB"/>
        </w:rPr>
        <w:t xml:space="preserve"> </w:t>
      </w:r>
      <w:r w:rsidRPr="00D516D6">
        <w:rPr>
          <w:spacing w:val="-2"/>
          <w:sz w:val="16"/>
          <w:lang w:val="en-GB"/>
        </w:rPr>
        <w:t>Children and Youth Services Review 135, 106377.</w:t>
      </w:r>
      <w:r w:rsidRPr="00D516D6">
        <w:rPr>
          <w:spacing w:val="15"/>
          <w:sz w:val="16"/>
          <w:lang w:val="en-GB"/>
        </w:rPr>
        <w:t xml:space="preserve"> </w:t>
      </w:r>
      <w:r w:rsidRPr="00D516D6">
        <w:rPr>
          <w:spacing w:val="-2"/>
          <w:sz w:val="16"/>
          <w:lang w:val="en-GB"/>
        </w:rPr>
        <w:t xml:space="preserve">URL: </w:t>
      </w:r>
      <w:hyperlink r:id="rId103">
        <w:r w:rsidRPr="00D516D6">
          <w:rPr>
            <w:color w:val="2F4F4F"/>
            <w:spacing w:val="-2"/>
            <w:sz w:val="16"/>
            <w:lang w:val="en-GB"/>
          </w:rPr>
          <w:t>https://www.sciencedirect.com/</w:t>
        </w:r>
      </w:hyperlink>
      <w:r w:rsidRPr="00D516D6">
        <w:rPr>
          <w:color w:val="2F4F4F"/>
          <w:spacing w:val="40"/>
          <w:sz w:val="16"/>
          <w:lang w:val="en-GB"/>
        </w:rPr>
        <w:t xml:space="preserve"> </w:t>
      </w:r>
      <w:bookmarkStart w:id="316" w:name="_bookmark90"/>
      <w:bookmarkEnd w:id="316"/>
      <w:r w:rsidRPr="00D516D6">
        <w:rPr>
          <w:lang w:val="en-GB"/>
        </w:rPr>
        <w:fldChar w:fldCharType="begin"/>
      </w:r>
      <w:r w:rsidRPr="00D516D6">
        <w:rPr>
          <w:lang w:val="en-GB"/>
        </w:rPr>
        <w:instrText>HYPERLINK "https://www.sciencedirect.com/science/article/pii/S0190740922000135" \h</w:instrText>
      </w:r>
      <w:r w:rsidRPr="00D516D6">
        <w:rPr>
          <w:lang w:val="en-GB"/>
        </w:rPr>
        <w:fldChar w:fldCharType="separate"/>
      </w:r>
      <w:r w:rsidRPr="00D516D6">
        <w:rPr>
          <w:color w:val="2F4F4F"/>
          <w:sz w:val="16"/>
          <w:lang w:val="en-GB"/>
        </w:rPr>
        <w:t>science/article/</w:t>
      </w:r>
      <w:proofErr w:type="spellStart"/>
      <w:r w:rsidRPr="00D516D6">
        <w:rPr>
          <w:color w:val="2F4F4F"/>
          <w:sz w:val="16"/>
          <w:lang w:val="en-GB"/>
        </w:rPr>
        <w:t>pii</w:t>
      </w:r>
      <w:proofErr w:type="spellEnd"/>
      <w:r w:rsidRPr="00D516D6">
        <w:rPr>
          <w:color w:val="2F4F4F"/>
          <w:sz w:val="16"/>
          <w:lang w:val="en-GB"/>
        </w:rPr>
        <w:t>/S0190740922000135</w:t>
      </w:r>
      <w:r w:rsidRPr="00D516D6">
        <w:rPr>
          <w:color w:val="2F4F4F"/>
          <w:sz w:val="16"/>
          <w:lang w:val="en-GB"/>
        </w:rPr>
        <w:fldChar w:fldCharType="end"/>
      </w:r>
      <w:r w:rsidRPr="00D516D6">
        <w:rPr>
          <w:sz w:val="16"/>
          <w:lang w:val="en-GB"/>
        </w:rPr>
        <w:t>,</w:t>
      </w:r>
      <w:r w:rsidRPr="00D516D6">
        <w:rPr>
          <w:spacing w:val="79"/>
          <w:sz w:val="16"/>
          <w:lang w:val="en-GB"/>
        </w:rPr>
        <w:t xml:space="preserve">      </w:t>
      </w:r>
      <w:proofErr w:type="spellStart"/>
      <w:r w:rsidRPr="00D516D6">
        <w:rPr>
          <w:sz w:val="16"/>
          <w:lang w:val="en-GB"/>
        </w:rPr>
        <w:t>doi:</w:t>
      </w:r>
      <w:r w:rsidRPr="00D516D6">
        <w:rPr>
          <w:color w:val="2F4F4F"/>
          <w:sz w:val="16"/>
          <w:lang w:val="en-GB"/>
        </w:rPr>
        <w:t>https</w:t>
      </w:r>
      <w:proofErr w:type="spellEnd"/>
      <w:r w:rsidRPr="00D516D6">
        <w:rPr>
          <w:color w:val="2F4F4F"/>
          <w:sz w:val="16"/>
          <w:lang w:val="en-GB"/>
        </w:rPr>
        <w:t>://doi.org/10.1016/j.childyouth.2022.106377</w:t>
      </w:r>
      <w:r w:rsidRPr="00D516D6">
        <w:rPr>
          <w:sz w:val="16"/>
          <w:lang w:val="en-GB"/>
        </w:rPr>
        <w:t>.</w:t>
      </w:r>
    </w:p>
    <w:p w14:paraId="41B0177E" w14:textId="77777777" w:rsidR="00AF779A" w:rsidRPr="00D516D6" w:rsidRDefault="00E9277B">
      <w:pPr>
        <w:spacing w:before="1" w:line="254" w:lineRule="auto"/>
        <w:ind w:left="315" w:right="154" w:hanging="200"/>
        <w:jc w:val="both"/>
        <w:rPr>
          <w:sz w:val="16"/>
          <w:lang w:val="en-GB"/>
        </w:rPr>
      </w:pPr>
      <w:r w:rsidRPr="00D516D6">
        <w:rPr>
          <w:w w:val="95"/>
          <w:sz w:val="16"/>
          <w:lang w:val="en-GB"/>
        </w:rPr>
        <w:t>Shanmugam,</w:t>
      </w:r>
      <w:r w:rsidRPr="00D516D6">
        <w:rPr>
          <w:spacing w:val="-2"/>
          <w:w w:val="95"/>
          <w:sz w:val="16"/>
          <w:lang w:val="en-GB"/>
        </w:rPr>
        <w:t xml:space="preserve"> </w:t>
      </w:r>
      <w:r w:rsidRPr="00D516D6">
        <w:rPr>
          <w:w w:val="95"/>
          <w:sz w:val="16"/>
          <w:lang w:val="en-GB"/>
        </w:rPr>
        <w:t>K.S.,</w:t>
      </w:r>
      <w:r w:rsidRPr="00D516D6">
        <w:rPr>
          <w:spacing w:val="-2"/>
          <w:w w:val="95"/>
          <w:sz w:val="16"/>
          <w:lang w:val="en-GB"/>
        </w:rPr>
        <w:t xml:space="preserve"> </w:t>
      </w:r>
      <w:r w:rsidRPr="00D516D6">
        <w:rPr>
          <w:w w:val="95"/>
          <w:sz w:val="16"/>
          <w:lang w:val="en-GB"/>
        </w:rPr>
        <w:t>Badruddin,</w:t>
      </w:r>
      <w:r w:rsidRPr="00D516D6">
        <w:rPr>
          <w:spacing w:val="-2"/>
          <w:w w:val="95"/>
          <w:sz w:val="16"/>
          <w:lang w:val="en-GB"/>
        </w:rPr>
        <w:t xml:space="preserve"> </w:t>
      </w:r>
      <w:r w:rsidRPr="00D516D6">
        <w:rPr>
          <w:w w:val="95"/>
          <w:sz w:val="16"/>
          <w:lang w:val="en-GB"/>
        </w:rPr>
        <w:t>N.,</w:t>
      </w:r>
      <w:r w:rsidRPr="00D516D6">
        <w:rPr>
          <w:spacing w:val="-2"/>
          <w:w w:val="95"/>
          <w:sz w:val="16"/>
          <w:lang w:val="en-GB"/>
        </w:rPr>
        <w:t xml:space="preserve"> </w:t>
      </w:r>
      <w:proofErr w:type="spellStart"/>
      <w:r w:rsidRPr="00D516D6">
        <w:rPr>
          <w:w w:val="95"/>
          <w:sz w:val="16"/>
          <w:lang w:val="en-GB"/>
        </w:rPr>
        <w:t>Asirvadam</w:t>
      </w:r>
      <w:proofErr w:type="spellEnd"/>
      <w:r w:rsidRPr="00D516D6">
        <w:rPr>
          <w:w w:val="95"/>
          <w:sz w:val="16"/>
          <w:lang w:val="en-GB"/>
        </w:rPr>
        <w:t>,</w:t>
      </w:r>
      <w:r w:rsidRPr="00D516D6">
        <w:rPr>
          <w:spacing w:val="-2"/>
          <w:w w:val="95"/>
          <w:sz w:val="16"/>
          <w:lang w:val="en-GB"/>
        </w:rPr>
        <w:t xml:space="preserve"> </w:t>
      </w:r>
      <w:r w:rsidRPr="00D516D6">
        <w:rPr>
          <w:w w:val="95"/>
          <w:sz w:val="16"/>
          <w:lang w:val="en-GB"/>
        </w:rPr>
        <w:t>V.S.,</w:t>
      </w:r>
      <w:r w:rsidRPr="00D516D6">
        <w:rPr>
          <w:spacing w:val="-2"/>
          <w:w w:val="95"/>
          <w:sz w:val="16"/>
          <w:lang w:val="en-GB"/>
        </w:rPr>
        <w:t xml:space="preserve"> </w:t>
      </w:r>
      <w:r w:rsidRPr="00D516D6">
        <w:rPr>
          <w:w w:val="95"/>
          <w:sz w:val="16"/>
          <w:lang w:val="en-GB"/>
        </w:rPr>
        <w:t>2022.</w:t>
      </w:r>
      <w:r w:rsidRPr="00D516D6">
        <w:rPr>
          <w:spacing w:val="9"/>
          <w:sz w:val="16"/>
          <w:lang w:val="en-GB"/>
        </w:rPr>
        <w:t xml:space="preserve"> </w:t>
      </w:r>
      <w:r w:rsidRPr="00D516D6">
        <w:rPr>
          <w:w w:val="95"/>
          <w:sz w:val="16"/>
          <w:lang w:val="en-GB"/>
        </w:rPr>
        <w:t>Comparative</w:t>
      </w:r>
      <w:r w:rsidRPr="00D516D6">
        <w:rPr>
          <w:spacing w:val="-2"/>
          <w:w w:val="95"/>
          <w:sz w:val="16"/>
          <w:lang w:val="en-GB"/>
        </w:rPr>
        <w:t xml:space="preserve"> </w:t>
      </w:r>
      <w:r w:rsidRPr="00D516D6">
        <w:rPr>
          <w:w w:val="95"/>
          <w:sz w:val="16"/>
          <w:lang w:val="en-GB"/>
        </w:rPr>
        <w:t>study</w:t>
      </w:r>
      <w:r w:rsidRPr="00D516D6">
        <w:rPr>
          <w:spacing w:val="-2"/>
          <w:w w:val="95"/>
          <w:sz w:val="16"/>
          <w:lang w:val="en-GB"/>
        </w:rPr>
        <w:t xml:space="preserve"> </w:t>
      </w:r>
      <w:r w:rsidRPr="00D516D6">
        <w:rPr>
          <w:w w:val="95"/>
          <w:sz w:val="16"/>
          <w:lang w:val="en-GB"/>
        </w:rPr>
        <w:t>of</w:t>
      </w:r>
      <w:r w:rsidRPr="00D516D6">
        <w:rPr>
          <w:spacing w:val="-2"/>
          <w:w w:val="95"/>
          <w:sz w:val="16"/>
          <w:lang w:val="en-GB"/>
        </w:rPr>
        <w:t xml:space="preserve"> </w:t>
      </w:r>
      <w:r w:rsidRPr="00D516D6">
        <w:rPr>
          <w:w w:val="95"/>
          <w:sz w:val="16"/>
          <w:lang w:val="en-GB"/>
        </w:rPr>
        <w:t>state-of-the-art</w:t>
      </w:r>
      <w:r w:rsidRPr="00D516D6">
        <w:rPr>
          <w:spacing w:val="-2"/>
          <w:w w:val="95"/>
          <w:sz w:val="16"/>
          <w:lang w:val="en-GB"/>
        </w:rPr>
        <w:t xml:space="preserve"> </w:t>
      </w:r>
      <w:r w:rsidRPr="00D516D6">
        <w:rPr>
          <w:w w:val="95"/>
          <w:sz w:val="16"/>
          <w:lang w:val="en-GB"/>
        </w:rPr>
        <w:t>face</w:t>
      </w:r>
      <w:r w:rsidRPr="00D516D6">
        <w:rPr>
          <w:spacing w:val="-2"/>
          <w:w w:val="95"/>
          <w:sz w:val="16"/>
          <w:lang w:val="en-GB"/>
        </w:rPr>
        <w:t xml:space="preserve"> </w:t>
      </w:r>
      <w:r w:rsidRPr="00D516D6">
        <w:rPr>
          <w:w w:val="95"/>
          <w:sz w:val="16"/>
          <w:lang w:val="en-GB"/>
        </w:rPr>
        <w:t>landmark</w:t>
      </w:r>
      <w:r w:rsidRPr="00D516D6">
        <w:rPr>
          <w:spacing w:val="-2"/>
          <w:w w:val="95"/>
          <w:sz w:val="16"/>
          <w:lang w:val="en-GB"/>
        </w:rPr>
        <w:t xml:space="preserve"> </w:t>
      </w:r>
      <w:r w:rsidRPr="00D516D6">
        <w:rPr>
          <w:w w:val="95"/>
          <w:sz w:val="16"/>
          <w:lang w:val="en-GB"/>
        </w:rPr>
        <w:t>detectors</w:t>
      </w:r>
      <w:r w:rsidRPr="00D516D6">
        <w:rPr>
          <w:spacing w:val="-2"/>
          <w:w w:val="95"/>
          <w:sz w:val="16"/>
          <w:lang w:val="en-GB"/>
        </w:rPr>
        <w:t xml:space="preserve"> </w:t>
      </w:r>
      <w:r w:rsidRPr="00D516D6">
        <w:rPr>
          <w:w w:val="95"/>
          <w:sz w:val="16"/>
          <w:lang w:val="en-GB"/>
        </w:rPr>
        <w:t>for</w:t>
      </w:r>
      <w:r w:rsidRPr="00D516D6">
        <w:rPr>
          <w:spacing w:val="-2"/>
          <w:w w:val="95"/>
          <w:sz w:val="16"/>
          <w:lang w:val="en-GB"/>
        </w:rPr>
        <w:t xml:space="preserve"> </w:t>
      </w:r>
      <w:r w:rsidRPr="00D516D6">
        <w:rPr>
          <w:w w:val="95"/>
          <w:sz w:val="16"/>
          <w:lang w:val="en-GB"/>
        </w:rPr>
        <w:t>eye</w:t>
      </w:r>
      <w:r w:rsidRPr="00D516D6">
        <w:rPr>
          <w:spacing w:val="-2"/>
          <w:w w:val="95"/>
          <w:sz w:val="16"/>
          <w:lang w:val="en-GB"/>
        </w:rPr>
        <w:t xml:space="preserve"> </w:t>
      </w:r>
      <w:r w:rsidRPr="00D516D6">
        <w:rPr>
          <w:w w:val="95"/>
          <w:sz w:val="16"/>
          <w:lang w:val="en-GB"/>
        </w:rPr>
        <w:t>state</w:t>
      </w:r>
      <w:r w:rsidRPr="00D516D6">
        <w:rPr>
          <w:spacing w:val="-2"/>
          <w:w w:val="95"/>
          <w:sz w:val="16"/>
          <w:lang w:val="en-GB"/>
        </w:rPr>
        <w:t xml:space="preserve"> </w:t>
      </w:r>
      <w:r w:rsidRPr="00D516D6">
        <w:rPr>
          <w:w w:val="95"/>
          <w:sz w:val="16"/>
          <w:lang w:val="en-GB"/>
        </w:rPr>
        <w:t>classification</w:t>
      </w:r>
      <w:r w:rsidRPr="00D516D6">
        <w:rPr>
          <w:spacing w:val="40"/>
          <w:sz w:val="16"/>
          <w:lang w:val="en-GB"/>
        </w:rPr>
        <w:t xml:space="preserve"> </w:t>
      </w:r>
      <w:r w:rsidRPr="00D516D6">
        <w:rPr>
          <w:w w:val="95"/>
          <w:sz w:val="16"/>
          <w:lang w:val="en-GB"/>
        </w:rPr>
        <w:t>in subjects with face occlusion, in: 2022 IEEE 4th</w:t>
      </w:r>
      <w:r w:rsidRPr="00D516D6">
        <w:rPr>
          <w:w w:val="95"/>
          <w:sz w:val="16"/>
          <w:lang w:val="en-GB"/>
        </w:rPr>
        <w:t xml:space="preserve"> Eurasia Conference on Biomedical Engineering, Healthcare and Sustainability (ECBIOS),</w:t>
      </w:r>
      <w:r w:rsidRPr="00D516D6">
        <w:rPr>
          <w:spacing w:val="40"/>
          <w:sz w:val="16"/>
          <w:lang w:val="en-GB"/>
        </w:rPr>
        <w:t xml:space="preserve"> </w:t>
      </w:r>
      <w:bookmarkStart w:id="317" w:name="_bookmark91"/>
      <w:bookmarkEnd w:id="317"/>
      <w:r w:rsidRPr="00D516D6">
        <w:rPr>
          <w:sz w:val="16"/>
          <w:lang w:val="en-GB"/>
        </w:rPr>
        <w:t>IEEE. pp. 24–27.</w:t>
      </w:r>
      <w:r w:rsidRPr="00D516D6">
        <w:rPr>
          <w:spacing w:val="40"/>
          <w:sz w:val="16"/>
          <w:lang w:val="en-GB"/>
        </w:rPr>
        <w:t xml:space="preserve"> </w:t>
      </w:r>
      <w:r w:rsidRPr="00D516D6">
        <w:rPr>
          <w:sz w:val="16"/>
          <w:lang w:val="en-GB"/>
        </w:rPr>
        <w:t>doi:</w:t>
      </w:r>
      <w:hyperlink r:id="rId104">
        <w:r w:rsidRPr="00D516D6">
          <w:rPr>
            <w:color w:val="2F4F4F"/>
            <w:sz w:val="16"/>
            <w:lang w:val="en-GB"/>
          </w:rPr>
          <w:t>10.1109/ecbios54627.2022.9945018</w:t>
        </w:r>
      </w:hyperlink>
      <w:r w:rsidRPr="00D516D6">
        <w:rPr>
          <w:sz w:val="16"/>
          <w:lang w:val="en-GB"/>
        </w:rPr>
        <w:t>.</w:t>
      </w:r>
    </w:p>
    <w:p w14:paraId="1B822633" w14:textId="77777777" w:rsidR="00AF779A" w:rsidRPr="00D516D6" w:rsidRDefault="00E9277B">
      <w:pPr>
        <w:spacing w:before="1" w:line="254" w:lineRule="auto"/>
        <w:ind w:left="315" w:right="154" w:hanging="200"/>
        <w:jc w:val="both"/>
        <w:rPr>
          <w:sz w:val="16"/>
          <w:lang w:val="en-GB"/>
        </w:rPr>
      </w:pPr>
      <w:r w:rsidRPr="000A05E3">
        <w:rPr>
          <w:spacing w:val="-2"/>
          <w:sz w:val="16"/>
        </w:rPr>
        <w:t xml:space="preserve">Sharma, R., </w:t>
      </w:r>
      <w:proofErr w:type="spellStart"/>
      <w:r w:rsidRPr="000A05E3">
        <w:rPr>
          <w:spacing w:val="-2"/>
          <w:sz w:val="16"/>
        </w:rPr>
        <w:t>Bux</w:t>
      </w:r>
      <w:proofErr w:type="spellEnd"/>
      <w:r w:rsidRPr="000A05E3">
        <w:rPr>
          <w:spacing w:val="-2"/>
          <w:sz w:val="16"/>
        </w:rPr>
        <w:t xml:space="preserve">, T.U., Varshney, B., </w:t>
      </w:r>
      <w:proofErr w:type="spellStart"/>
      <w:r w:rsidRPr="000A05E3">
        <w:rPr>
          <w:spacing w:val="-2"/>
          <w:sz w:val="16"/>
        </w:rPr>
        <w:t>Tomar</w:t>
      </w:r>
      <w:proofErr w:type="spellEnd"/>
      <w:r w:rsidRPr="000A05E3">
        <w:rPr>
          <w:spacing w:val="-2"/>
          <w:sz w:val="16"/>
        </w:rPr>
        <w:t>, K., 2021.</w:t>
      </w:r>
      <w:r w:rsidRPr="000A05E3">
        <w:rPr>
          <w:spacing w:val="30"/>
          <w:sz w:val="16"/>
        </w:rPr>
        <w:t xml:space="preserve"> </w:t>
      </w:r>
      <w:r w:rsidRPr="00D516D6">
        <w:rPr>
          <w:spacing w:val="-2"/>
          <w:sz w:val="16"/>
          <w:lang w:val="en-GB"/>
        </w:rPr>
        <w:t>Real-time student management application using google firebase and android studio, in:</w:t>
      </w:r>
      <w:r w:rsidRPr="00D516D6">
        <w:rPr>
          <w:spacing w:val="40"/>
          <w:w w:val="105"/>
          <w:sz w:val="16"/>
          <w:lang w:val="en-GB"/>
        </w:rPr>
        <w:t xml:space="preserve"> </w:t>
      </w:r>
      <w:r w:rsidRPr="00D516D6">
        <w:rPr>
          <w:w w:val="105"/>
          <w:sz w:val="16"/>
          <w:lang w:val="en-GB"/>
        </w:rPr>
        <w:t>2021 International Conference on Intelligent Technologies (CONIT), IEEE. pp. 1–6.</w:t>
      </w:r>
      <w:r w:rsidRPr="00D516D6">
        <w:rPr>
          <w:spacing w:val="40"/>
          <w:w w:val="105"/>
          <w:sz w:val="16"/>
          <w:lang w:val="en-GB"/>
        </w:rPr>
        <w:t xml:space="preserve"> </w:t>
      </w:r>
      <w:r w:rsidRPr="00D516D6">
        <w:rPr>
          <w:w w:val="105"/>
          <w:sz w:val="16"/>
          <w:lang w:val="en-GB"/>
        </w:rPr>
        <w:t xml:space="preserve">URL: </w:t>
      </w:r>
      <w:hyperlink r:id="rId105">
        <w:r w:rsidRPr="00D516D6">
          <w:rPr>
            <w:color w:val="2F4F4F"/>
            <w:w w:val="105"/>
            <w:sz w:val="16"/>
            <w:lang w:val="en-GB"/>
          </w:rPr>
          <w:t>https://ieeexplore.ieee.org/abstract/</w:t>
        </w:r>
      </w:hyperlink>
      <w:r w:rsidRPr="00D516D6">
        <w:rPr>
          <w:color w:val="2F4F4F"/>
          <w:w w:val="118"/>
          <w:sz w:val="16"/>
          <w:lang w:val="en-GB"/>
        </w:rPr>
        <w:t xml:space="preserve"> </w:t>
      </w:r>
      <w:bookmarkStart w:id="318" w:name="_bookmark92"/>
      <w:bookmarkEnd w:id="318"/>
      <w:r w:rsidRPr="00D516D6">
        <w:rPr>
          <w:lang w:val="en-GB"/>
        </w:rPr>
        <w:fldChar w:fldCharType="begin"/>
      </w:r>
      <w:r w:rsidRPr="00D516D6">
        <w:rPr>
          <w:lang w:val="en-GB"/>
        </w:rPr>
        <w:instrText>HYPERLINK "https://ieeexplore.ieee.org/abstract/document/9498494" \h</w:instrText>
      </w:r>
      <w:r w:rsidRPr="00D516D6">
        <w:rPr>
          <w:lang w:val="en-GB"/>
        </w:rPr>
        <w:fldChar w:fldCharType="separate"/>
      </w:r>
      <w:r w:rsidRPr="00D516D6">
        <w:rPr>
          <w:color w:val="2F4F4F"/>
          <w:w w:val="105"/>
          <w:sz w:val="16"/>
          <w:lang w:val="en-GB"/>
        </w:rPr>
        <w:t>document/9498494</w:t>
      </w:r>
      <w:r w:rsidRPr="00D516D6">
        <w:rPr>
          <w:color w:val="2F4F4F"/>
          <w:w w:val="105"/>
          <w:sz w:val="16"/>
          <w:lang w:val="en-GB"/>
        </w:rPr>
        <w:fldChar w:fldCharType="end"/>
      </w:r>
      <w:r w:rsidRPr="00D516D6">
        <w:rPr>
          <w:w w:val="105"/>
          <w:sz w:val="16"/>
          <w:lang w:val="en-GB"/>
        </w:rPr>
        <w:t>, doi:</w:t>
      </w:r>
      <w:hyperlink r:id="rId106">
        <w:r w:rsidRPr="00D516D6">
          <w:rPr>
            <w:color w:val="2F4F4F"/>
            <w:w w:val="105"/>
            <w:sz w:val="16"/>
            <w:lang w:val="en-GB"/>
          </w:rPr>
          <w:t>10.1109/conit51480.2021.9498494</w:t>
        </w:r>
      </w:hyperlink>
      <w:r w:rsidRPr="00D516D6">
        <w:rPr>
          <w:w w:val="105"/>
          <w:sz w:val="16"/>
          <w:lang w:val="en-GB"/>
        </w:rPr>
        <w:t>.</w:t>
      </w:r>
    </w:p>
    <w:p w14:paraId="6B003BCE" w14:textId="77777777" w:rsidR="00AF779A" w:rsidRPr="00D516D6" w:rsidRDefault="00E9277B">
      <w:pPr>
        <w:spacing w:before="2" w:line="254" w:lineRule="auto"/>
        <w:ind w:left="315" w:right="154" w:hanging="200"/>
        <w:jc w:val="both"/>
        <w:rPr>
          <w:sz w:val="16"/>
          <w:lang w:val="en-GB"/>
        </w:rPr>
      </w:pPr>
      <w:r w:rsidRPr="00D516D6">
        <w:rPr>
          <w:sz w:val="16"/>
          <w:lang w:val="en-GB"/>
        </w:rPr>
        <w:t xml:space="preserve">Silva, P., </w:t>
      </w:r>
      <w:proofErr w:type="spellStart"/>
      <w:r w:rsidRPr="00D516D6">
        <w:rPr>
          <w:sz w:val="16"/>
          <w:lang w:val="en-GB"/>
        </w:rPr>
        <w:t>Suda</w:t>
      </w:r>
      <w:r w:rsidRPr="00D516D6">
        <w:rPr>
          <w:sz w:val="16"/>
          <w:lang w:val="en-GB"/>
        </w:rPr>
        <w:t>singhe</w:t>
      </w:r>
      <w:proofErr w:type="spellEnd"/>
      <w:r w:rsidRPr="00D516D6">
        <w:rPr>
          <w:sz w:val="16"/>
          <w:lang w:val="en-GB"/>
        </w:rPr>
        <w:t xml:space="preserve">, S.A.V.D., </w:t>
      </w:r>
      <w:proofErr w:type="spellStart"/>
      <w:r w:rsidRPr="00D516D6">
        <w:rPr>
          <w:sz w:val="16"/>
          <w:lang w:val="en-GB"/>
        </w:rPr>
        <w:t>Hansika</w:t>
      </w:r>
      <w:proofErr w:type="spellEnd"/>
      <w:r w:rsidRPr="00D516D6">
        <w:rPr>
          <w:sz w:val="16"/>
          <w:lang w:val="en-GB"/>
        </w:rPr>
        <w:t>, P.D.U., Gamage, M.P., Gamage, M.P.A.W., 2021.</w:t>
      </w:r>
      <w:r w:rsidRPr="00D516D6">
        <w:rPr>
          <w:spacing w:val="40"/>
          <w:sz w:val="16"/>
          <w:lang w:val="en-GB"/>
        </w:rPr>
        <w:t xml:space="preserve"> </w:t>
      </w:r>
      <w:r w:rsidRPr="00D516D6">
        <w:rPr>
          <w:sz w:val="16"/>
          <w:lang w:val="en-GB"/>
        </w:rPr>
        <w:t>Ai base e-learning solution to motivate and assist</w:t>
      </w:r>
      <w:r w:rsidRPr="00D516D6">
        <w:rPr>
          <w:spacing w:val="40"/>
          <w:sz w:val="16"/>
          <w:lang w:val="en-GB"/>
        </w:rPr>
        <w:t xml:space="preserve"> </w:t>
      </w:r>
      <w:r w:rsidRPr="00D516D6">
        <w:rPr>
          <w:w w:val="95"/>
          <w:sz w:val="16"/>
          <w:lang w:val="en-GB"/>
        </w:rPr>
        <w:t>primary school students, in: 2021 3rd International Conference on Advancements in Computing (ICAC), IEEE. pp. 294–299.</w:t>
      </w:r>
      <w:r w:rsidRPr="00D516D6">
        <w:rPr>
          <w:spacing w:val="40"/>
          <w:sz w:val="16"/>
          <w:lang w:val="en-GB"/>
        </w:rPr>
        <w:t xml:space="preserve"> </w:t>
      </w:r>
      <w:r w:rsidRPr="00D516D6">
        <w:rPr>
          <w:w w:val="95"/>
          <w:sz w:val="16"/>
          <w:lang w:val="en-GB"/>
        </w:rPr>
        <w:t>doi:</w:t>
      </w:r>
      <w:hyperlink r:id="rId107">
        <w:r w:rsidRPr="00D516D6">
          <w:rPr>
            <w:color w:val="2F4F4F"/>
            <w:w w:val="95"/>
            <w:sz w:val="16"/>
            <w:lang w:val="en-GB"/>
          </w:rPr>
          <w:t>10.1109/</w:t>
        </w:r>
      </w:hyperlink>
      <w:r w:rsidRPr="00D516D6">
        <w:rPr>
          <w:color w:val="2F4F4F"/>
          <w:spacing w:val="40"/>
          <w:w w:val="105"/>
          <w:sz w:val="16"/>
          <w:lang w:val="en-GB"/>
        </w:rPr>
        <w:t xml:space="preserve"> </w:t>
      </w:r>
      <w:bookmarkStart w:id="319" w:name="_bookmark93"/>
      <w:bookmarkEnd w:id="319"/>
      <w:r w:rsidRPr="00D516D6">
        <w:rPr>
          <w:lang w:val="en-GB"/>
        </w:rPr>
        <w:fldChar w:fldCharType="begin"/>
      </w:r>
      <w:r w:rsidRPr="00D516D6">
        <w:rPr>
          <w:lang w:val="en-GB"/>
        </w:rPr>
        <w:instrText>HYPERLINK "http://dx.doi.org/10.1109/icac54203.2021.9671209" \h</w:instrText>
      </w:r>
      <w:r w:rsidRPr="00D516D6">
        <w:rPr>
          <w:lang w:val="en-GB"/>
        </w:rPr>
        <w:fldChar w:fldCharType="separate"/>
      </w:r>
      <w:r w:rsidRPr="00D516D6">
        <w:rPr>
          <w:color w:val="2F4F4F"/>
          <w:spacing w:val="-2"/>
          <w:sz w:val="16"/>
          <w:lang w:val="en-GB"/>
        </w:rPr>
        <w:t>icac54203.2021.9671209</w:t>
      </w:r>
      <w:r w:rsidRPr="00D516D6">
        <w:rPr>
          <w:color w:val="2F4F4F"/>
          <w:spacing w:val="-2"/>
          <w:sz w:val="16"/>
          <w:lang w:val="en-GB"/>
        </w:rPr>
        <w:fldChar w:fldCharType="end"/>
      </w:r>
      <w:r w:rsidRPr="00D516D6">
        <w:rPr>
          <w:spacing w:val="-2"/>
          <w:sz w:val="16"/>
          <w:lang w:val="en-GB"/>
        </w:rPr>
        <w:t>.</w:t>
      </w:r>
    </w:p>
    <w:p w14:paraId="03034068" w14:textId="77777777" w:rsidR="00AF779A" w:rsidRPr="00D516D6" w:rsidRDefault="00E9277B">
      <w:pPr>
        <w:spacing w:before="1" w:line="254" w:lineRule="auto"/>
        <w:ind w:left="315" w:right="154" w:hanging="200"/>
        <w:jc w:val="both"/>
        <w:rPr>
          <w:sz w:val="16"/>
          <w:lang w:val="en-GB"/>
        </w:rPr>
      </w:pPr>
      <w:r w:rsidRPr="00D516D6">
        <w:rPr>
          <w:w w:val="95"/>
          <w:sz w:val="16"/>
          <w:lang w:val="en-GB"/>
        </w:rPr>
        <w:t>Singh,</w:t>
      </w:r>
      <w:r w:rsidRPr="00D516D6">
        <w:rPr>
          <w:spacing w:val="-7"/>
          <w:w w:val="95"/>
          <w:sz w:val="16"/>
          <w:lang w:val="en-GB"/>
        </w:rPr>
        <w:t xml:space="preserve"> </w:t>
      </w:r>
      <w:r w:rsidRPr="00D516D6">
        <w:rPr>
          <w:w w:val="95"/>
          <w:sz w:val="16"/>
          <w:lang w:val="en-GB"/>
        </w:rPr>
        <w:t>S.,</w:t>
      </w:r>
      <w:r w:rsidRPr="00D516D6">
        <w:rPr>
          <w:spacing w:val="-7"/>
          <w:w w:val="95"/>
          <w:sz w:val="16"/>
          <w:lang w:val="en-GB"/>
        </w:rPr>
        <w:t xml:space="preserve"> </w:t>
      </w:r>
      <w:proofErr w:type="spellStart"/>
      <w:r w:rsidRPr="00D516D6">
        <w:rPr>
          <w:w w:val="95"/>
          <w:sz w:val="16"/>
          <w:lang w:val="en-GB"/>
        </w:rPr>
        <w:t>Nasoz</w:t>
      </w:r>
      <w:proofErr w:type="spellEnd"/>
      <w:r w:rsidRPr="00D516D6">
        <w:rPr>
          <w:w w:val="95"/>
          <w:sz w:val="16"/>
          <w:lang w:val="en-GB"/>
        </w:rPr>
        <w:t>,</w:t>
      </w:r>
      <w:r w:rsidRPr="00D516D6">
        <w:rPr>
          <w:spacing w:val="-7"/>
          <w:w w:val="95"/>
          <w:sz w:val="16"/>
          <w:lang w:val="en-GB"/>
        </w:rPr>
        <w:t xml:space="preserve"> </w:t>
      </w:r>
      <w:r w:rsidRPr="00D516D6">
        <w:rPr>
          <w:w w:val="95"/>
          <w:sz w:val="16"/>
          <w:lang w:val="en-GB"/>
        </w:rPr>
        <w:t>F.,</w:t>
      </w:r>
      <w:r w:rsidRPr="00D516D6">
        <w:rPr>
          <w:spacing w:val="-8"/>
          <w:w w:val="95"/>
          <w:sz w:val="16"/>
          <w:lang w:val="en-GB"/>
        </w:rPr>
        <w:t xml:space="preserve"> </w:t>
      </w:r>
      <w:r w:rsidRPr="00D516D6">
        <w:rPr>
          <w:w w:val="95"/>
          <w:sz w:val="16"/>
          <w:lang w:val="en-GB"/>
        </w:rPr>
        <w:t>2020.</w:t>
      </w:r>
      <w:r w:rsidRPr="00D516D6">
        <w:rPr>
          <w:spacing w:val="2"/>
          <w:sz w:val="16"/>
          <w:lang w:val="en-GB"/>
        </w:rPr>
        <w:t xml:space="preserve"> </w:t>
      </w:r>
      <w:r w:rsidRPr="00D516D6">
        <w:rPr>
          <w:w w:val="95"/>
          <w:sz w:val="16"/>
          <w:lang w:val="en-GB"/>
        </w:rPr>
        <w:t>Facial</w:t>
      </w:r>
      <w:r w:rsidRPr="00D516D6">
        <w:rPr>
          <w:spacing w:val="-7"/>
          <w:w w:val="95"/>
          <w:sz w:val="16"/>
          <w:lang w:val="en-GB"/>
        </w:rPr>
        <w:t xml:space="preserve"> </w:t>
      </w:r>
      <w:r w:rsidRPr="00D516D6">
        <w:rPr>
          <w:w w:val="95"/>
          <w:sz w:val="16"/>
          <w:lang w:val="en-GB"/>
        </w:rPr>
        <w:t>expression</w:t>
      </w:r>
      <w:r w:rsidRPr="00D516D6">
        <w:rPr>
          <w:spacing w:val="-7"/>
          <w:w w:val="95"/>
          <w:sz w:val="16"/>
          <w:lang w:val="en-GB"/>
        </w:rPr>
        <w:t xml:space="preserve"> </w:t>
      </w:r>
      <w:r w:rsidRPr="00D516D6">
        <w:rPr>
          <w:w w:val="95"/>
          <w:sz w:val="16"/>
          <w:lang w:val="en-GB"/>
        </w:rPr>
        <w:t>recognition</w:t>
      </w:r>
      <w:r w:rsidRPr="00D516D6">
        <w:rPr>
          <w:spacing w:val="-7"/>
          <w:w w:val="95"/>
          <w:sz w:val="16"/>
          <w:lang w:val="en-GB"/>
        </w:rPr>
        <w:t xml:space="preserve"> </w:t>
      </w:r>
      <w:r w:rsidRPr="00D516D6">
        <w:rPr>
          <w:w w:val="95"/>
          <w:sz w:val="16"/>
          <w:lang w:val="en-GB"/>
        </w:rPr>
        <w:t>with</w:t>
      </w:r>
      <w:r w:rsidRPr="00D516D6">
        <w:rPr>
          <w:spacing w:val="-8"/>
          <w:w w:val="95"/>
          <w:sz w:val="16"/>
          <w:lang w:val="en-GB"/>
        </w:rPr>
        <w:t xml:space="preserve"> </w:t>
      </w:r>
      <w:r w:rsidRPr="00D516D6">
        <w:rPr>
          <w:w w:val="95"/>
          <w:sz w:val="16"/>
          <w:lang w:val="en-GB"/>
        </w:rPr>
        <w:t>convolutional</w:t>
      </w:r>
      <w:r w:rsidRPr="00D516D6">
        <w:rPr>
          <w:spacing w:val="-7"/>
          <w:w w:val="95"/>
          <w:sz w:val="16"/>
          <w:lang w:val="en-GB"/>
        </w:rPr>
        <w:t xml:space="preserve"> </w:t>
      </w:r>
      <w:r w:rsidRPr="00D516D6">
        <w:rPr>
          <w:w w:val="95"/>
          <w:sz w:val="16"/>
          <w:lang w:val="en-GB"/>
        </w:rPr>
        <w:t>neural</w:t>
      </w:r>
      <w:r w:rsidRPr="00D516D6">
        <w:rPr>
          <w:spacing w:val="-7"/>
          <w:w w:val="95"/>
          <w:sz w:val="16"/>
          <w:lang w:val="en-GB"/>
        </w:rPr>
        <w:t xml:space="preserve"> </w:t>
      </w:r>
      <w:r w:rsidRPr="00D516D6">
        <w:rPr>
          <w:w w:val="95"/>
          <w:sz w:val="16"/>
          <w:lang w:val="en-GB"/>
        </w:rPr>
        <w:t>networks,</w:t>
      </w:r>
      <w:r w:rsidRPr="00D516D6">
        <w:rPr>
          <w:spacing w:val="-7"/>
          <w:w w:val="95"/>
          <w:sz w:val="16"/>
          <w:lang w:val="en-GB"/>
        </w:rPr>
        <w:t xml:space="preserve"> </w:t>
      </w:r>
      <w:r w:rsidRPr="00D516D6">
        <w:rPr>
          <w:w w:val="95"/>
          <w:sz w:val="16"/>
          <w:lang w:val="en-GB"/>
        </w:rPr>
        <w:t>in:</w:t>
      </w:r>
      <w:r w:rsidRPr="00D516D6">
        <w:rPr>
          <w:spacing w:val="-7"/>
          <w:w w:val="95"/>
          <w:sz w:val="16"/>
          <w:lang w:val="en-GB"/>
        </w:rPr>
        <w:t xml:space="preserve"> </w:t>
      </w:r>
      <w:r w:rsidRPr="00D516D6">
        <w:rPr>
          <w:w w:val="95"/>
          <w:sz w:val="16"/>
          <w:lang w:val="en-GB"/>
        </w:rPr>
        <w:t>2020</w:t>
      </w:r>
      <w:r w:rsidRPr="00D516D6">
        <w:rPr>
          <w:spacing w:val="-7"/>
          <w:w w:val="95"/>
          <w:sz w:val="16"/>
          <w:lang w:val="en-GB"/>
        </w:rPr>
        <w:t xml:space="preserve"> </w:t>
      </w:r>
      <w:r w:rsidRPr="00D516D6">
        <w:rPr>
          <w:w w:val="95"/>
          <w:sz w:val="16"/>
          <w:lang w:val="en-GB"/>
        </w:rPr>
        <w:t>10th</w:t>
      </w:r>
      <w:r w:rsidRPr="00D516D6">
        <w:rPr>
          <w:spacing w:val="-7"/>
          <w:w w:val="95"/>
          <w:sz w:val="16"/>
          <w:lang w:val="en-GB"/>
        </w:rPr>
        <w:t xml:space="preserve"> </w:t>
      </w:r>
      <w:r w:rsidRPr="00D516D6">
        <w:rPr>
          <w:w w:val="95"/>
          <w:sz w:val="16"/>
          <w:lang w:val="en-GB"/>
        </w:rPr>
        <w:t>Annual</w:t>
      </w:r>
      <w:r w:rsidRPr="00D516D6">
        <w:rPr>
          <w:spacing w:val="-7"/>
          <w:w w:val="95"/>
          <w:sz w:val="16"/>
          <w:lang w:val="en-GB"/>
        </w:rPr>
        <w:t xml:space="preserve"> </w:t>
      </w:r>
      <w:r w:rsidRPr="00D516D6">
        <w:rPr>
          <w:w w:val="95"/>
          <w:sz w:val="16"/>
          <w:lang w:val="en-GB"/>
        </w:rPr>
        <w:t>Computing</w:t>
      </w:r>
      <w:r w:rsidRPr="00D516D6">
        <w:rPr>
          <w:spacing w:val="-7"/>
          <w:w w:val="95"/>
          <w:sz w:val="16"/>
          <w:lang w:val="en-GB"/>
        </w:rPr>
        <w:t xml:space="preserve"> </w:t>
      </w:r>
      <w:r w:rsidRPr="00D516D6">
        <w:rPr>
          <w:w w:val="95"/>
          <w:sz w:val="16"/>
          <w:lang w:val="en-GB"/>
        </w:rPr>
        <w:t>and</w:t>
      </w:r>
      <w:r w:rsidRPr="00D516D6">
        <w:rPr>
          <w:spacing w:val="-7"/>
          <w:w w:val="95"/>
          <w:sz w:val="16"/>
          <w:lang w:val="en-GB"/>
        </w:rPr>
        <w:t xml:space="preserve"> </w:t>
      </w:r>
      <w:r w:rsidRPr="00D516D6">
        <w:rPr>
          <w:w w:val="95"/>
          <w:sz w:val="16"/>
          <w:lang w:val="en-GB"/>
        </w:rPr>
        <w:t>Communication</w:t>
      </w:r>
      <w:r w:rsidRPr="00D516D6">
        <w:rPr>
          <w:spacing w:val="40"/>
          <w:sz w:val="16"/>
          <w:lang w:val="en-GB"/>
        </w:rPr>
        <w:t xml:space="preserve"> </w:t>
      </w:r>
      <w:bookmarkStart w:id="320" w:name="_bookmark94"/>
      <w:bookmarkEnd w:id="320"/>
      <w:r w:rsidRPr="00D516D6">
        <w:rPr>
          <w:sz w:val="16"/>
          <w:lang w:val="en-GB"/>
        </w:rPr>
        <w:t>Workshop and Conference (CCWC), IEEE. pp. 0324–0328.</w:t>
      </w:r>
      <w:r w:rsidRPr="00D516D6">
        <w:rPr>
          <w:spacing w:val="34"/>
          <w:sz w:val="16"/>
          <w:lang w:val="en-GB"/>
        </w:rPr>
        <w:t xml:space="preserve"> </w:t>
      </w:r>
      <w:r w:rsidRPr="00D516D6">
        <w:rPr>
          <w:sz w:val="16"/>
          <w:lang w:val="en-GB"/>
        </w:rPr>
        <w:t>doi:</w:t>
      </w:r>
      <w:hyperlink r:id="rId108">
        <w:r w:rsidRPr="00D516D6">
          <w:rPr>
            <w:color w:val="2F4F4F"/>
            <w:sz w:val="16"/>
            <w:lang w:val="en-GB"/>
          </w:rPr>
          <w:t>10.1109/ccwc47524.2020.9031283</w:t>
        </w:r>
      </w:hyperlink>
      <w:r w:rsidRPr="00D516D6">
        <w:rPr>
          <w:sz w:val="16"/>
          <w:lang w:val="en-GB"/>
        </w:rPr>
        <w:t>.</w:t>
      </w:r>
    </w:p>
    <w:p w14:paraId="2ECA7EEB" w14:textId="77777777" w:rsidR="00AF779A" w:rsidRPr="00D516D6" w:rsidRDefault="00E9277B">
      <w:pPr>
        <w:spacing w:before="1" w:line="254" w:lineRule="auto"/>
        <w:ind w:left="315" w:right="154" w:hanging="200"/>
        <w:jc w:val="both"/>
        <w:rPr>
          <w:sz w:val="16"/>
          <w:lang w:val="en-GB"/>
        </w:rPr>
      </w:pPr>
      <w:proofErr w:type="spellStart"/>
      <w:r w:rsidRPr="00D516D6">
        <w:rPr>
          <w:w w:val="95"/>
          <w:sz w:val="16"/>
          <w:lang w:val="en-GB"/>
        </w:rPr>
        <w:t>Softić</w:t>
      </w:r>
      <w:proofErr w:type="spellEnd"/>
      <w:r w:rsidRPr="00D516D6">
        <w:rPr>
          <w:w w:val="95"/>
          <w:sz w:val="16"/>
          <w:lang w:val="en-GB"/>
        </w:rPr>
        <w:t xml:space="preserve">, J., </w:t>
      </w:r>
      <w:proofErr w:type="spellStart"/>
      <w:r w:rsidRPr="00D516D6">
        <w:rPr>
          <w:w w:val="95"/>
          <w:sz w:val="16"/>
          <w:lang w:val="en-GB"/>
        </w:rPr>
        <w:t>Vejzović</w:t>
      </w:r>
      <w:proofErr w:type="spellEnd"/>
      <w:r w:rsidRPr="00D516D6">
        <w:rPr>
          <w:w w:val="95"/>
          <w:sz w:val="16"/>
          <w:lang w:val="en-GB"/>
        </w:rPr>
        <w:t>, Z., 2022.</w:t>
      </w:r>
      <w:r w:rsidRPr="00D516D6">
        <w:rPr>
          <w:spacing w:val="40"/>
          <w:sz w:val="16"/>
          <w:lang w:val="en-GB"/>
        </w:rPr>
        <w:t xml:space="preserve"> </w:t>
      </w:r>
      <w:r w:rsidRPr="00D516D6">
        <w:rPr>
          <w:w w:val="95"/>
          <w:sz w:val="16"/>
          <w:lang w:val="en-GB"/>
        </w:rPr>
        <w:t>Windows 10 operating system: Vulnerability assessment and exploitation, in: 2022 21st International Symposium</w:t>
      </w:r>
      <w:r w:rsidRPr="00D516D6">
        <w:rPr>
          <w:spacing w:val="40"/>
          <w:sz w:val="16"/>
          <w:lang w:val="en-GB"/>
        </w:rPr>
        <w:t xml:space="preserve"> </w:t>
      </w:r>
      <w:bookmarkStart w:id="321" w:name="_bookmark95"/>
      <w:bookmarkEnd w:id="321"/>
      <w:r w:rsidRPr="00D516D6">
        <w:rPr>
          <w:sz w:val="16"/>
          <w:lang w:val="en-GB"/>
        </w:rPr>
        <w:t>INFOTEH-JAHORINA (INFOTEH), IEEE. pp. 1–5.</w:t>
      </w:r>
      <w:r w:rsidRPr="00D516D6">
        <w:rPr>
          <w:spacing w:val="40"/>
          <w:sz w:val="16"/>
          <w:lang w:val="en-GB"/>
        </w:rPr>
        <w:t xml:space="preserve"> </w:t>
      </w:r>
      <w:r w:rsidRPr="00D516D6">
        <w:rPr>
          <w:sz w:val="16"/>
          <w:lang w:val="en-GB"/>
        </w:rPr>
        <w:t>doi:</w:t>
      </w:r>
      <w:hyperlink r:id="rId109">
        <w:r w:rsidRPr="00D516D6">
          <w:rPr>
            <w:color w:val="2F4F4F"/>
            <w:sz w:val="16"/>
            <w:lang w:val="en-GB"/>
          </w:rPr>
          <w:t>10.1109/INFOTEH53737.2022.97</w:t>
        </w:r>
        <w:r w:rsidRPr="00D516D6">
          <w:rPr>
            <w:color w:val="2F4F4F"/>
            <w:sz w:val="16"/>
            <w:lang w:val="en-GB"/>
          </w:rPr>
          <w:t>51274</w:t>
        </w:r>
      </w:hyperlink>
      <w:r w:rsidRPr="00D516D6">
        <w:rPr>
          <w:sz w:val="16"/>
          <w:lang w:val="en-GB"/>
        </w:rPr>
        <w:t>.</w:t>
      </w:r>
    </w:p>
    <w:p w14:paraId="2973CC80" w14:textId="77777777" w:rsidR="00AF779A" w:rsidRPr="00D516D6" w:rsidRDefault="00E9277B">
      <w:pPr>
        <w:spacing w:before="1" w:line="254" w:lineRule="auto"/>
        <w:ind w:left="315" w:right="154" w:hanging="200"/>
        <w:jc w:val="both"/>
        <w:rPr>
          <w:sz w:val="16"/>
          <w:lang w:val="en-GB"/>
        </w:rPr>
      </w:pPr>
      <w:r w:rsidRPr="00D516D6">
        <w:rPr>
          <w:sz w:val="16"/>
          <w:lang w:val="en-GB"/>
        </w:rPr>
        <w:t>Studio,</w:t>
      </w:r>
      <w:r w:rsidRPr="00D516D6">
        <w:rPr>
          <w:spacing w:val="-6"/>
          <w:sz w:val="16"/>
          <w:lang w:val="en-GB"/>
        </w:rPr>
        <w:t xml:space="preserve"> </w:t>
      </w:r>
      <w:r w:rsidRPr="00D516D6">
        <w:rPr>
          <w:sz w:val="16"/>
          <w:lang w:val="en-GB"/>
        </w:rPr>
        <w:t>A.,</w:t>
      </w:r>
      <w:r w:rsidRPr="00D516D6">
        <w:rPr>
          <w:spacing w:val="-6"/>
          <w:sz w:val="16"/>
          <w:lang w:val="en-GB"/>
        </w:rPr>
        <w:t xml:space="preserve"> </w:t>
      </w:r>
      <w:r w:rsidRPr="00D516D6">
        <w:rPr>
          <w:sz w:val="16"/>
          <w:lang w:val="en-GB"/>
        </w:rPr>
        <w:t>2021. Android</w:t>
      </w:r>
      <w:r w:rsidRPr="00D516D6">
        <w:rPr>
          <w:spacing w:val="-6"/>
          <w:sz w:val="16"/>
          <w:lang w:val="en-GB"/>
        </w:rPr>
        <w:t xml:space="preserve"> </w:t>
      </w:r>
      <w:r w:rsidRPr="00D516D6">
        <w:rPr>
          <w:sz w:val="16"/>
          <w:lang w:val="en-GB"/>
        </w:rPr>
        <w:t>mobile</w:t>
      </w:r>
      <w:r w:rsidRPr="00D516D6">
        <w:rPr>
          <w:spacing w:val="-6"/>
          <w:sz w:val="16"/>
          <w:lang w:val="en-GB"/>
        </w:rPr>
        <w:t xml:space="preserve"> </w:t>
      </w:r>
      <w:r w:rsidRPr="00D516D6">
        <w:rPr>
          <w:sz w:val="16"/>
          <w:lang w:val="en-GB"/>
        </w:rPr>
        <w:t>app</w:t>
      </w:r>
      <w:r w:rsidRPr="00D516D6">
        <w:rPr>
          <w:spacing w:val="-6"/>
          <w:sz w:val="16"/>
          <w:lang w:val="en-GB"/>
        </w:rPr>
        <w:t xml:space="preserve"> </w:t>
      </w:r>
      <w:r w:rsidRPr="00D516D6">
        <w:rPr>
          <w:sz w:val="16"/>
          <w:lang w:val="en-GB"/>
        </w:rPr>
        <w:t>development</w:t>
      </w:r>
      <w:r w:rsidRPr="00D516D6">
        <w:rPr>
          <w:spacing w:val="-6"/>
          <w:sz w:val="16"/>
          <w:lang w:val="en-GB"/>
        </w:rPr>
        <w:t xml:space="preserve"> </w:t>
      </w:r>
      <w:r w:rsidRPr="00D516D6">
        <w:rPr>
          <w:sz w:val="16"/>
          <w:lang w:val="en-GB"/>
        </w:rPr>
        <w:t>tools</w:t>
      </w:r>
      <w:r w:rsidRPr="00D516D6">
        <w:rPr>
          <w:spacing w:val="-6"/>
          <w:sz w:val="16"/>
          <w:lang w:val="en-GB"/>
        </w:rPr>
        <w:t xml:space="preserve"> </w:t>
      </w:r>
      <w:r w:rsidRPr="00D516D6">
        <w:rPr>
          <w:sz w:val="16"/>
          <w:lang w:val="en-GB"/>
        </w:rPr>
        <w:t>|</w:t>
      </w:r>
      <w:r w:rsidRPr="00D516D6">
        <w:rPr>
          <w:spacing w:val="-6"/>
          <w:sz w:val="16"/>
          <w:lang w:val="en-GB"/>
        </w:rPr>
        <w:t xml:space="preserve"> </w:t>
      </w:r>
      <w:r w:rsidRPr="00D516D6">
        <w:rPr>
          <w:sz w:val="16"/>
          <w:lang w:val="en-GB"/>
        </w:rPr>
        <w:t>android</w:t>
      </w:r>
      <w:r w:rsidRPr="00D516D6">
        <w:rPr>
          <w:spacing w:val="-6"/>
          <w:sz w:val="16"/>
          <w:lang w:val="en-GB"/>
        </w:rPr>
        <w:t xml:space="preserve"> </w:t>
      </w:r>
      <w:r w:rsidRPr="00D516D6">
        <w:rPr>
          <w:sz w:val="16"/>
          <w:lang w:val="en-GB"/>
        </w:rPr>
        <w:t>developers. URL:</w:t>
      </w:r>
      <w:r w:rsidRPr="00D516D6">
        <w:rPr>
          <w:spacing w:val="-6"/>
          <w:sz w:val="16"/>
          <w:lang w:val="en-GB"/>
        </w:rPr>
        <w:t xml:space="preserve"> </w:t>
      </w:r>
      <w:hyperlink r:id="rId110">
        <w:r w:rsidRPr="00D516D6">
          <w:rPr>
            <w:color w:val="2F4F4F"/>
            <w:sz w:val="16"/>
            <w:lang w:val="en-GB"/>
          </w:rPr>
          <w:t>https://developer.android.com/</w:t>
        </w:r>
      </w:hyperlink>
      <w:r w:rsidRPr="00D516D6">
        <w:rPr>
          <w:sz w:val="16"/>
          <w:lang w:val="en-GB"/>
        </w:rPr>
        <w:t>.</w:t>
      </w:r>
      <w:r w:rsidRPr="00D516D6">
        <w:rPr>
          <w:spacing w:val="-6"/>
          <w:sz w:val="16"/>
          <w:lang w:val="en-GB"/>
        </w:rPr>
        <w:t xml:space="preserve"> </w:t>
      </w:r>
      <w:r w:rsidRPr="00D516D6">
        <w:rPr>
          <w:sz w:val="16"/>
          <w:lang w:val="en-GB"/>
        </w:rPr>
        <w:t>accessed</w:t>
      </w:r>
      <w:r w:rsidRPr="00D516D6">
        <w:rPr>
          <w:spacing w:val="-6"/>
          <w:sz w:val="16"/>
          <w:lang w:val="en-GB"/>
        </w:rPr>
        <w:t xml:space="preserve"> </w:t>
      </w:r>
      <w:r w:rsidRPr="00D516D6">
        <w:rPr>
          <w:sz w:val="16"/>
          <w:lang w:val="en-GB"/>
        </w:rPr>
        <w:t>on</w:t>
      </w:r>
      <w:r w:rsidRPr="00D516D6">
        <w:rPr>
          <w:spacing w:val="-6"/>
          <w:sz w:val="16"/>
          <w:lang w:val="en-GB"/>
        </w:rPr>
        <w:t xml:space="preserve"> </w:t>
      </w:r>
      <w:r w:rsidRPr="00D516D6">
        <w:rPr>
          <w:sz w:val="16"/>
          <w:lang w:val="en-GB"/>
        </w:rPr>
        <w:t>June</w:t>
      </w:r>
      <w:r w:rsidRPr="00D516D6">
        <w:rPr>
          <w:spacing w:val="-6"/>
          <w:sz w:val="16"/>
          <w:lang w:val="en-GB"/>
        </w:rPr>
        <w:t xml:space="preserve"> </w:t>
      </w:r>
      <w:r w:rsidRPr="00D516D6">
        <w:rPr>
          <w:sz w:val="16"/>
          <w:lang w:val="en-GB"/>
        </w:rPr>
        <w:t>28,</w:t>
      </w:r>
      <w:r w:rsidRPr="00D516D6">
        <w:rPr>
          <w:spacing w:val="40"/>
          <w:sz w:val="16"/>
          <w:lang w:val="en-GB"/>
        </w:rPr>
        <w:t xml:space="preserve"> </w:t>
      </w:r>
      <w:bookmarkStart w:id="322" w:name="_bookmark96"/>
      <w:bookmarkEnd w:id="322"/>
      <w:r w:rsidRPr="00D516D6">
        <w:rPr>
          <w:spacing w:val="-2"/>
          <w:sz w:val="16"/>
          <w:lang w:val="en-GB"/>
        </w:rPr>
        <w:t>2022.</w:t>
      </w:r>
    </w:p>
    <w:p w14:paraId="5A790DC9" w14:textId="77777777" w:rsidR="00AF779A" w:rsidRPr="00D516D6" w:rsidRDefault="00E9277B">
      <w:pPr>
        <w:spacing w:before="1" w:line="254" w:lineRule="auto"/>
        <w:ind w:left="315" w:right="154" w:hanging="200"/>
        <w:jc w:val="both"/>
        <w:rPr>
          <w:sz w:val="16"/>
          <w:lang w:val="en-GB"/>
        </w:rPr>
      </w:pPr>
      <w:r w:rsidRPr="000A05E3">
        <w:rPr>
          <w:w w:val="90"/>
          <w:sz w:val="16"/>
          <w:lang w:val="nb-NO"/>
        </w:rPr>
        <w:t>Sudharshan, D.P., Raj, S., 2018.</w:t>
      </w:r>
      <w:r w:rsidRPr="000A05E3">
        <w:rPr>
          <w:sz w:val="16"/>
          <w:lang w:val="nb-NO"/>
        </w:rPr>
        <w:t xml:space="preserve"> </w:t>
      </w:r>
      <w:r w:rsidRPr="00D516D6">
        <w:rPr>
          <w:w w:val="90"/>
          <w:sz w:val="16"/>
          <w:lang w:val="en-GB"/>
        </w:rPr>
        <w:t xml:space="preserve">Object </w:t>
      </w:r>
      <w:r w:rsidRPr="00D516D6">
        <w:rPr>
          <w:w w:val="90"/>
          <w:sz w:val="16"/>
          <w:lang w:val="en-GB"/>
        </w:rPr>
        <w:t>recognition in images using convolutional neural network, in: 2018 2nd International Conference on Inventive</w:t>
      </w:r>
      <w:r w:rsidRPr="00D516D6">
        <w:rPr>
          <w:spacing w:val="40"/>
          <w:sz w:val="16"/>
          <w:lang w:val="en-GB"/>
        </w:rPr>
        <w:t xml:space="preserve"> </w:t>
      </w:r>
      <w:bookmarkStart w:id="323" w:name="_bookmark97"/>
      <w:bookmarkEnd w:id="323"/>
      <w:r w:rsidRPr="00D516D6">
        <w:rPr>
          <w:sz w:val="16"/>
          <w:lang w:val="en-GB"/>
        </w:rPr>
        <w:t>Systems and Control (ICISC), IEEE. pp. 718–722.</w:t>
      </w:r>
      <w:r w:rsidRPr="00D516D6">
        <w:rPr>
          <w:spacing w:val="40"/>
          <w:sz w:val="16"/>
          <w:lang w:val="en-GB"/>
        </w:rPr>
        <w:t xml:space="preserve"> </w:t>
      </w:r>
      <w:r w:rsidRPr="00D516D6">
        <w:rPr>
          <w:sz w:val="16"/>
          <w:lang w:val="en-GB"/>
        </w:rPr>
        <w:t>doi:</w:t>
      </w:r>
      <w:hyperlink r:id="rId111">
        <w:r w:rsidRPr="00D516D6">
          <w:rPr>
            <w:color w:val="2F4F4F"/>
            <w:sz w:val="16"/>
            <w:lang w:val="en-GB"/>
          </w:rPr>
          <w:t>10.1109/icisc.2018.8398893</w:t>
        </w:r>
      </w:hyperlink>
      <w:r w:rsidRPr="00D516D6">
        <w:rPr>
          <w:sz w:val="16"/>
          <w:lang w:val="en-GB"/>
        </w:rPr>
        <w:t>.</w:t>
      </w:r>
    </w:p>
    <w:p w14:paraId="7112B634" w14:textId="77777777" w:rsidR="00AF779A" w:rsidRPr="00D516D6" w:rsidRDefault="00E9277B">
      <w:pPr>
        <w:spacing w:line="254" w:lineRule="auto"/>
        <w:ind w:left="315" w:right="154" w:hanging="200"/>
        <w:jc w:val="both"/>
        <w:rPr>
          <w:sz w:val="16"/>
          <w:lang w:val="en-GB"/>
        </w:rPr>
      </w:pPr>
      <w:r w:rsidRPr="000A05E3">
        <w:rPr>
          <w:sz w:val="16"/>
          <w:lang w:val="es-ES"/>
        </w:rPr>
        <w:t>Teja,</w:t>
      </w:r>
      <w:r w:rsidRPr="000A05E3">
        <w:rPr>
          <w:spacing w:val="-5"/>
          <w:sz w:val="16"/>
          <w:lang w:val="es-ES"/>
        </w:rPr>
        <w:t xml:space="preserve"> </w:t>
      </w:r>
      <w:r w:rsidRPr="000A05E3">
        <w:rPr>
          <w:sz w:val="16"/>
          <w:lang w:val="es-ES"/>
        </w:rPr>
        <w:t>K.B.R.,</w:t>
      </w:r>
      <w:r w:rsidRPr="000A05E3">
        <w:rPr>
          <w:spacing w:val="-5"/>
          <w:sz w:val="16"/>
          <w:lang w:val="es-ES"/>
        </w:rPr>
        <w:t xml:space="preserve"> </w:t>
      </w:r>
      <w:r w:rsidRPr="000A05E3">
        <w:rPr>
          <w:sz w:val="16"/>
          <w:lang w:val="es-ES"/>
        </w:rPr>
        <w:t>Kumar,</w:t>
      </w:r>
      <w:r w:rsidRPr="000A05E3">
        <w:rPr>
          <w:spacing w:val="-5"/>
          <w:sz w:val="16"/>
          <w:lang w:val="es-ES"/>
        </w:rPr>
        <w:t xml:space="preserve"> </w:t>
      </w:r>
      <w:r w:rsidRPr="000A05E3">
        <w:rPr>
          <w:sz w:val="16"/>
          <w:lang w:val="es-ES"/>
        </w:rPr>
        <w:t>T.,</w:t>
      </w:r>
      <w:r w:rsidRPr="000A05E3">
        <w:rPr>
          <w:spacing w:val="-5"/>
          <w:sz w:val="16"/>
          <w:lang w:val="es-ES"/>
        </w:rPr>
        <w:t xml:space="preserve"> </w:t>
      </w:r>
      <w:r w:rsidRPr="000A05E3">
        <w:rPr>
          <w:sz w:val="16"/>
          <w:lang w:val="es-ES"/>
        </w:rPr>
        <w:t>2021.</w:t>
      </w:r>
      <w:r w:rsidRPr="000A05E3">
        <w:rPr>
          <w:spacing w:val="32"/>
          <w:sz w:val="16"/>
          <w:lang w:val="es-ES"/>
        </w:rPr>
        <w:t xml:space="preserve"> </w:t>
      </w:r>
      <w:r w:rsidRPr="00D516D6">
        <w:rPr>
          <w:sz w:val="16"/>
          <w:lang w:val="en-GB"/>
        </w:rPr>
        <w:t>Real-time</w:t>
      </w:r>
      <w:r w:rsidRPr="00D516D6">
        <w:rPr>
          <w:spacing w:val="-5"/>
          <w:sz w:val="16"/>
          <w:lang w:val="en-GB"/>
        </w:rPr>
        <w:t xml:space="preserve"> </w:t>
      </w:r>
      <w:r w:rsidRPr="00D516D6">
        <w:rPr>
          <w:sz w:val="16"/>
          <w:lang w:val="en-GB"/>
        </w:rPr>
        <w:t>smart</w:t>
      </w:r>
      <w:r w:rsidRPr="00D516D6">
        <w:rPr>
          <w:spacing w:val="-5"/>
          <w:sz w:val="16"/>
          <w:lang w:val="en-GB"/>
        </w:rPr>
        <w:t xml:space="preserve"> </w:t>
      </w:r>
      <w:proofErr w:type="gramStart"/>
      <w:r w:rsidRPr="00D516D6">
        <w:rPr>
          <w:sz w:val="16"/>
          <w:lang w:val="en-GB"/>
        </w:rPr>
        <w:t>drivers</w:t>
      </w:r>
      <w:proofErr w:type="gramEnd"/>
      <w:r w:rsidRPr="00D516D6">
        <w:rPr>
          <w:spacing w:val="-5"/>
          <w:sz w:val="16"/>
          <w:lang w:val="en-GB"/>
        </w:rPr>
        <w:t xml:space="preserve"> </w:t>
      </w:r>
      <w:r w:rsidRPr="00D516D6">
        <w:rPr>
          <w:sz w:val="16"/>
          <w:lang w:val="en-GB"/>
        </w:rPr>
        <w:t>drowsiness</w:t>
      </w:r>
      <w:r w:rsidRPr="00D516D6">
        <w:rPr>
          <w:spacing w:val="-5"/>
          <w:sz w:val="16"/>
          <w:lang w:val="en-GB"/>
        </w:rPr>
        <w:t xml:space="preserve"> </w:t>
      </w:r>
      <w:r w:rsidRPr="00D516D6">
        <w:rPr>
          <w:sz w:val="16"/>
          <w:lang w:val="en-GB"/>
        </w:rPr>
        <w:t>detection</w:t>
      </w:r>
      <w:r w:rsidRPr="00D516D6">
        <w:rPr>
          <w:spacing w:val="-5"/>
          <w:sz w:val="16"/>
          <w:lang w:val="en-GB"/>
        </w:rPr>
        <w:t xml:space="preserve"> </w:t>
      </w:r>
      <w:r w:rsidRPr="00D516D6">
        <w:rPr>
          <w:sz w:val="16"/>
          <w:lang w:val="en-GB"/>
        </w:rPr>
        <w:t>using</w:t>
      </w:r>
      <w:r w:rsidRPr="00D516D6">
        <w:rPr>
          <w:spacing w:val="-5"/>
          <w:sz w:val="16"/>
          <w:lang w:val="en-GB"/>
        </w:rPr>
        <w:t xml:space="preserve"> </w:t>
      </w:r>
      <w:proofErr w:type="spellStart"/>
      <w:r w:rsidRPr="00D516D6">
        <w:rPr>
          <w:sz w:val="16"/>
          <w:lang w:val="en-GB"/>
        </w:rPr>
        <w:t>dnn</w:t>
      </w:r>
      <w:proofErr w:type="spellEnd"/>
      <w:r w:rsidRPr="00D516D6">
        <w:rPr>
          <w:sz w:val="16"/>
          <w:lang w:val="en-GB"/>
        </w:rPr>
        <w:t>,</w:t>
      </w:r>
      <w:r w:rsidRPr="00D516D6">
        <w:rPr>
          <w:spacing w:val="-5"/>
          <w:sz w:val="16"/>
          <w:lang w:val="en-GB"/>
        </w:rPr>
        <w:t xml:space="preserve"> </w:t>
      </w:r>
      <w:r w:rsidRPr="00D516D6">
        <w:rPr>
          <w:sz w:val="16"/>
          <w:lang w:val="en-GB"/>
        </w:rPr>
        <w:t>in:</w:t>
      </w:r>
      <w:r w:rsidRPr="00D516D6">
        <w:rPr>
          <w:spacing w:val="-5"/>
          <w:sz w:val="16"/>
          <w:lang w:val="en-GB"/>
        </w:rPr>
        <w:t xml:space="preserve"> </w:t>
      </w:r>
      <w:r w:rsidRPr="00D516D6">
        <w:rPr>
          <w:sz w:val="16"/>
          <w:lang w:val="en-GB"/>
        </w:rPr>
        <w:t>2021</w:t>
      </w:r>
      <w:r w:rsidRPr="00D516D6">
        <w:rPr>
          <w:spacing w:val="-5"/>
          <w:sz w:val="16"/>
          <w:lang w:val="en-GB"/>
        </w:rPr>
        <w:t xml:space="preserve"> </w:t>
      </w:r>
      <w:r w:rsidRPr="00D516D6">
        <w:rPr>
          <w:sz w:val="16"/>
          <w:lang w:val="en-GB"/>
        </w:rPr>
        <w:t>5th</w:t>
      </w:r>
      <w:r w:rsidRPr="00D516D6">
        <w:rPr>
          <w:spacing w:val="-5"/>
          <w:sz w:val="16"/>
          <w:lang w:val="en-GB"/>
        </w:rPr>
        <w:t xml:space="preserve"> </w:t>
      </w:r>
      <w:r w:rsidRPr="00D516D6">
        <w:rPr>
          <w:sz w:val="16"/>
          <w:lang w:val="en-GB"/>
        </w:rPr>
        <w:t>International</w:t>
      </w:r>
      <w:r w:rsidRPr="00D516D6">
        <w:rPr>
          <w:spacing w:val="-5"/>
          <w:sz w:val="16"/>
          <w:lang w:val="en-GB"/>
        </w:rPr>
        <w:t xml:space="preserve"> </w:t>
      </w:r>
      <w:r w:rsidRPr="00D516D6">
        <w:rPr>
          <w:sz w:val="16"/>
          <w:lang w:val="en-GB"/>
        </w:rPr>
        <w:t>Conference</w:t>
      </w:r>
      <w:r w:rsidRPr="00D516D6">
        <w:rPr>
          <w:spacing w:val="-5"/>
          <w:sz w:val="16"/>
          <w:lang w:val="en-GB"/>
        </w:rPr>
        <w:t xml:space="preserve"> </w:t>
      </w:r>
      <w:r w:rsidRPr="00D516D6">
        <w:rPr>
          <w:sz w:val="16"/>
          <w:lang w:val="en-GB"/>
        </w:rPr>
        <w:t>on</w:t>
      </w:r>
      <w:r w:rsidRPr="00D516D6">
        <w:rPr>
          <w:spacing w:val="-5"/>
          <w:sz w:val="16"/>
          <w:lang w:val="en-GB"/>
        </w:rPr>
        <w:t xml:space="preserve"> </w:t>
      </w:r>
      <w:r w:rsidRPr="00D516D6">
        <w:rPr>
          <w:sz w:val="16"/>
          <w:lang w:val="en-GB"/>
        </w:rPr>
        <w:t>Trends</w:t>
      </w:r>
      <w:r w:rsidRPr="00D516D6">
        <w:rPr>
          <w:spacing w:val="-5"/>
          <w:sz w:val="16"/>
          <w:lang w:val="en-GB"/>
        </w:rPr>
        <w:t xml:space="preserve"> </w:t>
      </w:r>
      <w:r w:rsidRPr="00D516D6">
        <w:rPr>
          <w:sz w:val="16"/>
          <w:lang w:val="en-GB"/>
        </w:rPr>
        <w:t>in</w:t>
      </w:r>
      <w:r w:rsidRPr="00D516D6">
        <w:rPr>
          <w:spacing w:val="40"/>
          <w:sz w:val="16"/>
          <w:lang w:val="en-GB"/>
        </w:rPr>
        <w:t xml:space="preserve"> </w:t>
      </w:r>
      <w:bookmarkStart w:id="324" w:name="_bookmark98"/>
      <w:bookmarkEnd w:id="324"/>
      <w:r w:rsidRPr="00D516D6">
        <w:rPr>
          <w:sz w:val="16"/>
          <w:lang w:val="en-GB"/>
        </w:rPr>
        <w:t>Electronics and Informatics (ICOEI), IEEE. pp. 1026–1030.</w:t>
      </w:r>
      <w:r w:rsidRPr="00D516D6">
        <w:rPr>
          <w:spacing w:val="40"/>
          <w:sz w:val="16"/>
          <w:lang w:val="en-GB"/>
        </w:rPr>
        <w:t xml:space="preserve"> </w:t>
      </w:r>
      <w:r w:rsidRPr="00D516D6">
        <w:rPr>
          <w:sz w:val="16"/>
          <w:lang w:val="en-GB"/>
        </w:rPr>
        <w:t>doi:</w:t>
      </w:r>
      <w:hyperlink r:id="rId112">
        <w:r w:rsidRPr="00D516D6">
          <w:rPr>
            <w:color w:val="2F4F4F"/>
            <w:sz w:val="16"/>
            <w:lang w:val="en-GB"/>
          </w:rPr>
          <w:t>10.1109/icoei51242.2021.9452938</w:t>
        </w:r>
      </w:hyperlink>
      <w:r w:rsidRPr="00D516D6">
        <w:rPr>
          <w:sz w:val="16"/>
          <w:lang w:val="en-GB"/>
        </w:rPr>
        <w:t>.</w:t>
      </w:r>
    </w:p>
    <w:p w14:paraId="75E4CF17" w14:textId="77777777" w:rsidR="00AF779A" w:rsidRPr="00D516D6" w:rsidRDefault="00E9277B">
      <w:pPr>
        <w:spacing w:before="1" w:line="254" w:lineRule="auto"/>
        <w:ind w:left="315" w:right="154" w:hanging="200"/>
        <w:jc w:val="both"/>
        <w:rPr>
          <w:sz w:val="16"/>
          <w:lang w:val="en-GB"/>
        </w:rPr>
      </w:pPr>
      <w:r w:rsidRPr="000A05E3">
        <w:rPr>
          <w:sz w:val="16"/>
          <w:lang w:val="es-ES"/>
        </w:rPr>
        <w:t>Terraza</w:t>
      </w:r>
      <w:r w:rsidRPr="000A05E3">
        <w:rPr>
          <w:spacing w:val="-5"/>
          <w:sz w:val="16"/>
          <w:lang w:val="es-ES"/>
        </w:rPr>
        <w:t xml:space="preserve"> </w:t>
      </w:r>
      <w:r w:rsidRPr="000A05E3">
        <w:rPr>
          <w:sz w:val="16"/>
          <w:lang w:val="es-ES"/>
        </w:rPr>
        <w:t>Arciniegas,</w:t>
      </w:r>
      <w:r w:rsidRPr="000A05E3">
        <w:rPr>
          <w:spacing w:val="-5"/>
          <w:sz w:val="16"/>
          <w:lang w:val="es-ES"/>
        </w:rPr>
        <w:t xml:space="preserve"> </w:t>
      </w:r>
      <w:r w:rsidRPr="000A05E3">
        <w:rPr>
          <w:sz w:val="16"/>
          <w:lang w:val="es-ES"/>
        </w:rPr>
        <w:t>D.F.,</w:t>
      </w:r>
      <w:r w:rsidRPr="000A05E3">
        <w:rPr>
          <w:spacing w:val="-5"/>
          <w:sz w:val="16"/>
          <w:lang w:val="es-ES"/>
        </w:rPr>
        <w:t xml:space="preserve"> </w:t>
      </w:r>
      <w:r w:rsidRPr="000A05E3">
        <w:rPr>
          <w:sz w:val="16"/>
          <w:lang w:val="es-ES"/>
        </w:rPr>
        <w:t>Amaya,</w:t>
      </w:r>
      <w:r w:rsidRPr="000A05E3">
        <w:rPr>
          <w:spacing w:val="-5"/>
          <w:sz w:val="16"/>
          <w:lang w:val="es-ES"/>
        </w:rPr>
        <w:t xml:space="preserve"> </w:t>
      </w:r>
      <w:r w:rsidRPr="000A05E3">
        <w:rPr>
          <w:sz w:val="16"/>
          <w:lang w:val="es-ES"/>
        </w:rPr>
        <w:t>M.,</w:t>
      </w:r>
      <w:r w:rsidRPr="000A05E3">
        <w:rPr>
          <w:spacing w:val="-5"/>
          <w:sz w:val="16"/>
          <w:lang w:val="es-ES"/>
        </w:rPr>
        <w:t xml:space="preserve"> </w:t>
      </w:r>
      <w:r w:rsidRPr="000A05E3">
        <w:rPr>
          <w:sz w:val="16"/>
          <w:lang w:val="es-ES"/>
        </w:rPr>
        <w:t>Piedrahita</w:t>
      </w:r>
      <w:r w:rsidRPr="000A05E3">
        <w:rPr>
          <w:spacing w:val="-5"/>
          <w:sz w:val="16"/>
          <w:lang w:val="es-ES"/>
        </w:rPr>
        <w:t xml:space="preserve"> </w:t>
      </w:r>
      <w:r w:rsidRPr="000A05E3">
        <w:rPr>
          <w:sz w:val="16"/>
          <w:lang w:val="es-ES"/>
        </w:rPr>
        <w:t>Carvajal,</w:t>
      </w:r>
      <w:r w:rsidRPr="000A05E3">
        <w:rPr>
          <w:spacing w:val="-5"/>
          <w:sz w:val="16"/>
          <w:lang w:val="es-ES"/>
        </w:rPr>
        <w:t xml:space="preserve"> </w:t>
      </w:r>
      <w:r w:rsidRPr="000A05E3">
        <w:rPr>
          <w:sz w:val="16"/>
          <w:lang w:val="es-ES"/>
        </w:rPr>
        <w:t>A.,</w:t>
      </w:r>
      <w:r w:rsidRPr="000A05E3">
        <w:rPr>
          <w:spacing w:val="-5"/>
          <w:sz w:val="16"/>
          <w:lang w:val="es-ES"/>
        </w:rPr>
        <w:t xml:space="preserve"> </w:t>
      </w:r>
      <w:proofErr w:type="spellStart"/>
      <w:r w:rsidRPr="000A05E3">
        <w:rPr>
          <w:sz w:val="16"/>
          <w:lang w:val="es-ES"/>
        </w:rPr>
        <w:t>Rodriguez-Marin</w:t>
      </w:r>
      <w:proofErr w:type="spellEnd"/>
      <w:r w:rsidRPr="000A05E3">
        <w:rPr>
          <w:sz w:val="16"/>
          <w:lang w:val="es-ES"/>
        </w:rPr>
        <w:t>,</w:t>
      </w:r>
      <w:r w:rsidRPr="000A05E3">
        <w:rPr>
          <w:spacing w:val="-5"/>
          <w:sz w:val="16"/>
          <w:lang w:val="es-ES"/>
        </w:rPr>
        <w:t xml:space="preserve"> </w:t>
      </w:r>
      <w:r w:rsidRPr="000A05E3">
        <w:rPr>
          <w:sz w:val="16"/>
          <w:lang w:val="es-ES"/>
        </w:rPr>
        <w:t>P.A.,</w:t>
      </w:r>
      <w:r w:rsidRPr="000A05E3">
        <w:rPr>
          <w:spacing w:val="-5"/>
          <w:sz w:val="16"/>
          <w:lang w:val="es-ES"/>
        </w:rPr>
        <w:t xml:space="preserve"> </w:t>
      </w:r>
      <w:r w:rsidRPr="000A05E3">
        <w:rPr>
          <w:sz w:val="16"/>
          <w:lang w:val="es-ES"/>
        </w:rPr>
        <w:t>Duque-Muñoz,</w:t>
      </w:r>
      <w:r w:rsidRPr="000A05E3">
        <w:rPr>
          <w:spacing w:val="-5"/>
          <w:sz w:val="16"/>
          <w:lang w:val="es-ES"/>
        </w:rPr>
        <w:t xml:space="preserve"> </w:t>
      </w:r>
      <w:r w:rsidRPr="000A05E3">
        <w:rPr>
          <w:sz w:val="16"/>
          <w:lang w:val="es-ES"/>
        </w:rPr>
        <w:t>L.,</w:t>
      </w:r>
      <w:r w:rsidRPr="000A05E3">
        <w:rPr>
          <w:spacing w:val="-5"/>
          <w:sz w:val="16"/>
          <w:lang w:val="es-ES"/>
        </w:rPr>
        <w:t xml:space="preserve"> </w:t>
      </w:r>
      <w:proofErr w:type="spellStart"/>
      <w:r w:rsidRPr="000A05E3">
        <w:rPr>
          <w:sz w:val="16"/>
          <w:lang w:val="es-ES"/>
        </w:rPr>
        <w:t>Martinez</w:t>
      </w:r>
      <w:proofErr w:type="spellEnd"/>
      <w:r w:rsidRPr="000A05E3">
        <w:rPr>
          <w:sz w:val="16"/>
          <w:lang w:val="es-ES"/>
        </w:rPr>
        <w:t>-Vargas,</w:t>
      </w:r>
      <w:r w:rsidRPr="000A05E3">
        <w:rPr>
          <w:spacing w:val="-5"/>
          <w:sz w:val="16"/>
          <w:lang w:val="es-ES"/>
        </w:rPr>
        <w:t xml:space="preserve"> </w:t>
      </w:r>
      <w:r w:rsidRPr="000A05E3">
        <w:rPr>
          <w:sz w:val="16"/>
          <w:lang w:val="es-ES"/>
        </w:rPr>
        <w:t>J.D.,</w:t>
      </w:r>
      <w:r w:rsidRPr="000A05E3">
        <w:rPr>
          <w:spacing w:val="-5"/>
          <w:sz w:val="16"/>
          <w:lang w:val="es-ES"/>
        </w:rPr>
        <w:t xml:space="preserve"> </w:t>
      </w:r>
      <w:r w:rsidRPr="000A05E3">
        <w:rPr>
          <w:sz w:val="16"/>
          <w:lang w:val="es-ES"/>
        </w:rPr>
        <w:t>2022.</w:t>
      </w:r>
      <w:r w:rsidRPr="000A05E3">
        <w:rPr>
          <w:spacing w:val="18"/>
          <w:sz w:val="16"/>
          <w:lang w:val="es-ES"/>
        </w:rPr>
        <w:t xml:space="preserve"> </w:t>
      </w:r>
      <w:r w:rsidRPr="00D516D6">
        <w:rPr>
          <w:sz w:val="16"/>
          <w:lang w:val="en-GB"/>
        </w:rPr>
        <w:t>Students’</w:t>
      </w:r>
      <w:r w:rsidRPr="00D516D6">
        <w:rPr>
          <w:spacing w:val="40"/>
          <w:sz w:val="16"/>
          <w:lang w:val="en-GB"/>
        </w:rPr>
        <w:t xml:space="preserve"> </w:t>
      </w:r>
      <w:r w:rsidRPr="00D516D6">
        <w:rPr>
          <w:sz w:val="16"/>
          <w:lang w:val="en-GB"/>
        </w:rPr>
        <w:t xml:space="preserve">attention monitoring system in learning environments based on </w:t>
      </w:r>
      <w:r w:rsidRPr="00D516D6">
        <w:rPr>
          <w:sz w:val="16"/>
          <w:lang w:val="en-GB"/>
        </w:rPr>
        <w:t>artificial intelligence.</w:t>
      </w:r>
      <w:r w:rsidRPr="00D516D6">
        <w:rPr>
          <w:spacing w:val="40"/>
          <w:sz w:val="16"/>
          <w:lang w:val="en-GB"/>
        </w:rPr>
        <w:t xml:space="preserve"> </w:t>
      </w:r>
      <w:r w:rsidRPr="00D516D6">
        <w:rPr>
          <w:sz w:val="16"/>
          <w:lang w:val="en-GB"/>
        </w:rPr>
        <w:t>IEEE Latin America Transactions 20, 126–132.</w:t>
      </w:r>
      <w:r w:rsidRPr="00D516D6">
        <w:rPr>
          <w:spacing w:val="40"/>
          <w:sz w:val="16"/>
          <w:lang w:val="en-GB"/>
        </w:rPr>
        <w:t xml:space="preserve"> </w:t>
      </w:r>
      <w:r w:rsidRPr="00D516D6">
        <w:rPr>
          <w:spacing w:val="-2"/>
          <w:sz w:val="16"/>
          <w:lang w:val="en-GB"/>
        </w:rPr>
        <w:t>doi:</w:t>
      </w:r>
      <w:hyperlink r:id="rId113">
        <w:r w:rsidRPr="00D516D6">
          <w:rPr>
            <w:color w:val="2F4F4F"/>
            <w:spacing w:val="-2"/>
            <w:sz w:val="16"/>
            <w:lang w:val="en-GB"/>
          </w:rPr>
          <w:t>10.1109/TLA.2022.9662181</w:t>
        </w:r>
      </w:hyperlink>
      <w:r w:rsidRPr="00D516D6">
        <w:rPr>
          <w:spacing w:val="-2"/>
          <w:sz w:val="16"/>
          <w:lang w:val="en-GB"/>
        </w:rPr>
        <w:t>.</w:t>
      </w:r>
    </w:p>
    <w:p w14:paraId="65E99C44" w14:textId="77777777" w:rsidR="00AF779A" w:rsidRPr="00D516D6" w:rsidRDefault="00AF779A">
      <w:pPr>
        <w:spacing w:line="254" w:lineRule="auto"/>
        <w:jc w:val="both"/>
        <w:rPr>
          <w:sz w:val="16"/>
          <w:lang w:val="en-GB"/>
        </w:rPr>
        <w:sectPr w:rsidR="00AF779A" w:rsidRPr="00D516D6">
          <w:pgSz w:w="10890" w:h="14860"/>
          <w:pgMar w:top="880" w:right="620" w:bottom="840" w:left="660" w:header="673" w:footer="642" w:gutter="0"/>
          <w:cols w:space="720"/>
        </w:sectPr>
      </w:pPr>
    </w:p>
    <w:p w14:paraId="4E1CC0BB" w14:textId="77777777" w:rsidR="00AF779A" w:rsidRPr="00D516D6" w:rsidRDefault="00AF779A">
      <w:pPr>
        <w:pStyle w:val="Textoindependiente"/>
        <w:rPr>
          <w:sz w:val="11"/>
          <w:lang w:val="en-GB"/>
        </w:rPr>
      </w:pPr>
    </w:p>
    <w:p w14:paraId="401AB294" w14:textId="77777777" w:rsidR="00AF779A" w:rsidRPr="00D516D6" w:rsidRDefault="00E9277B">
      <w:pPr>
        <w:spacing w:before="102" w:line="254" w:lineRule="auto"/>
        <w:ind w:left="315" w:right="154" w:hanging="200"/>
        <w:jc w:val="both"/>
        <w:rPr>
          <w:sz w:val="16"/>
          <w:lang w:val="en-GB"/>
        </w:rPr>
      </w:pPr>
      <w:bookmarkStart w:id="325" w:name="_bookmark99"/>
      <w:bookmarkEnd w:id="325"/>
      <w:proofErr w:type="spellStart"/>
      <w:r w:rsidRPr="00D516D6">
        <w:rPr>
          <w:sz w:val="16"/>
          <w:lang w:val="en-GB"/>
        </w:rPr>
        <w:t>Upender</w:t>
      </w:r>
      <w:proofErr w:type="spellEnd"/>
      <w:r w:rsidRPr="00D516D6">
        <w:rPr>
          <w:sz w:val="16"/>
          <w:lang w:val="en-GB"/>
        </w:rPr>
        <w:t>,</w:t>
      </w:r>
      <w:r w:rsidRPr="00D516D6">
        <w:rPr>
          <w:spacing w:val="-8"/>
          <w:sz w:val="16"/>
          <w:lang w:val="en-GB"/>
        </w:rPr>
        <w:t xml:space="preserve"> </w:t>
      </w:r>
      <w:r w:rsidRPr="00D516D6">
        <w:rPr>
          <w:sz w:val="16"/>
          <w:lang w:val="en-GB"/>
        </w:rPr>
        <w:t>P.,</w:t>
      </w:r>
      <w:r w:rsidRPr="00D516D6">
        <w:rPr>
          <w:spacing w:val="-8"/>
          <w:sz w:val="16"/>
          <w:lang w:val="en-GB"/>
        </w:rPr>
        <w:t xml:space="preserve"> </w:t>
      </w:r>
      <w:r w:rsidRPr="00D516D6">
        <w:rPr>
          <w:sz w:val="16"/>
          <w:lang w:val="en-GB"/>
        </w:rPr>
        <w:t>Reddy,</w:t>
      </w:r>
      <w:r w:rsidRPr="00D516D6">
        <w:rPr>
          <w:spacing w:val="-8"/>
          <w:sz w:val="16"/>
          <w:lang w:val="en-GB"/>
        </w:rPr>
        <w:t xml:space="preserve"> </w:t>
      </w:r>
      <w:r w:rsidRPr="00D516D6">
        <w:rPr>
          <w:sz w:val="16"/>
          <w:lang w:val="en-GB"/>
        </w:rPr>
        <w:t>G.N.,</w:t>
      </w:r>
      <w:r w:rsidRPr="00D516D6">
        <w:rPr>
          <w:spacing w:val="-8"/>
          <w:sz w:val="16"/>
          <w:lang w:val="en-GB"/>
        </w:rPr>
        <w:t xml:space="preserve"> </w:t>
      </w:r>
      <w:proofErr w:type="spellStart"/>
      <w:r w:rsidRPr="00D516D6">
        <w:rPr>
          <w:sz w:val="16"/>
          <w:lang w:val="en-GB"/>
        </w:rPr>
        <w:t>Santoshini</w:t>
      </w:r>
      <w:proofErr w:type="spellEnd"/>
      <w:r w:rsidRPr="00D516D6">
        <w:rPr>
          <w:sz w:val="16"/>
          <w:lang w:val="en-GB"/>
        </w:rPr>
        <w:t>,</w:t>
      </w:r>
      <w:r w:rsidRPr="00D516D6">
        <w:rPr>
          <w:spacing w:val="-8"/>
          <w:sz w:val="16"/>
          <w:lang w:val="en-GB"/>
        </w:rPr>
        <w:t xml:space="preserve"> </w:t>
      </w:r>
      <w:r w:rsidRPr="00D516D6">
        <w:rPr>
          <w:sz w:val="16"/>
          <w:lang w:val="en-GB"/>
        </w:rPr>
        <w:t>G.,</w:t>
      </w:r>
      <w:r w:rsidRPr="00D516D6">
        <w:rPr>
          <w:spacing w:val="-8"/>
          <w:sz w:val="16"/>
          <w:lang w:val="en-GB"/>
        </w:rPr>
        <w:t xml:space="preserve"> </w:t>
      </w:r>
      <w:r w:rsidRPr="00D516D6">
        <w:rPr>
          <w:sz w:val="16"/>
          <w:lang w:val="en-GB"/>
        </w:rPr>
        <w:t>2020.</w:t>
      </w:r>
      <w:r w:rsidRPr="00D516D6">
        <w:rPr>
          <w:spacing w:val="24"/>
          <w:sz w:val="16"/>
          <w:lang w:val="en-GB"/>
        </w:rPr>
        <w:t xml:space="preserve"> </w:t>
      </w:r>
      <w:r w:rsidRPr="00D516D6">
        <w:rPr>
          <w:sz w:val="16"/>
          <w:lang w:val="en-GB"/>
        </w:rPr>
        <w:t>Arduino</w:t>
      </w:r>
      <w:r w:rsidRPr="00D516D6">
        <w:rPr>
          <w:spacing w:val="-8"/>
          <w:sz w:val="16"/>
          <w:lang w:val="en-GB"/>
        </w:rPr>
        <w:t xml:space="preserve"> </w:t>
      </w:r>
      <w:r w:rsidRPr="00D516D6">
        <w:rPr>
          <w:sz w:val="16"/>
          <w:lang w:val="en-GB"/>
        </w:rPr>
        <w:t>based</w:t>
      </w:r>
      <w:r w:rsidRPr="00D516D6">
        <w:rPr>
          <w:spacing w:val="-8"/>
          <w:sz w:val="16"/>
          <w:lang w:val="en-GB"/>
        </w:rPr>
        <w:t xml:space="preserve"> </w:t>
      </w:r>
      <w:r w:rsidRPr="00D516D6">
        <w:rPr>
          <w:sz w:val="16"/>
          <w:lang w:val="en-GB"/>
        </w:rPr>
        <w:t>accident</w:t>
      </w:r>
      <w:r w:rsidRPr="00D516D6">
        <w:rPr>
          <w:spacing w:val="-8"/>
          <w:sz w:val="16"/>
          <w:lang w:val="en-GB"/>
        </w:rPr>
        <w:t xml:space="preserve"> </w:t>
      </w:r>
      <w:r w:rsidRPr="00D516D6">
        <w:rPr>
          <w:sz w:val="16"/>
          <w:lang w:val="en-GB"/>
        </w:rPr>
        <w:t>prevention</w:t>
      </w:r>
      <w:r w:rsidRPr="00D516D6">
        <w:rPr>
          <w:spacing w:val="-8"/>
          <w:sz w:val="16"/>
          <w:lang w:val="en-GB"/>
        </w:rPr>
        <w:t xml:space="preserve"> </w:t>
      </w:r>
      <w:r w:rsidRPr="00D516D6">
        <w:rPr>
          <w:sz w:val="16"/>
          <w:lang w:val="en-GB"/>
        </w:rPr>
        <w:t>system</w:t>
      </w:r>
      <w:r w:rsidRPr="00D516D6">
        <w:rPr>
          <w:spacing w:val="-8"/>
          <w:sz w:val="16"/>
          <w:lang w:val="en-GB"/>
        </w:rPr>
        <w:t xml:space="preserve"> </w:t>
      </w:r>
      <w:r w:rsidRPr="00D516D6">
        <w:rPr>
          <w:sz w:val="16"/>
          <w:lang w:val="en-GB"/>
        </w:rPr>
        <w:t>with</w:t>
      </w:r>
      <w:r w:rsidRPr="00D516D6">
        <w:rPr>
          <w:spacing w:val="-8"/>
          <w:sz w:val="16"/>
          <w:lang w:val="en-GB"/>
        </w:rPr>
        <w:t xml:space="preserve"> </w:t>
      </w:r>
      <w:r w:rsidRPr="00D516D6">
        <w:rPr>
          <w:sz w:val="16"/>
          <w:lang w:val="en-GB"/>
        </w:rPr>
        <w:t>eye</w:t>
      </w:r>
      <w:r w:rsidRPr="00D516D6">
        <w:rPr>
          <w:spacing w:val="-8"/>
          <w:sz w:val="16"/>
          <w:lang w:val="en-GB"/>
        </w:rPr>
        <w:t xml:space="preserve"> </w:t>
      </w:r>
      <w:r w:rsidRPr="00D516D6">
        <w:rPr>
          <w:sz w:val="16"/>
          <w:lang w:val="en-GB"/>
        </w:rPr>
        <w:t>twitch</w:t>
      </w:r>
      <w:r w:rsidRPr="00D516D6">
        <w:rPr>
          <w:spacing w:val="-8"/>
          <w:sz w:val="16"/>
          <w:lang w:val="en-GB"/>
        </w:rPr>
        <w:t xml:space="preserve"> </w:t>
      </w:r>
      <w:r w:rsidRPr="00D516D6">
        <w:rPr>
          <w:sz w:val="16"/>
          <w:lang w:val="en-GB"/>
        </w:rPr>
        <w:t>and</w:t>
      </w:r>
      <w:r w:rsidRPr="00D516D6">
        <w:rPr>
          <w:spacing w:val="-8"/>
          <w:sz w:val="16"/>
          <w:lang w:val="en-GB"/>
        </w:rPr>
        <w:t xml:space="preserve"> </w:t>
      </w:r>
      <w:r w:rsidRPr="00D516D6">
        <w:rPr>
          <w:sz w:val="16"/>
          <w:lang w:val="en-GB"/>
        </w:rPr>
        <w:t>alcohol</w:t>
      </w:r>
      <w:r w:rsidRPr="00D516D6">
        <w:rPr>
          <w:spacing w:val="-8"/>
          <w:sz w:val="16"/>
          <w:lang w:val="en-GB"/>
        </w:rPr>
        <w:t xml:space="preserve"> </w:t>
      </w:r>
      <w:r w:rsidRPr="00D516D6">
        <w:rPr>
          <w:sz w:val="16"/>
          <w:lang w:val="en-GB"/>
        </w:rPr>
        <w:t>sensor,</w:t>
      </w:r>
      <w:r w:rsidRPr="00D516D6">
        <w:rPr>
          <w:spacing w:val="-8"/>
          <w:sz w:val="16"/>
          <w:lang w:val="en-GB"/>
        </w:rPr>
        <w:t xml:space="preserve"> </w:t>
      </w:r>
      <w:r w:rsidRPr="00D516D6">
        <w:rPr>
          <w:sz w:val="16"/>
          <w:lang w:val="en-GB"/>
        </w:rPr>
        <w:t>in:</w:t>
      </w:r>
      <w:r w:rsidRPr="00D516D6">
        <w:rPr>
          <w:spacing w:val="-8"/>
          <w:sz w:val="16"/>
          <w:lang w:val="en-GB"/>
        </w:rPr>
        <w:t xml:space="preserve"> </w:t>
      </w:r>
      <w:r w:rsidRPr="00D516D6">
        <w:rPr>
          <w:sz w:val="16"/>
          <w:lang w:val="en-GB"/>
        </w:rPr>
        <w:t>2020</w:t>
      </w:r>
      <w:r w:rsidRPr="00D516D6">
        <w:rPr>
          <w:spacing w:val="-8"/>
          <w:sz w:val="16"/>
          <w:lang w:val="en-GB"/>
        </w:rPr>
        <w:t xml:space="preserve"> </w:t>
      </w:r>
      <w:r w:rsidRPr="00D516D6">
        <w:rPr>
          <w:sz w:val="16"/>
          <w:lang w:val="en-GB"/>
        </w:rPr>
        <w:t>12th</w:t>
      </w:r>
      <w:r w:rsidRPr="00D516D6">
        <w:rPr>
          <w:spacing w:val="40"/>
          <w:sz w:val="16"/>
          <w:lang w:val="en-GB"/>
        </w:rPr>
        <w:t xml:space="preserve"> </w:t>
      </w:r>
      <w:r w:rsidRPr="00D516D6">
        <w:rPr>
          <w:w w:val="95"/>
          <w:sz w:val="16"/>
          <w:lang w:val="en-GB"/>
        </w:rPr>
        <w:t>International Conference on Computational Intelligence and Communication Networks (CICN), IEEE. pp. 130–134.</w:t>
      </w:r>
      <w:r w:rsidRPr="00D516D6">
        <w:rPr>
          <w:sz w:val="16"/>
          <w:lang w:val="en-GB"/>
        </w:rPr>
        <w:t xml:space="preserve"> </w:t>
      </w:r>
      <w:r w:rsidRPr="00D516D6">
        <w:rPr>
          <w:w w:val="95"/>
          <w:sz w:val="16"/>
          <w:lang w:val="en-GB"/>
        </w:rPr>
        <w:t>doi:</w:t>
      </w:r>
      <w:hyperlink r:id="rId114">
        <w:r w:rsidRPr="00D516D6">
          <w:rPr>
            <w:color w:val="2F4F4F"/>
            <w:w w:val="95"/>
            <w:sz w:val="16"/>
            <w:lang w:val="en-GB"/>
          </w:rPr>
          <w:t>10.1109/CICN49253.</w:t>
        </w:r>
      </w:hyperlink>
      <w:r w:rsidRPr="00D516D6">
        <w:rPr>
          <w:color w:val="2F4F4F"/>
          <w:spacing w:val="40"/>
          <w:w w:val="104"/>
          <w:sz w:val="16"/>
          <w:lang w:val="en-GB"/>
        </w:rPr>
        <w:t xml:space="preserve"> </w:t>
      </w:r>
      <w:bookmarkStart w:id="326" w:name="_bookmark100"/>
      <w:bookmarkEnd w:id="326"/>
      <w:r w:rsidRPr="00D516D6">
        <w:rPr>
          <w:lang w:val="en-GB"/>
        </w:rPr>
        <w:fldChar w:fldCharType="begin"/>
      </w:r>
      <w:r w:rsidRPr="00D516D6">
        <w:rPr>
          <w:lang w:val="en-GB"/>
        </w:rPr>
        <w:instrText>HYPERLINK "http://dx.doi.org/10.1109/CICN49253.2020.9242577" \h</w:instrText>
      </w:r>
      <w:r w:rsidRPr="00D516D6">
        <w:rPr>
          <w:lang w:val="en-GB"/>
        </w:rPr>
        <w:fldChar w:fldCharType="separate"/>
      </w:r>
      <w:r w:rsidRPr="00D516D6">
        <w:rPr>
          <w:color w:val="2F4F4F"/>
          <w:spacing w:val="-2"/>
          <w:sz w:val="16"/>
          <w:lang w:val="en-GB"/>
        </w:rPr>
        <w:t>2020.9242577</w:t>
      </w:r>
      <w:r w:rsidRPr="00D516D6">
        <w:rPr>
          <w:color w:val="2F4F4F"/>
          <w:spacing w:val="-2"/>
          <w:sz w:val="16"/>
          <w:lang w:val="en-GB"/>
        </w:rPr>
        <w:fldChar w:fldCharType="end"/>
      </w:r>
      <w:r w:rsidRPr="00D516D6">
        <w:rPr>
          <w:spacing w:val="-2"/>
          <w:sz w:val="16"/>
          <w:lang w:val="en-GB"/>
        </w:rPr>
        <w:t>.</w:t>
      </w:r>
    </w:p>
    <w:p w14:paraId="5B41C024" w14:textId="49E7EC17" w:rsidR="00AF779A" w:rsidRPr="00D516D6" w:rsidRDefault="00E9277B">
      <w:pPr>
        <w:spacing w:before="1" w:line="254" w:lineRule="auto"/>
        <w:ind w:left="51" w:right="154"/>
        <w:jc w:val="right"/>
        <w:rPr>
          <w:sz w:val="16"/>
          <w:lang w:val="en-GB"/>
        </w:rPr>
      </w:pPr>
      <w:commentRangeStart w:id="327"/>
      <w:r w:rsidRPr="00D516D6">
        <w:rPr>
          <w:sz w:val="16"/>
          <w:lang w:val="en-GB"/>
        </w:rPr>
        <w:t>V,</w:t>
      </w:r>
      <w:r w:rsidRPr="00D516D6">
        <w:rPr>
          <w:spacing w:val="-8"/>
          <w:sz w:val="16"/>
          <w:lang w:val="en-GB"/>
        </w:rPr>
        <w:t xml:space="preserve"> </w:t>
      </w:r>
      <w:r w:rsidRPr="00D516D6">
        <w:rPr>
          <w:sz w:val="16"/>
          <w:lang w:val="en-GB"/>
        </w:rPr>
        <w:t>P.,</w:t>
      </w:r>
      <w:r w:rsidRPr="00D516D6">
        <w:rPr>
          <w:spacing w:val="-8"/>
          <w:sz w:val="16"/>
          <w:lang w:val="en-GB"/>
        </w:rPr>
        <w:t xml:space="preserve"> </w:t>
      </w:r>
      <w:r w:rsidRPr="00D516D6">
        <w:rPr>
          <w:sz w:val="16"/>
          <w:lang w:val="en-GB"/>
        </w:rPr>
        <w:t>P,</w:t>
      </w:r>
      <w:r w:rsidRPr="00D516D6">
        <w:rPr>
          <w:spacing w:val="-8"/>
          <w:sz w:val="16"/>
          <w:lang w:val="en-GB"/>
        </w:rPr>
        <w:t xml:space="preserve"> </w:t>
      </w:r>
      <w:r w:rsidRPr="00D516D6">
        <w:rPr>
          <w:sz w:val="16"/>
          <w:lang w:val="en-GB"/>
        </w:rPr>
        <w:t>V.,</w:t>
      </w:r>
      <w:r w:rsidRPr="00D516D6">
        <w:rPr>
          <w:spacing w:val="-8"/>
          <w:sz w:val="16"/>
          <w:lang w:val="en-GB"/>
        </w:rPr>
        <w:t xml:space="preserve"> </w:t>
      </w:r>
      <w:r w:rsidRPr="00D516D6">
        <w:rPr>
          <w:sz w:val="16"/>
          <w:lang w:val="en-GB"/>
        </w:rPr>
        <w:t>K,</w:t>
      </w:r>
      <w:r w:rsidRPr="00D516D6">
        <w:rPr>
          <w:spacing w:val="-8"/>
          <w:sz w:val="16"/>
          <w:lang w:val="en-GB"/>
        </w:rPr>
        <w:t xml:space="preserve"> </w:t>
      </w:r>
      <w:r w:rsidRPr="00D516D6">
        <w:rPr>
          <w:sz w:val="16"/>
          <w:lang w:val="en-GB"/>
        </w:rPr>
        <w:t>R.K.,</w:t>
      </w:r>
      <w:r w:rsidRPr="00D516D6">
        <w:rPr>
          <w:spacing w:val="-8"/>
          <w:sz w:val="16"/>
          <w:lang w:val="en-GB"/>
        </w:rPr>
        <w:t xml:space="preserve"> </w:t>
      </w:r>
      <w:r w:rsidRPr="00D516D6">
        <w:rPr>
          <w:sz w:val="16"/>
          <w:lang w:val="en-GB"/>
        </w:rPr>
        <w:t>P,</w:t>
      </w:r>
      <w:r w:rsidRPr="00D516D6">
        <w:rPr>
          <w:spacing w:val="-8"/>
          <w:sz w:val="16"/>
          <w:lang w:val="en-GB"/>
        </w:rPr>
        <w:t xml:space="preserve"> </w:t>
      </w:r>
      <w:r w:rsidRPr="00D516D6">
        <w:rPr>
          <w:sz w:val="16"/>
          <w:lang w:val="en-GB"/>
        </w:rPr>
        <w:t>S.,</w:t>
      </w:r>
      <w:r w:rsidRPr="00D516D6">
        <w:rPr>
          <w:spacing w:val="-8"/>
          <w:sz w:val="16"/>
          <w:lang w:val="en-GB"/>
        </w:rPr>
        <w:t xml:space="preserve"> </w:t>
      </w:r>
      <w:commentRangeEnd w:id="327"/>
      <w:r w:rsidR="00E80B9B">
        <w:rPr>
          <w:rStyle w:val="Refdecomentario"/>
        </w:rPr>
        <w:commentReference w:id="327"/>
      </w:r>
      <w:r w:rsidRPr="00D516D6">
        <w:rPr>
          <w:sz w:val="16"/>
          <w:lang w:val="en-GB"/>
        </w:rPr>
        <w:t>Khan,</w:t>
      </w:r>
      <w:r w:rsidRPr="00D516D6">
        <w:rPr>
          <w:spacing w:val="-8"/>
          <w:sz w:val="16"/>
          <w:lang w:val="en-GB"/>
        </w:rPr>
        <w:t xml:space="preserve"> </w:t>
      </w:r>
      <w:r w:rsidRPr="00D516D6">
        <w:rPr>
          <w:sz w:val="16"/>
          <w:lang w:val="en-GB"/>
        </w:rPr>
        <w:t>O.,</w:t>
      </w:r>
      <w:r w:rsidRPr="00D516D6">
        <w:rPr>
          <w:spacing w:val="-8"/>
          <w:sz w:val="16"/>
          <w:lang w:val="en-GB"/>
        </w:rPr>
        <w:t xml:space="preserve"> </w:t>
      </w:r>
      <w:r w:rsidRPr="00D516D6">
        <w:rPr>
          <w:sz w:val="16"/>
          <w:lang w:val="en-GB"/>
        </w:rPr>
        <w:t>Krishna,</w:t>
      </w:r>
      <w:r w:rsidRPr="00D516D6">
        <w:rPr>
          <w:spacing w:val="-8"/>
          <w:sz w:val="16"/>
          <w:lang w:val="en-GB"/>
        </w:rPr>
        <w:t xml:space="preserve"> </w:t>
      </w:r>
      <w:r w:rsidRPr="00D516D6">
        <w:rPr>
          <w:sz w:val="16"/>
          <w:lang w:val="en-GB"/>
        </w:rPr>
        <w:t>C.N.,</w:t>
      </w:r>
      <w:r w:rsidRPr="00D516D6">
        <w:rPr>
          <w:spacing w:val="-8"/>
          <w:sz w:val="16"/>
          <w:lang w:val="en-GB"/>
        </w:rPr>
        <w:t xml:space="preserve"> </w:t>
      </w:r>
      <w:r w:rsidRPr="00D516D6">
        <w:rPr>
          <w:sz w:val="16"/>
          <w:lang w:val="en-GB"/>
        </w:rPr>
        <w:t>2022.</w:t>
      </w:r>
      <w:r w:rsidRPr="00D516D6">
        <w:rPr>
          <w:spacing w:val="6"/>
          <w:sz w:val="16"/>
          <w:lang w:val="en-GB"/>
        </w:rPr>
        <w:t xml:space="preserve"> </w:t>
      </w:r>
      <w:r w:rsidRPr="00D516D6">
        <w:rPr>
          <w:sz w:val="16"/>
          <w:lang w:val="en-GB"/>
        </w:rPr>
        <w:t>A</w:t>
      </w:r>
      <w:r w:rsidRPr="00D516D6">
        <w:rPr>
          <w:spacing w:val="-8"/>
          <w:sz w:val="16"/>
          <w:lang w:val="en-GB"/>
        </w:rPr>
        <w:t xml:space="preserve"> </w:t>
      </w:r>
      <w:commentRangeStart w:id="328"/>
      <w:r w:rsidR="00E80B9B">
        <w:rPr>
          <w:sz w:val="16"/>
          <w:lang w:val="en-GB"/>
        </w:rPr>
        <w:t>D</w:t>
      </w:r>
      <w:r w:rsidRPr="00D516D6">
        <w:rPr>
          <w:sz w:val="16"/>
          <w:lang w:val="en-GB"/>
        </w:rPr>
        <w:t>jango</w:t>
      </w:r>
      <w:r w:rsidRPr="00D516D6">
        <w:rPr>
          <w:spacing w:val="-8"/>
          <w:sz w:val="16"/>
          <w:lang w:val="en-GB"/>
        </w:rPr>
        <w:t xml:space="preserve"> </w:t>
      </w:r>
      <w:commentRangeEnd w:id="328"/>
      <w:r w:rsidR="00E80B9B">
        <w:rPr>
          <w:rStyle w:val="Refdecomentario"/>
        </w:rPr>
        <w:commentReference w:id="328"/>
      </w:r>
      <w:r w:rsidRPr="00D516D6">
        <w:rPr>
          <w:sz w:val="16"/>
          <w:lang w:val="en-GB"/>
        </w:rPr>
        <w:t>web</w:t>
      </w:r>
      <w:r w:rsidRPr="00D516D6">
        <w:rPr>
          <w:spacing w:val="-8"/>
          <w:sz w:val="16"/>
          <w:lang w:val="en-GB"/>
        </w:rPr>
        <w:t xml:space="preserve"> </w:t>
      </w:r>
      <w:r w:rsidRPr="00D516D6">
        <w:rPr>
          <w:sz w:val="16"/>
          <w:lang w:val="en-GB"/>
        </w:rPr>
        <w:t>application</w:t>
      </w:r>
      <w:r w:rsidRPr="00D516D6">
        <w:rPr>
          <w:spacing w:val="-8"/>
          <w:sz w:val="16"/>
          <w:lang w:val="en-GB"/>
        </w:rPr>
        <w:t xml:space="preserve"> </w:t>
      </w:r>
      <w:r w:rsidRPr="00D516D6">
        <w:rPr>
          <w:sz w:val="16"/>
          <w:lang w:val="en-GB"/>
        </w:rPr>
        <w:t>to</w:t>
      </w:r>
      <w:r w:rsidRPr="00D516D6">
        <w:rPr>
          <w:spacing w:val="-8"/>
          <w:sz w:val="16"/>
          <w:lang w:val="en-GB"/>
        </w:rPr>
        <w:t xml:space="preserve"> </w:t>
      </w:r>
      <w:r w:rsidRPr="00D516D6">
        <w:rPr>
          <w:sz w:val="16"/>
          <w:lang w:val="en-GB"/>
        </w:rPr>
        <w:t>promote</w:t>
      </w:r>
      <w:r w:rsidRPr="00D516D6">
        <w:rPr>
          <w:spacing w:val="-8"/>
          <w:sz w:val="16"/>
          <w:lang w:val="en-GB"/>
        </w:rPr>
        <w:t xml:space="preserve"> </w:t>
      </w:r>
      <w:r w:rsidRPr="00D516D6">
        <w:rPr>
          <w:sz w:val="16"/>
          <w:lang w:val="en-GB"/>
        </w:rPr>
        <w:t>local</w:t>
      </w:r>
      <w:r w:rsidRPr="00D516D6">
        <w:rPr>
          <w:spacing w:val="-8"/>
          <w:sz w:val="16"/>
          <w:lang w:val="en-GB"/>
        </w:rPr>
        <w:t xml:space="preserve"> </w:t>
      </w:r>
      <w:r w:rsidRPr="00D516D6">
        <w:rPr>
          <w:sz w:val="16"/>
          <w:lang w:val="en-GB"/>
        </w:rPr>
        <w:t>service</w:t>
      </w:r>
      <w:r w:rsidRPr="00D516D6">
        <w:rPr>
          <w:spacing w:val="-8"/>
          <w:sz w:val="16"/>
          <w:lang w:val="en-GB"/>
        </w:rPr>
        <w:t xml:space="preserve"> </w:t>
      </w:r>
      <w:r w:rsidRPr="00D516D6">
        <w:rPr>
          <w:sz w:val="16"/>
          <w:lang w:val="en-GB"/>
        </w:rPr>
        <w:t>providers,</w:t>
      </w:r>
      <w:r w:rsidRPr="00D516D6">
        <w:rPr>
          <w:spacing w:val="-8"/>
          <w:sz w:val="16"/>
          <w:lang w:val="en-GB"/>
        </w:rPr>
        <w:t xml:space="preserve"> </w:t>
      </w:r>
      <w:r w:rsidRPr="00D516D6">
        <w:rPr>
          <w:sz w:val="16"/>
          <w:lang w:val="en-GB"/>
        </w:rPr>
        <w:t>in:</w:t>
      </w:r>
      <w:r w:rsidRPr="00D516D6">
        <w:rPr>
          <w:spacing w:val="-8"/>
          <w:sz w:val="16"/>
          <w:lang w:val="en-GB"/>
        </w:rPr>
        <w:t xml:space="preserve"> </w:t>
      </w:r>
      <w:r w:rsidRPr="00D516D6">
        <w:rPr>
          <w:sz w:val="16"/>
          <w:lang w:val="en-GB"/>
        </w:rPr>
        <w:t>2022</w:t>
      </w:r>
      <w:r w:rsidRPr="00D516D6">
        <w:rPr>
          <w:spacing w:val="-8"/>
          <w:sz w:val="16"/>
          <w:lang w:val="en-GB"/>
        </w:rPr>
        <w:t xml:space="preserve"> </w:t>
      </w:r>
      <w:r w:rsidRPr="00D516D6">
        <w:rPr>
          <w:sz w:val="16"/>
          <w:lang w:val="en-GB"/>
        </w:rPr>
        <w:t>6th</w:t>
      </w:r>
      <w:r w:rsidRPr="00D516D6">
        <w:rPr>
          <w:spacing w:val="-8"/>
          <w:sz w:val="16"/>
          <w:lang w:val="en-GB"/>
        </w:rPr>
        <w:t xml:space="preserve"> </w:t>
      </w:r>
      <w:r w:rsidRPr="00D516D6">
        <w:rPr>
          <w:sz w:val="16"/>
          <w:lang w:val="en-GB"/>
        </w:rPr>
        <w:t>International</w:t>
      </w:r>
      <w:r w:rsidRPr="00D516D6">
        <w:rPr>
          <w:spacing w:val="40"/>
          <w:sz w:val="16"/>
          <w:lang w:val="en-GB"/>
        </w:rPr>
        <w:t xml:space="preserve"> </w:t>
      </w:r>
      <w:bookmarkStart w:id="329" w:name="_bookmark101"/>
      <w:bookmarkEnd w:id="329"/>
      <w:r w:rsidRPr="00D516D6">
        <w:rPr>
          <w:sz w:val="16"/>
          <w:lang w:val="en-GB"/>
        </w:rPr>
        <w:t>Conference on Computing Methodologies and Communication (ICCMC), IEEE. pp. 1517–1521.</w:t>
      </w:r>
      <w:r w:rsidRPr="00D516D6">
        <w:rPr>
          <w:spacing w:val="21"/>
          <w:sz w:val="16"/>
          <w:lang w:val="en-GB"/>
        </w:rPr>
        <w:t xml:space="preserve"> </w:t>
      </w:r>
      <w:r w:rsidRPr="00D516D6">
        <w:rPr>
          <w:sz w:val="16"/>
          <w:lang w:val="en-GB"/>
        </w:rPr>
        <w:t>doi:</w:t>
      </w:r>
      <w:hyperlink r:id="rId115">
        <w:r w:rsidRPr="00D516D6">
          <w:rPr>
            <w:color w:val="2F4F4F"/>
            <w:sz w:val="16"/>
            <w:lang w:val="en-GB"/>
          </w:rPr>
          <w:t>10.1109/iccmc53470.2022.9754099</w:t>
        </w:r>
      </w:hyperlink>
      <w:r w:rsidRPr="00D516D6">
        <w:rPr>
          <w:sz w:val="16"/>
          <w:lang w:val="en-GB"/>
        </w:rPr>
        <w:t>.</w:t>
      </w:r>
      <w:r w:rsidRPr="00D516D6">
        <w:rPr>
          <w:spacing w:val="40"/>
          <w:sz w:val="16"/>
          <w:lang w:val="en-GB"/>
        </w:rPr>
        <w:t xml:space="preserve"> </w:t>
      </w:r>
      <w:proofErr w:type="spellStart"/>
      <w:r w:rsidRPr="00D516D6">
        <w:rPr>
          <w:w w:val="95"/>
          <w:sz w:val="16"/>
          <w:lang w:val="en-GB"/>
        </w:rPr>
        <w:t>Vahlbrock</w:t>
      </w:r>
      <w:proofErr w:type="spellEnd"/>
      <w:r w:rsidRPr="00D516D6">
        <w:rPr>
          <w:w w:val="95"/>
          <w:sz w:val="16"/>
          <w:lang w:val="en-GB"/>
        </w:rPr>
        <w:t>,</w:t>
      </w:r>
      <w:r w:rsidRPr="00D516D6">
        <w:rPr>
          <w:spacing w:val="2"/>
          <w:sz w:val="16"/>
          <w:lang w:val="en-GB"/>
        </w:rPr>
        <w:t xml:space="preserve"> </w:t>
      </w:r>
      <w:r w:rsidRPr="00D516D6">
        <w:rPr>
          <w:w w:val="95"/>
          <w:sz w:val="16"/>
          <w:lang w:val="en-GB"/>
        </w:rPr>
        <w:t>T.,</w:t>
      </w:r>
      <w:r w:rsidRPr="00D516D6">
        <w:rPr>
          <w:spacing w:val="2"/>
          <w:sz w:val="16"/>
          <w:lang w:val="en-GB"/>
        </w:rPr>
        <w:t xml:space="preserve"> </w:t>
      </w:r>
      <w:proofErr w:type="spellStart"/>
      <w:r w:rsidRPr="00D516D6">
        <w:rPr>
          <w:w w:val="95"/>
          <w:sz w:val="16"/>
          <w:lang w:val="en-GB"/>
        </w:rPr>
        <w:t>Guddat</w:t>
      </w:r>
      <w:proofErr w:type="spellEnd"/>
      <w:r w:rsidRPr="00D516D6">
        <w:rPr>
          <w:w w:val="95"/>
          <w:sz w:val="16"/>
          <w:lang w:val="en-GB"/>
        </w:rPr>
        <w:t>,</w:t>
      </w:r>
      <w:r w:rsidRPr="00D516D6">
        <w:rPr>
          <w:spacing w:val="2"/>
          <w:sz w:val="16"/>
          <w:lang w:val="en-GB"/>
        </w:rPr>
        <w:t xml:space="preserve"> </w:t>
      </w:r>
      <w:r w:rsidRPr="00D516D6">
        <w:rPr>
          <w:w w:val="95"/>
          <w:sz w:val="16"/>
          <w:lang w:val="en-GB"/>
        </w:rPr>
        <w:t>M.,</w:t>
      </w:r>
      <w:r w:rsidRPr="00D516D6">
        <w:rPr>
          <w:spacing w:val="2"/>
          <w:sz w:val="16"/>
          <w:lang w:val="en-GB"/>
        </w:rPr>
        <w:t xml:space="preserve"> </w:t>
      </w:r>
      <w:proofErr w:type="spellStart"/>
      <w:r w:rsidRPr="00D516D6">
        <w:rPr>
          <w:w w:val="95"/>
          <w:sz w:val="16"/>
          <w:lang w:val="en-GB"/>
        </w:rPr>
        <w:t>Vierjahn</w:t>
      </w:r>
      <w:proofErr w:type="spellEnd"/>
      <w:r w:rsidRPr="00D516D6">
        <w:rPr>
          <w:w w:val="95"/>
          <w:sz w:val="16"/>
          <w:lang w:val="en-GB"/>
        </w:rPr>
        <w:t>,</w:t>
      </w:r>
      <w:r w:rsidRPr="00D516D6">
        <w:rPr>
          <w:spacing w:val="2"/>
          <w:sz w:val="16"/>
          <w:lang w:val="en-GB"/>
        </w:rPr>
        <w:t xml:space="preserve"> </w:t>
      </w:r>
      <w:r w:rsidRPr="00D516D6">
        <w:rPr>
          <w:w w:val="95"/>
          <w:sz w:val="16"/>
          <w:lang w:val="en-GB"/>
        </w:rPr>
        <w:t>T.,</w:t>
      </w:r>
      <w:r w:rsidRPr="00D516D6">
        <w:rPr>
          <w:spacing w:val="2"/>
          <w:sz w:val="16"/>
          <w:lang w:val="en-GB"/>
        </w:rPr>
        <w:t xml:space="preserve"> </w:t>
      </w:r>
      <w:r w:rsidRPr="00D516D6">
        <w:rPr>
          <w:w w:val="95"/>
          <w:sz w:val="16"/>
          <w:lang w:val="en-GB"/>
        </w:rPr>
        <w:t>2022.</w:t>
      </w:r>
      <w:r w:rsidRPr="00D516D6">
        <w:rPr>
          <w:spacing w:val="18"/>
          <w:sz w:val="16"/>
          <w:lang w:val="en-GB"/>
        </w:rPr>
        <w:t xml:space="preserve"> </w:t>
      </w:r>
      <w:proofErr w:type="spellStart"/>
      <w:r w:rsidRPr="00D516D6">
        <w:rPr>
          <w:w w:val="95"/>
          <w:sz w:val="16"/>
          <w:lang w:val="en-GB"/>
        </w:rPr>
        <w:t>Vscode</w:t>
      </w:r>
      <w:proofErr w:type="spellEnd"/>
      <w:r w:rsidRPr="00D516D6">
        <w:rPr>
          <w:spacing w:val="2"/>
          <w:sz w:val="16"/>
          <w:lang w:val="en-GB"/>
        </w:rPr>
        <w:t xml:space="preserve"> </w:t>
      </w:r>
      <w:r w:rsidRPr="00D516D6">
        <w:rPr>
          <w:w w:val="95"/>
          <w:sz w:val="16"/>
          <w:lang w:val="en-GB"/>
        </w:rPr>
        <w:t>migrate:</w:t>
      </w:r>
      <w:r w:rsidRPr="00D516D6">
        <w:rPr>
          <w:spacing w:val="2"/>
          <w:sz w:val="16"/>
          <w:lang w:val="en-GB"/>
        </w:rPr>
        <w:t xml:space="preserve"> </w:t>
      </w:r>
      <w:r w:rsidRPr="00D516D6">
        <w:rPr>
          <w:w w:val="95"/>
          <w:sz w:val="16"/>
          <w:lang w:val="en-GB"/>
        </w:rPr>
        <w:t>Semi-automatic</w:t>
      </w:r>
      <w:r w:rsidRPr="00D516D6">
        <w:rPr>
          <w:spacing w:val="2"/>
          <w:sz w:val="16"/>
          <w:lang w:val="en-GB"/>
        </w:rPr>
        <w:t xml:space="preserve"> </w:t>
      </w:r>
      <w:r w:rsidRPr="00D516D6">
        <w:rPr>
          <w:w w:val="95"/>
          <w:sz w:val="16"/>
          <w:lang w:val="en-GB"/>
        </w:rPr>
        <w:t>migrations</w:t>
      </w:r>
      <w:r w:rsidRPr="00D516D6">
        <w:rPr>
          <w:spacing w:val="3"/>
          <w:sz w:val="16"/>
          <w:lang w:val="en-GB"/>
        </w:rPr>
        <w:t xml:space="preserve"> </w:t>
      </w:r>
      <w:r w:rsidRPr="00D516D6">
        <w:rPr>
          <w:w w:val="95"/>
          <w:sz w:val="16"/>
          <w:lang w:val="en-GB"/>
        </w:rPr>
        <w:t>for</w:t>
      </w:r>
      <w:r w:rsidRPr="00D516D6">
        <w:rPr>
          <w:spacing w:val="2"/>
          <w:sz w:val="16"/>
          <w:lang w:val="en-GB"/>
        </w:rPr>
        <w:t xml:space="preserve"> </w:t>
      </w:r>
      <w:r w:rsidRPr="00D516D6">
        <w:rPr>
          <w:w w:val="95"/>
          <w:sz w:val="16"/>
          <w:lang w:val="en-GB"/>
        </w:rPr>
        <w:t>low</w:t>
      </w:r>
      <w:r w:rsidRPr="00D516D6">
        <w:rPr>
          <w:spacing w:val="2"/>
          <w:sz w:val="16"/>
          <w:lang w:val="en-GB"/>
        </w:rPr>
        <w:t xml:space="preserve"> </w:t>
      </w:r>
      <w:r w:rsidRPr="00D516D6">
        <w:rPr>
          <w:w w:val="95"/>
          <w:sz w:val="16"/>
          <w:lang w:val="en-GB"/>
        </w:rPr>
        <w:t>coverage</w:t>
      </w:r>
      <w:r w:rsidRPr="00D516D6">
        <w:rPr>
          <w:spacing w:val="2"/>
          <w:sz w:val="16"/>
          <w:lang w:val="en-GB"/>
        </w:rPr>
        <w:t xml:space="preserve"> </w:t>
      </w:r>
      <w:r w:rsidRPr="00D516D6">
        <w:rPr>
          <w:w w:val="95"/>
          <w:sz w:val="16"/>
          <w:lang w:val="en-GB"/>
        </w:rPr>
        <w:t>projects,</w:t>
      </w:r>
      <w:r w:rsidRPr="00D516D6">
        <w:rPr>
          <w:spacing w:val="2"/>
          <w:sz w:val="16"/>
          <w:lang w:val="en-GB"/>
        </w:rPr>
        <w:t xml:space="preserve"> </w:t>
      </w:r>
      <w:r w:rsidRPr="00D516D6">
        <w:rPr>
          <w:w w:val="95"/>
          <w:sz w:val="16"/>
          <w:lang w:val="en-GB"/>
        </w:rPr>
        <w:t>in:</w:t>
      </w:r>
      <w:r w:rsidRPr="00D516D6">
        <w:rPr>
          <w:spacing w:val="2"/>
          <w:sz w:val="16"/>
          <w:lang w:val="en-GB"/>
        </w:rPr>
        <w:t xml:space="preserve"> </w:t>
      </w:r>
      <w:r w:rsidRPr="00D516D6">
        <w:rPr>
          <w:w w:val="95"/>
          <w:sz w:val="16"/>
          <w:lang w:val="en-GB"/>
        </w:rPr>
        <w:t>2022</w:t>
      </w:r>
      <w:r w:rsidRPr="00D516D6">
        <w:rPr>
          <w:spacing w:val="2"/>
          <w:sz w:val="16"/>
          <w:lang w:val="en-GB"/>
        </w:rPr>
        <w:t xml:space="preserve"> </w:t>
      </w:r>
      <w:r w:rsidRPr="00D516D6">
        <w:rPr>
          <w:w w:val="95"/>
          <w:sz w:val="16"/>
          <w:lang w:val="en-GB"/>
        </w:rPr>
        <w:t>IEEE</w:t>
      </w:r>
      <w:r w:rsidRPr="00D516D6">
        <w:rPr>
          <w:spacing w:val="2"/>
          <w:sz w:val="16"/>
          <w:lang w:val="en-GB"/>
        </w:rPr>
        <w:t xml:space="preserve"> </w:t>
      </w:r>
      <w:r w:rsidRPr="00D516D6">
        <w:rPr>
          <w:spacing w:val="-2"/>
          <w:w w:val="95"/>
          <w:sz w:val="16"/>
          <w:lang w:val="en-GB"/>
        </w:rPr>
        <w:t>International</w:t>
      </w:r>
    </w:p>
    <w:p w14:paraId="0474FFE5" w14:textId="77777777" w:rsidR="00AF779A" w:rsidRPr="00D516D6" w:rsidRDefault="00E9277B">
      <w:pPr>
        <w:spacing w:before="1"/>
        <w:ind w:left="315"/>
        <w:jc w:val="both"/>
        <w:rPr>
          <w:sz w:val="16"/>
          <w:lang w:val="en-GB"/>
        </w:rPr>
      </w:pPr>
      <w:bookmarkStart w:id="330" w:name="_bookmark102"/>
      <w:bookmarkEnd w:id="330"/>
      <w:r w:rsidRPr="00D516D6">
        <w:rPr>
          <w:w w:val="95"/>
          <w:sz w:val="16"/>
          <w:lang w:val="en-GB"/>
        </w:rPr>
        <w:t>Conference</w:t>
      </w:r>
      <w:r w:rsidRPr="00D516D6">
        <w:rPr>
          <w:spacing w:val="18"/>
          <w:sz w:val="16"/>
          <w:lang w:val="en-GB"/>
        </w:rPr>
        <w:t xml:space="preserve"> </w:t>
      </w:r>
      <w:r w:rsidRPr="00D516D6">
        <w:rPr>
          <w:w w:val="95"/>
          <w:sz w:val="16"/>
          <w:lang w:val="en-GB"/>
        </w:rPr>
        <w:t>on</w:t>
      </w:r>
      <w:r w:rsidRPr="00D516D6">
        <w:rPr>
          <w:spacing w:val="19"/>
          <w:sz w:val="16"/>
          <w:lang w:val="en-GB"/>
        </w:rPr>
        <w:t xml:space="preserve"> </w:t>
      </w:r>
      <w:r w:rsidRPr="00D516D6">
        <w:rPr>
          <w:w w:val="95"/>
          <w:sz w:val="16"/>
          <w:lang w:val="en-GB"/>
        </w:rPr>
        <w:t>Software</w:t>
      </w:r>
      <w:r w:rsidRPr="00D516D6">
        <w:rPr>
          <w:spacing w:val="19"/>
          <w:sz w:val="16"/>
          <w:lang w:val="en-GB"/>
        </w:rPr>
        <w:t xml:space="preserve"> </w:t>
      </w:r>
      <w:r w:rsidRPr="00D516D6">
        <w:rPr>
          <w:w w:val="95"/>
          <w:sz w:val="16"/>
          <w:lang w:val="en-GB"/>
        </w:rPr>
        <w:t>Maintenance</w:t>
      </w:r>
      <w:r w:rsidRPr="00D516D6">
        <w:rPr>
          <w:spacing w:val="19"/>
          <w:sz w:val="16"/>
          <w:lang w:val="en-GB"/>
        </w:rPr>
        <w:t xml:space="preserve"> </w:t>
      </w:r>
      <w:r w:rsidRPr="00D516D6">
        <w:rPr>
          <w:w w:val="95"/>
          <w:sz w:val="16"/>
          <w:lang w:val="en-GB"/>
        </w:rPr>
        <w:t>and</w:t>
      </w:r>
      <w:r w:rsidRPr="00D516D6">
        <w:rPr>
          <w:spacing w:val="18"/>
          <w:sz w:val="16"/>
          <w:lang w:val="en-GB"/>
        </w:rPr>
        <w:t xml:space="preserve"> </w:t>
      </w:r>
      <w:r w:rsidRPr="00D516D6">
        <w:rPr>
          <w:w w:val="95"/>
          <w:sz w:val="16"/>
          <w:lang w:val="en-GB"/>
        </w:rPr>
        <w:t>Evolution</w:t>
      </w:r>
      <w:r w:rsidRPr="00D516D6">
        <w:rPr>
          <w:spacing w:val="19"/>
          <w:sz w:val="16"/>
          <w:lang w:val="en-GB"/>
        </w:rPr>
        <w:t xml:space="preserve"> </w:t>
      </w:r>
      <w:r w:rsidRPr="00D516D6">
        <w:rPr>
          <w:w w:val="95"/>
          <w:sz w:val="16"/>
          <w:lang w:val="en-GB"/>
        </w:rPr>
        <w:t>(ICSME),</w:t>
      </w:r>
      <w:r w:rsidRPr="00D516D6">
        <w:rPr>
          <w:spacing w:val="19"/>
          <w:sz w:val="16"/>
          <w:lang w:val="en-GB"/>
        </w:rPr>
        <w:t xml:space="preserve"> </w:t>
      </w:r>
      <w:r w:rsidRPr="00D516D6">
        <w:rPr>
          <w:w w:val="95"/>
          <w:sz w:val="16"/>
          <w:lang w:val="en-GB"/>
        </w:rPr>
        <w:t>IEEE.</w:t>
      </w:r>
      <w:r w:rsidRPr="00D516D6">
        <w:rPr>
          <w:spacing w:val="19"/>
          <w:sz w:val="16"/>
          <w:lang w:val="en-GB"/>
        </w:rPr>
        <w:t xml:space="preserve"> </w:t>
      </w:r>
      <w:r w:rsidRPr="00D516D6">
        <w:rPr>
          <w:w w:val="95"/>
          <w:sz w:val="16"/>
          <w:lang w:val="en-GB"/>
        </w:rPr>
        <w:t>pp.</w:t>
      </w:r>
      <w:r w:rsidRPr="00D516D6">
        <w:rPr>
          <w:spacing w:val="18"/>
          <w:sz w:val="16"/>
          <w:lang w:val="en-GB"/>
        </w:rPr>
        <w:t xml:space="preserve"> </w:t>
      </w:r>
      <w:r w:rsidRPr="00D516D6">
        <w:rPr>
          <w:w w:val="95"/>
          <w:sz w:val="16"/>
          <w:lang w:val="en-GB"/>
        </w:rPr>
        <w:t>514–518.</w:t>
      </w:r>
      <w:r w:rsidRPr="00D516D6">
        <w:rPr>
          <w:spacing w:val="42"/>
          <w:sz w:val="16"/>
          <w:lang w:val="en-GB"/>
        </w:rPr>
        <w:t xml:space="preserve"> </w:t>
      </w:r>
      <w:r w:rsidRPr="00D516D6">
        <w:rPr>
          <w:spacing w:val="-2"/>
          <w:w w:val="95"/>
          <w:sz w:val="16"/>
          <w:lang w:val="en-GB"/>
        </w:rPr>
        <w:t>doi:</w:t>
      </w:r>
      <w:hyperlink r:id="rId116">
        <w:r w:rsidRPr="00D516D6">
          <w:rPr>
            <w:color w:val="2F4F4F"/>
            <w:spacing w:val="-2"/>
            <w:w w:val="95"/>
            <w:sz w:val="16"/>
            <w:lang w:val="en-GB"/>
          </w:rPr>
          <w:t>10.1109/icsme55016.2022.00070</w:t>
        </w:r>
      </w:hyperlink>
      <w:r w:rsidRPr="00D516D6">
        <w:rPr>
          <w:spacing w:val="-2"/>
          <w:w w:val="95"/>
          <w:sz w:val="16"/>
          <w:lang w:val="en-GB"/>
        </w:rPr>
        <w:t>.</w:t>
      </w:r>
    </w:p>
    <w:p w14:paraId="1789AD5D" w14:textId="77777777" w:rsidR="00AF779A" w:rsidRPr="00D516D6" w:rsidRDefault="00E9277B">
      <w:pPr>
        <w:spacing w:before="12" w:line="254" w:lineRule="auto"/>
        <w:ind w:left="315" w:right="154" w:hanging="200"/>
        <w:jc w:val="both"/>
        <w:rPr>
          <w:sz w:val="16"/>
          <w:lang w:val="en-GB"/>
        </w:rPr>
      </w:pPr>
      <w:proofErr w:type="spellStart"/>
      <w:r w:rsidRPr="000A05E3">
        <w:rPr>
          <w:w w:val="95"/>
          <w:sz w:val="16"/>
          <w:lang w:val="es-ES"/>
        </w:rPr>
        <w:t>Vettivel</w:t>
      </w:r>
      <w:proofErr w:type="spellEnd"/>
      <w:r w:rsidRPr="000A05E3">
        <w:rPr>
          <w:w w:val="95"/>
          <w:sz w:val="16"/>
          <w:lang w:val="es-ES"/>
        </w:rPr>
        <w:t>,</w:t>
      </w:r>
      <w:r w:rsidRPr="000A05E3">
        <w:rPr>
          <w:spacing w:val="-3"/>
          <w:w w:val="95"/>
          <w:sz w:val="16"/>
          <w:lang w:val="es-ES"/>
        </w:rPr>
        <w:t xml:space="preserve"> </w:t>
      </w:r>
      <w:r w:rsidRPr="000A05E3">
        <w:rPr>
          <w:w w:val="95"/>
          <w:sz w:val="16"/>
          <w:lang w:val="es-ES"/>
        </w:rPr>
        <w:t>N.,</w:t>
      </w:r>
      <w:r w:rsidRPr="000A05E3">
        <w:rPr>
          <w:spacing w:val="-3"/>
          <w:w w:val="95"/>
          <w:sz w:val="16"/>
          <w:lang w:val="es-ES"/>
        </w:rPr>
        <w:t xml:space="preserve"> </w:t>
      </w:r>
      <w:r w:rsidRPr="000A05E3">
        <w:rPr>
          <w:w w:val="95"/>
          <w:sz w:val="16"/>
          <w:lang w:val="es-ES"/>
        </w:rPr>
        <w:t>Jeyaratnam,</w:t>
      </w:r>
      <w:r w:rsidRPr="000A05E3">
        <w:rPr>
          <w:spacing w:val="-3"/>
          <w:w w:val="95"/>
          <w:sz w:val="16"/>
          <w:lang w:val="es-ES"/>
        </w:rPr>
        <w:t xml:space="preserve"> </w:t>
      </w:r>
      <w:r w:rsidRPr="000A05E3">
        <w:rPr>
          <w:w w:val="95"/>
          <w:sz w:val="16"/>
          <w:lang w:val="es-ES"/>
        </w:rPr>
        <w:t>N.,</w:t>
      </w:r>
      <w:r w:rsidRPr="000A05E3">
        <w:rPr>
          <w:spacing w:val="-3"/>
          <w:w w:val="95"/>
          <w:sz w:val="16"/>
          <w:lang w:val="es-ES"/>
        </w:rPr>
        <w:t xml:space="preserve"> </w:t>
      </w:r>
      <w:proofErr w:type="spellStart"/>
      <w:r w:rsidRPr="000A05E3">
        <w:rPr>
          <w:w w:val="95"/>
          <w:sz w:val="16"/>
          <w:lang w:val="es-ES"/>
        </w:rPr>
        <w:t>Ravindran</w:t>
      </w:r>
      <w:proofErr w:type="spellEnd"/>
      <w:r w:rsidRPr="000A05E3">
        <w:rPr>
          <w:w w:val="95"/>
          <w:sz w:val="16"/>
          <w:lang w:val="es-ES"/>
        </w:rPr>
        <w:t>,</w:t>
      </w:r>
      <w:r w:rsidRPr="000A05E3">
        <w:rPr>
          <w:spacing w:val="-3"/>
          <w:w w:val="95"/>
          <w:sz w:val="16"/>
          <w:lang w:val="es-ES"/>
        </w:rPr>
        <w:t xml:space="preserve"> </w:t>
      </w:r>
      <w:r w:rsidRPr="000A05E3">
        <w:rPr>
          <w:w w:val="95"/>
          <w:sz w:val="16"/>
          <w:lang w:val="es-ES"/>
        </w:rPr>
        <w:t>V.,</w:t>
      </w:r>
      <w:r w:rsidRPr="000A05E3">
        <w:rPr>
          <w:spacing w:val="-3"/>
          <w:w w:val="95"/>
          <w:sz w:val="16"/>
          <w:lang w:val="es-ES"/>
        </w:rPr>
        <w:t xml:space="preserve"> </w:t>
      </w:r>
      <w:proofErr w:type="spellStart"/>
      <w:r w:rsidRPr="000A05E3">
        <w:rPr>
          <w:w w:val="95"/>
          <w:sz w:val="16"/>
          <w:lang w:val="es-ES"/>
        </w:rPr>
        <w:t>Sumathipala</w:t>
      </w:r>
      <w:proofErr w:type="spellEnd"/>
      <w:r w:rsidRPr="000A05E3">
        <w:rPr>
          <w:w w:val="95"/>
          <w:sz w:val="16"/>
          <w:lang w:val="es-ES"/>
        </w:rPr>
        <w:t>,</w:t>
      </w:r>
      <w:r w:rsidRPr="000A05E3">
        <w:rPr>
          <w:spacing w:val="-3"/>
          <w:w w:val="95"/>
          <w:sz w:val="16"/>
          <w:lang w:val="es-ES"/>
        </w:rPr>
        <w:t xml:space="preserve"> </w:t>
      </w:r>
      <w:r w:rsidRPr="000A05E3">
        <w:rPr>
          <w:w w:val="95"/>
          <w:sz w:val="16"/>
          <w:lang w:val="es-ES"/>
        </w:rPr>
        <w:t>S.,</w:t>
      </w:r>
      <w:r w:rsidRPr="000A05E3">
        <w:rPr>
          <w:spacing w:val="-3"/>
          <w:w w:val="95"/>
          <w:sz w:val="16"/>
          <w:lang w:val="es-ES"/>
        </w:rPr>
        <w:t xml:space="preserve"> </w:t>
      </w:r>
      <w:proofErr w:type="spellStart"/>
      <w:r w:rsidRPr="000A05E3">
        <w:rPr>
          <w:w w:val="95"/>
          <w:sz w:val="16"/>
          <w:lang w:val="es-ES"/>
        </w:rPr>
        <w:t>Amarakecrthi</w:t>
      </w:r>
      <w:proofErr w:type="spellEnd"/>
      <w:r w:rsidRPr="000A05E3">
        <w:rPr>
          <w:w w:val="95"/>
          <w:sz w:val="16"/>
          <w:lang w:val="es-ES"/>
        </w:rPr>
        <w:t>,</w:t>
      </w:r>
      <w:r w:rsidRPr="000A05E3">
        <w:rPr>
          <w:spacing w:val="-3"/>
          <w:w w:val="95"/>
          <w:sz w:val="16"/>
          <w:lang w:val="es-ES"/>
        </w:rPr>
        <w:t xml:space="preserve"> </w:t>
      </w:r>
      <w:r w:rsidRPr="000A05E3">
        <w:rPr>
          <w:w w:val="95"/>
          <w:sz w:val="16"/>
          <w:lang w:val="es-ES"/>
        </w:rPr>
        <w:t>S.,</w:t>
      </w:r>
      <w:r w:rsidRPr="000A05E3">
        <w:rPr>
          <w:spacing w:val="-3"/>
          <w:w w:val="95"/>
          <w:sz w:val="16"/>
          <w:lang w:val="es-ES"/>
        </w:rPr>
        <w:t xml:space="preserve"> </w:t>
      </w:r>
      <w:r w:rsidRPr="000A05E3">
        <w:rPr>
          <w:w w:val="95"/>
          <w:sz w:val="16"/>
          <w:lang w:val="es-ES"/>
        </w:rPr>
        <w:t>2018.</w:t>
      </w:r>
      <w:r w:rsidRPr="000A05E3">
        <w:rPr>
          <w:spacing w:val="9"/>
          <w:sz w:val="16"/>
          <w:lang w:val="es-ES"/>
        </w:rPr>
        <w:t xml:space="preserve"> </w:t>
      </w:r>
      <w:r w:rsidRPr="00D516D6">
        <w:rPr>
          <w:w w:val="95"/>
          <w:sz w:val="16"/>
          <w:lang w:val="en-GB"/>
        </w:rPr>
        <w:t>System</w:t>
      </w:r>
      <w:r w:rsidRPr="00D516D6">
        <w:rPr>
          <w:spacing w:val="-3"/>
          <w:w w:val="95"/>
          <w:sz w:val="16"/>
          <w:lang w:val="en-GB"/>
        </w:rPr>
        <w:t xml:space="preserve"> </w:t>
      </w:r>
      <w:r w:rsidRPr="00D516D6">
        <w:rPr>
          <w:w w:val="95"/>
          <w:sz w:val="16"/>
          <w:lang w:val="en-GB"/>
        </w:rPr>
        <w:t>for</w:t>
      </w:r>
      <w:r w:rsidRPr="00D516D6">
        <w:rPr>
          <w:spacing w:val="-3"/>
          <w:w w:val="95"/>
          <w:sz w:val="16"/>
          <w:lang w:val="en-GB"/>
        </w:rPr>
        <w:t xml:space="preserve"> </w:t>
      </w:r>
      <w:r w:rsidRPr="00D516D6">
        <w:rPr>
          <w:w w:val="95"/>
          <w:sz w:val="16"/>
          <w:lang w:val="en-GB"/>
        </w:rPr>
        <w:t>detecting</w:t>
      </w:r>
      <w:r w:rsidRPr="00D516D6">
        <w:rPr>
          <w:spacing w:val="-3"/>
          <w:w w:val="95"/>
          <w:sz w:val="16"/>
          <w:lang w:val="en-GB"/>
        </w:rPr>
        <w:t xml:space="preserve"> </w:t>
      </w:r>
      <w:r w:rsidRPr="00D516D6">
        <w:rPr>
          <w:w w:val="95"/>
          <w:sz w:val="16"/>
          <w:lang w:val="en-GB"/>
        </w:rPr>
        <w:t>student</w:t>
      </w:r>
      <w:r w:rsidRPr="00D516D6">
        <w:rPr>
          <w:spacing w:val="-3"/>
          <w:w w:val="95"/>
          <w:sz w:val="16"/>
          <w:lang w:val="en-GB"/>
        </w:rPr>
        <w:t xml:space="preserve"> </w:t>
      </w:r>
      <w:r w:rsidRPr="00D516D6">
        <w:rPr>
          <w:w w:val="95"/>
          <w:sz w:val="16"/>
          <w:lang w:val="en-GB"/>
        </w:rPr>
        <w:t>attention</w:t>
      </w:r>
      <w:r w:rsidRPr="00D516D6">
        <w:rPr>
          <w:spacing w:val="-3"/>
          <w:w w:val="95"/>
          <w:sz w:val="16"/>
          <w:lang w:val="en-GB"/>
        </w:rPr>
        <w:t xml:space="preserve"> </w:t>
      </w:r>
      <w:r w:rsidRPr="00D516D6">
        <w:rPr>
          <w:w w:val="95"/>
          <w:sz w:val="16"/>
          <w:lang w:val="en-GB"/>
        </w:rPr>
        <w:t>pertaining</w:t>
      </w:r>
      <w:r w:rsidRPr="00D516D6">
        <w:rPr>
          <w:spacing w:val="-3"/>
          <w:w w:val="95"/>
          <w:sz w:val="16"/>
          <w:lang w:val="en-GB"/>
        </w:rPr>
        <w:t xml:space="preserve"> </w:t>
      </w:r>
      <w:r w:rsidRPr="00D516D6">
        <w:rPr>
          <w:w w:val="95"/>
          <w:sz w:val="16"/>
          <w:lang w:val="en-GB"/>
        </w:rPr>
        <w:t>and</w:t>
      </w:r>
      <w:r w:rsidRPr="00D516D6">
        <w:rPr>
          <w:spacing w:val="-3"/>
          <w:w w:val="95"/>
          <w:sz w:val="16"/>
          <w:lang w:val="en-GB"/>
        </w:rPr>
        <w:t xml:space="preserve"> </w:t>
      </w:r>
      <w:r w:rsidRPr="00D516D6">
        <w:rPr>
          <w:w w:val="95"/>
          <w:sz w:val="16"/>
          <w:lang w:val="en-GB"/>
        </w:rPr>
        <w:t>alerting,</w:t>
      </w:r>
      <w:r w:rsidRPr="00D516D6">
        <w:rPr>
          <w:spacing w:val="40"/>
          <w:sz w:val="16"/>
          <w:lang w:val="en-GB"/>
        </w:rPr>
        <w:t xml:space="preserve"> </w:t>
      </w:r>
      <w:bookmarkStart w:id="331" w:name="_bookmark103"/>
      <w:bookmarkEnd w:id="331"/>
      <w:r w:rsidRPr="00D516D6">
        <w:rPr>
          <w:sz w:val="16"/>
          <w:lang w:val="en-GB"/>
        </w:rPr>
        <w:t>in:</w:t>
      </w:r>
      <w:r w:rsidRPr="00D516D6">
        <w:rPr>
          <w:spacing w:val="-3"/>
          <w:sz w:val="16"/>
          <w:lang w:val="en-GB"/>
        </w:rPr>
        <w:t xml:space="preserve"> </w:t>
      </w:r>
      <w:r w:rsidRPr="00D516D6">
        <w:rPr>
          <w:sz w:val="16"/>
          <w:lang w:val="en-GB"/>
        </w:rPr>
        <w:t>2018</w:t>
      </w:r>
      <w:r w:rsidRPr="00D516D6">
        <w:rPr>
          <w:spacing w:val="-3"/>
          <w:sz w:val="16"/>
          <w:lang w:val="en-GB"/>
        </w:rPr>
        <w:t xml:space="preserve"> </w:t>
      </w:r>
      <w:r w:rsidRPr="00D516D6">
        <w:rPr>
          <w:sz w:val="16"/>
          <w:lang w:val="en-GB"/>
        </w:rPr>
        <w:t>3rd</w:t>
      </w:r>
      <w:r w:rsidRPr="00D516D6">
        <w:rPr>
          <w:spacing w:val="-3"/>
          <w:sz w:val="16"/>
          <w:lang w:val="en-GB"/>
        </w:rPr>
        <w:t xml:space="preserve"> </w:t>
      </w:r>
      <w:r w:rsidRPr="00D516D6">
        <w:rPr>
          <w:sz w:val="16"/>
          <w:lang w:val="en-GB"/>
        </w:rPr>
        <w:t>International</w:t>
      </w:r>
      <w:r w:rsidRPr="00D516D6">
        <w:rPr>
          <w:spacing w:val="-3"/>
          <w:sz w:val="16"/>
          <w:lang w:val="en-GB"/>
        </w:rPr>
        <w:t xml:space="preserve"> </w:t>
      </w:r>
      <w:r w:rsidRPr="00D516D6">
        <w:rPr>
          <w:sz w:val="16"/>
          <w:lang w:val="en-GB"/>
        </w:rPr>
        <w:t>Conference</w:t>
      </w:r>
      <w:r w:rsidRPr="00D516D6">
        <w:rPr>
          <w:spacing w:val="-3"/>
          <w:sz w:val="16"/>
          <w:lang w:val="en-GB"/>
        </w:rPr>
        <w:t xml:space="preserve"> </w:t>
      </w:r>
      <w:r w:rsidRPr="00D516D6">
        <w:rPr>
          <w:sz w:val="16"/>
          <w:lang w:val="en-GB"/>
        </w:rPr>
        <w:t>on</w:t>
      </w:r>
      <w:r w:rsidRPr="00D516D6">
        <w:rPr>
          <w:spacing w:val="-3"/>
          <w:sz w:val="16"/>
          <w:lang w:val="en-GB"/>
        </w:rPr>
        <w:t xml:space="preserve"> </w:t>
      </w:r>
      <w:r w:rsidRPr="00D516D6">
        <w:rPr>
          <w:sz w:val="16"/>
          <w:lang w:val="en-GB"/>
        </w:rPr>
        <w:t>Information</w:t>
      </w:r>
      <w:r w:rsidRPr="00D516D6">
        <w:rPr>
          <w:spacing w:val="-3"/>
          <w:sz w:val="16"/>
          <w:lang w:val="en-GB"/>
        </w:rPr>
        <w:t xml:space="preserve"> </w:t>
      </w:r>
      <w:r w:rsidRPr="00D516D6">
        <w:rPr>
          <w:sz w:val="16"/>
          <w:lang w:val="en-GB"/>
        </w:rPr>
        <w:t>Technology</w:t>
      </w:r>
      <w:r w:rsidRPr="00D516D6">
        <w:rPr>
          <w:spacing w:val="-3"/>
          <w:sz w:val="16"/>
          <w:lang w:val="en-GB"/>
        </w:rPr>
        <w:t xml:space="preserve"> </w:t>
      </w:r>
      <w:r w:rsidRPr="00D516D6">
        <w:rPr>
          <w:sz w:val="16"/>
          <w:lang w:val="en-GB"/>
        </w:rPr>
        <w:t>Research</w:t>
      </w:r>
      <w:r w:rsidRPr="00D516D6">
        <w:rPr>
          <w:spacing w:val="-3"/>
          <w:sz w:val="16"/>
          <w:lang w:val="en-GB"/>
        </w:rPr>
        <w:t xml:space="preserve"> </w:t>
      </w:r>
      <w:r w:rsidRPr="00D516D6">
        <w:rPr>
          <w:sz w:val="16"/>
          <w:lang w:val="en-GB"/>
        </w:rPr>
        <w:t>(ICITR),</w:t>
      </w:r>
      <w:r w:rsidRPr="00D516D6">
        <w:rPr>
          <w:spacing w:val="-3"/>
          <w:sz w:val="16"/>
          <w:lang w:val="en-GB"/>
        </w:rPr>
        <w:t xml:space="preserve"> </w:t>
      </w:r>
      <w:r w:rsidRPr="00D516D6">
        <w:rPr>
          <w:sz w:val="16"/>
          <w:lang w:val="en-GB"/>
        </w:rPr>
        <w:t>IEEE.</w:t>
      </w:r>
      <w:r w:rsidRPr="00D516D6">
        <w:rPr>
          <w:spacing w:val="-3"/>
          <w:sz w:val="16"/>
          <w:lang w:val="en-GB"/>
        </w:rPr>
        <w:t xml:space="preserve"> </w:t>
      </w:r>
      <w:r w:rsidRPr="00D516D6">
        <w:rPr>
          <w:sz w:val="16"/>
          <w:lang w:val="en-GB"/>
        </w:rPr>
        <w:t>pp.</w:t>
      </w:r>
      <w:r w:rsidRPr="00D516D6">
        <w:rPr>
          <w:spacing w:val="-3"/>
          <w:sz w:val="16"/>
          <w:lang w:val="en-GB"/>
        </w:rPr>
        <w:t xml:space="preserve"> </w:t>
      </w:r>
      <w:r w:rsidRPr="00D516D6">
        <w:rPr>
          <w:sz w:val="16"/>
          <w:lang w:val="en-GB"/>
        </w:rPr>
        <w:t>1–6.</w:t>
      </w:r>
      <w:r w:rsidRPr="00D516D6">
        <w:rPr>
          <w:spacing w:val="11"/>
          <w:sz w:val="16"/>
          <w:lang w:val="en-GB"/>
        </w:rPr>
        <w:t xml:space="preserve"> </w:t>
      </w:r>
      <w:r w:rsidRPr="00D516D6">
        <w:rPr>
          <w:sz w:val="16"/>
          <w:lang w:val="en-GB"/>
        </w:rPr>
        <w:t>doi:</w:t>
      </w:r>
      <w:hyperlink r:id="rId117">
        <w:r w:rsidRPr="00D516D6">
          <w:rPr>
            <w:color w:val="2F4F4F"/>
            <w:sz w:val="16"/>
            <w:lang w:val="en-GB"/>
          </w:rPr>
          <w:t>10.1109/ICITR.2018.8736145</w:t>
        </w:r>
      </w:hyperlink>
      <w:r w:rsidRPr="00D516D6">
        <w:rPr>
          <w:sz w:val="16"/>
          <w:lang w:val="en-GB"/>
        </w:rPr>
        <w:t>.</w:t>
      </w:r>
    </w:p>
    <w:p w14:paraId="17CC92F8" w14:textId="77777777" w:rsidR="00AF779A" w:rsidRPr="00D516D6" w:rsidRDefault="00E9277B">
      <w:pPr>
        <w:spacing w:before="1" w:line="254" w:lineRule="auto"/>
        <w:ind w:left="315" w:right="154" w:hanging="200"/>
        <w:jc w:val="both"/>
        <w:rPr>
          <w:sz w:val="16"/>
          <w:lang w:val="en-GB"/>
        </w:rPr>
      </w:pPr>
      <w:r w:rsidRPr="000A05E3">
        <w:rPr>
          <w:w w:val="95"/>
          <w:sz w:val="16"/>
          <w:lang w:val="nb-NO"/>
        </w:rPr>
        <w:t>de Villiers Rader, N., Zukow-Goldring, P., Alhanti, T., 2021.</w:t>
      </w:r>
      <w:r w:rsidRPr="000A05E3">
        <w:rPr>
          <w:spacing w:val="32"/>
          <w:sz w:val="16"/>
          <w:lang w:val="nb-NO"/>
        </w:rPr>
        <w:t xml:space="preserve"> </w:t>
      </w:r>
      <w:r w:rsidRPr="00D516D6">
        <w:rPr>
          <w:w w:val="95"/>
          <w:sz w:val="16"/>
          <w:lang w:val="en-GB"/>
        </w:rPr>
        <w:t>Show gestu</w:t>
      </w:r>
      <w:r w:rsidRPr="00D516D6">
        <w:rPr>
          <w:w w:val="95"/>
          <w:sz w:val="16"/>
          <w:lang w:val="en-GB"/>
        </w:rPr>
        <w:t>res direct attention to word–object relations in typically developing and</w:t>
      </w:r>
      <w:r w:rsidRPr="00D516D6">
        <w:rPr>
          <w:spacing w:val="40"/>
          <w:sz w:val="16"/>
          <w:lang w:val="en-GB"/>
        </w:rPr>
        <w:t xml:space="preserve"> </w:t>
      </w:r>
      <w:bookmarkStart w:id="332" w:name="_bookmark104"/>
      <w:bookmarkEnd w:id="332"/>
      <w:r w:rsidRPr="00D516D6">
        <w:rPr>
          <w:sz w:val="16"/>
          <w:lang w:val="en-GB"/>
        </w:rPr>
        <w:t>autistic spectrum disorder children.</w:t>
      </w:r>
      <w:r w:rsidRPr="00D516D6">
        <w:rPr>
          <w:spacing w:val="40"/>
          <w:sz w:val="16"/>
          <w:lang w:val="en-GB"/>
        </w:rPr>
        <w:t xml:space="preserve"> </w:t>
      </w:r>
      <w:r w:rsidRPr="00D516D6">
        <w:rPr>
          <w:sz w:val="16"/>
          <w:lang w:val="en-GB"/>
        </w:rPr>
        <w:t>Language Sciences 87.</w:t>
      </w:r>
      <w:r w:rsidRPr="00D516D6">
        <w:rPr>
          <w:spacing w:val="40"/>
          <w:sz w:val="16"/>
          <w:lang w:val="en-GB"/>
        </w:rPr>
        <w:t xml:space="preserve"> </w:t>
      </w:r>
      <w:r w:rsidRPr="00D516D6">
        <w:rPr>
          <w:sz w:val="16"/>
          <w:lang w:val="en-GB"/>
        </w:rPr>
        <w:t>doi:</w:t>
      </w:r>
      <w:hyperlink r:id="rId118">
        <w:r w:rsidRPr="00D516D6">
          <w:rPr>
            <w:color w:val="2F4F4F"/>
            <w:sz w:val="16"/>
            <w:lang w:val="en-GB"/>
          </w:rPr>
          <w:t>10.1016/j.langsci.2021.101414</w:t>
        </w:r>
      </w:hyperlink>
      <w:r w:rsidRPr="00D516D6">
        <w:rPr>
          <w:sz w:val="16"/>
          <w:lang w:val="en-GB"/>
        </w:rPr>
        <w:t>.</w:t>
      </w:r>
    </w:p>
    <w:p w14:paraId="1E2EE0D4" w14:textId="77777777" w:rsidR="00AF779A" w:rsidRPr="00D516D6" w:rsidRDefault="00E9277B">
      <w:pPr>
        <w:spacing w:before="1" w:line="254" w:lineRule="auto"/>
        <w:ind w:left="315" w:right="154" w:hanging="200"/>
        <w:jc w:val="both"/>
        <w:rPr>
          <w:sz w:val="16"/>
          <w:lang w:val="en-GB"/>
        </w:rPr>
      </w:pPr>
      <w:r w:rsidRPr="00D516D6">
        <w:rPr>
          <w:sz w:val="16"/>
          <w:lang w:val="en-GB"/>
        </w:rPr>
        <w:t>Warren, Z., Zheng, Z.</w:t>
      </w:r>
      <w:r w:rsidRPr="00D516D6">
        <w:rPr>
          <w:sz w:val="16"/>
          <w:lang w:val="en-GB"/>
        </w:rPr>
        <w:t xml:space="preserve">, Das, S., Young, E.M., Swanson, A., </w:t>
      </w:r>
      <w:proofErr w:type="spellStart"/>
      <w:r w:rsidRPr="00D516D6">
        <w:rPr>
          <w:sz w:val="16"/>
          <w:lang w:val="en-GB"/>
        </w:rPr>
        <w:t>Weitlauf</w:t>
      </w:r>
      <w:proofErr w:type="spellEnd"/>
      <w:r w:rsidRPr="00D516D6">
        <w:rPr>
          <w:sz w:val="16"/>
          <w:lang w:val="en-GB"/>
        </w:rPr>
        <w:t>, A., Sarkar, N., 2015.</w:t>
      </w:r>
      <w:r w:rsidRPr="00D516D6">
        <w:rPr>
          <w:spacing w:val="40"/>
          <w:sz w:val="16"/>
          <w:lang w:val="en-GB"/>
        </w:rPr>
        <w:t xml:space="preserve"> </w:t>
      </w:r>
      <w:r w:rsidRPr="00D516D6">
        <w:rPr>
          <w:sz w:val="16"/>
          <w:lang w:val="en-GB"/>
        </w:rPr>
        <w:t>Brief report: development of a robotic intervention</w:t>
      </w:r>
      <w:r w:rsidRPr="00D516D6">
        <w:rPr>
          <w:spacing w:val="40"/>
          <w:sz w:val="16"/>
          <w:lang w:val="en-GB"/>
        </w:rPr>
        <w:t xml:space="preserve"> </w:t>
      </w:r>
      <w:bookmarkStart w:id="333" w:name="_bookmark105"/>
      <w:bookmarkEnd w:id="333"/>
      <w:r w:rsidRPr="00D516D6">
        <w:rPr>
          <w:w w:val="95"/>
          <w:sz w:val="16"/>
          <w:lang w:val="en-GB"/>
        </w:rPr>
        <w:t xml:space="preserve">platform for young children with </w:t>
      </w:r>
      <w:proofErr w:type="spellStart"/>
      <w:r w:rsidRPr="00D516D6">
        <w:rPr>
          <w:w w:val="95"/>
          <w:sz w:val="16"/>
          <w:lang w:val="en-GB"/>
        </w:rPr>
        <w:t>asd</w:t>
      </w:r>
      <w:proofErr w:type="spellEnd"/>
      <w:r w:rsidRPr="00D516D6">
        <w:rPr>
          <w:w w:val="95"/>
          <w:sz w:val="16"/>
          <w:lang w:val="en-GB"/>
        </w:rPr>
        <w:t>.</w:t>
      </w:r>
      <w:r w:rsidRPr="00D516D6">
        <w:rPr>
          <w:spacing w:val="38"/>
          <w:sz w:val="16"/>
          <w:lang w:val="en-GB"/>
        </w:rPr>
        <w:t xml:space="preserve"> </w:t>
      </w:r>
      <w:r w:rsidRPr="00D516D6">
        <w:rPr>
          <w:w w:val="95"/>
          <w:sz w:val="16"/>
          <w:lang w:val="en-GB"/>
        </w:rPr>
        <w:t>Journal of autism and developmental disorders 45, 3870–3876.</w:t>
      </w:r>
      <w:r w:rsidRPr="00D516D6">
        <w:rPr>
          <w:spacing w:val="38"/>
          <w:sz w:val="16"/>
          <w:lang w:val="en-GB"/>
        </w:rPr>
        <w:t xml:space="preserve"> </w:t>
      </w:r>
      <w:r w:rsidRPr="00D516D6">
        <w:rPr>
          <w:w w:val="95"/>
          <w:sz w:val="16"/>
          <w:lang w:val="en-GB"/>
        </w:rPr>
        <w:t>doi:</w:t>
      </w:r>
      <w:hyperlink r:id="rId119">
        <w:r w:rsidRPr="00D516D6">
          <w:rPr>
            <w:color w:val="2F4F4F"/>
            <w:w w:val="95"/>
            <w:sz w:val="16"/>
            <w:lang w:val="en-GB"/>
          </w:rPr>
          <w:t>10.1007/s10803-014-2334-0</w:t>
        </w:r>
      </w:hyperlink>
      <w:r w:rsidRPr="00D516D6">
        <w:rPr>
          <w:w w:val="95"/>
          <w:sz w:val="16"/>
          <w:lang w:val="en-GB"/>
        </w:rPr>
        <w:t>.</w:t>
      </w:r>
    </w:p>
    <w:p w14:paraId="0773E95B" w14:textId="77777777" w:rsidR="00AF779A" w:rsidRPr="00D516D6" w:rsidRDefault="00E9277B">
      <w:pPr>
        <w:spacing w:line="254" w:lineRule="auto"/>
        <w:ind w:left="315" w:right="154" w:hanging="200"/>
        <w:jc w:val="both"/>
        <w:rPr>
          <w:sz w:val="16"/>
          <w:lang w:val="en-GB"/>
        </w:rPr>
      </w:pPr>
      <w:r w:rsidRPr="00D516D6">
        <w:rPr>
          <w:sz w:val="16"/>
          <w:lang w:val="en-GB"/>
        </w:rPr>
        <w:t>Washington,</w:t>
      </w:r>
      <w:r w:rsidRPr="00D516D6">
        <w:rPr>
          <w:spacing w:val="27"/>
          <w:sz w:val="16"/>
          <w:lang w:val="en-GB"/>
        </w:rPr>
        <w:t xml:space="preserve"> </w:t>
      </w:r>
      <w:r w:rsidRPr="00D516D6">
        <w:rPr>
          <w:sz w:val="16"/>
          <w:lang w:val="en-GB"/>
        </w:rPr>
        <w:t>P.,</w:t>
      </w:r>
      <w:r w:rsidRPr="00D516D6">
        <w:rPr>
          <w:spacing w:val="26"/>
          <w:sz w:val="16"/>
          <w:lang w:val="en-GB"/>
        </w:rPr>
        <w:t xml:space="preserve"> </w:t>
      </w:r>
      <w:r w:rsidRPr="00D516D6">
        <w:rPr>
          <w:sz w:val="16"/>
          <w:lang w:val="en-GB"/>
        </w:rPr>
        <w:t>Voss,</w:t>
      </w:r>
      <w:r w:rsidRPr="00D516D6">
        <w:rPr>
          <w:spacing w:val="27"/>
          <w:sz w:val="16"/>
          <w:lang w:val="en-GB"/>
        </w:rPr>
        <w:t xml:space="preserve"> </w:t>
      </w:r>
      <w:r w:rsidRPr="00D516D6">
        <w:rPr>
          <w:sz w:val="16"/>
          <w:lang w:val="en-GB"/>
        </w:rPr>
        <w:t>C.,</w:t>
      </w:r>
      <w:r w:rsidRPr="00D516D6">
        <w:rPr>
          <w:spacing w:val="27"/>
          <w:sz w:val="16"/>
          <w:lang w:val="en-GB"/>
        </w:rPr>
        <w:t xml:space="preserve"> </w:t>
      </w:r>
      <w:r w:rsidRPr="00D516D6">
        <w:rPr>
          <w:sz w:val="16"/>
          <w:lang w:val="en-GB"/>
        </w:rPr>
        <w:t>Haber,</w:t>
      </w:r>
      <w:r w:rsidRPr="00D516D6">
        <w:rPr>
          <w:spacing w:val="27"/>
          <w:sz w:val="16"/>
          <w:lang w:val="en-GB"/>
        </w:rPr>
        <w:t xml:space="preserve"> </w:t>
      </w:r>
      <w:r w:rsidRPr="00D516D6">
        <w:rPr>
          <w:sz w:val="16"/>
          <w:lang w:val="en-GB"/>
        </w:rPr>
        <w:t>N.,</w:t>
      </w:r>
      <w:r w:rsidRPr="00D516D6">
        <w:rPr>
          <w:spacing w:val="27"/>
          <w:sz w:val="16"/>
          <w:lang w:val="en-GB"/>
        </w:rPr>
        <w:t xml:space="preserve"> </w:t>
      </w:r>
      <w:r w:rsidRPr="00D516D6">
        <w:rPr>
          <w:sz w:val="16"/>
          <w:lang w:val="en-GB"/>
        </w:rPr>
        <w:t>Tanaka,</w:t>
      </w:r>
      <w:r w:rsidRPr="00D516D6">
        <w:rPr>
          <w:spacing w:val="26"/>
          <w:sz w:val="16"/>
          <w:lang w:val="en-GB"/>
        </w:rPr>
        <w:t xml:space="preserve"> </w:t>
      </w:r>
      <w:r w:rsidRPr="00D516D6">
        <w:rPr>
          <w:sz w:val="16"/>
          <w:lang w:val="en-GB"/>
        </w:rPr>
        <w:t>S.,</w:t>
      </w:r>
      <w:r w:rsidRPr="00D516D6">
        <w:rPr>
          <w:spacing w:val="27"/>
          <w:sz w:val="16"/>
          <w:lang w:val="en-GB"/>
        </w:rPr>
        <w:t xml:space="preserve"> </w:t>
      </w:r>
      <w:r w:rsidRPr="00D516D6">
        <w:rPr>
          <w:sz w:val="16"/>
          <w:lang w:val="en-GB"/>
        </w:rPr>
        <w:t>Daniels,</w:t>
      </w:r>
      <w:r w:rsidRPr="00D516D6">
        <w:rPr>
          <w:spacing w:val="27"/>
          <w:sz w:val="16"/>
          <w:lang w:val="en-GB"/>
        </w:rPr>
        <w:t xml:space="preserve"> </w:t>
      </w:r>
      <w:r w:rsidRPr="00D516D6">
        <w:rPr>
          <w:sz w:val="16"/>
          <w:lang w:val="en-GB"/>
        </w:rPr>
        <w:t>J.,</w:t>
      </w:r>
      <w:r w:rsidRPr="00D516D6">
        <w:rPr>
          <w:spacing w:val="27"/>
          <w:sz w:val="16"/>
          <w:lang w:val="en-GB"/>
        </w:rPr>
        <w:t xml:space="preserve"> </w:t>
      </w:r>
      <w:r w:rsidRPr="00D516D6">
        <w:rPr>
          <w:sz w:val="16"/>
          <w:lang w:val="en-GB"/>
        </w:rPr>
        <w:t>Feinstein,</w:t>
      </w:r>
      <w:r w:rsidRPr="00D516D6">
        <w:rPr>
          <w:spacing w:val="26"/>
          <w:sz w:val="16"/>
          <w:lang w:val="en-GB"/>
        </w:rPr>
        <w:t xml:space="preserve"> </w:t>
      </w:r>
      <w:r w:rsidRPr="00D516D6">
        <w:rPr>
          <w:sz w:val="16"/>
          <w:lang w:val="en-GB"/>
        </w:rPr>
        <w:t>C.,</w:t>
      </w:r>
      <w:r w:rsidRPr="00D516D6">
        <w:rPr>
          <w:spacing w:val="27"/>
          <w:sz w:val="16"/>
          <w:lang w:val="en-GB"/>
        </w:rPr>
        <w:t xml:space="preserve"> </w:t>
      </w:r>
      <w:r w:rsidRPr="00D516D6">
        <w:rPr>
          <w:sz w:val="16"/>
          <w:lang w:val="en-GB"/>
        </w:rPr>
        <w:t>Winograd,</w:t>
      </w:r>
      <w:r w:rsidRPr="00D516D6">
        <w:rPr>
          <w:spacing w:val="27"/>
          <w:sz w:val="16"/>
          <w:lang w:val="en-GB"/>
        </w:rPr>
        <w:t xml:space="preserve"> </w:t>
      </w:r>
      <w:r w:rsidRPr="00D516D6">
        <w:rPr>
          <w:sz w:val="16"/>
          <w:lang w:val="en-GB"/>
        </w:rPr>
        <w:t>T.,</w:t>
      </w:r>
      <w:r w:rsidRPr="00D516D6">
        <w:rPr>
          <w:spacing w:val="27"/>
          <w:sz w:val="16"/>
          <w:lang w:val="en-GB"/>
        </w:rPr>
        <w:t xml:space="preserve"> </w:t>
      </w:r>
      <w:r w:rsidRPr="00D516D6">
        <w:rPr>
          <w:sz w:val="16"/>
          <w:lang w:val="en-GB"/>
        </w:rPr>
        <w:t>Wall,</w:t>
      </w:r>
      <w:r w:rsidRPr="00D516D6">
        <w:rPr>
          <w:spacing w:val="26"/>
          <w:sz w:val="16"/>
          <w:lang w:val="en-GB"/>
        </w:rPr>
        <w:t xml:space="preserve"> </w:t>
      </w:r>
      <w:r w:rsidRPr="00D516D6">
        <w:rPr>
          <w:sz w:val="16"/>
          <w:lang w:val="en-GB"/>
        </w:rPr>
        <w:t>D.,</w:t>
      </w:r>
      <w:r w:rsidRPr="00D516D6">
        <w:rPr>
          <w:spacing w:val="27"/>
          <w:sz w:val="16"/>
          <w:lang w:val="en-GB"/>
        </w:rPr>
        <w:t xml:space="preserve"> </w:t>
      </w:r>
      <w:r w:rsidRPr="00D516D6">
        <w:rPr>
          <w:sz w:val="16"/>
          <w:lang w:val="en-GB"/>
        </w:rPr>
        <w:t>2016.</w:t>
      </w:r>
      <w:r w:rsidRPr="00D516D6">
        <w:rPr>
          <w:spacing w:val="80"/>
          <w:w w:val="150"/>
          <w:sz w:val="16"/>
          <w:lang w:val="en-GB"/>
        </w:rPr>
        <w:t xml:space="preserve"> </w:t>
      </w:r>
      <w:r w:rsidRPr="00D516D6">
        <w:rPr>
          <w:sz w:val="16"/>
          <w:lang w:val="en-GB"/>
        </w:rPr>
        <w:t>A</w:t>
      </w:r>
      <w:r w:rsidRPr="00D516D6">
        <w:rPr>
          <w:spacing w:val="26"/>
          <w:sz w:val="16"/>
          <w:lang w:val="en-GB"/>
        </w:rPr>
        <w:t xml:space="preserve"> </w:t>
      </w:r>
      <w:r w:rsidRPr="00D516D6">
        <w:rPr>
          <w:sz w:val="16"/>
          <w:lang w:val="en-GB"/>
        </w:rPr>
        <w:t>wearable</w:t>
      </w:r>
      <w:r w:rsidRPr="00D516D6">
        <w:rPr>
          <w:spacing w:val="27"/>
          <w:sz w:val="16"/>
          <w:lang w:val="en-GB"/>
        </w:rPr>
        <w:t xml:space="preserve"> </w:t>
      </w:r>
      <w:r w:rsidRPr="00D516D6">
        <w:rPr>
          <w:sz w:val="16"/>
          <w:lang w:val="en-GB"/>
        </w:rPr>
        <w:t>social</w:t>
      </w:r>
      <w:r w:rsidRPr="00D516D6">
        <w:rPr>
          <w:spacing w:val="27"/>
          <w:sz w:val="16"/>
          <w:lang w:val="en-GB"/>
        </w:rPr>
        <w:t xml:space="preserve"> </w:t>
      </w:r>
      <w:r w:rsidRPr="00D516D6">
        <w:rPr>
          <w:sz w:val="16"/>
          <w:lang w:val="en-GB"/>
        </w:rPr>
        <w:t>interaction</w:t>
      </w:r>
      <w:r w:rsidRPr="00D516D6">
        <w:rPr>
          <w:spacing w:val="40"/>
          <w:sz w:val="16"/>
          <w:lang w:val="en-GB"/>
        </w:rPr>
        <w:t xml:space="preserve"> </w:t>
      </w:r>
      <w:r w:rsidRPr="00D516D6">
        <w:rPr>
          <w:sz w:val="16"/>
          <w:lang w:val="en-GB"/>
        </w:rPr>
        <w:t>aid</w:t>
      </w:r>
      <w:r w:rsidRPr="00D516D6">
        <w:rPr>
          <w:spacing w:val="-7"/>
          <w:sz w:val="16"/>
          <w:lang w:val="en-GB"/>
        </w:rPr>
        <w:t xml:space="preserve"> </w:t>
      </w:r>
      <w:r w:rsidRPr="00D516D6">
        <w:rPr>
          <w:sz w:val="16"/>
          <w:lang w:val="en-GB"/>
        </w:rPr>
        <w:t>for</w:t>
      </w:r>
      <w:r w:rsidRPr="00D516D6">
        <w:rPr>
          <w:spacing w:val="-7"/>
          <w:sz w:val="16"/>
          <w:lang w:val="en-GB"/>
        </w:rPr>
        <w:t xml:space="preserve"> </w:t>
      </w:r>
      <w:r w:rsidRPr="00D516D6">
        <w:rPr>
          <w:sz w:val="16"/>
          <w:lang w:val="en-GB"/>
        </w:rPr>
        <w:t>children</w:t>
      </w:r>
      <w:r w:rsidRPr="00D516D6">
        <w:rPr>
          <w:spacing w:val="-7"/>
          <w:sz w:val="16"/>
          <w:lang w:val="en-GB"/>
        </w:rPr>
        <w:t xml:space="preserve"> </w:t>
      </w:r>
      <w:r w:rsidRPr="00D516D6">
        <w:rPr>
          <w:sz w:val="16"/>
          <w:lang w:val="en-GB"/>
        </w:rPr>
        <w:t>with</w:t>
      </w:r>
      <w:r w:rsidRPr="00D516D6">
        <w:rPr>
          <w:spacing w:val="-7"/>
          <w:sz w:val="16"/>
          <w:lang w:val="en-GB"/>
        </w:rPr>
        <w:t xml:space="preserve"> </w:t>
      </w:r>
      <w:r w:rsidRPr="00D516D6">
        <w:rPr>
          <w:sz w:val="16"/>
          <w:lang w:val="en-GB"/>
        </w:rPr>
        <w:t>autism,</w:t>
      </w:r>
      <w:r w:rsidRPr="00D516D6">
        <w:rPr>
          <w:spacing w:val="-7"/>
          <w:sz w:val="16"/>
          <w:lang w:val="en-GB"/>
        </w:rPr>
        <w:t xml:space="preserve"> </w:t>
      </w:r>
      <w:r w:rsidRPr="00D516D6">
        <w:rPr>
          <w:sz w:val="16"/>
          <w:lang w:val="en-GB"/>
        </w:rPr>
        <w:t>in:</w:t>
      </w:r>
      <w:r w:rsidRPr="00D516D6">
        <w:rPr>
          <w:spacing w:val="-7"/>
          <w:sz w:val="16"/>
          <w:lang w:val="en-GB"/>
        </w:rPr>
        <w:t xml:space="preserve"> </w:t>
      </w:r>
      <w:r w:rsidRPr="00D516D6">
        <w:rPr>
          <w:sz w:val="16"/>
          <w:lang w:val="en-GB"/>
        </w:rPr>
        <w:t>Conference</w:t>
      </w:r>
      <w:r w:rsidRPr="00D516D6">
        <w:rPr>
          <w:spacing w:val="-7"/>
          <w:sz w:val="16"/>
          <w:lang w:val="en-GB"/>
        </w:rPr>
        <w:t xml:space="preserve"> </w:t>
      </w:r>
      <w:r w:rsidRPr="00D516D6">
        <w:rPr>
          <w:sz w:val="16"/>
          <w:lang w:val="en-GB"/>
        </w:rPr>
        <w:t>on</w:t>
      </w:r>
      <w:r w:rsidRPr="00D516D6">
        <w:rPr>
          <w:spacing w:val="-7"/>
          <w:sz w:val="16"/>
          <w:lang w:val="en-GB"/>
        </w:rPr>
        <w:t xml:space="preserve"> </w:t>
      </w:r>
      <w:r w:rsidRPr="00D516D6">
        <w:rPr>
          <w:sz w:val="16"/>
          <w:lang w:val="en-GB"/>
        </w:rPr>
        <w:t>Human</w:t>
      </w:r>
      <w:r w:rsidRPr="00D516D6">
        <w:rPr>
          <w:spacing w:val="-7"/>
          <w:sz w:val="16"/>
          <w:lang w:val="en-GB"/>
        </w:rPr>
        <w:t xml:space="preserve"> </w:t>
      </w:r>
      <w:r w:rsidRPr="00D516D6">
        <w:rPr>
          <w:sz w:val="16"/>
          <w:lang w:val="en-GB"/>
        </w:rPr>
        <w:t>Factors</w:t>
      </w:r>
      <w:r w:rsidRPr="00D516D6">
        <w:rPr>
          <w:spacing w:val="-7"/>
          <w:sz w:val="16"/>
          <w:lang w:val="en-GB"/>
        </w:rPr>
        <w:t xml:space="preserve"> </w:t>
      </w:r>
      <w:r w:rsidRPr="00D516D6">
        <w:rPr>
          <w:sz w:val="16"/>
          <w:lang w:val="en-GB"/>
        </w:rPr>
        <w:t>in</w:t>
      </w:r>
      <w:r w:rsidRPr="00D516D6">
        <w:rPr>
          <w:spacing w:val="-7"/>
          <w:sz w:val="16"/>
          <w:lang w:val="en-GB"/>
        </w:rPr>
        <w:t xml:space="preserve"> </w:t>
      </w:r>
      <w:r w:rsidRPr="00D516D6">
        <w:rPr>
          <w:sz w:val="16"/>
          <w:lang w:val="en-GB"/>
        </w:rPr>
        <w:t>Computing</w:t>
      </w:r>
      <w:r w:rsidRPr="00D516D6">
        <w:rPr>
          <w:spacing w:val="-7"/>
          <w:sz w:val="16"/>
          <w:lang w:val="en-GB"/>
        </w:rPr>
        <w:t xml:space="preserve"> </w:t>
      </w:r>
      <w:r w:rsidRPr="00D516D6">
        <w:rPr>
          <w:sz w:val="16"/>
          <w:lang w:val="en-GB"/>
        </w:rPr>
        <w:t>Systems</w:t>
      </w:r>
      <w:r w:rsidRPr="00D516D6">
        <w:rPr>
          <w:spacing w:val="-7"/>
          <w:sz w:val="16"/>
          <w:lang w:val="en-GB"/>
        </w:rPr>
        <w:t xml:space="preserve"> </w:t>
      </w:r>
      <w:r w:rsidRPr="00D516D6">
        <w:rPr>
          <w:sz w:val="16"/>
          <w:lang w:val="en-GB"/>
        </w:rPr>
        <w:t>-</w:t>
      </w:r>
      <w:r w:rsidRPr="00D516D6">
        <w:rPr>
          <w:spacing w:val="-7"/>
          <w:sz w:val="16"/>
          <w:lang w:val="en-GB"/>
        </w:rPr>
        <w:t xml:space="preserve"> </w:t>
      </w:r>
      <w:r w:rsidRPr="00D516D6">
        <w:rPr>
          <w:sz w:val="16"/>
          <w:lang w:val="en-GB"/>
        </w:rPr>
        <w:t>Proceedings,</w:t>
      </w:r>
      <w:r w:rsidRPr="00D516D6">
        <w:rPr>
          <w:spacing w:val="-7"/>
          <w:sz w:val="16"/>
          <w:lang w:val="en-GB"/>
        </w:rPr>
        <w:t xml:space="preserve"> </w:t>
      </w:r>
      <w:r w:rsidRPr="00D516D6">
        <w:rPr>
          <w:sz w:val="16"/>
          <w:lang w:val="en-GB"/>
        </w:rPr>
        <w:t>Association</w:t>
      </w:r>
      <w:r w:rsidRPr="00D516D6">
        <w:rPr>
          <w:spacing w:val="-7"/>
          <w:sz w:val="16"/>
          <w:lang w:val="en-GB"/>
        </w:rPr>
        <w:t xml:space="preserve"> </w:t>
      </w:r>
      <w:r w:rsidRPr="00D516D6">
        <w:rPr>
          <w:sz w:val="16"/>
          <w:lang w:val="en-GB"/>
        </w:rPr>
        <w:t>for</w:t>
      </w:r>
      <w:r w:rsidRPr="00D516D6">
        <w:rPr>
          <w:spacing w:val="-7"/>
          <w:sz w:val="16"/>
          <w:lang w:val="en-GB"/>
        </w:rPr>
        <w:t xml:space="preserve"> </w:t>
      </w:r>
      <w:r w:rsidRPr="00D516D6">
        <w:rPr>
          <w:sz w:val="16"/>
          <w:lang w:val="en-GB"/>
        </w:rPr>
        <w:t>Computing</w:t>
      </w:r>
      <w:r w:rsidRPr="00D516D6">
        <w:rPr>
          <w:spacing w:val="-7"/>
          <w:sz w:val="16"/>
          <w:lang w:val="en-GB"/>
        </w:rPr>
        <w:t xml:space="preserve"> </w:t>
      </w:r>
      <w:r w:rsidRPr="00D516D6">
        <w:rPr>
          <w:sz w:val="16"/>
          <w:lang w:val="en-GB"/>
        </w:rPr>
        <w:t>Machin-</w:t>
      </w:r>
      <w:r w:rsidRPr="00D516D6">
        <w:rPr>
          <w:spacing w:val="40"/>
          <w:sz w:val="16"/>
          <w:lang w:val="en-GB"/>
        </w:rPr>
        <w:t xml:space="preserve"> </w:t>
      </w:r>
      <w:proofErr w:type="spellStart"/>
      <w:r w:rsidRPr="00D516D6">
        <w:rPr>
          <w:sz w:val="16"/>
          <w:lang w:val="en-GB"/>
        </w:rPr>
        <w:t>ery</w:t>
      </w:r>
      <w:proofErr w:type="spellEnd"/>
      <w:r w:rsidRPr="00D516D6">
        <w:rPr>
          <w:sz w:val="16"/>
          <w:lang w:val="en-GB"/>
        </w:rPr>
        <w:t>. p. 2348 – 2354.</w:t>
      </w:r>
      <w:r w:rsidRPr="00D516D6">
        <w:rPr>
          <w:spacing w:val="40"/>
          <w:sz w:val="16"/>
          <w:lang w:val="en-GB"/>
        </w:rPr>
        <w:t xml:space="preserve"> </w:t>
      </w:r>
      <w:r w:rsidRPr="00D516D6">
        <w:rPr>
          <w:sz w:val="16"/>
          <w:lang w:val="en-GB"/>
        </w:rPr>
        <w:t xml:space="preserve">URL: </w:t>
      </w:r>
      <w:hyperlink r:id="rId120">
        <w:r w:rsidRPr="00D516D6">
          <w:rPr>
            <w:color w:val="2F4F4F"/>
            <w:sz w:val="16"/>
            <w:lang w:val="en-GB"/>
          </w:rPr>
          <w:t>https://www.scopus.com/inward/record.uri?eid=2-s2.0-85014597852&amp;doi=10.1145%2f2851581.</w:t>
        </w:r>
      </w:hyperlink>
      <w:r w:rsidRPr="00D516D6">
        <w:rPr>
          <w:color w:val="2F4F4F"/>
          <w:spacing w:val="40"/>
          <w:sz w:val="16"/>
          <w:lang w:val="en-GB"/>
        </w:rPr>
        <w:t xml:space="preserve"> </w:t>
      </w:r>
      <w:hyperlink r:id="rId121">
        <w:r w:rsidRPr="00D516D6">
          <w:rPr>
            <w:color w:val="2F4F4F"/>
            <w:w w:val="95"/>
            <w:sz w:val="16"/>
            <w:lang w:val="en-GB"/>
          </w:rPr>
          <w:t>2892282&amp;partnerID=40&amp;md5=ddba8a503f488f61222417e71883064a</w:t>
        </w:r>
      </w:hyperlink>
      <w:r w:rsidRPr="00D516D6">
        <w:rPr>
          <w:w w:val="95"/>
          <w:sz w:val="16"/>
          <w:lang w:val="en-GB"/>
        </w:rPr>
        <w:t>, doi:</w:t>
      </w:r>
      <w:hyperlink r:id="rId122">
        <w:r w:rsidRPr="00D516D6">
          <w:rPr>
            <w:color w:val="2F4F4F"/>
            <w:w w:val="95"/>
            <w:sz w:val="16"/>
            <w:lang w:val="en-GB"/>
          </w:rPr>
          <w:t>10.1145/2851581.2892282</w:t>
        </w:r>
      </w:hyperlink>
      <w:r w:rsidRPr="00D516D6">
        <w:rPr>
          <w:w w:val="95"/>
          <w:sz w:val="16"/>
          <w:lang w:val="en-GB"/>
        </w:rPr>
        <w:t>. cited by: 56; Conference name:</w:t>
      </w:r>
      <w:r w:rsidRPr="00D516D6">
        <w:rPr>
          <w:spacing w:val="40"/>
          <w:sz w:val="16"/>
          <w:lang w:val="en-GB"/>
        </w:rPr>
        <w:t xml:space="preserve"> </w:t>
      </w:r>
      <w:r w:rsidRPr="00D516D6">
        <w:rPr>
          <w:spacing w:val="-2"/>
          <w:sz w:val="16"/>
          <w:lang w:val="en-GB"/>
        </w:rPr>
        <w:t>34th Annual CHI Conference on Human Factors in Computing Systems, CHI E</w:t>
      </w:r>
      <w:r w:rsidRPr="00D516D6">
        <w:rPr>
          <w:spacing w:val="-2"/>
          <w:sz w:val="16"/>
          <w:lang w:val="en-GB"/>
        </w:rPr>
        <w:t>A 2016; Conference date: 7 May 2016 through 12 May 2016;</w:t>
      </w:r>
      <w:r w:rsidRPr="00D516D6">
        <w:rPr>
          <w:spacing w:val="40"/>
          <w:sz w:val="16"/>
          <w:lang w:val="en-GB"/>
        </w:rPr>
        <w:t xml:space="preserve"> </w:t>
      </w:r>
      <w:bookmarkStart w:id="334" w:name="_bookmark106"/>
      <w:bookmarkEnd w:id="334"/>
      <w:r w:rsidRPr="00D516D6">
        <w:rPr>
          <w:sz w:val="16"/>
          <w:lang w:val="en-GB"/>
        </w:rPr>
        <w:t>Conference code: 125618.</w:t>
      </w:r>
    </w:p>
    <w:p w14:paraId="04CBEE5A" w14:textId="77777777" w:rsidR="00AF779A" w:rsidRPr="00D516D6" w:rsidRDefault="00E9277B">
      <w:pPr>
        <w:spacing w:before="3" w:line="254" w:lineRule="auto"/>
        <w:ind w:left="315" w:right="154" w:hanging="200"/>
        <w:jc w:val="both"/>
        <w:rPr>
          <w:sz w:val="16"/>
          <w:lang w:val="en-GB"/>
        </w:rPr>
      </w:pPr>
      <w:r w:rsidRPr="00D516D6">
        <w:rPr>
          <w:sz w:val="16"/>
          <w:lang w:val="en-GB"/>
        </w:rPr>
        <w:t>Zhang,</w:t>
      </w:r>
      <w:r w:rsidRPr="00D516D6">
        <w:rPr>
          <w:spacing w:val="-7"/>
          <w:sz w:val="16"/>
          <w:lang w:val="en-GB"/>
        </w:rPr>
        <w:t xml:space="preserve"> </w:t>
      </w:r>
      <w:r w:rsidRPr="00D516D6">
        <w:rPr>
          <w:sz w:val="16"/>
          <w:lang w:val="en-GB"/>
        </w:rPr>
        <w:t>J.,</w:t>
      </w:r>
      <w:r w:rsidRPr="00D516D6">
        <w:rPr>
          <w:spacing w:val="-7"/>
          <w:sz w:val="16"/>
          <w:lang w:val="en-GB"/>
        </w:rPr>
        <w:t xml:space="preserve"> </w:t>
      </w:r>
      <w:r w:rsidRPr="00D516D6">
        <w:rPr>
          <w:sz w:val="16"/>
          <w:lang w:val="en-GB"/>
        </w:rPr>
        <w:t>Yu,</w:t>
      </w:r>
      <w:r w:rsidRPr="00D516D6">
        <w:rPr>
          <w:spacing w:val="-7"/>
          <w:sz w:val="16"/>
          <w:lang w:val="en-GB"/>
        </w:rPr>
        <w:t xml:space="preserve"> </w:t>
      </w:r>
      <w:r w:rsidRPr="00D516D6">
        <w:rPr>
          <w:sz w:val="16"/>
          <w:lang w:val="en-GB"/>
        </w:rPr>
        <w:t>H.,</w:t>
      </w:r>
      <w:r w:rsidRPr="00D516D6">
        <w:rPr>
          <w:spacing w:val="-7"/>
          <w:sz w:val="16"/>
          <w:lang w:val="en-GB"/>
        </w:rPr>
        <w:t xml:space="preserve"> </w:t>
      </w:r>
      <w:r w:rsidRPr="00D516D6">
        <w:rPr>
          <w:sz w:val="16"/>
          <w:lang w:val="en-GB"/>
        </w:rPr>
        <w:t>2022.</w:t>
      </w:r>
      <w:r w:rsidRPr="00D516D6">
        <w:rPr>
          <w:spacing w:val="29"/>
          <w:sz w:val="16"/>
          <w:lang w:val="en-GB"/>
        </w:rPr>
        <w:t xml:space="preserve"> </w:t>
      </w:r>
      <w:r w:rsidRPr="00D516D6">
        <w:rPr>
          <w:sz w:val="16"/>
          <w:lang w:val="en-GB"/>
        </w:rPr>
        <w:t>Improving</w:t>
      </w:r>
      <w:r w:rsidRPr="00D516D6">
        <w:rPr>
          <w:spacing w:val="-7"/>
          <w:sz w:val="16"/>
          <w:lang w:val="en-GB"/>
        </w:rPr>
        <w:t xml:space="preserve"> </w:t>
      </w:r>
      <w:r w:rsidRPr="00D516D6">
        <w:rPr>
          <w:sz w:val="16"/>
          <w:lang w:val="en-GB"/>
        </w:rPr>
        <w:t>the</w:t>
      </w:r>
      <w:r w:rsidRPr="00D516D6">
        <w:rPr>
          <w:spacing w:val="-7"/>
          <w:sz w:val="16"/>
          <w:lang w:val="en-GB"/>
        </w:rPr>
        <w:t xml:space="preserve"> </w:t>
      </w:r>
      <w:r w:rsidRPr="00D516D6">
        <w:rPr>
          <w:sz w:val="16"/>
          <w:lang w:val="en-GB"/>
        </w:rPr>
        <w:t>facial</w:t>
      </w:r>
      <w:r w:rsidRPr="00D516D6">
        <w:rPr>
          <w:spacing w:val="-7"/>
          <w:sz w:val="16"/>
          <w:lang w:val="en-GB"/>
        </w:rPr>
        <w:t xml:space="preserve"> </w:t>
      </w:r>
      <w:r w:rsidRPr="00D516D6">
        <w:rPr>
          <w:sz w:val="16"/>
          <w:lang w:val="en-GB"/>
        </w:rPr>
        <w:t>expression</w:t>
      </w:r>
      <w:r w:rsidRPr="00D516D6">
        <w:rPr>
          <w:spacing w:val="-7"/>
          <w:sz w:val="16"/>
          <w:lang w:val="en-GB"/>
        </w:rPr>
        <w:t xml:space="preserve"> </w:t>
      </w:r>
      <w:r w:rsidRPr="00D516D6">
        <w:rPr>
          <w:sz w:val="16"/>
          <w:lang w:val="en-GB"/>
        </w:rPr>
        <w:t>recognition</w:t>
      </w:r>
      <w:r w:rsidRPr="00D516D6">
        <w:rPr>
          <w:spacing w:val="-7"/>
          <w:sz w:val="16"/>
          <w:lang w:val="en-GB"/>
        </w:rPr>
        <w:t xml:space="preserve"> </w:t>
      </w:r>
      <w:r w:rsidRPr="00D516D6">
        <w:rPr>
          <w:sz w:val="16"/>
          <w:lang w:val="en-GB"/>
        </w:rPr>
        <w:t>and</w:t>
      </w:r>
      <w:r w:rsidRPr="00D516D6">
        <w:rPr>
          <w:spacing w:val="-7"/>
          <w:sz w:val="16"/>
          <w:lang w:val="en-GB"/>
        </w:rPr>
        <w:t xml:space="preserve"> </w:t>
      </w:r>
      <w:r w:rsidRPr="00D516D6">
        <w:rPr>
          <w:sz w:val="16"/>
          <w:lang w:val="en-GB"/>
        </w:rPr>
        <w:t>its</w:t>
      </w:r>
      <w:r w:rsidRPr="00D516D6">
        <w:rPr>
          <w:spacing w:val="-7"/>
          <w:sz w:val="16"/>
          <w:lang w:val="en-GB"/>
        </w:rPr>
        <w:t xml:space="preserve"> </w:t>
      </w:r>
      <w:r w:rsidRPr="00D516D6">
        <w:rPr>
          <w:sz w:val="16"/>
          <w:lang w:val="en-GB"/>
        </w:rPr>
        <w:t>interpretability</w:t>
      </w:r>
      <w:r w:rsidRPr="00D516D6">
        <w:rPr>
          <w:spacing w:val="-7"/>
          <w:sz w:val="16"/>
          <w:lang w:val="en-GB"/>
        </w:rPr>
        <w:t xml:space="preserve"> </w:t>
      </w:r>
      <w:r w:rsidRPr="00D516D6">
        <w:rPr>
          <w:sz w:val="16"/>
          <w:lang w:val="en-GB"/>
        </w:rPr>
        <w:t>via</w:t>
      </w:r>
      <w:r w:rsidRPr="00D516D6">
        <w:rPr>
          <w:spacing w:val="-7"/>
          <w:sz w:val="16"/>
          <w:lang w:val="en-GB"/>
        </w:rPr>
        <w:t xml:space="preserve"> </w:t>
      </w:r>
      <w:r w:rsidRPr="00D516D6">
        <w:rPr>
          <w:sz w:val="16"/>
          <w:lang w:val="en-GB"/>
        </w:rPr>
        <w:t>generating</w:t>
      </w:r>
      <w:r w:rsidRPr="00D516D6">
        <w:rPr>
          <w:spacing w:val="-7"/>
          <w:sz w:val="16"/>
          <w:lang w:val="en-GB"/>
        </w:rPr>
        <w:t xml:space="preserve"> </w:t>
      </w:r>
      <w:r w:rsidRPr="00D516D6">
        <w:rPr>
          <w:sz w:val="16"/>
          <w:lang w:val="en-GB"/>
        </w:rPr>
        <w:t>expression</w:t>
      </w:r>
      <w:r w:rsidRPr="00D516D6">
        <w:rPr>
          <w:spacing w:val="-7"/>
          <w:sz w:val="16"/>
          <w:lang w:val="en-GB"/>
        </w:rPr>
        <w:t xml:space="preserve"> </w:t>
      </w:r>
      <w:r w:rsidRPr="00D516D6">
        <w:rPr>
          <w:sz w:val="16"/>
          <w:lang w:val="en-GB"/>
        </w:rPr>
        <w:t>pattern-map.</w:t>
      </w:r>
      <w:r w:rsidRPr="00D516D6">
        <w:rPr>
          <w:spacing w:val="29"/>
          <w:sz w:val="16"/>
          <w:lang w:val="en-GB"/>
        </w:rPr>
        <w:t xml:space="preserve"> </w:t>
      </w:r>
      <w:r w:rsidRPr="00D516D6">
        <w:rPr>
          <w:sz w:val="16"/>
          <w:lang w:val="en-GB"/>
        </w:rPr>
        <w:t>Pattern</w:t>
      </w:r>
      <w:r w:rsidRPr="00D516D6">
        <w:rPr>
          <w:spacing w:val="40"/>
          <w:sz w:val="16"/>
          <w:lang w:val="en-GB"/>
        </w:rPr>
        <w:t xml:space="preserve"> </w:t>
      </w:r>
      <w:bookmarkStart w:id="335" w:name="_bookmark107"/>
      <w:bookmarkEnd w:id="335"/>
      <w:r w:rsidRPr="00D516D6">
        <w:rPr>
          <w:sz w:val="16"/>
          <w:lang w:val="en-GB"/>
        </w:rPr>
        <w:t>Recognition 129, 108737.</w:t>
      </w:r>
      <w:r w:rsidRPr="00D516D6">
        <w:rPr>
          <w:spacing w:val="40"/>
          <w:sz w:val="16"/>
          <w:lang w:val="en-GB"/>
        </w:rPr>
        <w:t xml:space="preserve"> </w:t>
      </w:r>
      <w:r w:rsidRPr="00D516D6">
        <w:rPr>
          <w:sz w:val="16"/>
          <w:lang w:val="en-GB"/>
        </w:rPr>
        <w:t>doi:</w:t>
      </w:r>
      <w:hyperlink r:id="rId123">
        <w:r w:rsidRPr="00D516D6">
          <w:rPr>
            <w:color w:val="2F4F4F"/>
            <w:sz w:val="16"/>
            <w:lang w:val="en-GB"/>
          </w:rPr>
          <w:t>10.1016/j.patcog.2022.108737</w:t>
        </w:r>
      </w:hyperlink>
      <w:r w:rsidRPr="00D516D6">
        <w:rPr>
          <w:sz w:val="16"/>
          <w:lang w:val="en-GB"/>
        </w:rPr>
        <w:t>.</w:t>
      </w:r>
    </w:p>
    <w:p w14:paraId="1E839F35" w14:textId="77777777" w:rsidR="00AF779A" w:rsidRPr="00D516D6" w:rsidRDefault="00E9277B">
      <w:pPr>
        <w:spacing w:before="1" w:line="254" w:lineRule="auto"/>
        <w:ind w:left="315" w:right="154" w:hanging="200"/>
        <w:jc w:val="both"/>
        <w:rPr>
          <w:sz w:val="16"/>
          <w:lang w:val="en-GB"/>
        </w:rPr>
      </w:pPr>
      <w:r w:rsidRPr="00D516D6">
        <w:rPr>
          <w:w w:val="95"/>
          <w:sz w:val="16"/>
          <w:lang w:val="en-GB"/>
        </w:rPr>
        <w:t>Zou,</w:t>
      </w:r>
      <w:r w:rsidRPr="00D516D6">
        <w:rPr>
          <w:spacing w:val="-1"/>
          <w:w w:val="95"/>
          <w:sz w:val="16"/>
          <w:lang w:val="en-GB"/>
        </w:rPr>
        <w:t xml:space="preserve"> </w:t>
      </w:r>
      <w:r w:rsidRPr="00D516D6">
        <w:rPr>
          <w:w w:val="95"/>
          <w:sz w:val="16"/>
          <w:lang w:val="en-GB"/>
        </w:rPr>
        <w:t>J.T.,</w:t>
      </w:r>
      <w:r w:rsidRPr="00D516D6">
        <w:rPr>
          <w:spacing w:val="-1"/>
          <w:w w:val="95"/>
          <w:sz w:val="16"/>
          <w:lang w:val="en-GB"/>
        </w:rPr>
        <w:t xml:space="preserve"> </w:t>
      </w:r>
      <w:commentRangeStart w:id="336"/>
      <w:r w:rsidRPr="00D516D6">
        <w:rPr>
          <w:w w:val="95"/>
          <w:sz w:val="16"/>
          <w:lang w:val="en-GB"/>
        </w:rPr>
        <w:t>V,</w:t>
      </w:r>
      <w:r w:rsidRPr="00D516D6">
        <w:rPr>
          <w:spacing w:val="-1"/>
          <w:w w:val="95"/>
          <w:sz w:val="16"/>
          <w:lang w:val="en-GB"/>
        </w:rPr>
        <w:t xml:space="preserve"> </w:t>
      </w:r>
      <w:r w:rsidRPr="00D516D6">
        <w:rPr>
          <w:w w:val="95"/>
          <w:sz w:val="16"/>
          <w:lang w:val="en-GB"/>
        </w:rPr>
        <w:t>R.G.,</w:t>
      </w:r>
      <w:commentRangeEnd w:id="336"/>
      <w:r w:rsidR="00DF7480">
        <w:rPr>
          <w:rStyle w:val="Refdecomentario"/>
        </w:rPr>
        <w:commentReference w:id="336"/>
      </w:r>
      <w:r w:rsidRPr="00D516D6">
        <w:rPr>
          <w:spacing w:val="-1"/>
          <w:w w:val="95"/>
          <w:sz w:val="16"/>
          <w:lang w:val="en-GB"/>
        </w:rPr>
        <w:t xml:space="preserve"> </w:t>
      </w:r>
      <w:r w:rsidRPr="00D516D6">
        <w:rPr>
          <w:w w:val="95"/>
          <w:sz w:val="16"/>
          <w:lang w:val="en-GB"/>
        </w:rPr>
        <w:t>2022.</w:t>
      </w:r>
      <w:r w:rsidRPr="00D516D6">
        <w:rPr>
          <w:spacing w:val="11"/>
          <w:sz w:val="16"/>
          <w:lang w:val="en-GB"/>
        </w:rPr>
        <w:t xml:space="preserve"> </w:t>
      </w:r>
      <w:r w:rsidRPr="00D516D6">
        <w:rPr>
          <w:w w:val="95"/>
          <w:sz w:val="16"/>
          <w:lang w:val="en-GB"/>
        </w:rPr>
        <w:t>Drone-based</w:t>
      </w:r>
      <w:r w:rsidRPr="00D516D6">
        <w:rPr>
          <w:spacing w:val="-1"/>
          <w:w w:val="95"/>
          <w:sz w:val="16"/>
          <w:lang w:val="en-GB"/>
        </w:rPr>
        <w:t xml:space="preserve"> </w:t>
      </w:r>
      <w:r w:rsidRPr="00D516D6">
        <w:rPr>
          <w:w w:val="95"/>
          <w:sz w:val="16"/>
          <w:lang w:val="en-GB"/>
        </w:rPr>
        <w:t>solar</w:t>
      </w:r>
      <w:r w:rsidRPr="00D516D6">
        <w:rPr>
          <w:spacing w:val="-1"/>
          <w:w w:val="95"/>
          <w:sz w:val="16"/>
          <w:lang w:val="en-GB"/>
        </w:rPr>
        <w:t xml:space="preserve"> </w:t>
      </w:r>
      <w:r w:rsidRPr="00D516D6">
        <w:rPr>
          <w:w w:val="95"/>
          <w:sz w:val="16"/>
          <w:lang w:val="en-GB"/>
        </w:rPr>
        <w:t>panel</w:t>
      </w:r>
      <w:r w:rsidRPr="00D516D6">
        <w:rPr>
          <w:spacing w:val="-1"/>
          <w:w w:val="95"/>
          <w:sz w:val="16"/>
          <w:lang w:val="en-GB"/>
        </w:rPr>
        <w:t xml:space="preserve"> </w:t>
      </w:r>
      <w:r w:rsidRPr="00D516D6">
        <w:rPr>
          <w:w w:val="95"/>
          <w:sz w:val="16"/>
          <w:lang w:val="en-GB"/>
        </w:rPr>
        <w:t>inspection</w:t>
      </w:r>
      <w:r w:rsidRPr="00D516D6">
        <w:rPr>
          <w:spacing w:val="-1"/>
          <w:w w:val="95"/>
          <w:sz w:val="16"/>
          <w:lang w:val="en-GB"/>
        </w:rPr>
        <w:t xml:space="preserve"> </w:t>
      </w:r>
      <w:r w:rsidRPr="00D516D6">
        <w:rPr>
          <w:w w:val="95"/>
          <w:sz w:val="16"/>
          <w:lang w:val="en-GB"/>
        </w:rPr>
        <w:t>with</w:t>
      </w:r>
      <w:r w:rsidRPr="00D516D6">
        <w:rPr>
          <w:spacing w:val="-1"/>
          <w:w w:val="95"/>
          <w:sz w:val="16"/>
          <w:lang w:val="en-GB"/>
        </w:rPr>
        <w:t xml:space="preserve"> </w:t>
      </w:r>
      <w:r w:rsidRPr="00D516D6">
        <w:rPr>
          <w:w w:val="95"/>
          <w:sz w:val="16"/>
          <w:lang w:val="en-GB"/>
        </w:rPr>
        <w:t>5g</w:t>
      </w:r>
      <w:r w:rsidRPr="00D516D6">
        <w:rPr>
          <w:spacing w:val="-1"/>
          <w:w w:val="95"/>
          <w:sz w:val="16"/>
          <w:lang w:val="en-GB"/>
        </w:rPr>
        <w:t xml:space="preserve"> </w:t>
      </w:r>
      <w:r w:rsidRPr="00D516D6">
        <w:rPr>
          <w:w w:val="95"/>
          <w:sz w:val="16"/>
          <w:lang w:val="en-GB"/>
        </w:rPr>
        <w:t>and</w:t>
      </w:r>
      <w:r w:rsidRPr="00D516D6">
        <w:rPr>
          <w:spacing w:val="-1"/>
          <w:w w:val="95"/>
          <w:sz w:val="16"/>
          <w:lang w:val="en-GB"/>
        </w:rPr>
        <w:t xml:space="preserve"> </w:t>
      </w:r>
      <w:r w:rsidRPr="00D516D6">
        <w:rPr>
          <w:w w:val="95"/>
          <w:sz w:val="16"/>
          <w:lang w:val="en-GB"/>
        </w:rPr>
        <w:t>ai</w:t>
      </w:r>
      <w:r w:rsidRPr="00D516D6">
        <w:rPr>
          <w:spacing w:val="-1"/>
          <w:w w:val="95"/>
          <w:sz w:val="16"/>
          <w:lang w:val="en-GB"/>
        </w:rPr>
        <w:t xml:space="preserve"> </w:t>
      </w:r>
      <w:r w:rsidRPr="00D516D6">
        <w:rPr>
          <w:w w:val="95"/>
          <w:sz w:val="16"/>
          <w:lang w:val="en-GB"/>
        </w:rPr>
        <w:t>technologies,</w:t>
      </w:r>
      <w:r w:rsidRPr="00D516D6">
        <w:rPr>
          <w:spacing w:val="-1"/>
          <w:w w:val="95"/>
          <w:sz w:val="16"/>
          <w:lang w:val="en-GB"/>
        </w:rPr>
        <w:t xml:space="preserve"> </w:t>
      </w:r>
      <w:r w:rsidRPr="00D516D6">
        <w:rPr>
          <w:w w:val="95"/>
          <w:sz w:val="16"/>
          <w:lang w:val="en-GB"/>
        </w:rPr>
        <w:t>in:</w:t>
      </w:r>
      <w:r w:rsidRPr="00D516D6">
        <w:rPr>
          <w:spacing w:val="-1"/>
          <w:w w:val="95"/>
          <w:sz w:val="16"/>
          <w:lang w:val="en-GB"/>
        </w:rPr>
        <w:t xml:space="preserve"> </w:t>
      </w:r>
      <w:r w:rsidRPr="00D516D6">
        <w:rPr>
          <w:w w:val="95"/>
          <w:sz w:val="16"/>
          <w:lang w:val="en-GB"/>
        </w:rPr>
        <w:t>2022</w:t>
      </w:r>
      <w:r w:rsidRPr="00D516D6">
        <w:rPr>
          <w:spacing w:val="-1"/>
          <w:w w:val="95"/>
          <w:sz w:val="16"/>
          <w:lang w:val="en-GB"/>
        </w:rPr>
        <w:t xml:space="preserve"> </w:t>
      </w:r>
      <w:r w:rsidRPr="00D516D6">
        <w:rPr>
          <w:w w:val="95"/>
          <w:sz w:val="16"/>
          <w:lang w:val="en-GB"/>
        </w:rPr>
        <w:t>8th</w:t>
      </w:r>
      <w:r w:rsidRPr="00D516D6">
        <w:rPr>
          <w:spacing w:val="-1"/>
          <w:w w:val="95"/>
          <w:sz w:val="16"/>
          <w:lang w:val="en-GB"/>
        </w:rPr>
        <w:t xml:space="preserve"> </w:t>
      </w:r>
      <w:r w:rsidRPr="00D516D6">
        <w:rPr>
          <w:w w:val="95"/>
          <w:sz w:val="16"/>
          <w:lang w:val="en-GB"/>
        </w:rPr>
        <w:t>International</w:t>
      </w:r>
      <w:r w:rsidRPr="00D516D6">
        <w:rPr>
          <w:spacing w:val="-1"/>
          <w:w w:val="95"/>
          <w:sz w:val="16"/>
          <w:lang w:val="en-GB"/>
        </w:rPr>
        <w:t xml:space="preserve"> </w:t>
      </w:r>
      <w:r w:rsidRPr="00D516D6">
        <w:rPr>
          <w:w w:val="95"/>
          <w:sz w:val="16"/>
          <w:lang w:val="en-GB"/>
        </w:rPr>
        <w:t>Conference</w:t>
      </w:r>
      <w:r w:rsidRPr="00D516D6">
        <w:rPr>
          <w:spacing w:val="-1"/>
          <w:w w:val="95"/>
          <w:sz w:val="16"/>
          <w:lang w:val="en-GB"/>
        </w:rPr>
        <w:t xml:space="preserve"> </w:t>
      </w:r>
      <w:r w:rsidRPr="00D516D6">
        <w:rPr>
          <w:w w:val="95"/>
          <w:sz w:val="16"/>
          <w:lang w:val="en-GB"/>
        </w:rPr>
        <w:t>on</w:t>
      </w:r>
      <w:r w:rsidRPr="00D516D6">
        <w:rPr>
          <w:spacing w:val="-1"/>
          <w:w w:val="95"/>
          <w:sz w:val="16"/>
          <w:lang w:val="en-GB"/>
        </w:rPr>
        <w:t xml:space="preserve"> </w:t>
      </w:r>
      <w:r w:rsidRPr="00D516D6">
        <w:rPr>
          <w:w w:val="95"/>
          <w:sz w:val="16"/>
          <w:lang w:val="en-GB"/>
        </w:rPr>
        <w:t>Applied</w:t>
      </w:r>
      <w:r w:rsidRPr="00D516D6">
        <w:rPr>
          <w:spacing w:val="-1"/>
          <w:w w:val="95"/>
          <w:sz w:val="16"/>
          <w:lang w:val="en-GB"/>
        </w:rPr>
        <w:t xml:space="preserve"> </w:t>
      </w:r>
      <w:r w:rsidRPr="00D516D6">
        <w:rPr>
          <w:w w:val="95"/>
          <w:sz w:val="16"/>
          <w:lang w:val="en-GB"/>
        </w:rPr>
        <w:t>System</w:t>
      </w:r>
      <w:r w:rsidRPr="00D516D6">
        <w:rPr>
          <w:spacing w:val="40"/>
          <w:sz w:val="16"/>
          <w:lang w:val="en-GB"/>
        </w:rPr>
        <w:t xml:space="preserve"> </w:t>
      </w:r>
      <w:r w:rsidRPr="00D516D6">
        <w:rPr>
          <w:sz w:val="16"/>
          <w:lang w:val="en-GB"/>
        </w:rPr>
        <w:t>Innovation (ICASI), pp. 174–178.</w:t>
      </w:r>
      <w:r w:rsidRPr="00D516D6">
        <w:rPr>
          <w:spacing w:val="40"/>
          <w:sz w:val="16"/>
          <w:lang w:val="en-GB"/>
        </w:rPr>
        <w:t xml:space="preserve"> </w:t>
      </w:r>
      <w:r w:rsidRPr="00D516D6">
        <w:rPr>
          <w:sz w:val="16"/>
          <w:lang w:val="en-GB"/>
        </w:rPr>
        <w:t>doi:</w:t>
      </w:r>
      <w:hyperlink r:id="rId124">
        <w:r w:rsidRPr="00D516D6">
          <w:rPr>
            <w:color w:val="2F4F4F"/>
            <w:sz w:val="16"/>
            <w:lang w:val="en-GB"/>
          </w:rPr>
          <w:t>10.1109/icasi55125.2022.9774462</w:t>
        </w:r>
      </w:hyperlink>
      <w:r w:rsidRPr="00D516D6">
        <w:rPr>
          <w:sz w:val="16"/>
          <w:lang w:val="en-GB"/>
        </w:rPr>
        <w:t>.</w:t>
      </w:r>
    </w:p>
    <w:p w14:paraId="3A7F63AF" w14:textId="77777777" w:rsidR="00AF779A" w:rsidRPr="00D516D6" w:rsidRDefault="00AF779A">
      <w:pPr>
        <w:spacing w:line="254" w:lineRule="auto"/>
        <w:jc w:val="both"/>
        <w:rPr>
          <w:sz w:val="16"/>
          <w:lang w:val="en-GB"/>
        </w:rPr>
        <w:sectPr w:rsidR="00AF779A" w:rsidRPr="00D516D6">
          <w:pgSz w:w="10890" w:h="14860"/>
          <w:pgMar w:top="880" w:right="620" w:bottom="840" w:left="660" w:header="673" w:footer="642" w:gutter="0"/>
          <w:cols w:space="720"/>
        </w:sectPr>
      </w:pPr>
    </w:p>
    <w:p w14:paraId="44200997" w14:textId="77777777" w:rsidR="00AF779A" w:rsidRPr="00D516D6" w:rsidRDefault="00AF779A">
      <w:pPr>
        <w:pStyle w:val="Textoindependiente"/>
        <w:spacing w:before="2"/>
        <w:rPr>
          <w:sz w:val="13"/>
          <w:lang w:val="en-GB"/>
        </w:rPr>
      </w:pPr>
    </w:p>
    <w:p w14:paraId="1C1CB79B" w14:textId="77777777" w:rsidR="00AF779A" w:rsidRPr="00D516D6" w:rsidRDefault="00E9277B">
      <w:pPr>
        <w:pStyle w:val="Ttulo1"/>
        <w:numPr>
          <w:ilvl w:val="0"/>
          <w:numId w:val="3"/>
        </w:numPr>
        <w:tabs>
          <w:tab w:val="left" w:pos="469"/>
        </w:tabs>
        <w:spacing w:before="64"/>
        <w:ind w:hanging="353"/>
        <w:rPr>
          <w:lang w:val="en-GB"/>
        </w:rPr>
      </w:pPr>
      <w:commentRangeStart w:id="337"/>
      <w:r w:rsidRPr="00D516D6">
        <w:rPr>
          <w:lang w:val="en-GB"/>
        </w:rPr>
        <w:t>Informed</w:t>
      </w:r>
      <w:r w:rsidRPr="00D516D6">
        <w:rPr>
          <w:spacing w:val="-14"/>
          <w:lang w:val="en-GB"/>
        </w:rPr>
        <w:t xml:space="preserve"> </w:t>
      </w:r>
      <w:r w:rsidRPr="00D516D6">
        <w:rPr>
          <w:spacing w:val="-2"/>
          <w:lang w:val="en-GB"/>
        </w:rPr>
        <w:t>Consent</w:t>
      </w:r>
      <w:commentRangeEnd w:id="337"/>
      <w:r w:rsidR="00F801B0">
        <w:rPr>
          <w:rStyle w:val="Refdecomentario"/>
          <w:rFonts w:ascii="Cambria" w:eastAsia="Cambria" w:hAnsi="Cambria" w:cs="Cambria"/>
          <w:b w:val="0"/>
          <w:bCs w:val="0"/>
        </w:rPr>
        <w:commentReference w:id="337"/>
      </w:r>
    </w:p>
    <w:p w14:paraId="14BC6F4E" w14:textId="77777777" w:rsidR="00AF779A" w:rsidRPr="00D516D6" w:rsidRDefault="00E9277B">
      <w:pPr>
        <w:pStyle w:val="Textoindependiente"/>
        <w:spacing w:before="77"/>
        <w:ind w:left="415"/>
        <w:jc w:val="both"/>
        <w:rPr>
          <w:lang w:val="en-GB"/>
        </w:rPr>
      </w:pPr>
      <w:r w:rsidRPr="00D516D6">
        <w:rPr>
          <w:w w:val="95"/>
          <w:lang w:val="en-GB"/>
        </w:rPr>
        <w:t>Dear</w:t>
      </w:r>
      <w:r w:rsidRPr="00D516D6">
        <w:rPr>
          <w:lang w:val="en-GB"/>
        </w:rPr>
        <w:t xml:space="preserve"> </w:t>
      </w:r>
      <w:r w:rsidRPr="00D516D6">
        <w:rPr>
          <w:spacing w:val="-2"/>
          <w:lang w:val="en-GB"/>
        </w:rPr>
        <w:t>Participant,</w:t>
      </w:r>
    </w:p>
    <w:p w14:paraId="1C06CD71" w14:textId="77777777" w:rsidR="00AF779A" w:rsidRPr="00D516D6" w:rsidRDefault="00E9277B">
      <w:pPr>
        <w:pStyle w:val="Textoindependiente"/>
        <w:spacing w:before="5" w:line="244" w:lineRule="auto"/>
        <w:ind w:left="116" w:right="154" w:firstLine="298"/>
        <w:jc w:val="both"/>
        <w:rPr>
          <w:lang w:val="en-GB"/>
        </w:rPr>
      </w:pPr>
      <w:r w:rsidRPr="00D516D6">
        <w:rPr>
          <w:lang w:val="en-GB"/>
        </w:rPr>
        <w:t>The</w:t>
      </w:r>
      <w:r w:rsidRPr="00D516D6">
        <w:rPr>
          <w:spacing w:val="-6"/>
          <w:lang w:val="en-GB"/>
        </w:rPr>
        <w:t xml:space="preserve"> </w:t>
      </w:r>
      <w:r w:rsidRPr="00D516D6">
        <w:rPr>
          <w:lang w:val="en-GB"/>
        </w:rPr>
        <w:t>purpose</w:t>
      </w:r>
      <w:r w:rsidRPr="00D516D6">
        <w:rPr>
          <w:spacing w:val="-6"/>
          <w:lang w:val="en-GB"/>
        </w:rPr>
        <w:t xml:space="preserve"> </w:t>
      </w:r>
      <w:r w:rsidRPr="00D516D6">
        <w:rPr>
          <w:lang w:val="en-GB"/>
        </w:rPr>
        <w:t>of</w:t>
      </w:r>
      <w:r w:rsidRPr="00D516D6">
        <w:rPr>
          <w:spacing w:val="-6"/>
          <w:lang w:val="en-GB"/>
        </w:rPr>
        <w:t xml:space="preserve"> </w:t>
      </w:r>
      <w:r w:rsidRPr="00D516D6">
        <w:rPr>
          <w:lang w:val="en-GB"/>
        </w:rPr>
        <w:t>this</w:t>
      </w:r>
      <w:r w:rsidRPr="00D516D6">
        <w:rPr>
          <w:spacing w:val="-6"/>
          <w:lang w:val="en-GB"/>
        </w:rPr>
        <w:t xml:space="preserve"> </w:t>
      </w:r>
      <w:r w:rsidRPr="00D516D6">
        <w:rPr>
          <w:lang w:val="en-GB"/>
        </w:rPr>
        <w:t>document</w:t>
      </w:r>
      <w:r w:rsidRPr="00D516D6">
        <w:rPr>
          <w:spacing w:val="-6"/>
          <w:lang w:val="en-GB"/>
        </w:rPr>
        <w:t xml:space="preserve"> </w:t>
      </w:r>
      <w:r w:rsidRPr="00D516D6">
        <w:rPr>
          <w:lang w:val="en-GB"/>
        </w:rPr>
        <w:t>is</w:t>
      </w:r>
      <w:r w:rsidRPr="00D516D6">
        <w:rPr>
          <w:spacing w:val="-6"/>
          <w:lang w:val="en-GB"/>
        </w:rPr>
        <w:t xml:space="preserve"> </w:t>
      </w:r>
      <w:r w:rsidRPr="00D516D6">
        <w:rPr>
          <w:lang w:val="en-GB"/>
        </w:rPr>
        <w:t>to</w:t>
      </w:r>
      <w:r w:rsidRPr="00D516D6">
        <w:rPr>
          <w:spacing w:val="-6"/>
          <w:lang w:val="en-GB"/>
        </w:rPr>
        <w:t xml:space="preserve"> </w:t>
      </w:r>
      <w:r w:rsidRPr="00D516D6">
        <w:rPr>
          <w:lang w:val="en-GB"/>
        </w:rPr>
        <w:t>provide</w:t>
      </w:r>
      <w:r w:rsidRPr="00D516D6">
        <w:rPr>
          <w:spacing w:val="-6"/>
          <w:lang w:val="en-GB"/>
        </w:rPr>
        <w:t xml:space="preserve"> </w:t>
      </w:r>
      <w:r w:rsidRPr="00D516D6">
        <w:rPr>
          <w:lang w:val="en-GB"/>
        </w:rPr>
        <w:t>you</w:t>
      </w:r>
      <w:r w:rsidRPr="00D516D6">
        <w:rPr>
          <w:spacing w:val="-6"/>
          <w:lang w:val="en-GB"/>
        </w:rPr>
        <w:t xml:space="preserve"> </w:t>
      </w:r>
      <w:r w:rsidRPr="00D516D6">
        <w:rPr>
          <w:lang w:val="en-GB"/>
        </w:rPr>
        <w:t>with</w:t>
      </w:r>
      <w:r w:rsidRPr="00D516D6">
        <w:rPr>
          <w:spacing w:val="-6"/>
          <w:lang w:val="en-GB"/>
        </w:rPr>
        <w:t xml:space="preserve"> </w:t>
      </w:r>
      <w:r w:rsidRPr="00D516D6">
        <w:rPr>
          <w:lang w:val="en-GB"/>
        </w:rPr>
        <w:t>the</w:t>
      </w:r>
      <w:r w:rsidRPr="00D516D6">
        <w:rPr>
          <w:spacing w:val="-6"/>
          <w:lang w:val="en-GB"/>
        </w:rPr>
        <w:t xml:space="preserve"> </w:t>
      </w:r>
      <w:r w:rsidRPr="00D516D6">
        <w:rPr>
          <w:lang w:val="en-GB"/>
        </w:rPr>
        <w:t>necessary</w:t>
      </w:r>
      <w:r w:rsidRPr="00D516D6">
        <w:rPr>
          <w:spacing w:val="-6"/>
          <w:lang w:val="en-GB"/>
        </w:rPr>
        <w:t xml:space="preserve"> </w:t>
      </w:r>
      <w:r w:rsidRPr="00D516D6">
        <w:rPr>
          <w:lang w:val="en-GB"/>
        </w:rPr>
        <w:t>information</w:t>
      </w:r>
      <w:r w:rsidRPr="00D516D6">
        <w:rPr>
          <w:spacing w:val="-6"/>
          <w:lang w:val="en-GB"/>
        </w:rPr>
        <w:t xml:space="preserve"> </w:t>
      </w:r>
      <w:r w:rsidRPr="00D516D6">
        <w:rPr>
          <w:lang w:val="en-GB"/>
        </w:rPr>
        <w:t>to</w:t>
      </w:r>
      <w:r w:rsidRPr="00D516D6">
        <w:rPr>
          <w:spacing w:val="-6"/>
          <w:lang w:val="en-GB"/>
        </w:rPr>
        <w:t xml:space="preserve"> </w:t>
      </w:r>
      <w:r w:rsidRPr="00D516D6">
        <w:rPr>
          <w:lang w:val="en-GB"/>
        </w:rPr>
        <w:t>decide</w:t>
      </w:r>
      <w:r w:rsidRPr="00D516D6">
        <w:rPr>
          <w:spacing w:val="-6"/>
          <w:lang w:val="en-GB"/>
        </w:rPr>
        <w:t xml:space="preserve"> </w:t>
      </w:r>
      <w:r w:rsidRPr="00D516D6">
        <w:rPr>
          <w:lang w:val="en-GB"/>
        </w:rPr>
        <w:t>whether</w:t>
      </w:r>
      <w:r w:rsidRPr="00D516D6">
        <w:rPr>
          <w:spacing w:val="-6"/>
          <w:lang w:val="en-GB"/>
        </w:rPr>
        <w:t xml:space="preserve"> </w:t>
      </w:r>
      <w:r w:rsidRPr="00D516D6">
        <w:rPr>
          <w:lang w:val="en-GB"/>
        </w:rPr>
        <w:t>or</w:t>
      </w:r>
      <w:r w:rsidRPr="00D516D6">
        <w:rPr>
          <w:spacing w:val="-6"/>
          <w:lang w:val="en-GB"/>
        </w:rPr>
        <w:t xml:space="preserve"> </w:t>
      </w:r>
      <w:r w:rsidRPr="00D516D6">
        <w:rPr>
          <w:lang w:val="en-GB"/>
        </w:rPr>
        <w:t>not</w:t>
      </w:r>
      <w:r w:rsidRPr="00D516D6">
        <w:rPr>
          <w:spacing w:val="-6"/>
          <w:lang w:val="en-GB"/>
        </w:rPr>
        <w:t xml:space="preserve"> </w:t>
      </w:r>
      <w:r w:rsidRPr="00D516D6">
        <w:rPr>
          <w:lang w:val="en-GB"/>
        </w:rPr>
        <w:t xml:space="preserve">to </w:t>
      </w:r>
      <w:r w:rsidRPr="00D516D6">
        <w:rPr>
          <w:w w:val="95"/>
          <w:lang w:val="en-GB"/>
        </w:rPr>
        <w:t xml:space="preserve">participate in the project titled "Internet of Things-based system for monitoring children’s distraction during their academic activities at home", conducted under the direction of Professor Gleiston </w:t>
      </w:r>
      <w:proofErr w:type="spellStart"/>
      <w:r w:rsidRPr="00D516D6">
        <w:rPr>
          <w:w w:val="95"/>
          <w:lang w:val="en-GB"/>
        </w:rPr>
        <w:t>Ciceró</w:t>
      </w:r>
      <w:r w:rsidRPr="00D516D6">
        <w:rPr>
          <w:w w:val="95"/>
          <w:lang w:val="en-GB"/>
        </w:rPr>
        <w:t>n</w:t>
      </w:r>
      <w:proofErr w:type="spellEnd"/>
      <w:r w:rsidRPr="00D516D6">
        <w:rPr>
          <w:w w:val="95"/>
          <w:lang w:val="en-GB"/>
        </w:rPr>
        <w:t xml:space="preserve"> Guerrero Ulloa MDS.</w:t>
      </w:r>
    </w:p>
    <w:p w14:paraId="4C04342D" w14:textId="77777777" w:rsidR="00AF779A" w:rsidRPr="00D516D6" w:rsidRDefault="00E9277B">
      <w:pPr>
        <w:pStyle w:val="Textoindependiente"/>
        <w:spacing w:line="244" w:lineRule="auto"/>
        <w:ind w:left="116" w:right="154" w:firstLine="298"/>
        <w:jc w:val="both"/>
        <w:rPr>
          <w:lang w:val="en-GB"/>
        </w:rPr>
      </w:pPr>
      <w:r w:rsidRPr="00D516D6">
        <w:rPr>
          <w:w w:val="95"/>
          <w:lang w:val="en-GB"/>
        </w:rPr>
        <w:t>Participation involves using the system provided as directed by the researchers. You will be required to sit in a specific place to use a mobile application. Meanwhile, your child will be monitored by an intelligent device called "</w:t>
      </w:r>
      <w:proofErr w:type="spellStart"/>
      <w:r w:rsidRPr="00D516D6">
        <w:rPr>
          <w:w w:val="95"/>
          <w:lang w:val="en-GB"/>
        </w:rPr>
        <w:t>Tor</w:t>
      </w:r>
      <w:r w:rsidRPr="00D516D6">
        <w:rPr>
          <w:w w:val="95"/>
          <w:lang w:val="en-GB"/>
        </w:rPr>
        <w:t>ddis</w:t>
      </w:r>
      <w:proofErr w:type="spellEnd"/>
      <w:r w:rsidRPr="00D516D6">
        <w:rPr>
          <w:w w:val="95"/>
          <w:lang w:val="en-GB"/>
        </w:rPr>
        <w:t>" while performing a specific task directed by the researchers. The participation time is approximately 30 minutes, depending on each participant. These activities will be carried out in one of the researchers’ homes.</w:t>
      </w:r>
    </w:p>
    <w:p w14:paraId="5852912A" w14:textId="77777777" w:rsidR="00AF779A" w:rsidRPr="00D516D6" w:rsidRDefault="00E9277B">
      <w:pPr>
        <w:pStyle w:val="Textoindependiente"/>
        <w:spacing w:line="244" w:lineRule="auto"/>
        <w:ind w:left="116" w:right="154" w:firstLine="298"/>
        <w:jc w:val="both"/>
        <w:rPr>
          <w:lang w:val="en-GB"/>
        </w:rPr>
      </w:pPr>
      <w:r w:rsidRPr="00D516D6">
        <w:rPr>
          <w:w w:val="90"/>
          <w:lang w:val="en-GB"/>
        </w:rPr>
        <w:t>The information obtained through t</w:t>
      </w:r>
      <w:r w:rsidRPr="00D516D6">
        <w:rPr>
          <w:w w:val="90"/>
          <w:lang w:val="en-GB"/>
        </w:rPr>
        <w:t>his study will be kept strictly confidential, and your names will not be used. You</w:t>
      </w:r>
      <w:r w:rsidRPr="00D516D6">
        <w:rPr>
          <w:lang w:val="en-GB"/>
        </w:rPr>
        <w:t xml:space="preserve"> </w:t>
      </w:r>
      <w:r w:rsidRPr="00D516D6">
        <w:rPr>
          <w:w w:val="90"/>
          <w:lang w:val="en-GB"/>
        </w:rPr>
        <w:t>have the right to withdraw consent for participation at any time. The study does not involve any risk to you, nor will you</w:t>
      </w:r>
      <w:r w:rsidRPr="00D516D6">
        <w:rPr>
          <w:lang w:val="en-GB"/>
        </w:rPr>
        <w:t xml:space="preserve"> </w:t>
      </w:r>
      <w:r w:rsidRPr="00D516D6">
        <w:rPr>
          <w:w w:val="90"/>
          <w:lang w:val="en-GB"/>
        </w:rPr>
        <w:t>receive</w:t>
      </w:r>
      <w:r w:rsidRPr="00D516D6">
        <w:rPr>
          <w:spacing w:val="9"/>
          <w:lang w:val="en-GB"/>
        </w:rPr>
        <w:t xml:space="preserve"> </w:t>
      </w:r>
      <w:r w:rsidRPr="00D516D6">
        <w:rPr>
          <w:w w:val="90"/>
          <w:lang w:val="en-GB"/>
        </w:rPr>
        <w:t>any</w:t>
      </w:r>
      <w:r w:rsidRPr="00D516D6">
        <w:rPr>
          <w:spacing w:val="9"/>
          <w:lang w:val="en-GB"/>
        </w:rPr>
        <w:t xml:space="preserve"> </w:t>
      </w:r>
      <w:r w:rsidRPr="00D516D6">
        <w:rPr>
          <w:w w:val="90"/>
          <w:lang w:val="en-GB"/>
        </w:rPr>
        <w:t>compensation.</w:t>
      </w:r>
      <w:r w:rsidRPr="00D516D6">
        <w:rPr>
          <w:spacing w:val="9"/>
          <w:lang w:val="en-GB"/>
        </w:rPr>
        <w:t xml:space="preserve"> </w:t>
      </w:r>
      <w:r w:rsidRPr="00D516D6">
        <w:rPr>
          <w:w w:val="90"/>
          <w:lang w:val="en-GB"/>
        </w:rPr>
        <w:t>If</w:t>
      </w:r>
      <w:r w:rsidRPr="00D516D6">
        <w:rPr>
          <w:spacing w:val="9"/>
          <w:lang w:val="en-GB"/>
        </w:rPr>
        <w:t xml:space="preserve"> </w:t>
      </w:r>
      <w:r w:rsidRPr="00D516D6">
        <w:rPr>
          <w:w w:val="90"/>
          <w:lang w:val="en-GB"/>
        </w:rPr>
        <w:t>you</w:t>
      </w:r>
      <w:r w:rsidRPr="00D516D6">
        <w:rPr>
          <w:spacing w:val="10"/>
          <w:lang w:val="en-GB"/>
        </w:rPr>
        <w:t xml:space="preserve"> </w:t>
      </w:r>
      <w:r w:rsidRPr="00D516D6">
        <w:rPr>
          <w:w w:val="90"/>
          <w:lang w:val="en-GB"/>
        </w:rPr>
        <w:t>have</w:t>
      </w:r>
      <w:r w:rsidRPr="00D516D6">
        <w:rPr>
          <w:spacing w:val="9"/>
          <w:lang w:val="en-GB"/>
        </w:rPr>
        <w:t xml:space="preserve"> </w:t>
      </w:r>
      <w:r w:rsidRPr="00D516D6">
        <w:rPr>
          <w:w w:val="90"/>
          <w:lang w:val="en-GB"/>
        </w:rPr>
        <w:t>any</w:t>
      </w:r>
      <w:r w:rsidRPr="00D516D6">
        <w:rPr>
          <w:spacing w:val="9"/>
          <w:lang w:val="en-GB"/>
        </w:rPr>
        <w:t xml:space="preserve"> </w:t>
      </w:r>
      <w:r w:rsidRPr="00D516D6">
        <w:rPr>
          <w:w w:val="90"/>
          <w:lang w:val="en-GB"/>
        </w:rPr>
        <w:t>question</w:t>
      </w:r>
      <w:r w:rsidRPr="00D516D6">
        <w:rPr>
          <w:w w:val="90"/>
          <w:lang w:val="en-GB"/>
        </w:rPr>
        <w:t>s</w:t>
      </w:r>
      <w:r w:rsidRPr="00D516D6">
        <w:rPr>
          <w:spacing w:val="9"/>
          <w:lang w:val="en-GB"/>
        </w:rPr>
        <w:t xml:space="preserve"> </w:t>
      </w:r>
      <w:r w:rsidRPr="00D516D6">
        <w:rPr>
          <w:w w:val="90"/>
          <w:lang w:val="en-GB"/>
        </w:rPr>
        <w:t>about</w:t>
      </w:r>
      <w:r w:rsidRPr="00D516D6">
        <w:rPr>
          <w:spacing w:val="10"/>
          <w:lang w:val="en-GB"/>
        </w:rPr>
        <w:t xml:space="preserve"> </w:t>
      </w:r>
      <w:r w:rsidRPr="00D516D6">
        <w:rPr>
          <w:w w:val="90"/>
          <w:lang w:val="en-GB"/>
        </w:rPr>
        <w:t>this</w:t>
      </w:r>
      <w:r w:rsidRPr="00D516D6">
        <w:rPr>
          <w:spacing w:val="9"/>
          <w:lang w:val="en-GB"/>
        </w:rPr>
        <w:t xml:space="preserve"> </w:t>
      </w:r>
      <w:r w:rsidRPr="00D516D6">
        <w:rPr>
          <w:w w:val="90"/>
          <w:lang w:val="en-GB"/>
        </w:rPr>
        <w:t>project,</w:t>
      </w:r>
      <w:r w:rsidRPr="00D516D6">
        <w:rPr>
          <w:spacing w:val="9"/>
          <w:lang w:val="en-GB"/>
        </w:rPr>
        <w:t xml:space="preserve"> </w:t>
      </w:r>
      <w:r w:rsidRPr="00D516D6">
        <w:rPr>
          <w:w w:val="90"/>
          <w:lang w:val="en-GB"/>
        </w:rPr>
        <w:t>you</w:t>
      </w:r>
      <w:r w:rsidRPr="00D516D6">
        <w:rPr>
          <w:spacing w:val="9"/>
          <w:lang w:val="en-GB"/>
        </w:rPr>
        <w:t xml:space="preserve"> </w:t>
      </w:r>
      <w:r w:rsidRPr="00D516D6">
        <w:rPr>
          <w:w w:val="90"/>
          <w:lang w:val="en-GB"/>
        </w:rPr>
        <w:t>can</w:t>
      </w:r>
      <w:r w:rsidRPr="00D516D6">
        <w:rPr>
          <w:spacing w:val="10"/>
          <w:lang w:val="en-GB"/>
        </w:rPr>
        <w:t xml:space="preserve"> </w:t>
      </w:r>
      <w:r w:rsidRPr="00D516D6">
        <w:rPr>
          <w:w w:val="90"/>
          <w:lang w:val="en-GB"/>
        </w:rPr>
        <w:t>contact</w:t>
      </w:r>
      <w:r w:rsidRPr="00D516D6">
        <w:rPr>
          <w:spacing w:val="9"/>
          <w:lang w:val="en-GB"/>
        </w:rPr>
        <w:t xml:space="preserve"> </w:t>
      </w:r>
      <w:r w:rsidRPr="00D516D6">
        <w:rPr>
          <w:w w:val="90"/>
          <w:lang w:val="en-GB"/>
        </w:rPr>
        <w:t>us</w:t>
      </w:r>
      <w:r w:rsidRPr="00D516D6">
        <w:rPr>
          <w:spacing w:val="9"/>
          <w:lang w:val="en-GB"/>
        </w:rPr>
        <w:t xml:space="preserve"> </w:t>
      </w:r>
      <w:r w:rsidRPr="00D516D6">
        <w:rPr>
          <w:w w:val="90"/>
          <w:lang w:val="en-GB"/>
        </w:rPr>
        <w:t>at</w:t>
      </w:r>
      <w:r w:rsidRPr="00D516D6">
        <w:rPr>
          <w:spacing w:val="9"/>
          <w:lang w:val="en-GB"/>
        </w:rPr>
        <w:t xml:space="preserve"> </w:t>
      </w:r>
      <w:hyperlink r:id="rId125">
        <w:r w:rsidRPr="00D516D6">
          <w:rPr>
            <w:spacing w:val="-2"/>
            <w:w w:val="90"/>
            <w:lang w:val="en-GB"/>
          </w:rPr>
          <w:t>gguerrer</w:t>
        </w:r>
      </w:hyperlink>
      <w:hyperlink r:id="rId126">
        <w:r w:rsidRPr="00D516D6">
          <w:rPr>
            <w:spacing w:val="-2"/>
            <w:w w:val="90"/>
            <w:lang w:val="en-GB"/>
          </w:rPr>
          <w:t>o@uteq.edu.ec.</w:t>
        </w:r>
      </w:hyperlink>
    </w:p>
    <w:p w14:paraId="7297EAE5" w14:textId="77777777" w:rsidR="00AF779A" w:rsidRPr="00D516D6" w:rsidRDefault="00AF779A">
      <w:pPr>
        <w:pStyle w:val="Textoindependiente"/>
        <w:rPr>
          <w:lang w:val="en-GB"/>
        </w:rPr>
      </w:pPr>
    </w:p>
    <w:p w14:paraId="491B4FF2" w14:textId="77777777" w:rsidR="00AF779A" w:rsidRPr="00D516D6" w:rsidRDefault="00E9277B">
      <w:pPr>
        <w:pStyle w:val="Textoindependiente"/>
        <w:spacing w:before="10"/>
        <w:rPr>
          <w:sz w:val="17"/>
          <w:lang w:val="en-GB"/>
        </w:rPr>
      </w:pPr>
      <w:r>
        <w:rPr>
          <w:lang w:val="en-GB"/>
        </w:rPr>
        <w:pict w14:anchorId="0D7A105D">
          <v:shape id="docshape247" o:spid="_x0000_s1034" alt="" style="position:absolute;margin-left:38.85pt;margin-top:11.7pt;width:103.5pt;height:.1pt;z-index:-15660544;mso-wrap-edited:f;mso-width-percent:0;mso-height-percent:0;mso-wrap-distance-left:0;mso-wrap-distance-right:0;mso-position-horizontal-relative:page;mso-width-percent:0;mso-height-percent:0" coordsize="2070,1270" path="m,l2069,e" filled="f" strokeweight=".14042mm">
            <v:path arrowok="t" o:connecttype="custom" o:connectlocs="0,0;2147483646,0" o:connectangles="0,0"/>
            <w10:wrap type="topAndBottom" anchorx="page"/>
          </v:shape>
        </w:pict>
      </w:r>
      <w:r>
        <w:rPr>
          <w:lang w:val="en-GB"/>
        </w:rPr>
        <w:pict w14:anchorId="55F61BB9">
          <v:shape id="docshape248" o:spid="_x0000_s1033" alt="" style="position:absolute;margin-left:178.45pt;margin-top:11.7pt;width:113.4pt;height:.1pt;z-index:-15660032;mso-wrap-edited:f;mso-width-percent:0;mso-height-percent:0;mso-wrap-distance-left:0;mso-wrap-distance-right:0;mso-position-horizontal-relative:page;mso-width-percent:0;mso-height-percent:0" coordsize="2268,1270" path="m,l2268,e" filled="f" strokeweight=".14042mm">
            <v:path arrowok="t" o:connecttype="custom" o:connectlocs="0,0;2147483646,0" o:connectangles="0,0"/>
            <w10:wrap type="topAndBottom" anchorx="page"/>
          </v:shape>
        </w:pict>
      </w:r>
      <w:r>
        <w:rPr>
          <w:lang w:val="en-GB"/>
        </w:rPr>
        <w:pict w14:anchorId="5A392A34">
          <v:shape id="docshape249" o:spid="_x0000_s1032" alt="" style="position:absolute;margin-left:328pt;margin-top:11.7pt;width:119.1pt;height:.1pt;z-index:-15659520;mso-wrap-edited:f;mso-width-percent:0;mso-height-percent:0;mso-wrap-distance-left:0;mso-wrap-distance-right:0;mso-position-horizontal-relative:page;mso-width-percent:0;mso-height-percent:0" coordsize="2382,1270" path="m,l2381,e" filled="f" strokeweight=".14042mm">
            <v:path arrowok="t" o:connecttype="custom" o:connectlocs="0,0;2147483646,0" o:connectangles="0,0"/>
            <w10:wrap type="topAndBottom" anchorx="page"/>
          </v:shape>
        </w:pict>
      </w:r>
    </w:p>
    <w:p w14:paraId="37D6E163" w14:textId="77777777" w:rsidR="00AF779A" w:rsidRPr="00AF1FD8" w:rsidRDefault="00E9277B">
      <w:pPr>
        <w:pStyle w:val="Textoindependiente"/>
        <w:tabs>
          <w:tab w:val="left" w:pos="3268"/>
          <w:tab w:val="left" w:pos="6180"/>
        </w:tabs>
        <w:spacing w:before="49"/>
        <w:ind w:left="116"/>
        <w:rPr>
          <w:lang w:val="es-ES"/>
          <w:rPrChange w:id="338" w:author="MIGUEL JUAN HORNOS BARRANCO" w:date="2024-06-27T17:47:00Z">
            <w:rPr>
              <w:lang w:val="en-GB"/>
            </w:rPr>
          </w:rPrChange>
        </w:rPr>
      </w:pPr>
      <w:r w:rsidRPr="00AF1FD8">
        <w:rPr>
          <w:w w:val="95"/>
          <w:lang w:val="es-ES"/>
          <w:rPrChange w:id="339" w:author="MIGUEL JUAN HORNOS BARRANCO" w:date="2024-06-27T17:47:00Z">
            <w:rPr>
              <w:w w:val="95"/>
              <w:lang w:val="en-GB"/>
            </w:rPr>
          </w:rPrChange>
        </w:rPr>
        <w:t>Carlos</w:t>
      </w:r>
      <w:r w:rsidRPr="00AF1FD8">
        <w:rPr>
          <w:spacing w:val="9"/>
          <w:lang w:val="es-ES"/>
          <w:rPrChange w:id="340" w:author="MIGUEL JUAN HORNOS BARRANCO" w:date="2024-06-27T17:47:00Z">
            <w:rPr>
              <w:spacing w:val="9"/>
              <w:lang w:val="en-GB"/>
            </w:rPr>
          </w:rPrChange>
        </w:rPr>
        <w:t xml:space="preserve"> </w:t>
      </w:r>
      <w:r w:rsidRPr="00AF1FD8">
        <w:rPr>
          <w:w w:val="95"/>
          <w:lang w:val="es-ES"/>
          <w:rPrChange w:id="341" w:author="MIGUEL JUAN HORNOS BARRANCO" w:date="2024-06-27T17:47:00Z">
            <w:rPr>
              <w:w w:val="95"/>
              <w:lang w:val="en-GB"/>
            </w:rPr>
          </w:rPrChange>
        </w:rPr>
        <w:t>Almeida-</w:t>
      </w:r>
      <w:r w:rsidRPr="00AF1FD8">
        <w:rPr>
          <w:spacing w:val="-2"/>
          <w:w w:val="95"/>
          <w:lang w:val="es-ES"/>
          <w:rPrChange w:id="342" w:author="MIGUEL JUAN HORNOS BARRANCO" w:date="2024-06-27T17:47:00Z">
            <w:rPr>
              <w:spacing w:val="-2"/>
              <w:w w:val="95"/>
              <w:lang w:val="en-GB"/>
            </w:rPr>
          </w:rPrChange>
        </w:rPr>
        <w:t>Dueñas</w:t>
      </w:r>
      <w:r w:rsidRPr="00AF1FD8">
        <w:rPr>
          <w:lang w:val="es-ES"/>
          <w:rPrChange w:id="343" w:author="MIGUEL JUAN HORNOS BARRANCO" w:date="2024-06-27T17:47:00Z">
            <w:rPr>
              <w:lang w:val="en-GB"/>
            </w:rPr>
          </w:rPrChange>
        </w:rPr>
        <w:tab/>
      </w:r>
      <w:r w:rsidRPr="00AF1FD8">
        <w:rPr>
          <w:w w:val="90"/>
          <w:lang w:val="es-ES"/>
          <w:rPrChange w:id="344" w:author="MIGUEL JUAN HORNOS BARRANCO" w:date="2024-06-27T17:47:00Z">
            <w:rPr>
              <w:w w:val="90"/>
              <w:lang w:val="en-GB"/>
            </w:rPr>
          </w:rPrChange>
        </w:rPr>
        <w:t>John</w:t>
      </w:r>
      <w:r w:rsidRPr="00AF1FD8">
        <w:rPr>
          <w:spacing w:val="43"/>
          <w:lang w:val="es-ES"/>
          <w:rPrChange w:id="345" w:author="MIGUEL JUAN HORNOS BARRANCO" w:date="2024-06-27T17:47:00Z">
            <w:rPr>
              <w:spacing w:val="43"/>
              <w:lang w:val="en-GB"/>
            </w:rPr>
          </w:rPrChange>
        </w:rPr>
        <w:t xml:space="preserve"> </w:t>
      </w:r>
      <w:proofErr w:type="spellStart"/>
      <w:r w:rsidRPr="00AF1FD8">
        <w:rPr>
          <w:w w:val="90"/>
          <w:lang w:val="es-ES"/>
          <w:rPrChange w:id="346" w:author="MIGUEL JUAN HORNOS BARRANCO" w:date="2024-06-27T17:47:00Z">
            <w:rPr>
              <w:w w:val="90"/>
              <w:lang w:val="en-GB"/>
            </w:rPr>
          </w:rPrChange>
        </w:rPr>
        <w:t>Plazarte</w:t>
      </w:r>
      <w:proofErr w:type="spellEnd"/>
      <w:r w:rsidRPr="00AF1FD8">
        <w:rPr>
          <w:w w:val="90"/>
          <w:lang w:val="es-ES"/>
          <w:rPrChange w:id="347" w:author="MIGUEL JUAN HORNOS BARRANCO" w:date="2024-06-27T17:47:00Z">
            <w:rPr>
              <w:w w:val="90"/>
              <w:lang w:val="en-GB"/>
            </w:rPr>
          </w:rPrChange>
        </w:rPr>
        <w:t>-</w:t>
      </w:r>
      <w:r w:rsidRPr="00AF1FD8">
        <w:rPr>
          <w:spacing w:val="-2"/>
          <w:w w:val="90"/>
          <w:lang w:val="es-ES"/>
          <w:rPrChange w:id="348" w:author="MIGUEL JUAN HORNOS BARRANCO" w:date="2024-06-27T17:47:00Z">
            <w:rPr>
              <w:spacing w:val="-2"/>
              <w:w w:val="90"/>
              <w:lang w:val="en-GB"/>
            </w:rPr>
          </w:rPrChange>
        </w:rPr>
        <w:t>Suárez</w:t>
      </w:r>
      <w:r w:rsidRPr="00AF1FD8">
        <w:rPr>
          <w:lang w:val="es-ES"/>
          <w:rPrChange w:id="349" w:author="MIGUEL JUAN HORNOS BARRANCO" w:date="2024-06-27T17:47:00Z">
            <w:rPr>
              <w:lang w:val="en-GB"/>
            </w:rPr>
          </w:rPrChange>
        </w:rPr>
        <w:tab/>
      </w:r>
      <w:r w:rsidRPr="00AF1FD8">
        <w:rPr>
          <w:w w:val="95"/>
          <w:lang w:val="es-ES"/>
          <w:rPrChange w:id="350" w:author="MIGUEL JUAN HORNOS BARRANCO" w:date="2024-06-27T17:47:00Z">
            <w:rPr>
              <w:w w:val="95"/>
              <w:lang w:val="en-GB"/>
            </w:rPr>
          </w:rPrChange>
        </w:rPr>
        <w:t>Gleiston</w:t>
      </w:r>
      <w:r w:rsidRPr="00AF1FD8">
        <w:rPr>
          <w:spacing w:val="-7"/>
          <w:w w:val="95"/>
          <w:lang w:val="es-ES"/>
          <w:rPrChange w:id="351" w:author="MIGUEL JUAN HORNOS BARRANCO" w:date="2024-06-27T17:47:00Z">
            <w:rPr>
              <w:spacing w:val="-7"/>
              <w:w w:val="95"/>
              <w:lang w:val="en-GB"/>
            </w:rPr>
          </w:rPrChange>
        </w:rPr>
        <w:t xml:space="preserve"> </w:t>
      </w:r>
      <w:r w:rsidRPr="00AF1FD8">
        <w:rPr>
          <w:w w:val="95"/>
          <w:lang w:val="es-ES"/>
          <w:rPrChange w:id="352" w:author="MIGUEL JUAN HORNOS BARRANCO" w:date="2024-06-27T17:47:00Z">
            <w:rPr>
              <w:w w:val="95"/>
              <w:lang w:val="en-GB"/>
            </w:rPr>
          </w:rPrChange>
        </w:rPr>
        <w:t>Guerrero-</w:t>
      </w:r>
      <w:r w:rsidRPr="00AF1FD8">
        <w:rPr>
          <w:spacing w:val="-2"/>
          <w:w w:val="95"/>
          <w:lang w:val="es-ES"/>
          <w:rPrChange w:id="353" w:author="MIGUEL JUAN HORNOS BARRANCO" w:date="2024-06-27T17:47:00Z">
            <w:rPr>
              <w:spacing w:val="-2"/>
              <w:w w:val="95"/>
              <w:lang w:val="en-GB"/>
            </w:rPr>
          </w:rPrChange>
        </w:rPr>
        <w:t>Ulloa</w:t>
      </w:r>
    </w:p>
    <w:p w14:paraId="49917113" w14:textId="77777777" w:rsidR="00AF779A" w:rsidRPr="00D516D6" w:rsidRDefault="00E9277B">
      <w:pPr>
        <w:pStyle w:val="Textoindependiente"/>
        <w:spacing w:before="4" w:line="244" w:lineRule="auto"/>
        <w:ind w:left="116" w:firstLine="298"/>
        <w:rPr>
          <w:lang w:val="en-GB"/>
        </w:rPr>
      </w:pPr>
      <w:r w:rsidRPr="00D516D6">
        <w:rPr>
          <w:spacing w:val="-2"/>
          <w:w w:val="95"/>
          <w:lang w:val="en-GB"/>
        </w:rPr>
        <w:t>After</w:t>
      </w:r>
      <w:r w:rsidRPr="00D516D6">
        <w:rPr>
          <w:spacing w:val="11"/>
          <w:lang w:val="en-GB"/>
        </w:rPr>
        <w:t xml:space="preserve"> </w:t>
      </w:r>
      <w:r w:rsidRPr="00D516D6">
        <w:rPr>
          <w:spacing w:val="-2"/>
          <w:w w:val="95"/>
          <w:lang w:val="en-GB"/>
        </w:rPr>
        <w:t>reading</w:t>
      </w:r>
      <w:r w:rsidRPr="00D516D6">
        <w:rPr>
          <w:spacing w:val="11"/>
          <w:lang w:val="en-GB"/>
        </w:rPr>
        <w:t xml:space="preserve"> </w:t>
      </w:r>
      <w:r w:rsidRPr="00D516D6">
        <w:rPr>
          <w:spacing w:val="-2"/>
          <w:w w:val="95"/>
          <w:lang w:val="en-GB"/>
        </w:rPr>
        <w:t>the</w:t>
      </w:r>
      <w:r w:rsidRPr="00D516D6">
        <w:rPr>
          <w:spacing w:val="11"/>
          <w:lang w:val="en-GB"/>
        </w:rPr>
        <w:t xml:space="preserve"> </w:t>
      </w:r>
      <w:r w:rsidRPr="00D516D6">
        <w:rPr>
          <w:spacing w:val="-2"/>
          <w:w w:val="95"/>
          <w:lang w:val="en-GB"/>
        </w:rPr>
        <w:t>procedure</w:t>
      </w:r>
      <w:r w:rsidRPr="00D516D6">
        <w:rPr>
          <w:spacing w:val="11"/>
          <w:lang w:val="en-GB"/>
        </w:rPr>
        <w:t xml:space="preserve"> </w:t>
      </w:r>
      <w:r w:rsidRPr="00D516D6">
        <w:rPr>
          <w:spacing w:val="-2"/>
          <w:w w:val="95"/>
          <w:lang w:val="en-GB"/>
        </w:rPr>
        <w:t>described</w:t>
      </w:r>
      <w:r w:rsidRPr="00D516D6">
        <w:rPr>
          <w:spacing w:val="11"/>
          <w:lang w:val="en-GB"/>
        </w:rPr>
        <w:t xml:space="preserve"> </w:t>
      </w:r>
      <w:r w:rsidRPr="00D516D6">
        <w:rPr>
          <w:spacing w:val="-2"/>
          <w:w w:val="95"/>
          <w:lang w:val="en-GB"/>
        </w:rPr>
        <w:t>above,</w:t>
      </w:r>
      <w:r w:rsidRPr="00D516D6">
        <w:rPr>
          <w:spacing w:val="11"/>
          <w:lang w:val="en-GB"/>
        </w:rPr>
        <w:t xml:space="preserve"> </w:t>
      </w:r>
      <w:r w:rsidRPr="00D516D6">
        <w:rPr>
          <w:spacing w:val="-2"/>
          <w:w w:val="95"/>
          <w:lang w:val="en-GB"/>
        </w:rPr>
        <w:t>having</w:t>
      </w:r>
      <w:r w:rsidRPr="00D516D6">
        <w:rPr>
          <w:spacing w:val="11"/>
          <w:lang w:val="en-GB"/>
        </w:rPr>
        <w:t xml:space="preserve"> </w:t>
      </w:r>
      <w:r w:rsidRPr="00D516D6">
        <w:rPr>
          <w:spacing w:val="-2"/>
          <w:w w:val="95"/>
          <w:lang w:val="en-GB"/>
        </w:rPr>
        <w:t>the</w:t>
      </w:r>
      <w:r w:rsidRPr="00D516D6">
        <w:rPr>
          <w:spacing w:val="11"/>
          <w:lang w:val="en-GB"/>
        </w:rPr>
        <w:t xml:space="preserve"> </w:t>
      </w:r>
      <w:r w:rsidRPr="00D516D6">
        <w:rPr>
          <w:spacing w:val="-2"/>
          <w:w w:val="95"/>
          <w:lang w:val="en-GB"/>
        </w:rPr>
        <w:t>researchers</w:t>
      </w:r>
      <w:r w:rsidRPr="00D516D6">
        <w:rPr>
          <w:spacing w:val="11"/>
          <w:lang w:val="en-GB"/>
        </w:rPr>
        <w:t xml:space="preserve"> </w:t>
      </w:r>
      <w:r w:rsidRPr="00D516D6">
        <w:rPr>
          <w:spacing w:val="-2"/>
          <w:w w:val="95"/>
          <w:lang w:val="en-GB"/>
        </w:rPr>
        <w:t>explain</w:t>
      </w:r>
      <w:r w:rsidRPr="00D516D6">
        <w:rPr>
          <w:spacing w:val="11"/>
          <w:lang w:val="en-GB"/>
        </w:rPr>
        <w:t xml:space="preserve"> </w:t>
      </w:r>
      <w:r w:rsidRPr="00D516D6">
        <w:rPr>
          <w:spacing w:val="-2"/>
          <w:w w:val="95"/>
          <w:lang w:val="en-GB"/>
        </w:rPr>
        <w:t>the</w:t>
      </w:r>
      <w:r w:rsidRPr="00D516D6">
        <w:rPr>
          <w:spacing w:val="11"/>
          <w:lang w:val="en-GB"/>
        </w:rPr>
        <w:t xml:space="preserve"> </w:t>
      </w:r>
      <w:r w:rsidRPr="00D516D6">
        <w:rPr>
          <w:spacing w:val="-2"/>
          <w:w w:val="95"/>
          <w:lang w:val="en-GB"/>
        </w:rPr>
        <w:t>procedure,</w:t>
      </w:r>
      <w:r w:rsidRPr="00D516D6">
        <w:rPr>
          <w:spacing w:val="11"/>
          <w:lang w:val="en-GB"/>
        </w:rPr>
        <w:t xml:space="preserve"> </w:t>
      </w:r>
      <w:r w:rsidRPr="00D516D6">
        <w:rPr>
          <w:spacing w:val="-2"/>
          <w:w w:val="95"/>
          <w:lang w:val="en-GB"/>
        </w:rPr>
        <w:t>and</w:t>
      </w:r>
      <w:r w:rsidRPr="00D516D6">
        <w:rPr>
          <w:spacing w:val="11"/>
          <w:lang w:val="en-GB"/>
        </w:rPr>
        <w:t xml:space="preserve"> </w:t>
      </w:r>
      <w:r w:rsidRPr="00D516D6">
        <w:rPr>
          <w:spacing w:val="-2"/>
          <w:w w:val="95"/>
          <w:lang w:val="en-GB"/>
        </w:rPr>
        <w:t>answering</w:t>
      </w:r>
      <w:r w:rsidRPr="00D516D6">
        <w:rPr>
          <w:spacing w:val="11"/>
          <w:lang w:val="en-GB"/>
        </w:rPr>
        <w:t xml:space="preserve"> </w:t>
      </w:r>
      <w:r w:rsidRPr="00D516D6">
        <w:rPr>
          <w:spacing w:val="-2"/>
          <w:w w:val="95"/>
          <w:lang w:val="en-GB"/>
        </w:rPr>
        <w:t>any</w:t>
      </w:r>
      <w:r w:rsidRPr="00D516D6">
        <w:rPr>
          <w:w w:val="95"/>
          <w:lang w:val="en-GB"/>
        </w:rPr>
        <w:t xml:space="preserve"> questions,</w:t>
      </w:r>
      <w:r w:rsidRPr="00D516D6">
        <w:rPr>
          <w:spacing w:val="-7"/>
          <w:w w:val="95"/>
          <w:lang w:val="en-GB"/>
        </w:rPr>
        <w:t xml:space="preserve"> </w:t>
      </w:r>
      <w:r w:rsidRPr="00D516D6">
        <w:rPr>
          <w:w w:val="95"/>
          <w:lang w:val="en-GB"/>
        </w:rPr>
        <w:t>the</w:t>
      </w:r>
      <w:r w:rsidRPr="00D516D6">
        <w:rPr>
          <w:spacing w:val="-7"/>
          <w:w w:val="95"/>
          <w:lang w:val="en-GB"/>
        </w:rPr>
        <w:t xml:space="preserve"> </w:t>
      </w:r>
      <w:r w:rsidRPr="00D516D6">
        <w:rPr>
          <w:w w:val="95"/>
          <w:lang w:val="en-GB"/>
        </w:rPr>
        <w:t>participant</w:t>
      </w:r>
      <w:r w:rsidRPr="00D516D6">
        <w:rPr>
          <w:spacing w:val="-7"/>
          <w:w w:val="95"/>
          <w:lang w:val="en-GB"/>
        </w:rPr>
        <w:t xml:space="preserve"> </w:t>
      </w:r>
      <w:r w:rsidRPr="00D516D6">
        <w:rPr>
          <w:w w:val="95"/>
          <w:lang w:val="en-GB"/>
        </w:rPr>
        <w:t>(undersigned)</w:t>
      </w:r>
      <w:r w:rsidRPr="00D516D6">
        <w:rPr>
          <w:spacing w:val="-7"/>
          <w:w w:val="95"/>
          <w:lang w:val="en-GB"/>
        </w:rPr>
        <w:t xml:space="preserve"> </w:t>
      </w:r>
      <w:r w:rsidRPr="00D516D6">
        <w:rPr>
          <w:w w:val="95"/>
          <w:lang w:val="en-GB"/>
        </w:rPr>
        <w:t>voluntarily</w:t>
      </w:r>
      <w:r w:rsidRPr="00D516D6">
        <w:rPr>
          <w:spacing w:val="-7"/>
          <w:w w:val="95"/>
          <w:lang w:val="en-GB"/>
        </w:rPr>
        <w:t xml:space="preserve"> </w:t>
      </w:r>
      <w:r w:rsidRPr="00D516D6">
        <w:rPr>
          <w:w w:val="95"/>
          <w:lang w:val="en-GB"/>
        </w:rPr>
        <w:t>gives</w:t>
      </w:r>
      <w:r w:rsidRPr="00D516D6">
        <w:rPr>
          <w:spacing w:val="-7"/>
          <w:w w:val="95"/>
          <w:lang w:val="en-GB"/>
        </w:rPr>
        <w:t xml:space="preserve"> </w:t>
      </w:r>
      <w:r w:rsidRPr="00D516D6">
        <w:rPr>
          <w:w w:val="95"/>
          <w:lang w:val="en-GB"/>
        </w:rPr>
        <w:t>their</w:t>
      </w:r>
      <w:r w:rsidRPr="00D516D6">
        <w:rPr>
          <w:spacing w:val="-7"/>
          <w:w w:val="95"/>
          <w:lang w:val="en-GB"/>
        </w:rPr>
        <w:t xml:space="preserve"> </w:t>
      </w:r>
      <w:r w:rsidRPr="00D516D6">
        <w:rPr>
          <w:w w:val="95"/>
          <w:lang w:val="en-GB"/>
        </w:rPr>
        <w:t>consent</w:t>
      </w:r>
      <w:r w:rsidRPr="00D516D6">
        <w:rPr>
          <w:spacing w:val="-7"/>
          <w:w w:val="95"/>
          <w:lang w:val="en-GB"/>
        </w:rPr>
        <w:t xml:space="preserve"> </w:t>
      </w:r>
      <w:r w:rsidRPr="00D516D6">
        <w:rPr>
          <w:w w:val="95"/>
          <w:lang w:val="en-GB"/>
        </w:rPr>
        <w:t>to</w:t>
      </w:r>
      <w:r w:rsidRPr="00D516D6">
        <w:rPr>
          <w:spacing w:val="-7"/>
          <w:w w:val="95"/>
          <w:lang w:val="en-GB"/>
        </w:rPr>
        <w:t xml:space="preserve"> </w:t>
      </w:r>
      <w:r w:rsidRPr="00D516D6">
        <w:rPr>
          <w:w w:val="95"/>
          <w:lang w:val="en-GB"/>
        </w:rPr>
        <w:t>participate</w:t>
      </w:r>
      <w:r w:rsidRPr="00D516D6">
        <w:rPr>
          <w:spacing w:val="-7"/>
          <w:w w:val="95"/>
          <w:lang w:val="en-GB"/>
        </w:rPr>
        <w:t xml:space="preserve"> </w:t>
      </w:r>
      <w:r w:rsidRPr="00D516D6">
        <w:rPr>
          <w:w w:val="95"/>
          <w:lang w:val="en-GB"/>
        </w:rPr>
        <w:t>in</w:t>
      </w:r>
      <w:r w:rsidRPr="00D516D6">
        <w:rPr>
          <w:spacing w:val="-7"/>
          <w:w w:val="95"/>
          <w:lang w:val="en-GB"/>
        </w:rPr>
        <w:t xml:space="preserve"> </w:t>
      </w:r>
      <w:r w:rsidRPr="00D516D6">
        <w:rPr>
          <w:w w:val="95"/>
          <w:lang w:val="en-GB"/>
        </w:rPr>
        <w:t>this</w:t>
      </w:r>
      <w:r w:rsidRPr="00D516D6">
        <w:rPr>
          <w:spacing w:val="-7"/>
          <w:w w:val="95"/>
          <w:lang w:val="en-GB"/>
        </w:rPr>
        <w:t xml:space="preserve"> </w:t>
      </w:r>
      <w:r w:rsidRPr="00D516D6">
        <w:rPr>
          <w:w w:val="95"/>
          <w:lang w:val="en-GB"/>
        </w:rPr>
        <w:t>study.</w:t>
      </w:r>
    </w:p>
    <w:p w14:paraId="6BABC522" w14:textId="77777777" w:rsidR="00AF779A" w:rsidRPr="00D516D6" w:rsidRDefault="00AF779A">
      <w:pPr>
        <w:pStyle w:val="Textoindependiente"/>
        <w:spacing w:before="2"/>
        <w:rPr>
          <w:sz w:val="24"/>
          <w:lang w:val="en-GB"/>
        </w:rPr>
      </w:pPr>
    </w:p>
    <w:p w14:paraId="37B6A462" w14:textId="77777777" w:rsidR="00AF779A" w:rsidRPr="00D516D6" w:rsidRDefault="00E9277B">
      <w:pPr>
        <w:pStyle w:val="Textoindependiente"/>
        <w:tabs>
          <w:tab w:val="left" w:pos="4699"/>
          <w:tab w:val="left" w:pos="7983"/>
          <w:tab w:val="left" w:pos="9492"/>
        </w:tabs>
        <w:ind w:left="116"/>
        <w:rPr>
          <w:rFonts w:ascii="Times New Roman"/>
          <w:lang w:val="en-GB"/>
        </w:rPr>
      </w:pPr>
      <w:r w:rsidRPr="00D516D6">
        <w:rPr>
          <w:lang w:val="en-GB"/>
        </w:rPr>
        <w:t>Participant:</w:t>
      </w:r>
      <w:r w:rsidRPr="00D516D6">
        <w:rPr>
          <w:spacing w:val="-11"/>
          <w:lang w:val="en-GB"/>
        </w:rPr>
        <w:t xml:space="preserve"> </w:t>
      </w:r>
      <w:r w:rsidRPr="00D516D6">
        <w:rPr>
          <w:rFonts w:ascii="Times New Roman"/>
          <w:u w:val="single"/>
          <w:lang w:val="en-GB"/>
        </w:rPr>
        <w:tab/>
      </w:r>
      <w:r w:rsidRPr="00D516D6">
        <w:rPr>
          <w:lang w:val="en-GB"/>
        </w:rPr>
        <w:t>Signature:</w:t>
      </w:r>
      <w:r w:rsidRPr="00D516D6">
        <w:rPr>
          <w:spacing w:val="-11"/>
          <w:lang w:val="en-GB"/>
        </w:rPr>
        <w:t xml:space="preserve"> </w:t>
      </w:r>
      <w:r w:rsidRPr="00D516D6">
        <w:rPr>
          <w:rFonts w:ascii="Times New Roman"/>
          <w:u w:val="single"/>
          <w:lang w:val="en-GB"/>
        </w:rPr>
        <w:tab/>
      </w:r>
      <w:r w:rsidRPr="00D516D6">
        <w:rPr>
          <w:lang w:val="en-GB"/>
        </w:rPr>
        <w:t>Date:</w:t>
      </w:r>
      <w:r w:rsidRPr="00D516D6">
        <w:rPr>
          <w:spacing w:val="-11"/>
          <w:lang w:val="en-GB"/>
        </w:rPr>
        <w:t xml:space="preserve"> </w:t>
      </w:r>
      <w:r w:rsidRPr="00D516D6">
        <w:rPr>
          <w:rFonts w:ascii="Times New Roman"/>
          <w:u w:val="single"/>
          <w:lang w:val="en-GB"/>
        </w:rPr>
        <w:tab/>
      </w:r>
    </w:p>
    <w:p w14:paraId="74CD2754" w14:textId="77777777" w:rsidR="00AF779A" w:rsidRPr="00D516D6" w:rsidRDefault="00AF779A">
      <w:pPr>
        <w:rPr>
          <w:rFonts w:ascii="Times New Roman"/>
          <w:lang w:val="en-GB"/>
        </w:rPr>
        <w:sectPr w:rsidR="00AF779A" w:rsidRPr="00D516D6">
          <w:pgSz w:w="10890" w:h="14860"/>
          <w:pgMar w:top="880" w:right="620" w:bottom="840" w:left="660" w:header="673" w:footer="642" w:gutter="0"/>
          <w:cols w:space="720"/>
        </w:sectPr>
      </w:pPr>
    </w:p>
    <w:p w14:paraId="7D6AB8A6" w14:textId="77777777" w:rsidR="00AF779A" w:rsidRPr="00D516D6" w:rsidRDefault="00AF779A">
      <w:pPr>
        <w:pStyle w:val="Textoindependiente"/>
        <w:spacing w:before="5"/>
        <w:rPr>
          <w:rFonts w:ascii="Times New Roman"/>
          <w:sz w:val="13"/>
          <w:lang w:val="en-GB"/>
        </w:rPr>
      </w:pPr>
    </w:p>
    <w:p w14:paraId="023AB151" w14:textId="77777777" w:rsidR="00AF779A" w:rsidRPr="00D516D6" w:rsidRDefault="00E9277B">
      <w:pPr>
        <w:pStyle w:val="Ttulo1"/>
        <w:numPr>
          <w:ilvl w:val="0"/>
          <w:numId w:val="3"/>
        </w:numPr>
        <w:tabs>
          <w:tab w:val="left" w:pos="456"/>
        </w:tabs>
        <w:spacing w:before="64"/>
        <w:ind w:left="455" w:hanging="340"/>
        <w:rPr>
          <w:lang w:val="en-GB"/>
        </w:rPr>
      </w:pPr>
      <w:bookmarkStart w:id="354" w:name="_bookmark108"/>
      <w:bookmarkEnd w:id="354"/>
      <w:r w:rsidRPr="00D516D6">
        <w:rPr>
          <w:spacing w:val="-2"/>
          <w:lang w:val="en-GB"/>
        </w:rPr>
        <w:t>Demographic</w:t>
      </w:r>
      <w:r w:rsidRPr="00D516D6">
        <w:rPr>
          <w:spacing w:val="6"/>
          <w:lang w:val="en-GB"/>
        </w:rPr>
        <w:t xml:space="preserve"> </w:t>
      </w:r>
      <w:r w:rsidRPr="00D516D6">
        <w:rPr>
          <w:spacing w:val="-2"/>
          <w:lang w:val="en-GB"/>
        </w:rPr>
        <w:t>Survey</w:t>
      </w:r>
    </w:p>
    <w:p w14:paraId="20B13164" w14:textId="77777777" w:rsidR="00AF779A" w:rsidRPr="00D516D6" w:rsidRDefault="00AF779A">
      <w:pPr>
        <w:pStyle w:val="Textoindependiente"/>
        <w:spacing w:before="9"/>
        <w:rPr>
          <w:rFonts w:ascii="Times New Roman"/>
          <w:b/>
          <w:sz w:val="27"/>
          <w:lang w:val="en-GB"/>
        </w:rPr>
      </w:pPr>
    </w:p>
    <w:p w14:paraId="48C08F50" w14:textId="77777777" w:rsidR="00AF779A" w:rsidRPr="00D516D6" w:rsidRDefault="00E9277B">
      <w:pPr>
        <w:pStyle w:val="Prrafodelista"/>
        <w:numPr>
          <w:ilvl w:val="0"/>
          <w:numId w:val="1"/>
        </w:numPr>
        <w:tabs>
          <w:tab w:val="left" w:pos="316"/>
          <w:tab w:val="left" w:pos="5847"/>
        </w:tabs>
        <w:rPr>
          <w:rFonts w:ascii="Times New Roman"/>
          <w:sz w:val="20"/>
          <w:lang w:val="en-GB"/>
        </w:rPr>
      </w:pPr>
      <w:r w:rsidRPr="00D516D6">
        <w:rPr>
          <w:rFonts w:ascii="Times New Roman"/>
          <w:b/>
          <w:sz w:val="20"/>
          <w:lang w:val="en-GB"/>
        </w:rPr>
        <w:t xml:space="preserve">Full Name: </w:t>
      </w:r>
      <w:r w:rsidRPr="00D516D6">
        <w:rPr>
          <w:rFonts w:ascii="Times New Roman"/>
          <w:sz w:val="20"/>
          <w:u w:val="single"/>
          <w:lang w:val="en-GB"/>
        </w:rPr>
        <w:tab/>
      </w:r>
    </w:p>
    <w:p w14:paraId="1E46D392" w14:textId="77777777" w:rsidR="00AF779A" w:rsidRPr="00D516D6" w:rsidRDefault="00AF779A">
      <w:pPr>
        <w:pStyle w:val="Textoindependiente"/>
        <w:spacing w:before="7"/>
        <w:rPr>
          <w:rFonts w:ascii="Times New Roman"/>
          <w:sz w:val="13"/>
          <w:lang w:val="en-GB"/>
        </w:rPr>
      </w:pPr>
    </w:p>
    <w:p w14:paraId="1E2F43E9" w14:textId="77777777" w:rsidR="00AF779A" w:rsidRPr="00D516D6" w:rsidRDefault="00E9277B">
      <w:pPr>
        <w:pStyle w:val="Prrafodelista"/>
        <w:numPr>
          <w:ilvl w:val="0"/>
          <w:numId w:val="1"/>
        </w:numPr>
        <w:tabs>
          <w:tab w:val="left" w:pos="316"/>
          <w:tab w:val="left" w:pos="1800"/>
        </w:tabs>
        <w:spacing w:before="91"/>
        <w:rPr>
          <w:rFonts w:ascii="Times New Roman"/>
          <w:sz w:val="20"/>
          <w:lang w:val="en-GB"/>
        </w:rPr>
      </w:pPr>
      <w:r w:rsidRPr="00D516D6">
        <w:rPr>
          <w:rFonts w:ascii="Times New Roman"/>
          <w:b/>
          <w:sz w:val="20"/>
          <w:lang w:val="en-GB"/>
        </w:rPr>
        <w:t xml:space="preserve">Age: </w:t>
      </w:r>
      <w:r w:rsidRPr="00D516D6">
        <w:rPr>
          <w:rFonts w:ascii="Times New Roman"/>
          <w:sz w:val="20"/>
          <w:u w:val="single"/>
          <w:lang w:val="en-GB"/>
        </w:rPr>
        <w:tab/>
      </w:r>
    </w:p>
    <w:p w14:paraId="164CFA25" w14:textId="77777777" w:rsidR="00AF779A" w:rsidRPr="00D516D6" w:rsidRDefault="00AF779A">
      <w:pPr>
        <w:pStyle w:val="Textoindependiente"/>
        <w:spacing w:before="6"/>
        <w:rPr>
          <w:rFonts w:ascii="Times New Roman"/>
          <w:sz w:val="15"/>
          <w:lang w:val="en-GB"/>
        </w:rPr>
      </w:pPr>
    </w:p>
    <w:p w14:paraId="22250F45" w14:textId="77777777" w:rsidR="00AF779A" w:rsidRPr="00D516D6" w:rsidRDefault="00E9277B">
      <w:pPr>
        <w:pStyle w:val="Prrafodelista"/>
        <w:numPr>
          <w:ilvl w:val="0"/>
          <w:numId w:val="1"/>
        </w:numPr>
        <w:tabs>
          <w:tab w:val="left" w:pos="316"/>
        </w:tabs>
        <w:spacing w:before="70"/>
        <w:rPr>
          <w:rFonts w:ascii="Times New Roman"/>
          <w:b/>
          <w:sz w:val="20"/>
          <w:lang w:val="en-GB"/>
        </w:rPr>
      </w:pPr>
      <w:r w:rsidRPr="00D516D6">
        <w:rPr>
          <w:rFonts w:ascii="Times New Roman"/>
          <w:b/>
          <w:sz w:val="20"/>
          <w:lang w:val="en-GB"/>
        </w:rPr>
        <w:t>Level</w:t>
      </w:r>
      <w:r w:rsidRPr="00D516D6">
        <w:rPr>
          <w:rFonts w:ascii="Times New Roman"/>
          <w:b/>
          <w:spacing w:val="-9"/>
          <w:sz w:val="20"/>
          <w:lang w:val="en-GB"/>
        </w:rPr>
        <w:t xml:space="preserve"> </w:t>
      </w:r>
      <w:r w:rsidRPr="00D516D6">
        <w:rPr>
          <w:rFonts w:ascii="Times New Roman"/>
          <w:b/>
          <w:sz w:val="20"/>
          <w:lang w:val="en-GB"/>
        </w:rPr>
        <w:t>of</w:t>
      </w:r>
      <w:r w:rsidRPr="00D516D6">
        <w:rPr>
          <w:rFonts w:ascii="Times New Roman"/>
          <w:b/>
          <w:spacing w:val="-9"/>
          <w:sz w:val="20"/>
          <w:lang w:val="en-GB"/>
        </w:rPr>
        <w:t xml:space="preserve"> </w:t>
      </w:r>
      <w:r w:rsidRPr="00D516D6">
        <w:rPr>
          <w:rFonts w:ascii="Times New Roman"/>
          <w:b/>
          <w:spacing w:val="-2"/>
          <w:sz w:val="20"/>
          <w:lang w:val="en-GB"/>
        </w:rPr>
        <w:t>Education:</w:t>
      </w:r>
    </w:p>
    <w:p w14:paraId="02C79BE4" w14:textId="77777777" w:rsidR="00AF779A" w:rsidRPr="00D516D6" w:rsidRDefault="00AF779A">
      <w:pPr>
        <w:pStyle w:val="Textoindependiente"/>
        <w:spacing w:before="10"/>
        <w:rPr>
          <w:rFonts w:ascii="Times New Roman"/>
          <w:b/>
          <w:sz w:val="17"/>
          <w:lang w:val="en-GB"/>
        </w:rPr>
      </w:pPr>
    </w:p>
    <w:p w14:paraId="3EB43ACB" w14:textId="77777777" w:rsidR="00AF779A" w:rsidRPr="00D516D6" w:rsidRDefault="00E9277B">
      <w:pPr>
        <w:pStyle w:val="Prrafodelista"/>
        <w:numPr>
          <w:ilvl w:val="1"/>
          <w:numId w:val="1"/>
        </w:numPr>
        <w:tabs>
          <w:tab w:val="left" w:pos="615"/>
        </w:tabs>
        <w:ind w:hanging="205"/>
        <w:rPr>
          <w:sz w:val="20"/>
          <w:lang w:val="en-GB"/>
        </w:rPr>
      </w:pPr>
      <w:r w:rsidRPr="00D516D6">
        <w:rPr>
          <w:w w:val="95"/>
          <w:sz w:val="20"/>
          <w:lang w:val="en-GB"/>
        </w:rPr>
        <w:t>No</w:t>
      </w:r>
      <w:r w:rsidRPr="00D516D6">
        <w:rPr>
          <w:spacing w:val="-4"/>
          <w:w w:val="95"/>
          <w:sz w:val="20"/>
          <w:lang w:val="en-GB"/>
        </w:rPr>
        <w:t xml:space="preserve"> </w:t>
      </w:r>
      <w:r w:rsidRPr="00D516D6">
        <w:rPr>
          <w:w w:val="95"/>
          <w:sz w:val="20"/>
          <w:lang w:val="en-GB"/>
        </w:rPr>
        <w:t>education</w:t>
      </w:r>
      <w:r w:rsidRPr="00D516D6">
        <w:rPr>
          <w:spacing w:val="-4"/>
          <w:w w:val="95"/>
          <w:sz w:val="20"/>
          <w:lang w:val="en-GB"/>
        </w:rPr>
        <w:t xml:space="preserve"> </w:t>
      </w:r>
      <w:proofErr w:type="gramStart"/>
      <w:r w:rsidRPr="00D516D6">
        <w:rPr>
          <w:w w:val="95"/>
          <w:sz w:val="20"/>
          <w:lang w:val="en-GB"/>
        </w:rPr>
        <w:t>(</w:t>
      </w:r>
      <w:r w:rsidRPr="00D516D6">
        <w:rPr>
          <w:spacing w:val="-3"/>
          <w:w w:val="95"/>
          <w:sz w:val="20"/>
          <w:lang w:val="en-GB"/>
        </w:rPr>
        <w:t xml:space="preserve"> </w:t>
      </w:r>
      <w:r w:rsidRPr="00D516D6">
        <w:rPr>
          <w:spacing w:val="-10"/>
          <w:w w:val="95"/>
          <w:sz w:val="20"/>
          <w:lang w:val="en-GB"/>
        </w:rPr>
        <w:t>)</w:t>
      </w:r>
      <w:proofErr w:type="gramEnd"/>
    </w:p>
    <w:p w14:paraId="234043BC" w14:textId="77777777" w:rsidR="00AF779A" w:rsidRPr="00D516D6" w:rsidRDefault="00E9277B">
      <w:pPr>
        <w:pStyle w:val="Prrafodelista"/>
        <w:numPr>
          <w:ilvl w:val="1"/>
          <w:numId w:val="1"/>
        </w:numPr>
        <w:tabs>
          <w:tab w:val="left" w:pos="615"/>
        </w:tabs>
        <w:spacing w:before="164"/>
        <w:ind w:hanging="205"/>
        <w:rPr>
          <w:sz w:val="20"/>
          <w:lang w:val="en-GB"/>
        </w:rPr>
      </w:pPr>
      <w:r w:rsidRPr="00D516D6">
        <w:rPr>
          <w:w w:val="90"/>
          <w:sz w:val="20"/>
          <w:lang w:val="en-GB"/>
        </w:rPr>
        <w:t>Primary</w:t>
      </w:r>
      <w:r w:rsidRPr="00D516D6">
        <w:rPr>
          <w:spacing w:val="11"/>
          <w:sz w:val="20"/>
          <w:lang w:val="en-GB"/>
        </w:rPr>
        <w:t xml:space="preserve"> </w:t>
      </w:r>
      <w:proofErr w:type="gramStart"/>
      <w:r w:rsidRPr="00D516D6">
        <w:rPr>
          <w:w w:val="90"/>
          <w:sz w:val="20"/>
          <w:lang w:val="en-GB"/>
        </w:rPr>
        <w:t>(</w:t>
      </w:r>
      <w:r w:rsidRPr="00D516D6">
        <w:rPr>
          <w:spacing w:val="11"/>
          <w:sz w:val="20"/>
          <w:lang w:val="en-GB"/>
        </w:rPr>
        <w:t xml:space="preserve"> </w:t>
      </w:r>
      <w:r w:rsidRPr="00D516D6">
        <w:rPr>
          <w:spacing w:val="-10"/>
          <w:w w:val="90"/>
          <w:sz w:val="20"/>
          <w:lang w:val="en-GB"/>
        </w:rPr>
        <w:t>)</w:t>
      </w:r>
      <w:proofErr w:type="gramEnd"/>
    </w:p>
    <w:p w14:paraId="73734070" w14:textId="77777777" w:rsidR="00AF779A" w:rsidRPr="00D516D6" w:rsidRDefault="00E9277B">
      <w:pPr>
        <w:pStyle w:val="Prrafodelista"/>
        <w:numPr>
          <w:ilvl w:val="1"/>
          <w:numId w:val="1"/>
        </w:numPr>
        <w:tabs>
          <w:tab w:val="left" w:pos="615"/>
        </w:tabs>
        <w:spacing w:before="164"/>
        <w:ind w:hanging="205"/>
        <w:rPr>
          <w:sz w:val="20"/>
          <w:lang w:val="en-GB"/>
        </w:rPr>
      </w:pPr>
      <w:r w:rsidRPr="00D516D6">
        <w:rPr>
          <w:w w:val="95"/>
          <w:sz w:val="20"/>
          <w:lang w:val="en-GB"/>
        </w:rPr>
        <w:t>Secondary</w:t>
      </w:r>
      <w:r w:rsidRPr="00D516D6">
        <w:rPr>
          <w:spacing w:val="-1"/>
          <w:w w:val="95"/>
          <w:sz w:val="20"/>
          <w:lang w:val="en-GB"/>
        </w:rPr>
        <w:t xml:space="preserve"> </w:t>
      </w:r>
      <w:proofErr w:type="gramStart"/>
      <w:r w:rsidRPr="00D516D6">
        <w:rPr>
          <w:w w:val="95"/>
          <w:sz w:val="20"/>
          <w:lang w:val="en-GB"/>
        </w:rPr>
        <w:t>(</w:t>
      </w:r>
      <w:r w:rsidRPr="00D516D6">
        <w:rPr>
          <w:spacing w:val="-1"/>
          <w:w w:val="95"/>
          <w:sz w:val="20"/>
          <w:lang w:val="en-GB"/>
        </w:rPr>
        <w:t xml:space="preserve"> </w:t>
      </w:r>
      <w:r w:rsidRPr="00D516D6">
        <w:rPr>
          <w:spacing w:val="-10"/>
          <w:w w:val="95"/>
          <w:sz w:val="20"/>
          <w:lang w:val="en-GB"/>
        </w:rPr>
        <w:t>)</w:t>
      </w:r>
      <w:proofErr w:type="gramEnd"/>
    </w:p>
    <w:p w14:paraId="277BEAEC" w14:textId="77777777" w:rsidR="00AF779A" w:rsidRPr="00D516D6" w:rsidRDefault="00E9277B">
      <w:pPr>
        <w:pStyle w:val="Prrafodelista"/>
        <w:numPr>
          <w:ilvl w:val="1"/>
          <w:numId w:val="1"/>
        </w:numPr>
        <w:tabs>
          <w:tab w:val="left" w:pos="615"/>
        </w:tabs>
        <w:spacing w:before="164"/>
        <w:ind w:hanging="205"/>
        <w:rPr>
          <w:sz w:val="20"/>
          <w:lang w:val="en-GB"/>
        </w:rPr>
      </w:pPr>
      <w:r w:rsidRPr="00D516D6">
        <w:rPr>
          <w:w w:val="95"/>
          <w:sz w:val="20"/>
          <w:lang w:val="en-GB"/>
        </w:rPr>
        <w:t>Higher</w:t>
      </w:r>
      <w:r w:rsidRPr="00D516D6">
        <w:rPr>
          <w:spacing w:val="1"/>
          <w:sz w:val="20"/>
          <w:lang w:val="en-GB"/>
        </w:rPr>
        <w:t xml:space="preserve"> </w:t>
      </w:r>
      <w:proofErr w:type="gramStart"/>
      <w:r w:rsidRPr="00D516D6">
        <w:rPr>
          <w:w w:val="95"/>
          <w:sz w:val="20"/>
          <w:lang w:val="en-GB"/>
        </w:rPr>
        <w:t>(</w:t>
      </w:r>
      <w:r w:rsidRPr="00D516D6">
        <w:rPr>
          <w:spacing w:val="2"/>
          <w:sz w:val="20"/>
          <w:lang w:val="en-GB"/>
        </w:rPr>
        <w:t xml:space="preserve"> </w:t>
      </w:r>
      <w:r w:rsidRPr="00D516D6">
        <w:rPr>
          <w:spacing w:val="-10"/>
          <w:w w:val="95"/>
          <w:sz w:val="20"/>
          <w:lang w:val="en-GB"/>
        </w:rPr>
        <w:t>)</w:t>
      </w:r>
      <w:proofErr w:type="gramEnd"/>
    </w:p>
    <w:p w14:paraId="57F0184E" w14:textId="77777777" w:rsidR="00AF779A" w:rsidRPr="00D516D6" w:rsidRDefault="00AF779A">
      <w:pPr>
        <w:pStyle w:val="Textoindependiente"/>
        <w:spacing w:before="8"/>
        <w:rPr>
          <w:sz w:val="17"/>
          <w:lang w:val="en-GB"/>
        </w:rPr>
      </w:pPr>
    </w:p>
    <w:p w14:paraId="30E1477F" w14:textId="77777777" w:rsidR="00AF779A" w:rsidRPr="00D516D6" w:rsidRDefault="00E9277B">
      <w:pPr>
        <w:pStyle w:val="Ttulo4"/>
        <w:numPr>
          <w:ilvl w:val="0"/>
          <w:numId w:val="1"/>
        </w:numPr>
        <w:tabs>
          <w:tab w:val="left" w:pos="316"/>
        </w:tabs>
        <w:rPr>
          <w:lang w:val="en-GB"/>
        </w:rPr>
      </w:pPr>
      <w:r w:rsidRPr="00D516D6">
        <w:rPr>
          <w:spacing w:val="-2"/>
          <w:lang w:val="en-GB"/>
        </w:rPr>
        <w:t>Gender:</w:t>
      </w:r>
    </w:p>
    <w:p w14:paraId="4D80A0D6" w14:textId="77777777" w:rsidR="00AF779A" w:rsidRPr="00D516D6" w:rsidRDefault="00AF779A">
      <w:pPr>
        <w:pStyle w:val="Textoindependiente"/>
        <w:spacing w:before="9"/>
        <w:rPr>
          <w:rFonts w:ascii="Times New Roman"/>
          <w:b/>
          <w:sz w:val="17"/>
          <w:lang w:val="en-GB"/>
        </w:rPr>
      </w:pPr>
    </w:p>
    <w:p w14:paraId="5AA71971" w14:textId="77777777" w:rsidR="00AF779A" w:rsidRPr="00D516D6" w:rsidRDefault="00E9277B">
      <w:pPr>
        <w:pStyle w:val="Prrafodelista"/>
        <w:numPr>
          <w:ilvl w:val="1"/>
          <w:numId w:val="1"/>
        </w:numPr>
        <w:tabs>
          <w:tab w:val="left" w:pos="615"/>
        </w:tabs>
        <w:ind w:hanging="205"/>
        <w:rPr>
          <w:sz w:val="20"/>
          <w:lang w:val="en-GB"/>
        </w:rPr>
      </w:pPr>
      <w:r w:rsidRPr="00D516D6">
        <w:rPr>
          <w:sz w:val="20"/>
          <w:lang w:val="en-GB"/>
        </w:rPr>
        <w:t>Male</w:t>
      </w:r>
      <w:r w:rsidRPr="00D516D6">
        <w:rPr>
          <w:spacing w:val="-3"/>
          <w:sz w:val="20"/>
          <w:lang w:val="en-GB"/>
        </w:rPr>
        <w:t xml:space="preserve"> </w:t>
      </w:r>
      <w:proofErr w:type="gramStart"/>
      <w:r w:rsidRPr="00D516D6">
        <w:rPr>
          <w:sz w:val="20"/>
          <w:lang w:val="en-GB"/>
        </w:rPr>
        <w:t>(</w:t>
      </w:r>
      <w:r w:rsidRPr="00D516D6">
        <w:rPr>
          <w:spacing w:val="-2"/>
          <w:sz w:val="20"/>
          <w:lang w:val="en-GB"/>
        </w:rPr>
        <w:t xml:space="preserve"> </w:t>
      </w:r>
      <w:r w:rsidRPr="00D516D6">
        <w:rPr>
          <w:spacing w:val="-10"/>
          <w:sz w:val="20"/>
          <w:lang w:val="en-GB"/>
        </w:rPr>
        <w:t>)</w:t>
      </w:r>
      <w:proofErr w:type="gramEnd"/>
    </w:p>
    <w:p w14:paraId="5787ECE0" w14:textId="77777777" w:rsidR="00AF779A" w:rsidRPr="00D516D6" w:rsidRDefault="00E9277B">
      <w:pPr>
        <w:pStyle w:val="Prrafodelista"/>
        <w:numPr>
          <w:ilvl w:val="1"/>
          <w:numId w:val="1"/>
        </w:numPr>
        <w:tabs>
          <w:tab w:val="left" w:pos="615"/>
        </w:tabs>
        <w:spacing w:before="164"/>
        <w:ind w:hanging="205"/>
        <w:rPr>
          <w:sz w:val="20"/>
          <w:lang w:val="en-GB"/>
        </w:rPr>
      </w:pPr>
      <w:r w:rsidRPr="00D516D6">
        <w:rPr>
          <w:w w:val="95"/>
          <w:sz w:val="20"/>
          <w:lang w:val="en-GB"/>
        </w:rPr>
        <w:t>Female</w:t>
      </w:r>
      <w:r w:rsidRPr="00D516D6">
        <w:rPr>
          <w:spacing w:val="-1"/>
          <w:w w:val="95"/>
          <w:sz w:val="20"/>
          <w:lang w:val="en-GB"/>
        </w:rPr>
        <w:t xml:space="preserve"> </w:t>
      </w:r>
      <w:proofErr w:type="gramStart"/>
      <w:r w:rsidRPr="00D516D6">
        <w:rPr>
          <w:w w:val="95"/>
          <w:sz w:val="20"/>
          <w:lang w:val="en-GB"/>
        </w:rPr>
        <w:t>(</w:t>
      </w:r>
      <w:r w:rsidRPr="00D516D6">
        <w:rPr>
          <w:spacing w:val="-2"/>
          <w:sz w:val="20"/>
          <w:lang w:val="en-GB"/>
        </w:rPr>
        <w:t xml:space="preserve"> </w:t>
      </w:r>
      <w:r w:rsidRPr="00D516D6">
        <w:rPr>
          <w:spacing w:val="-10"/>
          <w:w w:val="95"/>
          <w:sz w:val="20"/>
          <w:lang w:val="en-GB"/>
        </w:rPr>
        <w:t>)</w:t>
      </w:r>
      <w:proofErr w:type="gramEnd"/>
    </w:p>
    <w:p w14:paraId="14972BA3" w14:textId="77777777" w:rsidR="00AF779A" w:rsidRPr="00D516D6" w:rsidRDefault="00E9277B">
      <w:pPr>
        <w:pStyle w:val="Prrafodelista"/>
        <w:numPr>
          <w:ilvl w:val="1"/>
          <w:numId w:val="1"/>
        </w:numPr>
        <w:tabs>
          <w:tab w:val="left" w:pos="615"/>
        </w:tabs>
        <w:spacing w:before="164"/>
        <w:ind w:hanging="205"/>
        <w:rPr>
          <w:sz w:val="20"/>
          <w:lang w:val="en-GB"/>
        </w:rPr>
      </w:pPr>
      <w:r w:rsidRPr="00D516D6">
        <w:rPr>
          <w:w w:val="95"/>
          <w:sz w:val="20"/>
          <w:lang w:val="en-GB"/>
        </w:rPr>
        <w:t>Other</w:t>
      </w:r>
      <w:r w:rsidRPr="00D516D6">
        <w:rPr>
          <w:spacing w:val="-3"/>
          <w:w w:val="95"/>
          <w:sz w:val="20"/>
          <w:lang w:val="en-GB"/>
        </w:rPr>
        <w:t xml:space="preserve"> </w:t>
      </w:r>
      <w:proofErr w:type="gramStart"/>
      <w:r w:rsidRPr="00D516D6">
        <w:rPr>
          <w:w w:val="95"/>
          <w:sz w:val="20"/>
          <w:lang w:val="en-GB"/>
        </w:rPr>
        <w:t>(</w:t>
      </w:r>
      <w:r w:rsidRPr="00D516D6">
        <w:rPr>
          <w:spacing w:val="-2"/>
          <w:w w:val="95"/>
          <w:sz w:val="20"/>
          <w:lang w:val="en-GB"/>
        </w:rPr>
        <w:t xml:space="preserve"> </w:t>
      </w:r>
      <w:r w:rsidRPr="00D516D6">
        <w:rPr>
          <w:spacing w:val="-10"/>
          <w:w w:val="95"/>
          <w:sz w:val="20"/>
          <w:lang w:val="en-GB"/>
        </w:rPr>
        <w:t>)</w:t>
      </w:r>
      <w:proofErr w:type="gramEnd"/>
    </w:p>
    <w:p w14:paraId="0671D307" w14:textId="77777777" w:rsidR="00AF779A" w:rsidRPr="00D516D6" w:rsidRDefault="00AF779A">
      <w:pPr>
        <w:pStyle w:val="Textoindependiente"/>
        <w:spacing w:before="8"/>
        <w:rPr>
          <w:sz w:val="17"/>
          <w:lang w:val="en-GB"/>
        </w:rPr>
      </w:pPr>
    </w:p>
    <w:p w14:paraId="57B9599B" w14:textId="77777777" w:rsidR="00AF779A" w:rsidRPr="00D516D6" w:rsidRDefault="00E9277B">
      <w:pPr>
        <w:pStyle w:val="Ttulo4"/>
        <w:numPr>
          <w:ilvl w:val="0"/>
          <w:numId w:val="1"/>
        </w:numPr>
        <w:tabs>
          <w:tab w:val="left" w:pos="318"/>
        </w:tabs>
        <w:spacing w:line="249" w:lineRule="auto"/>
        <w:ind w:left="116" w:right="154" w:firstLine="0"/>
        <w:rPr>
          <w:lang w:val="en-GB"/>
        </w:rPr>
      </w:pPr>
      <w:r w:rsidRPr="00D516D6">
        <w:rPr>
          <w:lang w:val="en-GB"/>
        </w:rPr>
        <w:t>How</w:t>
      </w:r>
      <w:r w:rsidRPr="00D516D6">
        <w:rPr>
          <w:spacing w:val="-5"/>
          <w:lang w:val="en-GB"/>
        </w:rPr>
        <w:t xml:space="preserve"> </w:t>
      </w:r>
      <w:r w:rsidRPr="00D516D6">
        <w:rPr>
          <w:lang w:val="en-GB"/>
        </w:rPr>
        <w:t>has</w:t>
      </w:r>
      <w:r w:rsidRPr="00D516D6">
        <w:rPr>
          <w:spacing w:val="-5"/>
          <w:lang w:val="en-GB"/>
        </w:rPr>
        <w:t xml:space="preserve"> </w:t>
      </w:r>
      <w:r w:rsidRPr="00D516D6">
        <w:rPr>
          <w:lang w:val="en-GB"/>
        </w:rPr>
        <w:t>your</w:t>
      </w:r>
      <w:r w:rsidRPr="00D516D6">
        <w:rPr>
          <w:spacing w:val="-5"/>
          <w:lang w:val="en-GB"/>
        </w:rPr>
        <w:t xml:space="preserve"> </w:t>
      </w:r>
      <w:r w:rsidRPr="00D516D6">
        <w:rPr>
          <w:lang w:val="en-GB"/>
        </w:rPr>
        <w:t>experience</w:t>
      </w:r>
      <w:r w:rsidRPr="00D516D6">
        <w:rPr>
          <w:spacing w:val="-5"/>
          <w:lang w:val="en-GB"/>
        </w:rPr>
        <w:t xml:space="preserve"> </w:t>
      </w:r>
      <w:r w:rsidRPr="00D516D6">
        <w:rPr>
          <w:lang w:val="en-GB"/>
        </w:rPr>
        <w:t>been</w:t>
      </w:r>
      <w:r w:rsidRPr="00D516D6">
        <w:rPr>
          <w:spacing w:val="-5"/>
          <w:lang w:val="en-GB"/>
        </w:rPr>
        <w:t xml:space="preserve"> </w:t>
      </w:r>
      <w:r w:rsidRPr="00D516D6">
        <w:rPr>
          <w:lang w:val="en-GB"/>
        </w:rPr>
        <w:t>as</w:t>
      </w:r>
      <w:r w:rsidRPr="00D516D6">
        <w:rPr>
          <w:spacing w:val="-5"/>
          <w:lang w:val="en-GB"/>
        </w:rPr>
        <w:t xml:space="preserve"> </w:t>
      </w:r>
      <w:r w:rsidRPr="00D516D6">
        <w:rPr>
          <w:lang w:val="en-GB"/>
        </w:rPr>
        <w:t>a</w:t>
      </w:r>
      <w:r w:rsidRPr="00D516D6">
        <w:rPr>
          <w:spacing w:val="-5"/>
          <w:lang w:val="en-GB"/>
        </w:rPr>
        <w:t xml:space="preserve"> </w:t>
      </w:r>
      <w:r w:rsidRPr="00D516D6">
        <w:rPr>
          <w:lang w:val="en-GB"/>
        </w:rPr>
        <w:t>parent</w:t>
      </w:r>
      <w:r w:rsidRPr="00D516D6">
        <w:rPr>
          <w:spacing w:val="-5"/>
          <w:lang w:val="en-GB"/>
        </w:rPr>
        <w:t xml:space="preserve"> </w:t>
      </w:r>
      <w:r w:rsidRPr="00D516D6">
        <w:rPr>
          <w:lang w:val="en-GB"/>
        </w:rPr>
        <w:t>in</w:t>
      </w:r>
      <w:r w:rsidRPr="00D516D6">
        <w:rPr>
          <w:spacing w:val="-5"/>
          <w:lang w:val="en-GB"/>
        </w:rPr>
        <w:t xml:space="preserve"> </w:t>
      </w:r>
      <w:r w:rsidRPr="00D516D6">
        <w:rPr>
          <w:lang w:val="en-GB"/>
        </w:rPr>
        <w:t>monitoring</w:t>
      </w:r>
      <w:r w:rsidRPr="00D516D6">
        <w:rPr>
          <w:spacing w:val="-5"/>
          <w:lang w:val="en-GB"/>
        </w:rPr>
        <w:t xml:space="preserve"> </w:t>
      </w:r>
      <w:r w:rsidRPr="00D516D6">
        <w:rPr>
          <w:lang w:val="en-GB"/>
        </w:rPr>
        <w:t>your</w:t>
      </w:r>
      <w:r w:rsidRPr="00D516D6">
        <w:rPr>
          <w:spacing w:val="-5"/>
          <w:lang w:val="en-GB"/>
        </w:rPr>
        <w:t xml:space="preserve"> </w:t>
      </w:r>
      <w:r w:rsidRPr="00D516D6">
        <w:rPr>
          <w:lang w:val="en-GB"/>
        </w:rPr>
        <w:t>child’s</w:t>
      </w:r>
      <w:r w:rsidRPr="00D516D6">
        <w:rPr>
          <w:spacing w:val="-5"/>
          <w:lang w:val="en-GB"/>
        </w:rPr>
        <w:t xml:space="preserve"> </w:t>
      </w:r>
      <w:r w:rsidRPr="00D516D6">
        <w:rPr>
          <w:lang w:val="en-GB"/>
        </w:rPr>
        <w:t>distractions</w:t>
      </w:r>
      <w:r w:rsidRPr="00D516D6">
        <w:rPr>
          <w:spacing w:val="-5"/>
          <w:lang w:val="en-GB"/>
        </w:rPr>
        <w:t xml:space="preserve"> </w:t>
      </w:r>
      <w:r w:rsidRPr="00D516D6">
        <w:rPr>
          <w:lang w:val="en-GB"/>
        </w:rPr>
        <w:t>while</w:t>
      </w:r>
      <w:r w:rsidRPr="00D516D6">
        <w:rPr>
          <w:spacing w:val="-5"/>
          <w:lang w:val="en-GB"/>
        </w:rPr>
        <w:t xml:space="preserve"> </w:t>
      </w:r>
      <w:r w:rsidRPr="00D516D6">
        <w:rPr>
          <w:lang w:val="en-GB"/>
        </w:rPr>
        <w:t>they</w:t>
      </w:r>
      <w:r w:rsidRPr="00D516D6">
        <w:rPr>
          <w:spacing w:val="-5"/>
          <w:lang w:val="en-GB"/>
        </w:rPr>
        <w:t xml:space="preserve"> </w:t>
      </w:r>
      <w:r w:rsidRPr="00D516D6">
        <w:rPr>
          <w:lang w:val="en-GB"/>
        </w:rPr>
        <w:t>are</w:t>
      </w:r>
      <w:r w:rsidRPr="00D516D6">
        <w:rPr>
          <w:spacing w:val="-5"/>
          <w:lang w:val="en-GB"/>
        </w:rPr>
        <w:t xml:space="preserve"> </w:t>
      </w:r>
      <w:r w:rsidRPr="00D516D6">
        <w:rPr>
          <w:lang w:val="en-GB"/>
        </w:rPr>
        <w:t>doing</w:t>
      </w:r>
      <w:r w:rsidRPr="00D516D6">
        <w:rPr>
          <w:spacing w:val="-5"/>
          <w:lang w:val="en-GB"/>
        </w:rPr>
        <w:t xml:space="preserve"> </w:t>
      </w:r>
      <w:r w:rsidRPr="00D516D6">
        <w:rPr>
          <w:lang w:val="en-GB"/>
        </w:rPr>
        <w:t xml:space="preserve">their </w:t>
      </w:r>
      <w:r w:rsidRPr="00D516D6">
        <w:rPr>
          <w:spacing w:val="-2"/>
          <w:lang w:val="en-GB"/>
        </w:rPr>
        <w:t>schoolwork?</w:t>
      </w:r>
    </w:p>
    <w:p w14:paraId="7CAF73A2" w14:textId="77777777" w:rsidR="00AF779A" w:rsidRPr="00D516D6" w:rsidRDefault="00AF779A">
      <w:pPr>
        <w:pStyle w:val="Textoindependiente"/>
        <w:rPr>
          <w:rFonts w:ascii="Times New Roman"/>
          <w:b/>
          <w:sz w:val="17"/>
          <w:lang w:val="en-GB"/>
        </w:rPr>
      </w:pPr>
    </w:p>
    <w:p w14:paraId="71F4165E" w14:textId="77777777" w:rsidR="00AF779A" w:rsidRPr="00D516D6" w:rsidRDefault="00E9277B">
      <w:pPr>
        <w:pStyle w:val="Prrafodelista"/>
        <w:numPr>
          <w:ilvl w:val="1"/>
          <w:numId w:val="1"/>
        </w:numPr>
        <w:tabs>
          <w:tab w:val="left" w:pos="615"/>
        </w:tabs>
        <w:spacing w:before="1"/>
        <w:ind w:hanging="205"/>
        <w:rPr>
          <w:sz w:val="20"/>
          <w:lang w:val="en-GB"/>
        </w:rPr>
      </w:pPr>
      <w:r w:rsidRPr="00D516D6">
        <w:rPr>
          <w:sz w:val="20"/>
          <w:lang w:val="en-GB"/>
        </w:rPr>
        <w:t>Easy</w:t>
      </w:r>
      <w:r w:rsidRPr="00D516D6">
        <w:rPr>
          <w:spacing w:val="-9"/>
          <w:sz w:val="20"/>
          <w:lang w:val="en-GB"/>
        </w:rPr>
        <w:t xml:space="preserve"> </w:t>
      </w:r>
      <w:proofErr w:type="gramStart"/>
      <w:r w:rsidRPr="00D516D6">
        <w:rPr>
          <w:sz w:val="20"/>
          <w:lang w:val="en-GB"/>
        </w:rPr>
        <w:t>(</w:t>
      </w:r>
      <w:r w:rsidRPr="00D516D6">
        <w:rPr>
          <w:spacing w:val="-8"/>
          <w:sz w:val="20"/>
          <w:lang w:val="en-GB"/>
        </w:rPr>
        <w:t xml:space="preserve"> </w:t>
      </w:r>
      <w:r w:rsidRPr="00D516D6">
        <w:rPr>
          <w:spacing w:val="-10"/>
          <w:sz w:val="20"/>
          <w:lang w:val="en-GB"/>
        </w:rPr>
        <w:t>)</w:t>
      </w:r>
      <w:proofErr w:type="gramEnd"/>
    </w:p>
    <w:p w14:paraId="3C0B128E" w14:textId="77777777" w:rsidR="00AF779A" w:rsidRPr="00D516D6" w:rsidRDefault="00E9277B">
      <w:pPr>
        <w:pStyle w:val="Prrafodelista"/>
        <w:numPr>
          <w:ilvl w:val="1"/>
          <w:numId w:val="1"/>
        </w:numPr>
        <w:tabs>
          <w:tab w:val="left" w:pos="615"/>
        </w:tabs>
        <w:spacing w:before="164"/>
        <w:ind w:hanging="205"/>
        <w:rPr>
          <w:sz w:val="20"/>
          <w:lang w:val="en-GB"/>
        </w:rPr>
      </w:pPr>
      <w:r w:rsidRPr="00D516D6">
        <w:rPr>
          <w:w w:val="95"/>
          <w:sz w:val="20"/>
          <w:lang w:val="en-GB"/>
        </w:rPr>
        <w:t>Regular</w:t>
      </w:r>
      <w:r w:rsidRPr="00D516D6">
        <w:rPr>
          <w:spacing w:val="-2"/>
          <w:w w:val="95"/>
          <w:sz w:val="20"/>
          <w:lang w:val="en-GB"/>
        </w:rPr>
        <w:t xml:space="preserve"> </w:t>
      </w:r>
      <w:proofErr w:type="gramStart"/>
      <w:r w:rsidRPr="00D516D6">
        <w:rPr>
          <w:w w:val="95"/>
          <w:sz w:val="20"/>
          <w:lang w:val="en-GB"/>
        </w:rPr>
        <w:t>(</w:t>
      </w:r>
      <w:r w:rsidRPr="00D516D6">
        <w:rPr>
          <w:spacing w:val="-2"/>
          <w:w w:val="95"/>
          <w:sz w:val="20"/>
          <w:lang w:val="en-GB"/>
        </w:rPr>
        <w:t xml:space="preserve"> </w:t>
      </w:r>
      <w:r w:rsidRPr="00D516D6">
        <w:rPr>
          <w:spacing w:val="-10"/>
          <w:w w:val="95"/>
          <w:sz w:val="20"/>
          <w:lang w:val="en-GB"/>
        </w:rPr>
        <w:t>)</w:t>
      </w:r>
      <w:proofErr w:type="gramEnd"/>
    </w:p>
    <w:p w14:paraId="0FD3958D" w14:textId="77777777" w:rsidR="00AF779A" w:rsidRPr="00D516D6" w:rsidRDefault="00E9277B">
      <w:pPr>
        <w:pStyle w:val="Prrafodelista"/>
        <w:numPr>
          <w:ilvl w:val="1"/>
          <w:numId w:val="1"/>
        </w:numPr>
        <w:tabs>
          <w:tab w:val="left" w:pos="615"/>
        </w:tabs>
        <w:spacing w:before="164"/>
        <w:ind w:hanging="205"/>
        <w:rPr>
          <w:sz w:val="20"/>
          <w:lang w:val="en-GB"/>
        </w:rPr>
      </w:pPr>
      <w:r w:rsidRPr="00D516D6">
        <w:rPr>
          <w:spacing w:val="-2"/>
          <w:sz w:val="20"/>
          <w:lang w:val="en-GB"/>
        </w:rPr>
        <w:t>Complex</w:t>
      </w:r>
      <w:r w:rsidRPr="00D516D6">
        <w:rPr>
          <w:spacing w:val="-5"/>
          <w:sz w:val="20"/>
          <w:lang w:val="en-GB"/>
        </w:rPr>
        <w:t xml:space="preserve"> </w:t>
      </w:r>
      <w:proofErr w:type="gramStart"/>
      <w:r w:rsidRPr="00D516D6">
        <w:rPr>
          <w:spacing w:val="-2"/>
          <w:sz w:val="20"/>
          <w:lang w:val="en-GB"/>
        </w:rPr>
        <w:t>(</w:t>
      </w:r>
      <w:r w:rsidRPr="00D516D6">
        <w:rPr>
          <w:spacing w:val="-4"/>
          <w:sz w:val="20"/>
          <w:lang w:val="en-GB"/>
        </w:rPr>
        <w:t xml:space="preserve"> </w:t>
      </w:r>
      <w:r w:rsidRPr="00D516D6">
        <w:rPr>
          <w:spacing w:val="-10"/>
          <w:sz w:val="20"/>
          <w:lang w:val="en-GB"/>
        </w:rPr>
        <w:t>)</w:t>
      </w:r>
      <w:proofErr w:type="gramEnd"/>
    </w:p>
    <w:p w14:paraId="431CEC08" w14:textId="77777777" w:rsidR="00AF779A" w:rsidRPr="00D516D6" w:rsidRDefault="00E9277B">
      <w:pPr>
        <w:pStyle w:val="Prrafodelista"/>
        <w:numPr>
          <w:ilvl w:val="1"/>
          <w:numId w:val="1"/>
        </w:numPr>
        <w:tabs>
          <w:tab w:val="left" w:pos="615"/>
        </w:tabs>
        <w:spacing w:before="164"/>
        <w:ind w:hanging="205"/>
        <w:rPr>
          <w:sz w:val="20"/>
          <w:lang w:val="en-GB"/>
        </w:rPr>
      </w:pPr>
      <w:r w:rsidRPr="00D516D6">
        <w:rPr>
          <w:w w:val="95"/>
          <w:sz w:val="20"/>
          <w:lang w:val="en-GB"/>
        </w:rPr>
        <w:t>Very</w:t>
      </w:r>
      <w:r w:rsidRPr="00D516D6">
        <w:rPr>
          <w:spacing w:val="1"/>
          <w:sz w:val="20"/>
          <w:lang w:val="en-GB"/>
        </w:rPr>
        <w:t xml:space="preserve"> </w:t>
      </w:r>
      <w:r w:rsidRPr="00D516D6">
        <w:rPr>
          <w:w w:val="95"/>
          <w:sz w:val="20"/>
          <w:lang w:val="en-GB"/>
        </w:rPr>
        <w:t>complex</w:t>
      </w:r>
      <w:r w:rsidRPr="00D516D6">
        <w:rPr>
          <w:spacing w:val="2"/>
          <w:sz w:val="20"/>
          <w:lang w:val="en-GB"/>
        </w:rPr>
        <w:t xml:space="preserve"> </w:t>
      </w:r>
      <w:proofErr w:type="gramStart"/>
      <w:r w:rsidRPr="00D516D6">
        <w:rPr>
          <w:w w:val="95"/>
          <w:sz w:val="20"/>
          <w:lang w:val="en-GB"/>
        </w:rPr>
        <w:t>(</w:t>
      </w:r>
      <w:r w:rsidRPr="00D516D6">
        <w:rPr>
          <w:spacing w:val="2"/>
          <w:sz w:val="20"/>
          <w:lang w:val="en-GB"/>
        </w:rPr>
        <w:t xml:space="preserve"> </w:t>
      </w:r>
      <w:r w:rsidRPr="00D516D6">
        <w:rPr>
          <w:spacing w:val="-10"/>
          <w:w w:val="95"/>
          <w:sz w:val="20"/>
          <w:lang w:val="en-GB"/>
        </w:rPr>
        <w:t>)</w:t>
      </w:r>
      <w:proofErr w:type="gramEnd"/>
    </w:p>
    <w:p w14:paraId="4797D662" w14:textId="77777777" w:rsidR="00AF779A" w:rsidRPr="00D516D6" w:rsidRDefault="00AF779A">
      <w:pPr>
        <w:pStyle w:val="Textoindependiente"/>
        <w:spacing w:before="7"/>
        <w:rPr>
          <w:sz w:val="17"/>
          <w:lang w:val="en-GB"/>
        </w:rPr>
      </w:pPr>
    </w:p>
    <w:p w14:paraId="27084186" w14:textId="77777777" w:rsidR="00AF779A" w:rsidRPr="00D516D6" w:rsidRDefault="00E9277B">
      <w:pPr>
        <w:pStyle w:val="Ttulo4"/>
        <w:numPr>
          <w:ilvl w:val="0"/>
          <w:numId w:val="1"/>
        </w:numPr>
        <w:tabs>
          <w:tab w:val="left" w:pos="316"/>
        </w:tabs>
        <w:spacing w:before="1"/>
        <w:rPr>
          <w:lang w:val="en-GB"/>
        </w:rPr>
      </w:pPr>
      <w:r w:rsidRPr="00D516D6">
        <w:rPr>
          <w:lang w:val="en-GB"/>
        </w:rPr>
        <w:t>How</w:t>
      </w:r>
      <w:r w:rsidRPr="00D516D6">
        <w:rPr>
          <w:spacing w:val="-9"/>
          <w:lang w:val="en-GB"/>
        </w:rPr>
        <w:t xml:space="preserve"> </w:t>
      </w:r>
      <w:r w:rsidRPr="00D516D6">
        <w:rPr>
          <w:lang w:val="en-GB"/>
        </w:rPr>
        <w:t>often</w:t>
      </w:r>
      <w:r w:rsidRPr="00D516D6">
        <w:rPr>
          <w:spacing w:val="-9"/>
          <w:lang w:val="en-GB"/>
        </w:rPr>
        <w:t xml:space="preserve"> </w:t>
      </w:r>
      <w:r w:rsidRPr="00D516D6">
        <w:rPr>
          <w:lang w:val="en-GB"/>
        </w:rPr>
        <w:t>do</w:t>
      </w:r>
      <w:r w:rsidRPr="00D516D6">
        <w:rPr>
          <w:spacing w:val="-8"/>
          <w:lang w:val="en-GB"/>
        </w:rPr>
        <w:t xml:space="preserve"> </w:t>
      </w:r>
      <w:r w:rsidRPr="00D516D6">
        <w:rPr>
          <w:lang w:val="en-GB"/>
        </w:rPr>
        <w:t>you</w:t>
      </w:r>
      <w:r w:rsidRPr="00D516D6">
        <w:rPr>
          <w:spacing w:val="-9"/>
          <w:lang w:val="en-GB"/>
        </w:rPr>
        <w:t xml:space="preserve"> </w:t>
      </w:r>
      <w:r w:rsidRPr="00D516D6">
        <w:rPr>
          <w:lang w:val="en-GB"/>
        </w:rPr>
        <w:t>monitor</w:t>
      </w:r>
      <w:r w:rsidRPr="00D516D6">
        <w:rPr>
          <w:spacing w:val="-8"/>
          <w:lang w:val="en-GB"/>
        </w:rPr>
        <w:t xml:space="preserve"> </w:t>
      </w:r>
      <w:r w:rsidRPr="00D516D6">
        <w:rPr>
          <w:lang w:val="en-GB"/>
        </w:rPr>
        <w:t>your</w:t>
      </w:r>
      <w:r w:rsidRPr="00D516D6">
        <w:rPr>
          <w:spacing w:val="-9"/>
          <w:lang w:val="en-GB"/>
        </w:rPr>
        <w:t xml:space="preserve"> </w:t>
      </w:r>
      <w:r w:rsidRPr="00D516D6">
        <w:rPr>
          <w:lang w:val="en-GB"/>
        </w:rPr>
        <w:t>child’s</w:t>
      </w:r>
      <w:r w:rsidRPr="00D516D6">
        <w:rPr>
          <w:spacing w:val="-8"/>
          <w:lang w:val="en-GB"/>
        </w:rPr>
        <w:t xml:space="preserve"> </w:t>
      </w:r>
      <w:r w:rsidRPr="00D516D6">
        <w:rPr>
          <w:lang w:val="en-GB"/>
        </w:rPr>
        <w:t>school</w:t>
      </w:r>
      <w:r w:rsidRPr="00D516D6">
        <w:rPr>
          <w:spacing w:val="-9"/>
          <w:lang w:val="en-GB"/>
        </w:rPr>
        <w:t xml:space="preserve"> </w:t>
      </w:r>
      <w:r w:rsidRPr="00D516D6">
        <w:rPr>
          <w:spacing w:val="-2"/>
          <w:lang w:val="en-GB"/>
        </w:rPr>
        <w:t>activities?</w:t>
      </w:r>
    </w:p>
    <w:p w14:paraId="02C675F2" w14:textId="77777777" w:rsidR="00AF779A" w:rsidRPr="00D516D6" w:rsidRDefault="00AF779A">
      <w:pPr>
        <w:pStyle w:val="Textoindependiente"/>
        <w:spacing w:before="9"/>
        <w:rPr>
          <w:rFonts w:ascii="Times New Roman"/>
          <w:b/>
          <w:sz w:val="17"/>
          <w:lang w:val="en-GB"/>
        </w:rPr>
      </w:pPr>
    </w:p>
    <w:p w14:paraId="12A7643D" w14:textId="77777777" w:rsidR="00AF779A" w:rsidRPr="00D516D6" w:rsidRDefault="00E9277B">
      <w:pPr>
        <w:pStyle w:val="Prrafodelista"/>
        <w:numPr>
          <w:ilvl w:val="1"/>
          <w:numId w:val="1"/>
        </w:numPr>
        <w:tabs>
          <w:tab w:val="left" w:pos="615"/>
        </w:tabs>
        <w:ind w:hanging="205"/>
        <w:rPr>
          <w:sz w:val="20"/>
          <w:lang w:val="en-GB"/>
        </w:rPr>
      </w:pPr>
      <w:r w:rsidRPr="00D516D6">
        <w:rPr>
          <w:w w:val="95"/>
          <w:sz w:val="20"/>
          <w:lang w:val="en-GB"/>
        </w:rPr>
        <w:t>Never</w:t>
      </w:r>
      <w:r w:rsidRPr="00D516D6">
        <w:rPr>
          <w:spacing w:val="-6"/>
          <w:w w:val="95"/>
          <w:sz w:val="20"/>
          <w:lang w:val="en-GB"/>
        </w:rPr>
        <w:t xml:space="preserve"> </w:t>
      </w:r>
      <w:proofErr w:type="gramStart"/>
      <w:r w:rsidRPr="00D516D6">
        <w:rPr>
          <w:w w:val="95"/>
          <w:sz w:val="20"/>
          <w:lang w:val="en-GB"/>
        </w:rPr>
        <w:t>(</w:t>
      </w:r>
      <w:r w:rsidRPr="00D516D6">
        <w:rPr>
          <w:spacing w:val="-5"/>
          <w:w w:val="95"/>
          <w:sz w:val="20"/>
          <w:lang w:val="en-GB"/>
        </w:rPr>
        <w:t xml:space="preserve"> </w:t>
      </w:r>
      <w:r w:rsidRPr="00D516D6">
        <w:rPr>
          <w:spacing w:val="-10"/>
          <w:w w:val="95"/>
          <w:sz w:val="20"/>
          <w:lang w:val="en-GB"/>
        </w:rPr>
        <w:t>)</w:t>
      </w:r>
      <w:proofErr w:type="gramEnd"/>
    </w:p>
    <w:p w14:paraId="3ABD28CB" w14:textId="77777777" w:rsidR="00AF779A" w:rsidRPr="00D516D6" w:rsidRDefault="00E9277B">
      <w:pPr>
        <w:pStyle w:val="Prrafodelista"/>
        <w:numPr>
          <w:ilvl w:val="1"/>
          <w:numId w:val="1"/>
        </w:numPr>
        <w:tabs>
          <w:tab w:val="left" w:pos="615"/>
        </w:tabs>
        <w:spacing w:before="164"/>
        <w:ind w:hanging="205"/>
        <w:rPr>
          <w:sz w:val="20"/>
          <w:lang w:val="en-GB"/>
        </w:rPr>
      </w:pPr>
      <w:r w:rsidRPr="00D516D6">
        <w:rPr>
          <w:w w:val="95"/>
          <w:sz w:val="20"/>
          <w:lang w:val="en-GB"/>
        </w:rPr>
        <w:t>Sometimes</w:t>
      </w:r>
      <w:r w:rsidRPr="00D516D6">
        <w:rPr>
          <w:spacing w:val="-5"/>
          <w:w w:val="95"/>
          <w:sz w:val="20"/>
          <w:lang w:val="en-GB"/>
        </w:rPr>
        <w:t xml:space="preserve"> </w:t>
      </w:r>
      <w:proofErr w:type="gramStart"/>
      <w:r w:rsidRPr="00D516D6">
        <w:rPr>
          <w:w w:val="95"/>
          <w:sz w:val="20"/>
          <w:lang w:val="en-GB"/>
        </w:rPr>
        <w:t>(</w:t>
      </w:r>
      <w:r w:rsidRPr="00D516D6">
        <w:rPr>
          <w:spacing w:val="-4"/>
          <w:w w:val="95"/>
          <w:sz w:val="20"/>
          <w:lang w:val="en-GB"/>
        </w:rPr>
        <w:t xml:space="preserve"> </w:t>
      </w:r>
      <w:r w:rsidRPr="00D516D6">
        <w:rPr>
          <w:spacing w:val="-10"/>
          <w:w w:val="95"/>
          <w:sz w:val="20"/>
          <w:lang w:val="en-GB"/>
        </w:rPr>
        <w:t>)</w:t>
      </w:r>
      <w:proofErr w:type="gramEnd"/>
    </w:p>
    <w:p w14:paraId="05D2B9CF" w14:textId="77777777" w:rsidR="00AF779A" w:rsidRPr="00D516D6" w:rsidRDefault="00E9277B">
      <w:pPr>
        <w:pStyle w:val="Prrafodelista"/>
        <w:numPr>
          <w:ilvl w:val="1"/>
          <w:numId w:val="1"/>
        </w:numPr>
        <w:tabs>
          <w:tab w:val="left" w:pos="615"/>
        </w:tabs>
        <w:spacing w:before="164"/>
        <w:ind w:hanging="205"/>
        <w:rPr>
          <w:sz w:val="20"/>
          <w:lang w:val="en-GB"/>
        </w:rPr>
      </w:pPr>
      <w:r w:rsidRPr="00D516D6">
        <w:rPr>
          <w:w w:val="95"/>
          <w:sz w:val="20"/>
          <w:lang w:val="en-GB"/>
        </w:rPr>
        <w:t>Almost</w:t>
      </w:r>
      <w:r w:rsidRPr="00D516D6">
        <w:rPr>
          <w:spacing w:val="-3"/>
          <w:w w:val="95"/>
          <w:sz w:val="20"/>
          <w:lang w:val="en-GB"/>
        </w:rPr>
        <w:t xml:space="preserve"> </w:t>
      </w:r>
      <w:r w:rsidRPr="00D516D6">
        <w:rPr>
          <w:w w:val="95"/>
          <w:sz w:val="20"/>
          <w:lang w:val="en-GB"/>
        </w:rPr>
        <w:t>always</w:t>
      </w:r>
      <w:r w:rsidRPr="00D516D6">
        <w:rPr>
          <w:spacing w:val="-3"/>
          <w:w w:val="95"/>
          <w:sz w:val="20"/>
          <w:lang w:val="en-GB"/>
        </w:rPr>
        <w:t xml:space="preserve"> </w:t>
      </w:r>
      <w:proofErr w:type="gramStart"/>
      <w:r w:rsidRPr="00D516D6">
        <w:rPr>
          <w:w w:val="95"/>
          <w:sz w:val="20"/>
          <w:lang w:val="en-GB"/>
        </w:rPr>
        <w:t>(</w:t>
      </w:r>
      <w:r w:rsidRPr="00D516D6">
        <w:rPr>
          <w:spacing w:val="-2"/>
          <w:w w:val="95"/>
          <w:sz w:val="20"/>
          <w:lang w:val="en-GB"/>
        </w:rPr>
        <w:t xml:space="preserve"> </w:t>
      </w:r>
      <w:r w:rsidRPr="00D516D6">
        <w:rPr>
          <w:spacing w:val="-10"/>
          <w:w w:val="95"/>
          <w:sz w:val="20"/>
          <w:lang w:val="en-GB"/>
        </w:rPr>
        <w:t>)</w:t>
      </w:r>
      <w:proofErr w:type="gramEnd"/>
    </w:p>
    <w:p w14:paraId="002EE74F" w14:textId="77777777" w:rsidR="00AF779A" w:rsidRPr="00D516D6" w:rsidRDefault="00E9277B">
      <w:pPr>
        <w:pStyle w:val="Prrafodelista"/>
        <w:numPr>
          <w:ilvl w:val="1"/>
          <w:numId w:val="1"/>
        </w:numPr>
        <w:tabs>
          <w:tab w:val="left" w:pos="615"/>
        </w:tabs>
        <w:spacing w:before="164"/>
        <w:ind w:hanging="205"/>
        <w:rPr>
          <w:sz w:val="20"/>
          <w:lang w:val="en-GB"/>
        </w:rPr>
      </w:pPr>
      <w:r w:rsidRPr="00D516D6">
        <w:rPr>
          <w:spacing w:val="-2"/>
          <w:sz w:val="20"/>
          <w:lang w:val="en-GB"/>
        </w:rPr>
        <w:t>Always</w:t>
      </w:r>
      <w:r w:rsidRPr="00D516D6">
        <w:rPr>
          <w:spacing w:val="-8"/>
          <w:sz w:val="20"/>
          <w:lang w:val="en-GB"/>
        </w:rPr>
        <w:t xml:space="preserve"> </w:t>
      </w:r>
      <w:proofErr w:type="gramStart"/>
      <w:r w:rsidRPr="00D516D6">
        <w:rPr>
          <w:spacing w:val="-2"/>
          <w:sz w:val="20"/>
          <w:lang w:val="en-GB"/>
        </w:rPr>
        <w:t>(</w:t>
      </w:r>
      <w:r w:rsidRPr="00D516D6">
        <w:rPr>
          <w:spacing w:val="-8"/>
          <w:sz w:val="20"/>
          <w:lang w:val="en-GB"/>
        </w:rPr>
        <w:t xml:space="preserve"> </w:t>
      </w:r>
      <w:r w:rsidRPr="00D516D6">
        <w:rPr>
          <w:spacing w:val="-10"/>
          <w:sz w:val="20"/>
          <w:lang w:val="en-GB"/>
        </w:rPr>
        <w:t>)</w:t>
      </w:r>
      <w:proofErr w:type="gramEnd"/>
    </w:p>
    <w:p w14:paraId="226C8284" w14:textId="77777777" w:rsidR="00AF779A" w:rsidRPr="00D516D6" w:rsidRDefault="00AF779A">
      <w:pPr>
        <w:pStyle w:val="Textoindependiente"/>
        <w:spacing w:before="8"/>
        <w:rPr>
          <w:sz w:val="17"/>
          <w:lang w:val="en-GB"/>
        </w:rPr>
      </w:pPr>
    </w:p>
    <w:p w14:paraId="37D7BA00" w14:textId="77777777" w:rsidR="00AF779A" w:rsidRPr="00D516D6" w:rsidRDefault="00E9277B">
      <w:pPr>
        <w:pStyle w:val="Ttulo4"/>
        <w:numPr>
          <w:ilvl w:val="0"/>
          <w:numId w:val="1"/>
        </w:numPr>
        <w:tabs>
          <w:tab w:val="left" w:pos="316"/>
        </w:tabs>
        <w:rPr>
          <w:lang w:val="en-GB"/>
        </w:rPr>
      </w:pPr>
      <w:r w:rsidRPr="00D516D6">
        <w:rPr>
          <w:lang w:val="en-GB"/>
        </w:rPr>
        <w:t>What</w:t>
      </w:r>
      <w:r w:rsidRPr="00D516D6">
        <w:rPr>
          <w:spacing w:val="-12"/>
          <w:lang w:val="en-GB"/>
        </w:rPr>
        <w:t xml:space="preserve"> </w:t>
      </w:r>
      <w:r w:rsidRPr="00D516D6">
        <w:rPr>
          <w:lang w:val="en-GB"/>
        </w:rPr>
        <w:t>strategies</w:t>
      </w:r>
      <w:r w:rsidRPr="00D516D6">
        <w:rPr>
          <w:spacing w:val="-12"/>
          <w:lang w:val="en-GB"/>
        </w:rPr>
        <w:t xml:space="preserve"> </w:t>
      </w:r>
      <w:r w:rsidRPr="00D516D6">
        <w:rPr>
          <w:lang w:val="en-GB"/>
        </w:rPr>
        <w:t>have</w:t>
      </w:r>
      <w:r w:rsidRPr="00D516D6">
        <w:rPr>
          <w:spacing w:val="-11"/>
          <w:lang w:val="en-GB"/>
        </w:rPr>
        <w:t xml:space="preserve"> </w:t>
      </w:r>
      <w:r w:rsidRPr="00D516D6">
        <w:rPr>
          <w:lang w:val="en-GB"/>
        </w:rPr>
        <w:t>you</w:t>
      </w:r>
      <w:r w:rsidRPr="00D516D6">
        <w:rPr>
          <w:spacing w:val="-12"/>
          <w:lang w:val="en-GB"/>
        </w:rPr>
        <w:t xml:space="preserve"> </w:t>
      </w:r>
      <w:r w:rsidRPr="00D516D6">
        <w:rPr>
          <w:lang w:val="en-GB"/>
        </w:rPr>
        <w:t>implemented</w:t>
      </w:r>
      <w:r w:rsidRPr="00D516D6">
        <w:rPr>
          <w:spacing w:val="-11"/>
          <w:lang w:val="en-GB"/>
        </w:rPr>
        <w:t xml:space="preserve"> </w:t>
      </w:r>
      <w:r w:rsidRPr="00D516D6">
        <w:rPr>
          <w:lang w:val="en-GB"/>
        </w:rPr>
        <w:t>to</w:t>
      </w:r>
      <w:r w:rsidRPr="00D516D6">
        <w:rPr>
          <w:spacing w:val="-12"/>
          <w:lang w:val="en-GB"/>
        </w:rPr>
        <w:t xml:space="preserve"> </w:t>
      </w:r>
      <w:r w:rsidRPr="00D516D6">
        <w:rPr>
          <w:lang w:val="en-GB"/>
        </w:rPr>
        <w:t>improve</w:t>
      </w:r>
      <w:r w:rsidRPr="00D516D6">
        <w:rPr>
          <w:spacing w:val="-12"/>
          <w:lang w:val="en-GB"/>
        </w:rPr>
        <w:t xml:space="preserve"> </w:t>
      </w:r>
      <w:r w:rsidRPr="00D516D6">
        <w:rPr>
          <w:lang w:val="en-GB"/>
        </w:rPr>
        <w:t>your</w:t>
      </w:r>
      <w:r w:rsidRPr="00D516D6">
        <w:rPr>
          <w:spacing w:val="-11"/>
          <w:lang w:val="en-GB"/>
        </w:rPr>
        <w:t xml:space="preserve"> </w:t>
      </w:r>
      <w:r w:rsidRPr="00D516D6">
        <w:rPr>
          <w:lang w:val="en-GB"/>
        </w:rPr>
        <w:t>child’s</w:t>
      </w:r>
      <w:r w:rsidRPr="00D516D6">
        <w:rPr>
          <w:spacing w:val="-12"/>
          <w:lang w:val="en-GB"/>
        </w:rPr>
        <w:t xml:space="preserve"> </w:t>
      </w:r>
      <w:r w:rsidRPr="00D516D6">
        <w:rPr>
          <w:lang w:val="en-GB"/>
        </w:rPr>
        <w:t>concentration</w:t>
      </w:r>
      <w:r w:rsidRPr="00D516D6">
        <w:rPr>
          <w:spacing w:val="-12"/>
          <w:lang w:val="en-GB"/>
        </w:rPr>
        <w:t xml:space="preserve"> </w:t>
      </w:r>
      <w:r w:rsidRPr="00D516D6">
        <w:rPr>
          <w:lang w:val="en-GB"/>
        </w:rPr>
        <w:t>during</w:t>
      </w:r>
      <w:r w:rsidRPr="00D516D6">
        <w:rPr>
          <w:spacing w:val="-11"/>
          <w:lang w:val="en-GB"/>
        </w:rPr>
        <w:t xml:space="preserve"> </w:t>
      </w:r>
      <w:r w:rsidRPr="00D516D6">
        <w:rPr>
          <w:lang w:val="en-GB"/>
        </w:rPr>
        <w:t>their</w:t>
      </w:r>
      <w:r w:rsidRPr="00D516D6">
        <w:rPr>
          <w:spacing w:val="-12"/>
          <w:lang w:val="en-GB"/>
        </w:rPr>
        <w:t xml:space="preserve"> </w:t>
      </w:r>
      <w:r w:rsidRPr="00D516D6">
        <w:rPr>
          <w:spacing w:val="-2"/>
          <w:lang w:val="en-GB"/>
        </w:rPr>
        <w:t>homework?</w:t>
      </w:r>
    </w:p>
    <w:p w14:paraId="6A077521" w14:textId="77777777" w:rsidR="00AF779A" w:rsidRPr="00D516D6" w:rsidRDefault="00AF779A">
      <w:pPr>
        <w:pStyle w:val="Textoindependiente"/>
        <w:rPr>
          <w:rFonts w:ascii="Times New Roman"/>
          <w:b/>
          <w:lang w:val="en-GB"/>
        </w:rPr>
      </w:pPr>
    </w:p>
    <w:p w14:paraId="3B2558BE" w14:textId="77777777" w:rsidR="00AF779A" w:rsidRPr="00D516D6" w:rsidRDefault="00E9277B">
      <w:pPr>
        <w:pStyle w:val="Textoindependiente"/>
        <w:spacing w:before="10"/>
        <w:rPr>
          <w:rFonts w:ascii="Times New Roman"/>
          <w:b/>
          <w:sz w:val="14"/>
          <w:lang w:val="en-GB"/>
        </w:rPr>
      </w:pPr>
      <w:r>
        <w:rPr>
          <w:lang w:val="en-GB"/>
        </w:rPr>
        <w:pict w14:anchorId="7D75C11B">
          <v:shape id="docshape250" o:spid="_x0000_s1031" alt="" style="position:absolute;margin-left:38.85pt;margin-top:9.75pt;width:466.6pt;height:.1pt;z-index:-15659008;mso-wrap-edited:f;mso-width-percent:0;mso-height-percent:0;mso-wrap-distance-left:0;mso-wrap-distance-right:0;mso-position-horizontal-relative:page;mso-width-percent:0;mso-height-percent:0" coordsize="9332,1270" path="m,l9331,e" filled="f" strokeweight=".35136mm">
            <v:path arrowok="t" o:connecttype="custom" o:connectlocs="0,0;2147483646,0" o:connectangles="0,0"/>
            <w10:wrap type="topAndBottom" anchorx="page"/>
          </v:shape>
        </w:pict>
      </w:r>
    </w:p>
    <w:p w14:paraId="22CA3E20" w14:textId="77777777" w:rsidR="00AF779A" w:rsidRPr="00D516D6" w:rsidRDefault="00AF779A">
      <w:pPr>
        <w:pStyle w:val="Textoindependiente"/>
        <w:rPr>
          <w:rFonts w:ascii="Times New Roman"/>
          <w:b/>
          <w:lang w:val="en-GB"/>
        </w:rPr>
      </w:pPr>
    </w:p>
    <w:p w14:paraId="43BE27F1" w14:textId="77777777" w:rsidR="00AF779A" w:rsidRPr="00D516D6" w:rsidRDefault="00E9277B">
      <w:pPr>
        <w:pStyle w:val="Textoindependiente"/>
        <w:spacing w:before="7"/>
        <w:rPr>
          <w:rFonts w:ascii="Times New Roman"/>
          <w:b/>
          <w:sz w:val="18"/>
          <w:lang w:val="en-GB"/>
        </w:rPr>
      </w:pPr>
      <w:r>
        <w:rPr>
          <w:lang w:val="en-GB"/>
        </w:rPr>
        <w:pict w14:anchorId="00C11B18">
          <v:shape id="docshape251" o:spid="_x0000_s1030" alt="" style="position:absolute;margin-left:38.85pt;margin-top:11.9pt;width:466.6pt;height:.1pt;z-index:-15658496;mso-wrap-edited:f;mso-width-percent:0;mso-height-percent:0;mso-wrap-distance-left:0;mso-wrap-distance-right:0;mso-position-horizontal-relative:page;mso-width-percent:0;mso-height-percent:0" coordsize="9332,1270" path="m,l9331,e" filled="f" strokeweight=".35136mm">
            <v:path arrowok="t" o:connecttype="custom" o:connectlocs="0,0;2147483646,0" o:connectangles="0,0"/>
            <w10:wrap type="topAndBottom" anchorx="page"/>
          </v:shape>
        </w:pict>
      </w:r>
    </w:p>
    <w:p w14:paraId="710F2BFA" w14:textId="77777777" w:rsidR="00AF779A" w:rsidRPr="00D516D6" w:rsidRDefault="00AF779A">
      <w:pPr>
        <w:rPr>
          <w:rFonts w:ascii="Times New Roman"/>
          <w:sz w:val="18"/>
          <w:lang w:val="en-GB"/>
        </w:rPr>
        <w:sectPr w:rsidR="00AF779A" w:rsidRPr="00D516D6">
          <w:pgSz w:w="10890" w:h="14860"/>
          <w:pgMar w:top="880" w:right="620" w:bottom="840" w:left="660" w:header="673" w:footer="642" w:gutter="0"/>
          <w:cols w:space="720"/>
        </w:sectPr>
      </w:pPr>
    </w:p>
    <w:p w14:paraId="6E171772" w14:textId="77777777" w:rsidR="00AF779A" w:rsidRPr="00D516D6" w:rsidRDefault="00AF779A">
      <w:pPr>
        <w:pStyle w:val="Textoindependiente"/>
        <w:spacing w:before="7"/>
        <w:rPr>
          <w:rFonts w:ascii="Times New Roman"/>
          <w:b/>
          <w:sz w:val="14"/>
          <w:lang w:val="en-GB"/>
        </w:rPr>
      </w:pPr>
    </w:p>
    <w:p w14:paraId="06EB538C" w14:textId="77777777" w:rsidR="00AF779A" w:rsidRPr="00D516D6" w:rsidRDefault="00E9277B">
      <w:pPr>
        <w:spacing w:before="93" w:line="219" w:lineRule="exact"/>
        <w:ind w:left="116"/>
        <w:rPr>
          <w:rFonts w:ascii="Calibri"/>
          <w:b/>
          <w:sz w:val="18"/>
          <w:lang w:val="en-GB"/>
        </w:rPr>
      </w:pPr>
      <w:bookmarkStart w:id="355" w:name="_bookmark109"/>
      <w:bookmarkEnd w:id="355"/>
      <w:r w:rsidRPr="00D516D6">
        <w:rPr>
          <w:rFonts w:ascii="Calibri"/>
          <w:b/>
          <w:w w:val="105"/>
          <w:sz w:val="18"/>
          <w:lang w:val="en-GB"/>
        </w:rPr>
        <w:t>Table</w:t>
      </w:r>
      <w:r w:rsidRPr="00D516D6">
        <w:rPr>
          <w:rFonts w:ascii="Calibri"/>
          <w:b/>
          <w:spacing w:val="15"/>
          <w:w w:val="105"/>
          <w:sz w:val="18"/>
          <w:lang w:val="en-GB"/>
        </w:rPr>
        <w:t xml:space="preserve"> </w:t>
      </w:r>
      <w:r w:rsidRPr="00D516D6">
        <w:rPr>
          <w:rFonts w:ascii="Calibri"/>
          <w:b/>
          <w:spacing w:val="-5"/>
          <w:w w:val="105"/>
          <w:sz w:val="18"/>
          <w:lang w:val="en-GB"/>
        </w:rPr>
        <w:t>23</w:t>
      </w:r>
    </w:p>
    <w:p w14:paraId="0CF0E154" w14:textId="77777777" w:rsidR="00AF779A" w:rsidRPr="00D516D6" w:rsidRDefault="00E9277B">
      <w:pPr>
        <w:spacing w:line="219" w:lineRule="exact"/>
        <w:ind w:left="116"/>
        <w:rPr>
          <w:rFonts w:ascii="Calibri"/>
          <w:sz w:val="18"/>
          <w:lang w:val="en-GB"/>
        </w:rPr>
      </w:pPr>
      <w:r w:rsidRPr="00D516D6">
        <w:rPr>
          <w:rFonts w:ascii="Calibri"/>
          <w:w w:val="110"/>
          <w:sz w:val="18"/>
          <w:lang w:val="en-GB"/>
        </w:rPr>
        <w:t>SUS</w:t>
      </w:r>
      <w:r w:rsidRPr="00D516D6">
        <w:rPr>
          <w:rFonts w:ascii="Calibri"/>
          <w:spacing w:val="36"/>
          <w:w w:val="110"/>
          <w:sz w:val="18"/>
          <w:lang w:val="en-GB"/>
        </w:rPr>
        <w:t xml:space="preserve"> </w:t>
      </w:r>
      <w:r w:rsidRPr="00D516D6">
        <w:rPr>
          <w:rFonts w:ascii="Calibri"/>
          <w:spacing w:val="-2"/>
          <w:w w:val="110"/>
          <w:sz w:val="18"/>
          <w:lang w:val="en-GB"/>
        </w:rPr>
        <w:t>Questionnaire</w:t>
      </w:r>
    </w:p>
    <w:p w14:paraId="1001013A" w14:textId="77777777" w:rsidR="00AF779A" w:rsidRPr="00D516D6" w:rsidRDefault="00AF779A">
      <w:pPr>
        <w:pStyle w:val="Textoindependiente"/>
        <w:spacing w:before="1"/>
        <w:rPr>
          <w:rFonts w:ascii="Calibri"/>
          <w:sz w:val="6"/>
          <w:lang w:val="en-GB"/>
        </w:rPr>
      </w:pPr>
    </w:p>
    <w:tbl>
      <w:tblPr>
        <w:tblStyle w:val="TableNormal"/>
        <w:tblW w:w="0" w:type="auto"/>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916"/>
        <w:gridCol w:w="339"/>
        <w:gridCol w:w="339"/>
        <w:gridCol w:w="339"/>
        <w:gridCol w:w="339"/>
        <w:gridCol w:w="339"/>
      </w:tblGrid>
      <w:tr w:rsidR="00AF779A" w:rsidRPr="00D516D6" w14:paraId="14771F2A" w14:textId="77777777">
        <w:trPr>
          <w:trHeight w:val="217"/>
        </w:trPr>
        <w:tc>
          <w:tcPr>
            <w:tcW w:w="5916" w:type="dxa"/>
          </w:tcPr>
          <w:p w14:paraId="1198B9E8" w14:textId="77777777" w:rsidR="00AF779A" w:rsidRPr="00D516D6" w:rsidRDefault="00E9277B">
            <w:pPr>
              <w:pStyle w:val="TableParagraph"/>
              <w:spacing w:line="197" w:lineRule="exact"/>
              <w:ind w:left="122"/>
              <w:rPr>
                <w:b/>
                <w:sz w:val="18"/>
                <w:lang w:val="en-GB"/>
              </w:rPr>
            </w:pPr>
            <w:r w:rsidRPr="00D516D6">
              <w:rPr>
                <w:b/>
                <w:spacing w:val="-2"/>
                <w:sz w:val="18"/>
                <w:lang w:val="en-GB"/>
              </w:rPr>
              <w:t>Questions</w:t>
            </w:r>
          </w:p>
        </w:tc>
        <w:tc>
          <w:tcPr>
            <w:tcW w:w="339" w:type="dxa"/>
          </w:tcPr>
          <w:p w14:paraId="2B20B6B9" w14:textId="77777777" w:rsidR="00AF779A" w:rsidRPr="00D516D6" w:rsidRDefault="00E9277B">
            <w:pPr>
              <w:pStyle w:val="TableParagraph"/>
              <w:spacing w:line="197" w:lineRule="exact"/>
              <w:ind w:left="8"/>
              <w:jc w:val="center"/>
              <w:rPr>
                <w:sz w:val="18"/>
                <w:lang w:val="en-GB"/>
              </w:rPr>
            </w:pPr>
            <w:r w:rsidRPr="00D516D6">
              <w:rPr>
                <w:w w:val="101"/>
                <w:sz w:val="18"/>
                <w:lang w:val="en-GB"/>
              </w:rPr>
              <w:t>1</w:t>
            </w:r>
          </w:p>
        </w:tc>
        <w:tc>
          <w:tcPr>
            <w:tcW w:w="339" w:type="dxa"/>
          </w:tcPr>
          <w:p w14:paraId="210EAEF3" w14:textId="77777777" w:rsidR="00AF779A" w:rsidRPr="00D516D6" w:rsidRDefault="00E9277B">
            <w:pPr>
              <w:pStyle w:val="TableParagraph"/>
              <w:spacing w:line="197" w:lineRule="exact"/>
              <w:ind w:left="9"/>
              <w:jc w:val="center"/>
              <w:rPr>
                <w:sz w:val="18"/>
                <w:lang w:val="en-GB"/>
              </w:rPr>
            </w:pPr>
            <w:r w:rsidRPr="00D516D6">
              <w:rPr>
                <w:w w:val="101"/>
                <w:sz w:val="18"/>
                <w:lang w:val="en-GB"/>
              </w:rPr>
              <w:t>2</w:t>
            </w:r>
          </w:p>
        </w:tc>
        <w:tc>
          <w:tcPr>
            <w:tcW w:w="339" w:type="dxa"/>
          </w:tcPr>
          <w:p w14:paraId="4B5A6EA7" w14:textId="77777777" w:rsidR="00AF779A" w:rsidRPr="00D516D6" w:rsidRDefault="00E9277B">
            <w:pPr>
              <w:pStyle w:val="TableParagraph"/>
              <w:spacing w:line="197" w:lineRule="exact"/>
              <w:ind w:left="9"/>
              <w:jc w:val="center"/>
              <w:rPr>
                <w:sz w:val="18"/>
                <w:lang w:val="en-GB"/>
              </w:rPr>
            </w:pPr>
            <w:r w:rsidRPr="00D516D6">
              <w:rPr>
                <w:w w:val="101"/>
                <w:sz w:val="18"/>
                <w:lang w:val="en-GB"/>
              </w:rPr>
              <w:t>3</w:t>
            </w:r>
          </w:p>
        </w:tc>
        <w:tc>
          <w:tcPr>
            <w:tcW w:w="339" w:type="dxa"/>
          </w:tcPr>
          <w:p w14:paraId="6753D65B" w14:textId="77777777" w:rsidR="00AF779A" w:rsidRPr="00D516D6" w:rsidRDefault="00E9277B">
            <w:pPr>
              <w:pStyle w:val="TableParagraph"/>
              <w:spacing w:line="197" w:lineRule="exact"/>
              <w:ind w:left="10"/>
              <w:jc w:val="center"/>
              <w:rPr>
                <w:sz w:val="18"/>
                <w:lang w:val="en-GB"/>
              </w:rPr>
            </w:pPr>
            <w:r w:rsidRPr="00D516D6">
              <w:rPr>
                <w:w w:val="101"/>
                <w:sz w:val="18"/>
                <w:lang w:val="en-GB"/>
              </w:rPr>
              <w:t>4</w:t>
            </w:r>
          </w:p>
        </w:tc>
        <w:tc>
          <w:tcPr>
            <w:tcW w:w="339" w:type="dxa"/>
          </w:tcPr>
          <w:p w14:paraId="16534B29" w14:textId="77777777" w:rsidR="00AF779A" w:rsidRPr="00D516D6" w:rsidRDefault="00E9277B">
            <w:pPr>
              <w:pStyle w:val="TableParagraph"/>
              <w:spacing w:line="197" w:lineRule="exact"/>
              <w:ind w:left="10"/>
              <w:jc w:val="center"/>
              <w:rPr>
                <w:sz w:val="18"/>
                <w:lang w:val="en-GB"/>
              </w:rPr>
            </w:pPr>
            <w:r w:rsidRPr="00D516D6">
              <w:rPr>
                <w:w w:val="101"/>
                <w:sz w:val="18"/>
                <w:lang w:val="en-GB"/>
              </w:rPr>
              <w:t>5</w:t>
            </w:r>
          </w:p>
        </w:tc>
      </w:tr>
      <w:tr w:rsidR="00AF779A" w:rsidRPr="00D516D6" w14:paraId="2CCF68F2" w14:textId="77777777">
        <w:trPr>
          <w:trHeight w:val="217"/>
        </w:trPr>
        <w:tc>
          <w:tcPr>
            <w:tcW w:w="5916" w:type="dxa"/>
          </w:tcPr>
          <w:p w14:paraId="38F35BBC" w14:textId="77777777" w:rsidR="00AF779A" w:rsidRPr="00D516D6" w:rsidRDefault="00E9277B">
            <w:pPr>
              <w:pStyle w:val="TableParagraph"/>
              <w:spacing w:line="197" w:lineRule="exact"/>
              <w:ind w:left="122"/>
              <w:rPr>
                <w:sz w:val="18"/>
                <w:lang w:val="en-GB"/>
              </w:rPr>
            </w:pPr>
            <w:r w:rsidRPr="00D516D6">
              <w:rPr>
                <w:sz w:val="18"/>
                <w:lang w:val="en-GB"/>
              </w:rPr>
              <w:t>1.</w:t>
            </w:r>
            <w:r w:rsidRPr="00D516D6">
              <w:rPr>
                <w:spacing w:val="19"/>
                <w:sz w:val="18"/>
                <w:lang w:val="en-GB"/>
              </w:rPr>
              <w:t xml:space="preserve"> </w:t>
            </w:r>
            <w:r w:rsidRPr="00D516D6">
              <w:rPr>
                <w:sz w:val="18"/>
                <w:lang w:val="en-GB"/>
              </w:rPr>
              <w:t>I</w:t>
            </w:r>
            <w:r w:rsidRPr="00D516D6">
              <w:rPr>
                <w:spacing w:val="20"/>
                <w:sz w:val="18"/>
                <w:lang w:val="en-GB"/>
              </w:rPr>
              <w:t xml:space="preserve"> </w:t>
            </w:r>
            <w:r w:rsidRPr="00D516D6">
              <w:rPr>
                <w:sz w:val="18"/>
                <w:lang w:val="en-GB"/>
              </w:rPr>
              <w:t>would</w:t>
            </w:r>
            <w:r w:rsidRPr="00D516D6">
              <w:rPr>
                <w:spacing w:val="21"/>
                <w:sz w:val="18"/>
                <w:lang w:val="en-GB"/>
              </w:rPr>
              <w:t xml:space="preserve"> </w:t>
            </w:r>
            <w:r w:rsidRPr="00D516D6">
              <w:rPr>
                <w:sz w:val="18"/>
                <w:lang w:val="en-GB"/>
              </w:rPr>
              <w:t>like</w:t>
            </w:r>
            <w:r w:rsidRPr="00D516D6">
              <w:rPr>
                <w:spacing w:val="20"/>
                <w:sz w:val="18"/>
                <w:lang w:val="en-GB"/>
              </w:rPr>
              <w:t xml:space="preserve"> </w:t>
            </w:r>
            <w:r w:rsidRPr="00D516D6">
              <w:rPr>
                <w:sz w:val="18"/>
                <w:lang w:val="en-GB"/>
              </w:rPr>
              <w:t>to</w:t>
            </w:r>
            <w:r w:rsidRPr="00D516D6">
              <w:rPr>
                <w:spacing w:val="20"/>
                <w:sz w:val="18"/>
                <w:lang w:val="en-GB"/>
              </w:rPr>
              <w:t xml:space="preserve"> </w:t>
            </w:r>
            <w:r w:rsidRPr="00D516D6">
              <w:rPr>
                <w:sz w:val="18"/>
                <w:lang w:val="en-GB"/>
              </w:rPr>
              <w:t>use</w:t>
            </w:r>
            <w:r w:rsidRPr="00D516D6">
              <w:rPr>
                <w:spacing w:val="20"/>
                <w:sz w:val="18"/>
                <w:lang w:val="en-GB"/>
              </w:rPr>
              <w:t xml:space="preserve"> </w:t>
            </w:r>
            <w:r w:rsidRPr="00D516D6">
              <w:rPr>
                <w:sz w:val="18"/>
                <w:lang w:val="en-GB"/>
              </w:rPr>
              <w:t>the</w:t>
            </w:r>
            <w:r w:rsidRPr="00D516D6">
              <w:rPr>
                <w:spacing w:val="20"/>
                <w:sz w:val="18"/>
                <w:lang w:val="en-GB"/>
              </w:rPr>
              <w:t xml:space="preserve"> </w:t>
            </w:r>
            <w:proofErr w:type="spellStart"/>
            <w:r w:rsidRPr="00D516D6">
              <w:rPr>
                <w:sz w:val="18"/>
                <w:lang w:val="en-GB"/>
              </w:rPr>
              <w:t>Torddis</w:t>
            </w:r>
            <w:proofErr w:type="spellEnd"/>
            <w:r w:rsidRPr="00D516D6">
              <w:rPr>
                <w:spacing w:val="20"/>
                <w:sz w:val="18"/>
                <w:lang w:val="en-GB"/>
              </w:rPr>
              <w:t xml:space="preserve"> </w:t>
            </w:r>
            <w:r w:rsidRPr="00D516D6">
              <w:rPr>
                <w:sz w:val="18"/>
                <w:lang w:val="en-GB"/>
              </w:rPr>
              <w:t>system</w:t>
            </w:r>
            <w:r w:rsidRPr="00D516D6">
              <w:rPr>
                <w:spacing w:val="20"/>
                <w:sz w:val="18"/>
                <w:lang w:val="en-GB"/>
              </w:rPr>
              <w:t xml:space="preserve"> </w:t>
            </w:r>
            <w:r w:rsidRPr="00D516D6">
              <w:rPr>
                <w:spacing w:val="-2"/>
                <w:sz w:val="18"/>
                <w:lang w:val="en-GB"/>
              </w:rPr>
              <w:t>frequently.</w:t>
            </w:r>
          </w:p>
        </w:tc>
        <w:tc>
          <w:tcPr>
            <w:tcW w:w="339" w:type="dxa"/>
          </w:tcPr>
          <w:p w14:paraId="6B130E17" w14:textId="77777777" w:rsidR="00AF779A" w:rsidRPr="00D516D6" w:rsidRDefault="00AF779A">
            <w:pPr>
              <w:pStyle w:val="TableParagraph"/>
              <w:rPr>
                <w:rFonts w:ascii="Times New Roman"/>
                <w:sz w:val="14"/>
                <w:lang w:val="en-GB"/>
              </w:rPr>
            </w:pPr>
          </w:p>
        </w:tc>
        <w:tc>
          <w:tcPr>
            <w:tcW w:w="339" w:type="dxa"/>
          </w:tcPr>
          <w:p w14:paraId="55107D8B" w14:textId="77777777" w:rsidR="00AF779A" w:rsidRPr="00D516D6" w:rsidRDefault="00AF779A">
            <w:pPr>
              <w:pStyle w:val="TableParagraph"/>
              <w:rPr>
                <w:rFonts w:ascii="Times New Roman"/>
                <w:sz w:val="14"/>
                <w:lang w:val="en-GB"/>
              </w:rPr>
            </w:pPr>
          </w:p>
        </w:tc>
        <w:tc>
          <w:tcPr>
            <w:tcW w:w="339" w:type="dxa"/>
          </w:tcPr>
          <w:p w14:paraId="74AD1AA1" w14:textId="77777777" w:rsidR="00AF779A" w:rsidRPr="00D516D6" w:rsidRDefault="00AF779A">
            <w:pPr>
              <w:pStyle w:val="TableParagraph"/>
              <w:rPr>
                <w:rFonts w:ascii="Times New Roman"/>
                <w:sz w:val="14"/>
                <w:lang w:val="en-GB"/>
              </w:rPr>
            </w:pPr>
          </w:p>
        </w:tc>
        <w:tc>
          <w:tcPr>
            <w:tcW w:w="339" w:type="dxa"/>
          </w:tcPr>
          <w:p w14:paraId="2FE38A3A" w14:textId="77777777" w:rsidR="00AF779A" w:rsidRPr="00D516D6" w:rsidRDefault="00AF779A">
            <w:pPr>
              <w:pStyle w:val="TableParagraph"/>
              <w:rPr>
                <w:rFonts w:ascii="Times New Roman"/>
                <w:sz w:val="14"/>
                <w:lang w:val="en-GB"/>
              </w:rPr>
            </w:pPr>
          </w:p>
        </w:tc>
        <w:tc>
          <w:tcPr>
            <w:tcW w:w="339" w:type="dxa"/>
          </w:tcPr>
          <w:p w14:paraId="473A90BC" w14:textId="77777777" w:rsidR="00AF779A" w:rsidRPr="00D516D6" w:rsidRDefault="00AF779A">
            <w:pPr>
              <w:pStyle w:val="TableParagraph"/>
              <w:rPr>
                <w:rFonts w:ascii="Times New Roman"/>
                <w:sz w:val="14"/>
                <w:lang w:val="en-GB"/>
              </w:rPr>
            </w:pPr>
          </w:p>
        </w:tc>
      </w:tr>
      <w:tr w:rsidR="00AF779A" w:rsidRPr="00D516D6" w14:paraId="476596FA" w14:textId="77777777">
        <w:trPr>
          <w:trHeight w:val="217"/>
        </w:trPr>
        <w:tc>
          <w:tcPr>
            <w:tcW w:w="5916" w:type="dxa"/>
          </w:tcPr>
          <w:p w14:paraId="2BF9CDED" w14:textId="77777777" w:rsidR="00AF779A" w:rsidRPr="00D516D6" w:rsidRDefault="00E9277B">
            <w:pPr>
              <w:pStyle w:val="TableParagraph"/>
              <w:spacing w:line="197" w:lineRule="exact"/>
              <w:ind w:left="122"/>
              <w:rPr>
                <w:sz w:val="18"/>
                <w:lang w:val="en-GB"/>
              </w:rPr>
            </w:pPr>
            <w:r w:rsidRPr="00D516D6">
              <w:rPr>
                <w:sz w:val="18"/>
                <w:lang w:val="en-GB"/>
              </w:rPr>
              <w:t>2.</w:t>
            </w:r>
            <w:r w:rsidRPr="00D516D6">
              <w:rPr>
                <w:spacing w:val="17"/>
                <w:sz w:val="18"/>
                <w:lang w:val="en-GB"/>
              </w:rPr>
              <w:t xml:space="preserve"> </w:t>
            </w:r>
            <w:r w:rsidRPr="00D516D6">
              <w:rPr>
                <w:sz w:val="18"/>
                <w:lang w:val="en-GB"/>
              </w:rPr>
              <w:t>I</w:t>
            </w:r>
            <w:r w:rsidRPr="00D516D6">
              <w:rPr>
                <w:spacing w:val="19"/>
                <w:sz w:val="18"/>
                <w:lang w:val="en-GB"/>
              </w:rPr>
              <w:t xml:space="preserve"> </w:t>
            </w:r>
            <w:r w:rsidRPr="00D516D6">
              <w:rPr>
                <w:sz w:val="18"/>
                <w:lang w:val="en-GB"/>
              </w:rPr>
              <w:t>found</w:t>
            </w:r>
            <w:r w:rsidRPr="00D516D6">
              <w:rPr>
                <w:spacing w:val="19"/>
                <w:sz w:val="18"/>
                <w:lang w:val="en-GB"/>
              </w:rPr>
              <w:t xml:space="preserve"> </w:t>
            </w:r>
            <w:r w:rsidRPr="00D516D6">
              <w:rPr>
                <w:sz w:val="18"/>
                <w:lang w:val="en-GB"/>
              </w:rPr>
              <w:t>the</w:t>
            </w:r>
            <w:r w:rsidRPr="00D516D6">
              <w:rPr>
                <w:spacing w:val="18"/>
                <w:sz w:val="18"/>
                <w:lang w:val="en-GB"/>
              </w:rPr>
              <w:t xml:space="preserve"> </w:t>
            </w:r>
            <w:r w:rsidRPr="00D516D6">
              <w:rPr>
                <w:sz w:val="18"/>
                <w:lang w:val="en-GB"/>
              </w:rPr>
              <w:t>system</w:t>
            </w:r>
            <w:r w:rsidRPr="00D516D6">
              <w:rPr>
                <w:spacing w:val="18"/>
                <w:sz w:val="18"/>
                <w:lang w:val="en-GB"/>
              </w:rPr>
              <w:t xml:space="preserve"> </w:t>
            </w:r>
            <w:r w:rsidRPr="00D516D6">
              <w:rPr>
                <w:sz w:val="18"/>
                <w:lang w:val="en-GB"/>
              </w:rPr>
              <w:t>unnecessarily</w:t>
            </w:r>
            <w:r w:rsidRPr="00D516D6">
              <w:rPr>
                <w:spacing w:val="18"/>
                <w:sz w:val="18"/>
                <w:lang w:val="en-GB"/>
              </w:rPr>
              <w:t xml:space="preserve"> </w:t>
            </w:r>
            <w:r w:rsidRPr="00D516D6">
              <w:rPr>
                <w:spacing w:val="-2"/>
                <w:sz w:val="18"/>
                <w:lang w:val="en-GB"/>
              </w:rPr>
              <w:t>complex.</w:t>
            </w:r>
          </w:p>
        </w:tc>
        <w:tc>
          <w:tcPr>
            <w:tcW w:w="339" w:type="dxa"/>
          </w:tcPr>
          <w:p w14:paraId="295DD7EA" w14:textId="77777777" w:rsidR="00AF779A" w:rsidRPr="00D516D6" w:rsidRDefault="00AF779A">
            <w:pPr>
              <w:pStyle w:val="TableParagraph"/>
              <w:rPr>
                <w:rFonts w:ascii="Times New Roman"/>
                <w:sz w:val="14"/>
                <w:lang w:val="en-GB"/>
              </w:rPr>
            </w:pPr>
          </w:p>
        </w:tc>
        <w:tc>
          <w:tcPr>
            <w:tcW w:w="339" w:type="dxa"/>
          </w:tcPr>
          <w:p w14:paraId="1030E52E" w14:textId="77777777" w:rsidR="00AF779A" w:rsidRPr="00D516D6" w:rsidRDefault="00AF779A">
            <w:pPr>
              <w:pStyle w:val="TableParagraph"/>
              <w:rPr>
                <w:rFonts w:ascii="Times New Roman"/>
                <w:sz w:val="14"/>
                <w:lang w:val="en-GB"/>
              </w:rPr>
            </w:pPr>
          </w:p>
        </w:tc>
        <w:tc>
          <w:tcPr>
            <w:tcW w:w="339" w:type="dxa"/>
          </w:tcPr>
          <w:p w14:paraId="3ED4DFE4" w14:textId="77777777" w:rsidR="00AF779A" w:rsidRPr="00D516D6" w:rsidRDefault="00AF779A">
            <w:pPr>
              <w:pStyle w:val="TableParagraph"/>
              <w:rPr>
                <w:rFonts w:ascii="Times New Roman"/>
                <w:sz w:val="14"/>
                <w:lang w:val="en-GB"/>
              </w:rPr>
            </w:pPr>
          </w:p>
        </w:tc>
        <w:tc>
          <w:tcPr>
            <w:tcW w:w="339" w:type="dxa"/>
          </w:tcPr>
          <w:p w14:paraId="079E00ED" w14:textId="77777777" w:rsidR="00AF779A" w:rsidRPr="00D516D6" w:rsidRDefault="00AF779A">
            <w:pPr>
              <w:pStyle w:val="TableParagraph"/>
              <w:rPr>
                <w:rFonts w:ascii="Times New Roman"/>
                <w:sz w:val="14"/>
                <w:lang w:val="en-GB"/>
              </w:rPr>
            </w:pPr>
          </w:p>
        </w:tc>
        <w:tc>
          <w:tcPr>
            <w:tcW w:w="339" w:type="dxa"/>
          </w:tcPr>
          <w:p w14:paraId="5396486E" w14:textId="77777777" w:rsidR="00AF779A" w:rsidRPr="00D516D6" w:rsidRDefault="00AF779A">
            <w:pPr>
              <w:pStyle w:val="TableParagraph"/>
              <w:rPr>
                <w:rFonts w:ascii="Times New Roman"/>
                <w:sz w:val="14"/>
                <w:lang w:val="en-GB"/>
              </w:rPr>
            </w:pPr>
          </w:p>
        </w:tc>
      </w:tr>
      <w:tr w:rsidR="00AF779A" w:rsidRPr="00D516D6" w14:paraId="4728B863" w14:textId="77777777">
        <w:trPr>
          <w:trHeight w:val="217"/>
        </w:trPr>
        <w:tc>
          <w:tcPr>
            <w:tcW w:w="5916" w:type="dxa"/>
          </w:tcPr>
          <w:p w14:paraId="1F5DC7B1" w14:textId="77777777" w:rsidR="00AF779A" w:rsidRPr="00D516D6" w:rsidRDefault="00E9277B">
            <w:pPr>
              <w:pStyle w:val="TableParagraph"/>
              <w:spacing w:line="197" w:lineRule="exact"/>
              <w:ind w:left="122"/>
              <w:rPr>
                <w:sz w:val="18"/>
                <w:lang w:val="en-GB"/>
              </w:rPr>
            </w:pPr>
            <w:r w:rsidRPr="00D516D6">
              <w:rPr>
                <w:w w:val="105"/>
                <w:sz w:val="18"/>
                <w:lang w:val="en-GB"/>
              </w:rPr>
              <w:t>3.</w:t>
            </w:r>
            <w:r w:rsidRPr="00D516D6">
              <w:rPr>
                <w:spacing w:val="4"/>
                <w:w w:val="105"/>
                <w:sz w:val="18"/>
                <w:lang w:val="en-GB"/>
              </w:rPr>
              <w:t xml:space="preserve"> </w:t>
            </w:r>
            <w:r w:rsidRPr="00D516D6">
              <w:rPr>
                <w:w w:val="105"/>
                <w:sz w:val="18"/>
                <w:lang w:val="en-GB"/>
              </w:rPr>
              <w:t>I</w:t>
            </w:r>
            <w:r w:rsidRPr="00D516D6">
              <w:rPr>
                <w:spacing w:val="5"/>
                <w:w w:val="105"/>
                <w:sz w:val="18"/>
                <w:lang w:val="en-GB"/>
              </w:rPr>
              <w:t xml:space="preserve"> </w:t>
            </w:r>
            <w:r w:rsidRPr="00D516D6">
              <w:rPr>
                <w:w w:val="105"/>
                <w:sz w:val="18"/>
                <w:lang w:val="en-GB"/>
              </w:rPr>
              <w:t>thought</w:t>
            </w:r>
            <w:r w:rsidRPr="00D516D6">
              <w:rPr>
                <w:spacing w:val="4"/>
                <w:w w:val="105"/>
                <w:sz w:val="18"/>
                <w:lang w:val="en-GB"/>
              </w:rPr>
              <w:t xml:space="preserve"> </w:t>
            </w:r>
            <w:r w:rsidRPr="00D516D6">
              <w:rPr>
                <w:w w:val="105"/>
                <w:sz w:val="18"/>
                <w:lang w:val="en-GB"/>
              </w:rPr>
              <w:t>the</w:t>
            </w:r>
            <w:r w:rsidRPr="00D516D6">
              <w:rPr>
                <w:spacing w:val="5"/>
                <w:w w:val="105"/>
                <w:sz w:val="18"/>
                <w:lang w:val="en-GB"/>
              </w:rPr>
              <w:t xml:space="preserve"> </w:t>
            </w:r>
            <w:r w:rsidRPr="00D516D6">
              <w:rPr>
                <w:w w:val="105"/>
                <w:sz w:val="18"/>
                <w:lang w:val="en-GB"/>
              </w:rPr>
              <w:t>system</w:t>
            </w:r>
            <w:r w:rsidRPr="00D516D6">
              <w:rPr>
                <w:spacing w:val="5"/>
                <w:w w:val="105"/>
                <w:sz w:val="18"/>
                <w:lang w:val="en-GB"/>
              </w:rPr>
              <w:t xml:space="preserve"> </w:t>
            </w:r>
            <w:r w:rsidRPr="00D516D6">
              <w:rPr>
                <w:w w:val="105"/>
                <w:sz w:val="18"/>
                <w:lang w:val="en-GB"/>
              </w:rPr>
              <w:t>was</w:t>
            </w:r>
            <w:r w:rsidRPr="00D516D6">
              <w:rPr>
                <w:spacing w:val="4"/>
                <w:w w:val="105"/>
                <w:sz w:val="18"/>
                <w:lang w:val="en-GB"/>
              </w:rPr>
              <w:t xml:space="preserve"> </w:t>
            </w:r>
            <w:r w:rsidRPr="00D516D6">
              <w:rPr>
                <w:w w:val="105"/>
                <w:sz w:val="18"/>
                <w:lang w:val="en-GB"/>
              </w:rPr>
              <w:t>easy</w:t>
            </w:r>
            <w:r w:rsidRPr="00D516D6">
              <w:rPr>
                <w:spacing w:val="5"/>
                <w:w w:val="105"/>
                <w:sz w:val="18"/>
                <w:lang w:val="en-GB"/>
              </w:rPr>
              <w:t xml:space="preserve"> </w:t>
            </w:r>
            <w:r w:rsidRPr="00D516D6">
              <w:rPr>
                <w:w w:val="105"/>
                <w:sz w:val="18"/>
                <w:lang w:val="en-GB"/>
              </w:rPr>
              <w:t>to</w:t>
            </w:r>
            <w:r w:rsidRPr="00D516D6">
              <w:rPr>
                <w:spacing w:val="5"/>
                <w:w w:val="105"/>
                <w:sz w:val="18"/>
                <w:lang w:val="en-GB"/>
              </w:rPr>
              <w:t xml:space="preserve"> </w:t>
            </w:r>
            <w:r w:rsidRPr="00D516D6">
              <w:rPr>
                <w:spacing w:val="-4"/>
                <w:w w:val="105"/>
                <w:sz w:val="18"/>
                <w:lang w:val="en-GB"/>
              </w:rPr>
              <w:t>use.</w:t>
            </w:r>
          </w:p>
        </w:tc>
        <w:tc>
          <w:tcPr>
            <w:tcW w:w="339" w:type="dxa"/>
          </w:tcPr>
          <w:p w14:paraId="6BC2A717" w14:textId="77777777" w:rsidR="00AF779A" w:rsidRPr="00D516D6" w:rsidRDefault="00AF779A">
            <w:pPr>
              <w:pStyle w:val="TableParagraph"/>
              <w:rPr>
                <w:rFonts w:ascii="Times New Roman"/>
                <w:sz w:val="14"/>
                <w:lang w:val="en-GB"/>
              </w:rPr>
            </w:pPr>
          </w:p>
        </w:tc>
        <w:tc>
          <w:tcPr>
            <w:tcW w:w="339" w:type="dxa"/>
          </w:tcPr>
          <w:p w14:paraId="25911CBC" w14:textId="77777777" w:rsidR="00AF779A" w:rsidRPr="00D516D6" w:rsidRDefault="00AF779A">
            <w:pPr>
              <w:pStyle w:val="TableParagraph"/>
              <w:rPr>
                <w:rFonts w:ascii="Times New Roman"/>
                <w:sz w:val="14"/>
                <w:lang w:val="en-GB"/>
              </w:rPr>
            </w:pPr>
          </w:p>
        </w:tc>
        <w:tc>
          <w:tcPr>
            <w:tcW w:w="339" w:type="dxa"/>
          </w:tcPr>
          <w:p w14:paraId="4B082A0B" w14:textId="77777777" w:rsidR="00AF779A" w:rsidRPr="00D516D6" w:rsidRDefault="00AF779A">
            <w:pPr>
              <w:pStyle w:val="TableParagraph"/>
              <w:rPr>
                <w:rFonts w:ascii="Times New Roman"/>
                <w:sz w:val="14"/>
                <w:lang w:val="en-GB"/>
              </w:rPr>
            </w:pPr>
          </w:p>
        </w:tc>
        <w:tc>
          <w:tcPr>
            <w:tcW w:w="339" w:type="dxa"/>
          </w:tcPr>
          <w:p w14:paraId="1341C85B" w14:textId="77777777" w:rsidR="00AF779A" w:rsidRPr="00D516D6" w:rsidRDefault="00AF779A">
            <w:pPr>
              <w:pStyle w:val="TableParagraph"/>
              <w:rPr>
                <w:rFonts w:ascii="Times New Roman"/>
                <w:sz w:val="14"/>
                <w:lang w:val="en-GB"/>
              </w:rPr>
            </w:pPr>
          </w:p>
        </w:tc>
        <w:tc>
          <w:tcPr>
            <w:tcW w:w="339" w:type="dxa"/>
          </w:tcPr>
          <w:p w14:paraId="5DB01529" w14:textId="77777777" w:rsidR="00AF779A" w:rsidRPr="00D516D6" w:rsidRDefault="00AF779A">
            <w:pPr>
              <w:pStyle w:val="TableParagraph"/>
              <w:rPr>
                <w:rFonts w:ascii="Times New Roman"/>
                <w:sz w:val="14"/>
                <w:lang w:val="en-GB"/>
              </w:rPr>
            </w:pPr>
          </w:p>
        </w:tc>
      </w:tr>
      <w:tr w:rsidR="00AF779A" w:rsidRPr="00D516D6" w14:paraId="23F1AE9D" w14:textId="77777777">
        <w:trPr>
          <w:trHeight w:val="217"/>
        </w:trPr>
        <w:tc>
          <w:tcPr>
            <w:tcW w:w="5916" w:type="dxa"/>
          </w:tcPr>
          <w:p w14:paraId="0036766D" w14:textId="77777777" w:rsidR="00AF779A" w:rsidRPr="00D516D6" w:rsidRDefault="00E9277B">
            <w:pPr>
              <w:pStyle w:val="TableParagraph"/>
              <w:spacing w:line="197" w:lineRule="exact"/>
              <w:ind w:left="122"/>
              <w:rPr>
                <w:sz w:val="18"/>
                <w:lang w:val="en-GB"/>
              </w:rPr>
            </w:pPr>
            <w:r w:rsidRPr="00D516D6">
              <w:rPr>
                <w:sz w:val="18"/>
                <w:lang w:val="en-GB"/>
              </w:rPr>
              <w:t>4.</w:t>
            </w:r>
            <w:r w:rsidRPr="00D516D6">
              <w:rPr>
                <w:spacing w:val="19"/>
                <w:sz w:val="18"/>
                <w:lang w:val="en-GB"/>
              </w:rPr>
              <w:t xml:space="preserve"> </w:t>
            </w:r>
            <w:r w:rsidRPr="00D516D6">
              <w:rPr>
                <w:sz w:val="18"/>
                <w:lang w:val="en-GB"/>
              </w:rPr>
              <w:t>I</w:t>
            </w:r>
            <w:r w:rsidRPr="00D516D6">
              <w:rPr>
                <w:spacing w:val="21"/>
                <w:sz w:val="18"/>
                <w:lang w:val="en-GB"/>
              </w:rPr>
              <w:t xml:space="preserve"> </w:t>
            </w:r>
            <w:r w:rsidRPr="00D516D6">
              <w:rPr>
                <w:sz w:val="18"/>
                <w:lang w:val="en-GB"/>
              </w:rPr>
              <w:t>would</w:t>
            </w:r>
            <w:r w:rsidRPr="00D516D6">
              <w:rPr>
                <w:spacing w:val="21"/>
                <w:sz w:val="18"/>
                <w:lang w:val="en-GB"/>
              </w:rPr>
              <w:t xml:space="preserve"> </w:t>
            </w:r>
            <w:r w:rsidRPr="00D516D6">
              <w:rPr>
                <w:sz w:val="18"/>
                <w:lang w:val="en-GB"/>
              </w:rPr>
              <w:t>need</w:t>
            </w:r>
            <w:r w:rsidRPr="00D516D6">
              <w:rPr>
                <w:spacing w:val="19"/>
                <w:sz w:val="18"/>
                <w:lang w:val="en-GB"/>
              </w:rPr>
              <w:t xml:space="preserve"> </w:t>
            </w:r>
            <w:r w:rsidRPr="00D516D6">
              <w:rPr>
                <w:sz w:val="18"/>
                <w:lang w:val="en-GB"/>
              </w:rPr>
              <w:t>the</w:t>
            </w:r>
            <w:r w:rsidRPr="00D516D6">
              <w:rPr>
                <w:spacing w:val="21"/>
                <w:sz w:val="18"/>
                <w:lang w:val="en-GB"/>
              </w:rPr>
              <w:t xml:space="preserve"> </w:t>
            </w:r>
            <w:r w:rsidRPr="00D516D6">
              <w:rPr>
                <w:sz w:val="18"/>
                <w:lang w:val="en-GB"/>
              </w:rPr>
              <w:t>support</w:t>
            </w:r>
            <w:r w:rsidRPr="00D516D6">
              <w:rPr>
                <w:spacing w:val="20"/>
                <w:sz w:val="18"/>
                <w:lang w:val="en-GB"/>
              </w:rPr>
              <w:t xml:space="preserve"> </w:t>
            </w:r>
            <w:r w:rsidRPr="00D516D6">
              <w:rPr>
                <w:sz w:val="18"/>
                <w:lang w:val="en-GB"/>
              </w:rPr>
              <w:t>of</w:t>
            </w:r>
            <w:r w:rsidRPr="00D516D6">
              <w:rPr>
                <w:spacing w:val="20"/>
                <w:sz w:val="18"/>
                <w:lang w:val="en-GB"/>
              </w:rPr>
              <w:t xml:space="preserve"> </w:t>
            </w:r>
            <w:r w:rsidRPr="00D516D6">
              <w:rPr>
                <w:sz w:val="18"/>
                <w:lang w:val="en-GB"/>
              </w:rPr>
              <w:t>a</w:t>
            </w:r>
            <w:r w:rsidRPr="00D516D6">
              <w:rPr>
                <w:spacing w:val="20"/>
                <w:sz w:val="18"/>
                <w:lang w:val="en-GB"/>
              </w:rPr>
              <w:t xml:space="preserve"> </w:t>
            </w:r>
            <w:r w:rsidRPr="00D516D6">
              <w:rPr>
                <w:sz w:val="18"/>
                <w:lang w:val="en-GB"/>
              </w:rPr>
              <w:t>technician/teacher</w:t>
            </w:r>
            <w:r w:rsidRPr="00D516D6">
              <w:rPr>
                <w:spacing w:val="21"/>
                <w:sz w:val="18"/>
                <w:lang w:val="en-GB"/>
              </w:rPr>
              <w:t xml:space="preserve"> </w:t>
            </w:r>
            <w:r w:rsidRPr="00D516D6">
              <w:rPr>
                <w:sz w:val="18"/>
                <w:lang w:val="en-GB"/>
              </w:rPr>
              <w:t>to</w:t>
            </w:r>
            <w:r w:rsidRPr="00D516D6">
              <w:rPr>
                <w:spacing w:val="19"/>
                <w:sz w:val="18"/>
                <w:lang w:val="en-GB"/>
              </w:rPr>
              <w:t xml:space="preserve"> </w:t>
            </w:r>
            <w:r w:rsidRPr="00D516D6">
              <w:rPr>
                <w:sz w:val="18"/>
                <w:lang w:val="en-GB"/>
              </w:rPr>
              <w:t>use</w:t>
            </w:r>
            <w:r w:rsidRPr="00D516D6">
              <w:rPr>
                <w:spacing w:val="21"/>
                <w:sz w:val="18"/>
                <w:lang w:val="en-GB"/>
              </w:rPr>
              <w:t xml:space="preserve"> </w:t>
            </w:r>
            <w:r w:rsidRPr="00D516D6">
              <w:rPr>
                <w:sz w:val="18"/>
                <w:lang w:val="en-GB"/>
              </w:rPr>
              <w:t>the</w:t>
            </w:r>
            <w:r w:rsidRPr="00D516D6">
              <w:rPr>
                <w:spacing w:val="20"/>
                <w:sz w:val="18"/>
                <w:lang w:val="en-GB"/>
              </w:rPr>
              <w:t xml:space="preserve"> </w:t>
            </w:r>
            <w:r w:rsidRPr="00D516D6">
              <w:rPr>
                <w:spacing w:val="-2"/>
                <w:sz w:val="18"/>
                <w:lang w:val="en-GB"/>
              </w:rPr>
              <w:t>system.</w:t>
            </w:r>
          </w:p>
        </w:tc>
        <w:tc>
          <w:tcPr>
            <w:tcW w:w="339" w:type="dxa"/>
          </w:tcPr>
          <w:p w14:paraId="4469D983" w14:textId="77777777" w:rsidR="00AF779A" w:rsidRPr="00D516D6" w:rsidRDefault="00AF779A">
            <w:pPr>
              <w:pStyle w:val="TableParagraph"/>
              <w:rPr>
                <w:rFonts w:ascii="Times New Roman"/>
                <w:sz w:val="14"/>
                <w:lang w:val="en-GB"/>
              </w:rPr>
            </w:pPr>
          </w:p>
        </w:tc>
        <w:tc>
          <w:tcPr>
            <w:tcW w:w="339" w:type="dxa"/>
          </w:tcPr>
          <w:p w14:paraId="2BCA4CFC" w14:textId="77777777" w:rsidR="00AF779A" w:rsidRPr="00D516D6" w:rsidRDefault="00AF779A">
            <w:pPr>
              <w:pStyle w:val="TableParagraph"/>
              <w:rPr>
                <w:rFonts w:ascii="Times New Roman"/>
                <w:sz w:val="14"/>
                <w:lang w:val="en-GB"/>
              </w:rPr>
            </w:pPr>
          </w:p>
        </w:tc>
        <w:tc>
          <w:tcPr>
            <w:tcW w:w="339" w:type="dxa"/>
          </w:tcPr>
          <w:p w14:paraId="0AF831F9" w14:textId="77777777" w:rsidR="00AF779A" w:rsidRPr="00D516D6" w:rsidRDefault="00AF779A">
            <w:pPr>
              <w:pStyle w:val="TableParagraph"/>
              <w:rPr>
                <w:rFonts w:ascii="Times New Roman"/>
                <w:sz w:val="14"/>
                <w:lang w:val="en-GB"/>
              </w:rPr>
            </w:pPr>
          </w:p>
        </w:tc>
        <w:tc>
          <w:tcPr>
            <w:tcW w:w="339" w:type="dxa"/>
          </w:tcPr>
          <w:p w14:paraId="6EA1C970" w14:textId="77777777" w:rsidR="00AF779A" w:rsidRPr="00D516D6" w:rsidRDefault="00AF779A">
            <w:pPr>
              <w:pStyle w:val="TableParagraph"/>
              <w:rPr>
                <w:rFonts w:ascii="Times New Roman"/>
                <w:sz w:val="14"/>
                <w:lang w:val="en-GB"/>
              </w:rPr>
            </w:pPr>
          </w:p>
        </w:tc>
        <w:tc>
          <w:tcPr>
            <w:tcW w:w="339" w:type="dxa"/>
          </w:tcPr>
          <w:p w14:paraId="4FB9BF6E" w14:textId="77777777" w:rsidR="00AF779A" w:rsidRPr="00D516D6" w:rsidRDefault="00AF779A">
            <w:pPr>
              <w:pStyle w:val="TableParagraph"/>
              <w:rPr>
                <w:rFonts w:ascii="Times New Roman"/>
                <w:sz w:val="14"/>
                <w:lang w:val="en-GB"/>
              </w:rPr>
            </w:pPr>
          </w:p>
        </w:tc>
      </w:tr>
      <w:tr w:rsidR="00AF779A" w:rsidRPr="00D516D6" w14:paraId="7A74B4A0" w14:textId="77777777">
        <w:trPr>
          <w:trHeight w:val="436"/>
        </w:trPr>
        <w:tc>
          <w:tcPr>
            <w:tcW w:w="5916" w:type="dxa"/>
          </w:tcPr>
          <w:p w14:paraId="09C473BD" w14:textId="77777777" w:rsidR="00AF779A" w:rsidRPr="00D516D6" w:rsidRDefault="00E9277B">
            <w:pPr>
              <w:pStyle w:val="TableParagraph"/>
              <w:spacing w:line="200" w:lineRule="exact"/>
              <w:ind w:left="122"/>
              <w:rPr>
                <w:sz w:val="18"/>
                <w:lang w:val="en-GB"/>
              </w:rPr>
            </w:pPr>
            <w:r w:rsidRPr="00D516D6">
              <w:rPr>
                <w:sz w:val="18"/>
                <w:lang w:val="en-GB"/>
              </w:rPr>
              <w:t>5.</w:t>
            </w:r>
            <w:r w:rsidRPr="00D516D6">
              <w:rPr>
                <w:spacing w:val="69"/>
                <w:sz w:val="18"/>
                <w:lang w:val="en-GB"/>
              </w:rPr>
              <w:t xml:space="preserve"> </w:t>
            </w:r>
            <w:r w:rsidRPr="00D516D6">
              <w:rPr>
                <w:sz w:val="18"/>
                <w:lang w:val="en-GB"/>
              </w:rPr>
              <w:t>I</w:t>
            </w:r>
            <w:r w:rsidRPr="00D516D6">
              <w:rPr>
                <w:spacing w:val="68"/>
                <w:sz w:val="18"/>
                <w:lang w:val="en-GB"/>
              </w:rPr>
              <w:t xml:space="preserve"> </w:t>
            </w:r>
            <w:r w:rsidRPr="00D516D6">
              <w:rPr>
                <w:sz w:val="18"/>
                <w:lang w:val="en-GB"/>
              </w:rPr>
              <w:t>found</w:t>
            </w:r>
            <w:r w:rsidRPr="00D516D6">
              <w:rPr>
                <w:spacing w:val="68"/>
                <w:sz w:val="18"/>
                <w:lang w:val="en-GB"/>
              </w:rPr>
              <w:t xml:space="preserve"> </w:t>
            </w:r>
            <w:r w:rsidRPr="00D516D6">
              <w:rPr>
                <w:sz w:val="18"/>
                <w:lang w:val="en-GB"/>
              </w:rPr>
              <w:t>the</w:t>
            </w:r>
            <w:r w:rsidRPr="00D516D6">
              <w:rPr>
                <w:spacing w:val="69"/>
                <w:sz w:val="18"/>
                <w:lang w:val="en-GB"/>
              </w:rPr>
              <w:t xml:space="preserve"> </w:t>
            </w:r>
            <w:r w:rsidRPr="00D516D6">
              <w:rPr>
                <w:sz w:val="18"/>
                <w:lang w:val="en-GB"/>
              </w:rPr>
              <w:t>various</w:t>
            </w:r>
            <w:r w:rsidRPr="00D516D6">
              <w:rPr>
                <w:spacing w:val="68"/>
                <w:sz w:val="18"/>
                <w:lang w:val="en-GB"/>
              </w:rPr>
              <w:t xml:space="preserve"> </w:t>
            </w:r>
            <w:r w:rsidRPr="00D516D6">
              <w:rPr>
                <w:sz w:val="18"/>
                <w:lang w:val="en-GB"/>
              </w:rPr>
              <w:t>functions</w:t>
            </w:r>
            <w:r w:rsidRPr="00D516D6">
              <w:rPr>
                <w:spacing w:val="68"/>
                <w:sz w:val="18"/>
                <w:lang w:val="en-GB"/>
              </w:rPr>
              <w:t xml:space="preserve"> </w:t>
            </w:r>
            <w:r w:rsidRPr="00D516D6">
              <w:rPr>
                <w:sz w:val="18"/>
                <w:lang w:val="en-GB"/>
              </w:rPr>
              <w:t>of</w:t>
            </w:r>
            <w:r w:rsidRPr="00D516D6">
              <w:rPr>
                <w:spacing w:val="68"/>
                <w:sz w:val="18"/>
                <w:lang w:val="en-GB"/>
              </w:rPr>
              <w:t xml:space="preserve"> </w:t>
            </w:r>
            <w:r w:rsidRPr="00D516D6">
              <w:rPr>
                <w:sz w:val="18"/>
                <w:lang w:val="en-GB"/>
              </w:rPr>
              <w:t>the</w:t>
            </w:r>
            <w:r w:rsidRPr="00D516D6">
              <w:rPr>
                <w:spacing w:val="69"/>
                <w:sz w:val="18"/>
                <w:lang w:val="en-GB"/>
              </w:rPr>
              <w:t xml:space="preserve"> </w:t>
            </w:r>
            <w:r w:rsidRPr="00D516D6">
              <w:rPr>
                <w:sz w:val="18"/>
                <w:lang w:val="en-GB"/>
              </w:rPr>
              <w:t>system</w:t>
            </w:r>
            <w:r w:rsidRPr="00D516D6">
              <w:rPr>
                <w:spacing w:val="68"/>
                <w:sz w:val="18"/>
                <w:lang w:val="en-GB"/>
              </w:rPr>
              <w:t xml:space="preserve"> </w:t>
            </w:r>
            <w:r w:rsidRPr="00D516D6">
              <w:rPr>
                <w:sz w:val="18"/>
                <w:lang w:val="en-GB"/>
              </w:rPr>
              <w:t>were</w:t>
            </w:r>
            <w:r w:rsidRPr="00D516D6">
              <w:rPr>
                <w:spacing w:val="68"/>
                <w:sz w:val="18"/>
                <w:lang w:val="en-GB"/>
              </w:rPr>
              <w:t xml:space="preserve"> </w:t>
            </w:r>
            <w:r w:rsidRPr="00D516D6">
              <w:rPr>
                <w:sz w:val="18"/>
                <w:lang w:val="en-GB"/>
              </w:rPr>
              <w:t>well</w:t>
            </w:r>
            <w:r w:rsidRPr="00D516D6">
              <w:rPr>
                <w:spacing w:val="68"/>
                <w:sz w:val="18"/>
                <w:lang w:val="en-GB"/>
              </w:rPr>
              <w:t xml:space="preserve"> </w:t>
            </w:r>
            <w:r w:rsidRPr="00D516D6">
              <w:rPr>
                <w:spacing w:val="-2"/>
                <w:sz w:val="18"/>
                <w:lang w:val="en-GB"/>
              </w:rPr>
              <w:t>integrated</w:t>
            </w:r>
          </w:p>
          <w:p w14:paraId="5098BDB3" w14:textId="77777777" w:rsidR="00AF779A" w:rsidRPr="00D516D6" w:rsidRDefault="00E9277B">
            <w:pPr>
              <w:pStyle w:val="TableParagraph"/>
              <w:spacing w:line="216" w:lineRule="exact"/>
              <w:ind w:left="122"/>
              <w:rPr>
                <w:sz w:val="18"/>
                <w:lang w:val="en-GB"/>
              </w:rPr>
            </w:pPr>
            <w:r w:rsidRPr="00D516D6">
              <w:rPr>
                <w:w w:val="105"/>
                <w:sz w:val="18"/>
                <w:lang w:val="en-GB"/>
              </w:rPr>
              <w:t>(</w:t>
            </w:r>
            <w:proofErr w:type="gramStart"/>
            <w:r w:rsidRPr="00D516D6">
              <w:rPr>
                <w:w w:val="105"/>
                <w:sz w:val="18"/>
                <w:lang w:val="en-GB"/>
              </w:rPr>
              <w:t>constituted</w:t>
            </w:r>
            <w:proofErr w:type="gramEnd"/>
            <w:r w:rsidRPr="00D516D6">
              <w:rPr>
                <w:spacing w:val="5"/>
                <w:w w:val="105"/>
                <w:sz w:val="18"/>
                <w:lang w:val="en-GB"/>
              </w:rPr>
              <w:t xml:space="preserve"> </w:t>
            </w:r>
            <w:r w:rsidRPr="00D516D6">
              <w:rPr>
                <w:w w:val="105"/>
                <w:sz w:val="18"/>
                <w:lang w:val="en-GB"/>
              </w:rPr>
              <w:t>a</w:t>
            </w:r>
            <w:r w:rsidRPr="00D516D6">
              <w:rPr>
                <w:spacing w:val="7"/>
                <w:w w:val="105"/>
                <w:sz w:val="18"/>
                <w:lang w:val="en-GB"/>
              </w:rPr>
              <w:t xml:space="preserve"> </w:t>
            </w:r>
            <w:r w:rsidRPr="00D516D6">
              <w:rPr>
                <w:spacing w:val="-2"/>
                <w:w w:val="105"/>
                <w:sz w:val="18"/>
                <w:lang w:val="en-GB"/>
              </w:rPr>
              <w:t>whole).</w:t>
            </w:r>
          </w:p>
        </w:tc>
        <w:tc>
          <w:tcPr>
            <w:tcW w:w="339" w:type="dxa"/>
          </w:tcPr>
          <w:p w14:paraId="0EB26408" w14:textId="77777777" w:rsidR="00AF779A" w:rsidRPr="00D516D6" w:rsidRDefault="00AF779A">
            <w:pPr>
              <w:pStyle w:val="TableParagraph"/>
              <w:rPr>
                <w:rFonts w:ascii="Times New Roman"/>
                <w:sz w:val="18"/>
                <w:lang w:val="en-GB"/>
              </w:rPr>
            </w:pPr>
          </w:p>
        </w:tc>
        <w:tc>
          <w:tcPr>
            <w:tcW w:w="339" w:type="dxa"/>
          </w:tcPr>
          <w:p w14:paraId="6CB43EE0" w14:textId="77777777" w:rsidR="00AF779A" w:rsidRPr="00D516D6" w:rsidRDefault="00AF779A">
            <w:pPr>
              <w:pStyle w:val="TableParagraph"/>
              <w:rPr>
                <w:rFonts w:ascii="Times New Roman"/>
                <w:sz w:val="18"/>
                <w:lang w:val="en-GB"/>
              </w:rPr>
            </w:pPr>
          </w:p>
        </w:tc>
        <w:tc>
          <w:tcPr>
            <w:tcW w:w="339" w:type="dxa"/>
          </w:tcPr>
          <w:p w14:paraId="59DD0B83" w14:textId="77777777" w:rsidR="00AF779A" w:rsidRPr="00D516D6" w:rsidRDefault="00AF779A">
            <w:pPr>
              <w:pStyle w:val="TableParagraph"/>
              <w:rPr>
                <w:rFonts w:ascii="Times New Roman"/>
                <w:sz w:val="18"/>
                <w:lang w:val="en-GB"/>
              </w:rPr>
            </w:pPr>
          </w:p>
        </w:tc>
        <w:tc>
          <w:tcPr>
            <w:tcW w:w="339" w:type="dxa"/>
          </w:tcPr>
          <w:p w14:paraId="100F8F69" w14:textId="77777777" w:rsidR="00AF779A" w:rsidRPr="00D516D6" w:rsidRDefault="00AF779A">
            <w:pPr>
              <w:pStyle w:val="TableParagraph"/>
              <w:rPr>
                <w:rFonts w:ascii="Times New Roman"/>
                <w:sz w:val="18"/>
                <w:lang w:val="en-GB"/>
              </w:rPr>
            </w:pPr>
          </w:p>
        </w:tc>
        <w:tc>
          <w:tcPr>
            <w:tcW w:w="339" w:type="dxa"/>
          </w:tcPr>
          <w:p w14:paraId="3FFD7B6C" w14:textId="77777777" w:rsidR="00AF779A" w:rsidRPr="00D516D6" w:rsidRDefault="00AF779A">
            <w:pPr>
              <w:pStyle w:val="TableParagraph"/>
              <w:rPr>
                <w:rFonts w:ascii="Times New Roman"/>
                <w:sz w:val="18"/>
                <w:lang w:val="en-GB"/>
              </w:rPr>
            </w:pPr>
          </w:p>
        </w:tc>
      </w:tr>
      <w:tr w:rsidR="00AF779A" w:rsidRPr="00D516D6" w14:paraId="70467B64" w14:textId="77777777">
        <w:trPr>
          <w:trHeight w:val="217"/>
        </w:trPr>
        <w:tc>
          <w:tcPr>
            <w:tcW w:w="5916" w:type="dxa"/>
          </w:tcPr>
          <w:p w14:paraId="6A424885" w14:textId="77777777" w:rsidR="00AF779A" w:rsidRPr="00D516D6" w:rsidRDefault="00E9277B">
            <w:pPr>
              <w:pStyle w:val="TableParagraph"/>
              <w:spacing w:line="197" w:lineRule="exact"/>
              <w:ind w:left="122"/>
              <w:rPr>
                <w:sz w:val="18"/>
                <w:lang w:val="en-GB"/>
              </w:rPr>
            </w:pPr>
            <w:r w:rsidRPr="00D516D6">
              <w:rPr>
                <w:sz w:val="18"/>
                <w:lang w:val="en-GB"/>
              </w:rPr>
              <w:t>6.</w:t>
            </w:r>
            <w:r w:rsidRPr="00D516D6">
              <w:rPr>
                <w:spacing w:val="19"/>
                <w:sz w:val="18"/>
                <w:lang w:val="en-GB"/>
              </w:rPr>
              <w:t xml:space="preserve"> </w:t>
            </w:r>
            <w:r w:rsidRPr="00D516D6">
              <w:rPr>
                <w:sz w:val="18"/>
                <w:lang w:val="en-GB"/>
              </w:rPr>
              <w:t>I</w:t>
            </w:r>
            <w:r w:rsidRPr="00D516D6">
              <w:rPr>
                <w:spacing w:val="20"/>
                <w:sz w:val="18"/>
                <w:lang w:val="en-GB"/>
              </w:rPr>
              <w:t xml:space="preserve"> </w:t>
            </w:r>
            <w:r w:rsidRPr="00D516D6">
              <w:rPr>
                <w:sz w:val="18"/>
                <w:lang w:val="en-GB"/>
              </w:rPr>
              <w:t>thought</w:t>
            </w:r>
            <w:r w:rsidRPr="00D516D6">
              <w:rPr>
                <w:spacing w:val="19"/>
                <w:sz w:val="18"/>
                <w:lang w:val="en-GB"/>
              </w:rPr>
              <w:t xml:space="preserve"> </w:t>
            </w:r>
            <w:r w:rsidRPr="00D516D6">
              <w:rPr>
                <w:sz w:val="18"/>
                <w:lang w:val="en-GB"/>
              </w:rPr>
              <w:t>there</w:t>
            </w:r>
            <w:r w:rsidRPr="00D516D6">
              <w:rPr>
                <w:spacing w:val="20"/>
                <w:sz w:val="18"/>
                <w:lang w:val="en-GB"/>
              </w:rPr>
              <w:t xml:space="preserve"> </w:t>
            </w:r>
            <w:r w:rsidRPr="00D516D6">
              <w:rPr>
                <w:sz w:val="18"/>
                <w:lang w:val="en-GB"/>
              </w:rPr>
              <w:t>were</w:t>
            </w:r>
            <w:r w:rsidRPr="00D516D6">
              <w:rPr>
                <w:spacing w:val="20"/>
                <w:sz w:val="18"/>
                <w:lang w:val="en-GB"/>
              </w:rPr>
              <w:t xml:space="preserve"> </w:t>
            </w:r>
            <w:r w:rsidRPr="00D516D6">
              <w:rPr>
                <w:sz w:val="18"/>
                <w:lang w:val="en-GB"/>
              </w:rPr>
              <w:t>too</w:t>
            </w:r>
            <w:r w:rsidRPr="00D516D6">
              <w:rPr>
                <w:spacing w:val="20"/>
                <w:sz w:val="18"/>
                <w:lang w:val="en-GB"/>
              </w:rPr>
              <w:t xml:space="preserve"> </w:t>
            </w:r>
            <w:r w:rsidRPr="00D516D6">
              <w:rPr>
                <w:sz w:val="18"/>
                <w:lang w:val="en-GB"/>
              </w:rPr>
              <w:t>many</w:t>
            </w:r>
            <w:r w:rsidRPr="00D516D6">
              <w:rPr>
                <w:spacing w:val="19"/>
                <w:sz w:val="18"/>
                <w:lang w:val="en-GB"/>
              </w:rPr>
              <w:t xml:space="preserve"> </w:t>
            </w:r>
            <w:r w:rsidRPr="00D516D6">
              <w:rPr>
                <w:sz w:val="18"/>
                <w:lang w:val="en-GB"/>
              </w:rPr>
              <w:t>inconsistencies</w:t>
            </w:r>
            <w:r w:rsidRPr="00D516D6">
              <w:rPr>
                <w:spacing w:val="20"/>
                <w:sz w:val="18"/>
                <w:lang w:val="en-GB"/>
              </w:rPr>
              <w:t xml:space="preserve"> </w:t>
            </w:r>
            <w:r w:rsidRPr="00D516D6">
              <w:rPr>
                <w:sz w:val="18"/>
                <w:lang w:val="en-GB"/>
              </w:rPr>
              <w:t>in</w:t>
            </w:r>
            <w:r w:rsidRPr="00D516D6">
              <w:rPr>
                <w:spacing w:val="20"/>
                <w:sz w:val="18"/>
                <w:lang w:val="en-GB"/>
              </w:rPr>
              <w:t xml:space="preserve"> </w:t>
            </w:r>
            <w:r w:rsidRPr="00D516D6">
              <w:rPr>
                <w:sz w:val="18"/>
                <w:lang w:val="en-GB"/>
              </w:rPr>
              <w:t>the</w:t>
            </w:r>
            <w:r w:rsidRPr="00D516D6">
              <w:rPr>
                <w:spacing w:val="20"/>
                <w:sz w:val="18"/>
                <w:lang w:val="en-GB"/>
              </w:rPr>
              <w:t xml:space="preserve"> </w:t>
            </w:r>
            <w:r w:rsidRPr="00D516D6">
              <w:rPr>
                <w:spacing w:val="-2"/>
                <w:sz w:val="18"/>
                <w:lang w:val="en-GB"/>
              </w:rPr>
              <w:t>system.</w:t>
            </w:r>
          </w:p>
        </w:tc>
        <w:tc>
          <w:tcPr>
            <w:tcW w:w="339" w:type="dxa"/>
          </w:tcPr>
          <w:p w14:paraId="0BE513D3" w14:textId="77777777" w:rsidR="00AF779A" w:rsidRPr="00D516D6" w:rsidRDefault="00AF779A">
            <w:pPr>
              <w:pStyle w:val="TableParagraph"/>
              <w:rPr>
                <w:rFonts w:ascii="Times New Roman"/>
                <w:sz w:val="14"/>
                <w:lang w:val="en-GB"/>
              </w:rPr>
            </w:pPr>
          </w:p>
        </w:tc>
        <w:tc>
          <w:tcPr>
            <w:tcW w:w="339" w:type="dxa"/>
          </w:tcPr>
          <w:p w14:paraId="6E3642A4" w14:textId="77777777" w:rsidR="00AF779A" w:rsidRPr="00D516D6" w:rsidRDefault="00AF779A">
            <w:pPr>
              <w:pStyle w:val="TableParagraph"/>
              <w:rPr>
                <w:rFonts w:ascii="Times New Roman"/>
                <w:sz w:val="14"/>
                <w:lang w:val="en-GB"/>
              </w:rPr>
            </w:pPr>
          </w:p>
        </w:tc>
        <w:tc>
          <w:tcPr>
            <w:tcW w:w="339" w:type="dxa"/>
          </w:tcPr>
          <w:p w14:paraId="32A7883D" w14:textId="77777777" w:rsidR="00AF779A" w:rsidRPr="00D516D6" w:rsidRDefault="00AF779A">
            <w:pPr>
              <w:pStyle w:val="TableParagraph"/>
              <w:rPr>
                <w:rFonts w:ascii="Times New Roman"/>
                <w:sz w:val="14"/>
                <w:lang w:val="en-GB"/>
              </w:rPr>
            </w:pPr>
          </w:p>
        </w:tc>
        <w:tc>
          <w:tcPr>
            <w:tcW w:w="339" w:type="dxa"/>
          </w:tcPr>
          <w:p w14:paraId="60224CF9" w14:textId="77777777" w:rsidR="00AF779A" w:rsidRPr="00D516D6" w:rsidRDefault="00AF779A">
            <w:pPr>
              <w:pStyle w:val="TableParagraph"/>
              <w:rPr>
                <w:rFonts w:ascii="Times New Roman"/>
                <w:sz w:val="14"/>
                <w:lang w:val="en-GB"/>
              </w:rPr>
            </w:pPr>
          </w:p>
        </w:tc>
        <w:tc>
          <w:tcPr>
            <w:tcW w:w="339" w:type="dxa"/>
          </w:tcPr>
          <w:p w14:paraId="1EEFCADE" w14:textId="77777777" w:rsidR="00AF779A" w:rsidRPr="00D516D6" w:rsidRDefault="00AF779A">
            <w:pPr>
              <w:pStyle w:val="TableParagraph"/>
              <w:rPr>
                <w:rFonts w:ascii="Times New Roman"/>
                <w:sz w:val="14"/>
                <w:lang w:val="en-GB"/>
              </w:rPr>
            </w:pPr>
          </w:p>
        </w:tc>
      </w:tr>
      <w:tr w:rsidR="00AF779A" w:rsidRPr="00D516D6" w14:paraId="23C84B98" w14:textId="77777777">
        <w:trPr>
          <w:trHeight w:val="217"/>
        </w:trPr>
        <w:tc>
          <w:tcPr>
            <w:tcW w:w="5916" w:type="dxa"/>
          </w:tcPr>
          <w:p w14:paraId="5AF895E0" w14:textId="77777777" w:rsidR="00AF779A" w:rsidRPr="00D516D6" w:rsidRDefault="00E9277B">
            <w:pPr>
              <w:pStyle w:val="TableParagraph"/>
              <w:spacing w:line="197" w:lineRule="exact"/>
              <w:ind w:left="122"/>
              <w:rPr>
                <w:sz w:val="18"/>
                <w:lang w:val="en-GB"/>
              </w:rPr>
            </w:pPr>
            <w:r w:rsidRPr="00D516D6">
              <w:rPr>
                <w:sz w:val="18"/>
                <w:lang w:val="en-GB"/>
              </w:rPr>
              <w:t>7.</w:t>
            </w:r>
            <w:r w:rsidRPr="00D516D6">
              <w:rPr>
                <w:spacing w:val="16"/>
                <w:sz w:val="18"/>
                <w:lang w:val="en-GB"/>
              </w:rPr>
              <w:t xml:space="preserve"> </w:t>
            </w:r>
            <w:r w:rsidRPr="00D516D6">
              <w:rPr>
                <w:sz w:val="18"/>
                <w:lang w:val="en-GB"/>
              </w:rPr>
              <w:t>I</w:t>
            </w:r>
            <w:r w:rsidRPr="00D516D6">
              <w:rPr>
                <w:spacing w:val="17"/>
                <w:sz w:val="18"/>
                <w:lang w:val="en-GB"/>
              </w:rPr>
              <w:t xml:space="preserve"> </w:t>
            </w:r>
            <w:r w:rsidRPr="00D516D6">
              <w:rPr>
                <w:sz w:val="18"/>
                <w:lang w:val="en-GB"/>
              </w:rPr>
              <w:t>imagine</w:t>
            </w:r>
            <w:r w:rsidRPr="00D516D6">
              <w:rPr>
                <w:spacing w:val="18"/>
                <w:sz w:val="18"/>
                <w:lang w:val="en-GB"/>
              </w:rPr>
              <w:t xml:space="preserve"> </w:t>
            </w:r>
            <w:r w:rsidRPr="00D516D6">
              <w:rPr>
                <w:sz w:val="18"/>
                <w:lang w:val="en-GB"/>
              </w:rPr>
              <w:t>most</w:t>
            </w:r>
            <w:r w:rsidRPr="00D516D6">
              <w:rPr>
                <w:spacing w:val="17"/>
                <w:sz w:val="18"/>
                <w:lang w:val="en-GB"/>
              </w:rPr>
              <w:t xml:space="preserve"> </w:t>
            </w:r>
            <w:r w:rsidRPr="00D516D6">
              <w:rPr>
                <w:sz w:val="18"/>
                <w:lang w:val="en-GB"/>
              </w:rPr>
              <w:t>people</w:t>
            </w:r>
            <w:r w:rsidRPr="00D516D6">
              <w:rPr>
                <w:spacing w:val="18"/>
                <w:sz w:val="18"/>
                <w:lang w:val="en-GB"/>
              </w:rPr>
              <w:t xml:space="preserve"> </w:t>
            </w:r>
            <w:r w:rsidRPr="00D516D6">
              <w:rPr>
                <w:sz w:val="18"/>
                <w:lang w:val="en-GB"/>
              </w:rPr>
              <w:t>would</w:t>
            </w:r>
            <w:r w:rsidRPr="00D516D6">
              <w:rPr>
                <w:spacing w:val="17"/>
                <w:sz w:val="18"/>
                <w:lang w:val="en-GB"/>
              </w:rPr>
              <w:t xml:space="preserve"> </w:t>
            </w:r>
            <w:r w:rsidRPr="00D516D6">
              <w:rPr>
                <w:sz w:val="18"/>
                <w:lang w:val="en-GB"/>
              </w:rPr>
              <w:t>learn</w:t>
            </w:r>
            <w:r w:rsidRPr="00D516D6">
              <w:rPr>
                <w:spacing w:val="17"/>
                <w:sz w:val="18"/>
                <w:lang w:val="en-GB"/>
              </w:rPr>
              <w:t xml:space="preserve"> </w:t>
            </w:r>
            <w:r w:rsidRPr="00D516D6">
              <w:rPr>
                <w:sz w:val="18"/>
                <w:lang w:val="en-GB"/>
              </w:rPr>
              <w:t>to</w:t>
            </w:r>
            <w:r w:rsidRPr="00D516D6">
              <w:rPr>
                <w:spacing w:val="17"/>
                <w:sz w:val="18"/>
                <w:lang w:val="en-GB"/>
              </w:rPr>
              <w:t xml:space="preserve"> </w:t>
            </w:r>
            <w:r w:rsidRPr="00D516D6">
              <w:rPr>
                <w:sz w:val="18"/>
                <w:lang w:val="en-GB"/>
              </w:rPr>
              <w:t>use</w:t>
            </w:r>
            <w:r w:rsidRPr="00D516D6">
              <w:rPr>
                <w:spacing w:val="17"/>
                <w:sz w:val="18"/>
                <w:lang w:val="en-GB"/>
              </w:rPr>
              <w:t xml:space="preserve"> </w:t>
            </w:r>
            <w:r w:rsidRPr="00D516D6">
              <w:rPr>
                <w:sz w:val="18"/>
                <w:lang w:val="en-GB"/>
              </w:rPr>
              <w:t>the</w:t>
            </w:r>
            <w:r w:rsidRPr="00D516D6">
              <w:rPr>
                <w:spacing w:val="17"/>
                <w:sz w:val="18"/>
                <w:lang w:val="en-GB"/>
              </w:rPr>
              <w:t xml:space="preserve"> </w:t>
            </w:r>
            <w:r w:rsidRPr="00D516D6">
              <w:rPr>
                <w:sz w:val="18"/>
                <w:lang w:val="en-GB"/>
              </w:rPr>
              <w:t>system</w:t>
            </w:r>
            <w:r w:rsidRPr="00D516D6">
              <w:rPr>
                <w:spacing w:val="17"/>
                <w:sz w:val="18"/>
                <w:lang w:val="en-GB"/>
              </w:rPr>
              <w:t xml:space="preserve"> </w:t>
            </w:r>
            <w:r w:rsidRPr="00D516D6">
              <w:rPr>
                <w:spacing w:val="-2"/>
                <w:sz w:val="18"/>
                <w:lang w:val="en-GB"/>
              </w:rPr>
              <w:t>quickly.</w:t>
            </w:r>
          </w:p>
        </w:tc>
        <w:tc>
          <w:tcPr>
            <w:tcW w:w="339" w:type="dxa"/>
          </w:tcPr>
          <w:p w14:paraId="0D9A979B" w14:textId="77777777" w:rsidR="00AF779A" w:rsidRPr="00D516D6" w:rsidRDefault="00AF779A">
            <w:pPr>
              <w:pStyle w:val="TableParagraph"/>
              <w:rPr>
                <w:rFonts w:ascii="Times New Roman"/>
                <w:sz w:val="14"/>
                <w:lang w:val="en-GB"/>
              </w:rPr>
            </w:pPr>
          </w:p>
        </w:tc>
        <w:tc>
          <w:tcPr>
            <w:tcW w:w="339" w:type="dxa"/>
          </w:tcPr>
          <w:p w14:paraId="7EB6D7FE" w14:textId="77777777" w:rsidR="00AF779A" w:rsidRPr="00D516D6" w:rsidRDefault="00AF779A">
            <w:pPr>
              <w:pStyle w:val="TableParagraph"/>
              <w:rPr>
                <w:rFonts w:ascii="Times New Roman"/>
                <w:sz w:val="14"/>
                <w:lang w:val="en-GB"/>
              </w:rPr>
            </w:pPr>
          </w:p>
        </w:tc>
        <w:tc>
          <w:tcPr>
            <w:tcW w:w="339" w:type="dxa"/>
          </w:tcPr>
          <w:p w14:paraId="47891E70" w14:textId="77777777" w:rsidR="00AF779A" w:rsidRPr="00D516D6" w:rsidRDefault="00AF779A">
            <w:pPr>
              <w:pStyle w:val="TableParagraph"/>
              <w:rPr>
                <w:rFonts w:ascii="Times New Roman"/>
                <w:sz w:val="14"/>
                <w:lang w:val="en-GB"/>
              </w:rPr>
            </w:pPr>
          </w:p>
        </w:tc>
        <w:tc>
          <w:tcPr>
            <w:tcW w:w="339" w:type="dxa"/>
          </w:tcPr>
          <w:p w14:paraId="72618F91" w14:textId="77777777" w:rsidR="00AF779A" w:rsidRPr="00D516D6" w:rsidRDefault="00AF779A">
            <w:pPr>
              <w:pStyle w:val="TableParagraph"/>
              <w:rPr>
                <w:rFonts w:ascii="Times New Roman"/>
                <w:sz w:val="14"/>
                <w:lang w:val="en-GB"/>
              </w:rPr>
            </w:pPr>
          </w:p>
        </w:tc>
        <w:tc>
          <w:tcPr>
            <w:tcW w:w="339" w:type="dxa"/>
          </w:tcPr>
          <w:p w14:paraId="23CDA88F" w14:textId="77777777" w:rsidR="00AF779A" w:rsidRPr="00D516D6" w:rsidRDefault="00AF779A">
            <w:pPr>
              <w:pStyle w:val="TableParagraph"/>
              <w:rPr>
                <w:rFonts w:ascii="Times New Roman"/>
                <w:sz w:val="14"/>
                <w:lang w:val="en-GB"/>
              </w:rPr>
            </w:pPr>
          </w:p>
        </w:tc>
      </w:tr>
      <w:tr w:rsidR="00AF779A" w:rsidRPr="00D516D6" w14:paraId="6D903B48" w14:textId="77777777">
        <w:trPr>
          <w:trHeight w:val="217"/>
        </w:trPr>
        <w:tc>
          <w:tcPr>
            <w:tcW w:w="5916" w:type="dxa"/>
          </w:tcPr>
          <w:p w14:paraId="5608D14C" w14:textId="77777777" w:rsidR="00AF779A" w:rsidRPr="00D516D6" w:rsidRDefault="00E9277B">
            <w:pPr>
              <w:pStyle w:val="TableParagraph"/>
              <w:spacing w:line="197" w:lineRule="exact"/>
              <w:ind w:left="122"/>
              <w:rPr>
                <w:sz w:val="18"/>
                <w:lang w:val="en-GB"/>
              </w:rPr>
            </w:pPr>
            <w:r w:rsidRPr="00D516D6">
              <w:rPr>
                <w:w w:val="105"/>
                <w:sz w:val="18"/>
                <w:lang w:val="en-GB"/>
              </w:rPr>
              <w:t>8.</w:t>
            </w:r>
            <w:r w:rsidRPr="00D516D6">
              <w:rPr>
                <w:spacing w:val="3"/>
                <w:w w:val="105"/>
                <w:sz w:val="18"/>
                <w:lang w:val="en-GB"/>
              </w:rPr>
              <w:t xml:space="preserve"> </w:t>
            </w:r>
            <w:r w:rsidRPr="00D516D6">
              <w:rPr>
                <w:w w:val="105"/>
                <w:sz w:val="18"/>
                <w:lang w:val="en-GB"/>
              </w:rPr>
              <w:t>I</w:t>
            </w:r>
            <w:r w:rsidRPr="00D516D6">
              <w:rPr>
                <w:spacing w:val="5"/>
                <w:w w:val="105"/>
                <w:sz w:val="18"/>
                <w:lang w:val="en-GB"/>
              </w:rPr>
              <w:t xml:space="preserve"> </w:t>
            </w:r>
            <w:r w:rsidRPr="00D516D6">
              <w:rPr>
                <w:w w:val="105"/>
                <w:sz w:val="18"/>
                <w:lang w:val="en-GB"/>
              </w:rPr>
              <w:t>found</w:t>
            </w:r>
            <w:r w:rsidRPr="00D516D6">
              <w:rPr>
                <w:spacing w:val="4"/>
                <w:w w:val="105"/>
                <w:sz w:val="18"/>
                <w:lang w:val="en-GB"/>
              </w:rPr>
              <w:t xml:space="preserve"> </w:t>
            </w:r>
            <w:r w:rsidRPr="00D516D6">
              <w:rPr>
                <w:w w:val="105"/>
                <w:sz w:val="18"/>
                <w:lang w:val="en-GB"/>
              </w:rPr>
              <w:t>the</w:t>
            </w:r>
            <w:r w:rsidRPr="00D516D6">
              <w:rPr>
                <w:spacing w:val="5"/>
                <w:w w:val="105"/>
                <w:sz w:val="18"/>
                <w:lang w:val="en-GB"/>
              </w:rPr>
              <w:t xml:space="preserve"> </w:t>
            </w:r>
            <w:r w:rsidRPr="00D516D6">
              <w:rPr>
                <w:w w:val="105"/>
                <w:sz w:val="18"/>
                <w:lang w:val="en-GB"/>
              </w:rPr>
              <w:t>system</w:t>
            </w:r>
            <w:r w:rsidRPr="00D516D6">
              <w:rPr>
                <w:spacing w:val="3"/>
                <w:w w:val="105"/>
                <w:sz w:val="18"/>
                <w:lang w:val="en-GB"/>
              </w:rPr>
              <w:t xml:space="preserve"> </w:t>
            </w:r>
            <w:r w:rsidRPr="00D516D6">
              <w:rPr>
                <w:w w:val="105"/>
                <w:sz w:val="18"/>
                <w:lang w:val="en-GB"/>
              </w:rPr>
              <w:t>very</w:t>
            </w:r>
            <w:r w:rsidRPr="00D516D6">
              <w:rPr>
                <w:spacing w:val="5"/>
                <w:w w:val="105"/>
                <w:sz w:val="18"/>
                <w:lang w:val="en-GB"/>
              </w:rPr>
              <w:t xml:space="preserve"> </w:t>
            </w:r>
            <w:r w:rsidRPr="00D516D6">
              <w:rPr>
                <w:w w:val="105"/>
                <w:sz w:val="18"/>
                <w:lang w:val="en-GB"/>
              </w:rPr>
              <w:t>difficult</w:t>
            </w:r>
            <w:r w:rsidRPr="00D516D6">
              <w:rPr>
                <w:spacing w:val="3"/>
                <w:w w:val="105"/>
                <w:sz w:val="18"/>
                <w:lang w:val="en-GB"/>
              </w:rPr>
              <w:t xml:space="preserve"> </w:t>
            </w:r>
            <w:r w:rsidRPr="00D516D6">
              <w:rPr>
                <w:w w:val="105"/>
                <w:sz w:val="18"/>
                <w:lang w:val="en-GB"/>
              </w:rPr>
              <w:t>to</w:t>
            </w:r>
            <w:r w:rsidRPr="00D516D6">
              <w:rPr>
                <w:spacing w:val="5"/>
                <w:w w:val="105"/>
                <w:sz w:val="18"/>
                <w:lang w:val="en-GB"/>
              </w:rPr>
              <w:t xml:space="preserve"> </w:t>
            </w:r>
            <w:r w:rsidRPr="00D516D6">
              <w:rPr>
                <w:spacing w:val="-4"/>
                <w:w w:val="105"/>
                <w:sz w:val="18"/>
                <w:lang w:val="en-GB"/>
              </w:rPr>
              <w:t>use.</w:t>
            </w:r>
          </w:p>
        </w:tc>
        <w:tc>
          <w:tcPr>
            <w:tcW w:w="339" w:type="dxa"/>
          </w:tcPr>
          <w:p w14:paraId="2B522A9A" w14:textId="77777777" w:rsidR="00AF779A" w:rsidRPr="00D516D6" w:rsidRDefault="00AF779A">
            <w:pPr>
              <w:pStyle w:val="TableParagraph"/>
              <w:rPr>
                <w:rFonts w:ascii="Times New Roman"/>
                <w:sz w:val="14"/>
                <w:lang w:val="en-GB"/>
              </w:rPr>
            </w:pPr>
          </w:p>
        </w:tc>
        <w:tc>
          <w:tcPr>
            <w:tcW w:w="339" w:type="dxa"/>
          </w:tcPr>
          <w:p w14:paraId="0A390F32" w14:textId="77777777" w:rsidR="00AF779A" w:rsidRPr="00D516D6" w:rsidRDefault="00AF779A">
            <w:pPr>
              <w:pStyle w:val="TableParagraph"/>
              <w:rPr>
                <w:rFonts w:ascii="Times New Roman"/>
                <w:sz w:val="14"/>
                <w:lang w:val="en-GB"/>
              </w:rPr>
            </w:pPr>
          </w:p>
        </w:tc>
        <w:tc>
          <w:tcPr>
            <w:tcW w:w="339" w:type="dxa"/>
          </w:tcPr>
          <w:p w14:paraId="4A089BF3" w14:textId="77777777" w:rsidR="00AF779A" w:rsidRPr="00D516D6" w:rsidRDefault="00AF779A">
            <w:pPr>
              <w:pStyle w:val="TableParagraph"/>
              <w:rPr>
                <w:rFonts w:ascii="Times New Roman"/>
                <w:sz w:val="14"/>
                <w:lang w:val="en-GB"/>
              </w:rPr>
            </w:pPr>
          </w:p>
        </w:tc>
        <w:tc>
          <w:tcPr>
            <w:tcW w:w="339" w:type="dxa"/>
          </w:tcPr>
          <w:p w14:paraId="47538840" w14:textId="77777777" w:rsidR="00AF779A" w:rsidRPr="00D516D6" w:rsidRDefault="00AF779A">
            <w:pPr>
              <w:pStyle w:val="TableParagraph"/>
              <w:rPr>
                <w:rFonts w:ascii="Times New Roman"/>
                <w:sz w:val="14"/>
                <w:lang w:val="en-GB"/>
              </w:rPr>
            </w:pPr>
          </w:p>
        </w:tc>
        <w:tc>
          <w:tcPr>
            <w:tcW w:w="339" w:type="dxa"/>
          </w:tcPr>
          <w:p w14:paraId="6A9EEA52" w14:textId="77777777" w:rsidR="00AF779A" w:rsidRPr="00D516D6" w:rsidRDefault="00AF779A">
            <w:pPr>
              <w:pStyle w:val="TableParagraph"/>
              <w:rPr>
                <w:rFonts w:ascii="Times New Roman"/>
                <w:sz w:val="14"/>
                <w:lang w:val="en-GB"/>
              </w:rPr>
            </w:pPr>
          </w:p>
        </w:tc>
      </w:tr>
      <w:tr w:rsidR="00AF779A" w:rsidRPr="00D516D6" w14:paraId="77910CB3" w14:textId="77777777">
        <w:trPr>
          <w:trHeight w:val="217"/>
        </w:trPr>
        <w:tc>
          <w:tcPr>
            <w:tcW w:w="5916" w:type="dxa"/>
          </w:tcPr>
          <w:p w14:paraId="513F1DC9" w14:textId="77777777" w:rsidR="00AF779A" w:rsidRPr="00D516D6" w:rsidRDefault="00E9277B">
            <w:pPr>
              <w:pStyle w:val="TableParagraph"/>
              <w:spacing w:line="197" w:lineRule="exact"/>
              <w:ind w:left="122"/>
              <w:rPr>
                <w:sz w:val="18"/>
                <w:lang w:val="en-GB"/>
              </w:rPr>
            </w:pPr>
            <w:r w:rsidRPr="00D516D6">
              <w:rPr>
                <w:sz w:val="18"/>
                <w:lang w:val="en-GB"/>
              </w:rPr>
              <w:t>9.</w:t>
            </w:r>
            <w:r w:rsidRPr="00D516D6">
              <w:rPr>
                <w:spacing w:val="21"/>
                <w:sz w:val="18"/>
                <w:lang w:val="en-GB"/>
              </w:rPr>
              <w:t xml:space="preserve"> </w:t>
            </w:r>
            <w:r w:rsidRPr="00D516D6">
              <w:rPr>
                <w:sz w:val="18"/>
                <w:lang w:val="en-GB"/>
              </w:rPr>
              <w:t>I</w:t>
            </w:r>
            <w:r w:rsidRPr="00D516D6">
              <w:rPr>
                <w:spacing w:val="23"/>
                <w:sz w:val="18"/>
                <w:lang w:val="en-GB"/>
              </w:rPr>
              <w:t xml:space="preserve"> </w:t>
            </w:r>
            <w:r w:rsidRPr="00D516D6">
              <w:rPr>
                <w:sz w:val="18"/>
                <w:lang w:val="en-GB"/>
              </w:rPr>
              <w:t>felt</w:t>
            </w:r>
            <w:r w:rsidRPr="00D516D6">
              <w:rPr>
                <w:spacing w:val="22"/>
                <w:sz w:val="18"/>
                <w:lang w:val="en-GB"/>
              </w:rPr>
              <w:t xml:space="preserve"> </w:t>
            </w:r>
            <w:r w:rsidRPr="00D516D6">
              <w:rPr>
                <w:sz w:val="18"/>
                <w:lang w:val="en-GB"/>
              </w:rPr>
              <w:t>very</w:t>
            </w:r>
            <w:r w:rsidRPr="00D516D6">
              <w:rPr>
                <w:spacing w:val="23"/>
                <w:sz w:val="18"/>
                <w:lang w:val="en-GB"/>
              </w:rPr>
              <w:t xml:space="preserve"> </w:t>
            </w:r>
            <w:r w:rsidRPr="00D516D6">
              <w:rPr>
                <w:sz w:val="18"/>
                <w:lang w:val="en-GB"/>
              </w:rPr>
              <w:t>confident/comfortable</w:t>
            </w:r>
            <w:r w:rsidRPr="00D516D6">
              <w:rPr>
                <w:spacing w:val="23"/>
                <w:sz w:val="18"/>
                <w:lang w:val="en-GB"/>
              </w:rPr>
              <w:t xml:space="preserve"> </w:t>
            </w:r>
            <w:r w:rsidRPr="00D516D6">
              <w:rPr>
                <w:sz w:val="18"/>
                <w:lang w:val="en-GB"/>
              </w:rPr>
              <w:t>using</w:t>
            </w:r>
            <w:r w:rsidRPr="00D516D6">
              <w:rPr>
                <w:spacing w:val="22"/>
                <w:sz w:val="18"/>
                <w:lang w:val="en-GB"/>
              </w:rPr>
              <w:t xml:space="preserve"> </w:t>
            </w:r>
            <w:r w:rsidRPr="00D516D6">
              <w:rPr>
                <w:sz w:val="18"/>
                <w:lang w:val="en-GB"/>
              </w:rPr>
              <w:t>the</w:t>
            </w:r>
            <w:r w:rsidRPr="00D516D6">
              <w:rPr>
                <w:spacing w:val="23"/>
                <w:sz w:val="18"/>
                <w:lang w:val="en-GB"/>
              </w:rPr>
              <w:t xml:space="preserve"> </w:t>
            </w:r>
            <w:r w:rsidRPr="00D516D6">
              <w:rPr>
                <w:spacing w:val="-2"/>
                <w:sz w:val="18"/>
                <w:lang w:val="en-GB"/>
              </w:rPr>
              <w:t>system.</w:t>
            </w:r>
          </w:p>
        </w:tc>
        <w:tc>
          <w:tcPr>
            <w:tcW w:w="339" w:type="dxa"/>
          </w:tcPr>
          <w:p w14:paraId="7D667FC2" w14:textId="77777777" w:rsidR="00AF779A" w:rsidRPr="00D516D6" w:rsidRDefault="00AF779A">
            <w:pPr>
              <w:pStyle w:val="TableParagraph"/>
              <w:rPr>
                <w:rFonts w:ascii="Times New Roman"/>
                <w:sz w:val="14"/>
                <w:lang w:val="en-GB"/>
              </w:rPr>
            </w:pPr>
          </w:p>
        </w:tc>
        <w:tc>
          <w:tcPr>
            <w:tcW w:w="339" w:type="dxa"/>
          </w:tcPr>
          <w:p w14:paraId="60402A37" w14:textId="77777777" w:rsidR="00AF779A" w:rsidRPr="00D516D6" w:rsidRDefault="00AF779A">
            <w:pPr>
              <w:pStyle w:val="TableParagraph"/>
              <w:rPr>
                <w:rFonts w:ascii="Times New Roman"/>
                <w:sz w:val="14"/>
                <w:lang w:val="en-GB"/>
              </w:rPr>
            </w:pPr>
          </w:p>
        </w:tc>
        <w:tc>
          <w:tcPr>
            <w:tcW w:w="339" w:type="dxa"/>
          </w:tcPr>
          <w:p w14:paraId="18A059D2" w14:textId="77777777" w:rsidR="00AF779A" w:rsidRPr="00D516D6" w:rsidRDefault="00AF779A">
            <w:pPr>
              <w:pStyle w:val="TableParagraph"/>
              <w:rPr>
                <w:rFonts w:ascii="Times New Roman"/>
                <w:sz w:val="14"/>
                <w:lang w:val="en-GB"/>
              </w:rPr>
            </w:pPr>
          </w:p>
        </w:tc>
        <w:tc>
          <w:tcPr>
            <w:tcW w:w="339" w:type="dxa"/>
          </w:tcPr>
          <w:p w14:paraId="5AA29EF6" w14:textId="77777777" w:rsidR="00AF779A" w:rsidRPr="00D516D6" w:rsidRDefault="00AF779A">
            <w:pPr>
              <w:pStyle w:val="TableParagraph"/>
              <w:rPr>
                <w:rFonts w:ascii="Times New Roman"/>
                <w:sz w:val="14"/>
                <w:lang w:val="en-GB"/>
              </w:rPr>
            </w:pPr>
          </w:p>
        </w:tc>
        <w:tc>
          <w:tcPr>
            <w:tcW w:w="339" w:type="dxa"/>
          </w:tcPr>
          <w:p w14:paraId="2BB91CC2" w14:textId="77777777" w:rsidR="00AF779A" w:rsidRPr="00D516D6" w:rsidRDefault="00AF779A">
            <w:pPr>
              <w:pStyle w:val="TableParagraph"/>
              <w:rPr>
                <w:rFonts w:ascii="Times New Roman"/>
                <w:sz w:val="14"/>
                <w:lang w:val="en-GB"/>
              </w:rPr>
            </w:pPr>
          </w:p>
        </w:tc>
      </w:tr>
      <w:tr w:rsidR="00AF779A" w:rsidRPr="00D516D6" w14:paraId="66C0BAE0" w14:textId="77777777">
        <w:trPr>
          <w:trHeight w:val="217"/>
        </w:trPr>
        <w:tc>
          <w:tcPr>
            <w:tcW w:w="5916" w:type="dxa"/>
          </w:tcPr>
          <w:p w14:paraId="12A12125" w14:textId="77777777" w:rsidR="00AF779A" w:rsidRPr="00D516D6" w:rsidRDefault="00E9277B">
            <w:pPr>
              <w:pStyle w:val="TableParagraph"/>
              <w:spacing w:line="197" w:lineRule="exact"/>
              <w:ind w:left="122"/>
              <w:rPr>
                <w:sz w:val="18"/>
                <w:lang w:val="en-GB"/>
              </w:rPr>
            </w:pPr>
            <w:r w:rsidRPr="00D516D6">
              <w:rPr>
                <w:sz w:val="18"/>
                <w:lang w:val="en-GB"/>
              </w:rPr>
              <w:t>10.</w:t>
            </w:r>
            <w:r w:rsidRPr="00D516D6">
              <w:rPr>
                <w:spacing w:val="18"/>
                <w:sz w:val="18"/>
                <w:lang w:val="en-GB"/>
              </w:rPr>
              <w:t xml:space="preserve"> </w:t>
            </w:r>
            <w:r w:rsidRPr="00D516D6">
              <w:rPr>
                <w:sz w:val="18"/>
                <w:lang w:val="en-GB"/>
              </w:rPr>
              <w:t>I</w:t>
            </w:r>
            <w:r w:rsidRPr="00D516D6">
              <w:rPr>
                <w:spacing w:val="19"/>
                <w:sz w:val="18"/>
                <w:lang w:val="en-GB"/>
              </w:rPr>
              <w:t xml:space="preserve"> </w:t>
            </w:r>
            <w:r w:rsidRPr="00D516D6">
              <w:rPr>
                <w:sz w:val="18"/>
                <w:lang w:val="en-GB"/>
              </w:rPr>
              <w:t>need</w:t>
            </w:r>
            <w:r w:rsidRPr="00D516D6">
              <w:rPr>
                <w:spacing w:val="18"/>
                <w:sz w:val="18"/>
                <w:lang w:val="en-GB"/>
              </w:rPr>
              <w:t xml:space="preserve"> </w:t>
            </w:r>
            <w:r w:rsidRPr="00D516D6">
              <w:rPr>
                <w:sz w:val="18"/>
                <w:lang w:val="en-GB"/>
              </w:rPr>
              <w:t>to</w:t>
            </w:r>
            <w:r w:rsidRPr="00D516D6">
              <w:rPr>
                <w:spacing w:val="19"/>
                <w:sz w:val="18"/>
                <w:lang w:val="en-GB"/>
              </w:rPr>
              <w:t xml:space="preserve"> </w:t>
            </w:r>
            <w:r w:rsidRPr="00D516D6">
              <w:rPr>
                <w:sz w:val="18"/>
                <w:lang w:val="en-GB"/>
              </w:rPr>
              <w:t>learn</w:t>
            </w:r>
            <w:r w:rsidRPr="00D516D6">
              <w:rPr>
                <w:spacing w:val="19"/>
                <w:sz w:val="18"/>
                <w:lang w:val="en-GB"/>
              </w:rPr>
              <w:t xml:space="preserve"> </w:t>
            </w:r>
            <w:r w:rsidRPr="00D516D6">
              <w:rPr>
                <w:sz w:val="18"/>
                <w:lang w:val="en-GB"/>
              </w:rPr>
              <w:t>a</w:t>
            </w:r>
            <w:r w:rsidRPr="00D516D6">
              <w:rPr>
                <w:spacing w:val="18"/>
                <w:sz w:val="18"/>
                <w:lang w:val="en-GB"/>
              </w:rPr>
              <w:t xml:space="preserve"> </w:t>
            </w:r>
            <w:r w:rsidRPr="00D516D6">
              <w:rPr>
                <w:sz w:val="18"/>
                <w:lang w:val="en-GB"/>
              </w:rPr>
              <w:t>lot</w:t>
            </w:r>
            <w:r w:rsidRPr="00D516D6">
              <w:rPr>
                <w:spacing w:val="19"/>
                <w:sz w:val="18"/>
                <w:lang w:val="en-GB"/>
              </w:rPr>
              <w:t xml:space="preserve"> </w:t>
            </w:r>
            <w:r w:rsidRPr="00D516D6">
              <w:rPr>
                <w:sz w:val="18"/>
                <w:lang w:val="en-GB"/>
              </w:rPr>
              <w:t>of</w:t>
            </w:r>
            <w:r w:rsidRPr="00D516D6">
              <w:rPr>
                <w:spacing w:val="18"/>
                <w:sz w:val="18"/>
                <w:lang w:val="en-GB"/>
              </w:rPr>
              <w:t xml:space="preserve"> </w:t>
            </w:r>
            <w:r w:rsidRPr="00D516D6">
              <w:rPr>
                <w:sz w:val="18"/>
                <w:lang w:val="en-GB"/>
              </w:rPr>
              <w:t>things</w:t>
            </w:r>
            <w:r w:rsidRPr="00D516D6">
              <w:rPr>
                <w:spacing w:val="19"/>
                <w:sz w:val="18"/>
                <w:lang w:val="en-GB"/>
              </w:rPr>
              <w:t xml:space="preserve"> </w:t>
            </w:r>
            <w:r w:rsidRPr="00D516D6">
              <w:rPr>
                <w:sz w:val="18"/>
                <w:lang w:val="en-GB"/>
              </w:rPr>
              <w:t>before</w:t>
            </w:r>
            <w:r w:rsidRPr="00D516D6">
              <w:rPr>
                <w:spacing w:val="18"/>
                <w:sz w:val="18"/>
                <w:lang w:val="en-GB"/>
              </w:rPr>
              <w:t xml:space="preserve"> </w:t>
            </w:r>
            <w:r w:rsidRPr="00D516D6">
              <w:rPr>
                <w:sz w:val="18"/>
                <w:lang w:val="en-GB"/>
              </w:rPr>
              <w:t>I</w:t>
            </w:r>
            <w:r w:rsidRPr="00D516D6">
              <w:rPr>
                <w:spacing w:val="19"/>
                <w:sz w:val="18"/>
                <w:lang w:val="en-GB"/>
              </w:rPr>
              <w:t xml:space="preserve"> </w:t>
            </w:r>
            <w:r w:rsidRPr="00D516D6">
              <w:rPr>
                <w:sz w:val="18"/>
                <w:lang w:val="en-GB"/>
              </w:rPr>
              <w:t>can</w:t>
            </w:r>
            <w:r w:rsidRPr="00D516D6">
              <w:rPr>
                <w:spacing w:val="18"/>
                <w:sz w:val="18"/>
                <w:lang w:val="en-GB"/>
              </w:rPr>
              <w:t xml:space="preserve"> </w:t>
            </w:r>
            <w:r w:rsidRPr="00D516D6">
              <w:rPr>
                <w:sz w:val="18"/>
                <w:lang w:val="en-GB"/>
              </w:rPr>
              <w:t>use</w:t>
            </w:r>
            <w:r w:rsidRPr="00D516D6">
              <w:rPr>
                <w:spacing w:val="19"/>
                <w:sz w:val="18"/>
                <w:lang w:val="en-GB"/>
              </w:rPr>
              <w:t xml:space="preserve"> </w:t>
            </w:r>
            <w:r w:rsidRPr="00D516D6">
              <w:rPr>
                <w:sz w:val="18"/>
                <w:lang w:val="en-GB"/>
              </w:rPr>
              <w:t>the</w:t>
            </w:r>
            <w:r w:rsidRPr="00D516D6">
              <w:rPr>
                <w:spacing w:val="19"/>
                <w:sz w:val="18"/>
                <w:lang w:val="en-GB"/>
              </w:rPr>
              <w:t xml:space="preserve"> </w:t>
            </w:r>
            <w:r w:rsidRPr="00D516D6">
              <w:rPr>
                <w:spacing w:val="-2"/>
                <w:sz w:val="18"/>
                <w:lang w:val="en-GB"/>
              </w:rPr>
              <w:t>system.</w:t>
            </w:r>
          </w:p>
        </w:tc>
        <w:tc>
          <w:tcPr>
            <w:tcW w:w="339" w:type="dxa"/>
          </w:tcPr>
          <w:p w14:paraId="4A81547E" w14:textId="77777777" w:rsidR="00AF779A" w:rsidRPr="00D516D6" w:rsidRDefault="00AF779A">
            <w:pPr>
              <w:pStyle w:val="TableParagraph"/>
              <w:rPr>
                <w:rFonts w:ascii="Times New Roman"/>
                <w:sz w:val="14"/>
                <w:lang w:val="en-GB"/>
              </w:rPr>
            </w:pPr>
          </w:p>
        </w:tc>
        <w:tc>
          <w:tcPr>
            <w:tcW w:w="339" w:type="dxa"/>
          </w:tcPr>
          <w:p w14:paraId="5E934D9F" w14:textId="77777777" w:rsidR="00AF779A" w:rsidRPr="00D516D6" w:rsidRDefault="00AF779A">
            <w:pPr>
              <w:pStyle w:val="TableParagraph"/>
              <w:rPr>
                <w:rFonts w:ascii="Times New Roman"/>
                <w:sz w:val="14"/>
                <w:lang w:val="en-GB"/>
              </w:rPr>
            </w:pPr>
          </w:p>
        </w:tc>
        <w:tc>
          <w:tcPr>
            <w:tcW w:w="339" w:type="dxa"/>
          </w:tcPr>
          <w:p w14:paraId="5415C386" w14:textId="77777777" w:rsidR="00AF779A" w:rsidRPr="00D516D6" w:rsidRDefault="00AF779A">
            <w:pPr>
              <w:pStyle w:val="TableParagraph"/>
              <w:rPr>
                <w:rFonts w:ascii="Times New Roman"/>
                <w:sz w:val="14"/>
                <w:lang w:val="en-GB"/>
              </w:rPr>
            </w:pPr>
          </w:p>
        </w:tc>
        <w:tc>
          <w:tcPr>
            <w:tcW w:w="339" w:type="dxa"/>
          </w:tcPr>
          <w:p w14:paraId="61FAC1B2" w14:textId="77777777" w:rsidR="00AF779A" w:rsidRPr="00D516D6" w:rsidRDefault="00AF779A">
            <w:pPr>
              <w:pStyle w:val="TableParagraph"/>
              <w:rPr>
                <w:rFonts w:ascii="Times New Roman"/>
                <w:sz w:val="14"/>
                <w:lang w:val="en-GB"/>
              </w:rPr>
            </w:pPr>
          </w:p>
        </w:tc>
        <w:tc>
          <w:tcPr>
            <w:tcW w:w="339" w:type="dxa"/>
          </w:tcPr>
          <w:p w14:paraId="6BE5B795" w14:textId="77777777" w:rsidR="00AF779A" w:rsidRPr="00D516D6" w:rsidRDefault="00AF779A">
            <w:pPr>
              <w:pStyle w:val="TableParagraph"/>
              <w:rPr>
                <w:rFonts w:ascii="Times New Roman"/>
                <w:sz w:val="14"/>
                <w:lang w:val="en-GB"/>
              </w:rPr>
            </w:pPr>
          </w:p>
        </w:tc>
      </w:tr>
    </w:tbl>
    <w:p w14:paraId="0ACE0503" w14:textId="77777777" w:rsidR="00AF779A" w:rsidRPr="00D516D6" w:rsidRDefault="00AF779A">
      <w:pPr>
        <w:pStyle w:val="Textoindependiente"/>
        <w:spacing w:before="11"/>
        <w:rPr>
          <w:rFonts w:ascii="Calibri"/>
          <w:sz w:val="25"/>
          <w:lang w:val="en-GB"/>
        </w:rPr>
      </w:pPr>
    </w:p>
    <w:p w14:paraId="1CA2EB34" w14:textId="77777777" w:rsidR="00AF779A" w:rsidRPr="00AF1FD8" w:rsidRDefault="00E9277B">
      <w:pPr>
        <w:spacing w:line="219" w:lineRule="exact"/>
        <w:ind w:left="116"/>
        <w:rPr>
          <w:rFonts w:ascii="Calibri"/>
          <w:b/>
          <w:sz w:val="18"/>
          <w:lang w:val="fr-FR"/>
          <w:rPrChange w:id="356" w:author="MIGUEL JUAN HORNOS BARRANCO" w:date="2024-06-27T17:47:00Z">
            <w:rPr>
              <w:rFonts w:ascii="Calibri"/>
              <w:b/>
              <w:sz w:val="18"/>
              <w:lang w:val="en-GB"/>
            </w:rPr>
          </w:rPrChange>
        </w:rPr>
      </w:pPr>
      <w:bookmarkStart w:id="357" w:name="_bookmark110"/>
      <w:bookmarkEnd w:id="357"/>
      <w:r w:rsidRPr="00AF1FD8">
        <w:rPr>
          <w:rFonts w:ascii="Calibri"/>
          <w:b/>
          <w:w w:val="105"/>
          <w:sz w:val="18"/>
          <w:lang w:val="fr-FR"/>
          <w:rPrChange w:id="358" w:author="MIGUEL JUAN HORNOS BARRANCO" w:date="2024-06-27T17:47:00Z">
            <w:rPr>
              <w:rFonts w:ascii="Calibri"/>
              <w:b/>
              <w:w w:val="105"/>
              <w:sz w:val="18"/>
              <w:lang w:val="en-GB"/>
            </w:rPr>
          </w:rPrChange>
        </w:rPr>
        <w:t>Table</w:t>
      </w:r>
      <w:r w:rsidRPr="00AF1FD8">
        <w:rPr>
          <w:rFonts w:ascii="Calibri"/>
          <w:b/>
          <w:spacing w:val="15"/>
          <w:w w:val="105"/>
          <w:sz w:val="18"/>
          <w:lang w:val="fr-FR"/>
          <w:rPrChange w:id="359" w:author="MIGUEL JUAN HORNOS BARRANCO" w:date="2024-06-27T17:47:00Z">
            <w:rPr>
              <w:rFonts w:ascii="Calibri"/>
              <w:b/>
              <w:spacing w:val="15"/>
              <w:w w:val="105"/>
              <w:sz w:val="18"/>
              <w:lang w:val="en-GB"/>
            </w:rPr>
          </w:rPrChange>
        </w:rPr>
        <w:t xml:space="preserve"> </w:t>
      </w:r>
      <w:r w:rsidRPr="00AF1FD8">
        <w:rPr>
          <w:rFonts w:ascii="Calibri"/>
          <w:b/>
          <w:spacing w:val="-5"/>
          <w:w w:val="105"/>
          <w:sz w:val="18"/>
          <w:lang w:val="fr-FR"/>
          <w:rPrChange w:id="360" w:author="MIGUEL JUAN HORNOS BARRANCO" w:date="2024-06-27T17:47:00Z">
            <w:rPr>
              <w:rFonts w:ascii="Calibri"/>
              <w:b/>
              <w:spacing w:val="-5"/>
              <w:w w:val="105"/>
              <w:sz w:val="18"/>
              <w:lang w:val="en-GB"/>
            </w:rPr>
          </w:rPrChange>
        </w:rPr>
        <w:t>24</w:t>
      </w:r>
    </w:p>
    <w:p w14:paraId="3125FCB0" w14:textId="77777777" w:rsidR="00AF779A" w:rsidRPr="00AF1FD8" w:rsidRDefault="00E9277B">
      <w:pPr>
        <w:spacing w:line="219" w:lineRule="exact"/>
        <w:ind w:left="116"/>
        <w:rPr>
          <w:rFonts w:ascii="Calibri"/>
          <w:sz w:val="18"/>
          <w:lang w:val="fr-FR"/>
          <w:rPrChange w:id="361" w:author="MIGUEL JUAN HORNOS BARRANCO" w:date="2024-06-27T17:47:00Z">
            <w:rPr>
              <w:rFonts w:ascii="Calibri"/>
              <w:sz w:val="18"/>
              <w:lang w:val="en-GB"/>
            </w:rPr>
          </w:rPrChange>
        </w:rPr>
      </w:pPr>
      <w:r w:rsidRPr="00AF1FD8">
        <w:rPr>
          <w:rFonts w:ascii="Calibri"/>
          <w:sz w:val="18"/>
          <w:lang w:val="fr-FR"/>
          <w:rPrChange w:id="362" w:author="MIGUEL JUAN HORNOS BARRANCO" w:date="2024-06-27T17:47:00Z">
            <w:rPr>
              <w:rFonts w:ascii="Calibri"/>
              <w:sz w:val="18"/>
              <w:lang w:val="en-GB"/>
            </w:rPr>
          </w:rPrChange>
        </w:rPr>
        <w:t>Open</w:t>
      </w:r>
      <w:r w:rsidRPr="00AF1FD8">
        <w:rPr>
          <w:rFonts w:ascii="Calibri"/>
          <w:spacing w:val="38"/>
          <w:sz w:val="18"/>
          <w:lang w:val="fr-FR"/>
          <w:rPrChange w:id="363" w:author="MIGUEL JUAN HORNOS BARRANCO" w:date="2024-06-27T17:47:00Z">
            <w:rPr>
              <w:rFonts w:ascii="Calibri"/>
              <w:spacing w:val="38"/>
              <w:sz w:val="18"/>
              <w:lang w:val="en-GB"/>
            </w:rPr>
          </w:rPrChange>
        </w:rPr>
        <w:t xml:space="preserve"> </w:t>
      </w:r>
      <w:r w:rsidRPr="00AF1FD8">
        <w:rPr>
          <w:rFonts w:ascii="Calibri"/>
          <w:sz w:val="18"/>
          <w:lang w:val="fr-FR"/>
          <w:rPrChange w:id="364" w:author="MIGUEL JUAN HORNOS BARRANCO" w:date="2024-06-27T17:47:00Z">
            <w:rPr>
              <w:rFonts w:ascii="Calibri"/>
              <w:sz w:val="18"/>
              <w:lang w:val="en-GB"/>
            </w:rPr>
          </w:rPrChange>
        </w:rPr>
        <w:t>Questions</w:t>
      </w:r>
      <w:r w:rsidRPr="00AF1FD8">
        <w:rPr>
          <w:rFonts w:ascii="Calibri"/>
          <w:spacing w:val="37"/>
          <w:sz w:val="18"/>
          <w:lang w:val="fr-FR"/>
          <w:rPrChange w:id="365" w:author="MIGUEL JUAN HORNOS BARRANCO" w:date="2024-06-27T17:47:00Z">
            <w:rPr>
              <w:rFonts w:ascii="Calibri"/>
              <w:spacing w:val="37"/>
              <w:sz w:val="18"/>
              <w:lang w:val="en-GB"/>
            </w:rPr>
          </w:rPrChange>
        </w:rPr>
        <w:t xml:space="preserve"> </w:t>
      </w:r>
      <w:r w:rsidRPr="00AF1FD8">
        <w:rPr>
          <w:rFonts w:ascii="Calibri"/>
          <w:sz w:val="18"/>
          <w:lang w:val="fr-FR"/>
          <w:rPrChange w:id="366" w:author="MIGUEL JUAN HORNOS BARRANCO" w:date="2024-06-27T17:47:00Z">
            <w:rPr>
              <w:rFonts w:ascii="Calibri"/>
              <w:sz w:val="18"/>
              <w:lang w:val="en-GB"/>
            </w:rPr>
          </w:rPrChange>
        </w:rPr>
        <w:t>of</w:t>
      </w:r>
      <w:r w:rsidRPr="00AF1FD8">
        <w:rPr>
          <w:rFonts w:ascii="Calibri"/>
          <w:spacing w:val="39"/>
          <w:sz w:val="18"/>
          <w:lang w:val="fr-FR"/>
          <w:rPrChange w:id="367" w:author="MIGUEL JUAN HORNOS BARRANCO" w:date="2024-06-27T17:47:00Z">
            <w:rPr>
              <w:rFonts w:ascii="Calibri"/>
              <w:spacing w:val="39"/>
              <w:sz w:val="18"/>
              <w:lang w:val="en-GB"/>
            </w:rPr>
          </w:rPrChange>
        </w:rPr>
        <w:t xml:space="preserve"> </w:t>
      </w:r>
      <w:r w:rsidRPr="00AF1FD8">
        <w:rPr>
          <w:rFonts w:ascii="Calibri"/>
          <w:sz w:val="18"/>
          <w:lang w:val="fr-FR"/>
          <w:rPrChange w:id="368" w:author="MIGUEL JUAN HORNOS BARRANCO" w:date="2024-06-27T17:47:00Z">
            <w:rPr>
              <w:rFonts w:ascii="Calibri"/>
              <w:sz w:val="18"/>
              <w:lang w:val="en-GB"/>
            </w:rPr>
          </w:rPrChange>
        </w:rPr>
        <w:t>SUS</w:t>
      </w:r>
      <w:r w:rsidRPr="00AF1FD8">
        <w:rPr>
          <w:rFonts w:ascii="Calibri"/>
          <w:spacing w:val="37"/>
          <w:sz w:val="18"/>
          <w:lang w:val="fr-FR"/>
          <w:rPrChange w:id="369" w:author="MIGUEL JUAN HORNOS BARRANCO" w:date="2024-06-27T17:47:00Z">
            <w:rPr>
              <w:rFonts w:ascii="Calibri"/>
              <w:spacing w:val="37"/>
              <w:sz w:val="18"/>
              <w:lang w:val="en-GB"/>
            </w:rPr>
          </w:rPrChange>
        </w:rPr>
        <w:t xml:space="preserve"> </w:t>
      </w:r>
      <w:r w:rsidRPr="00AF1FD8">
        <w:rPr>
          <w:rFonts w:ascii="Calibri"/>
          <w:spacing w:val="-2"/>
          <w:sz w:val="18"/>
          <w:lang w:val="fr-FR"/>
          <w:rPrChange w:id="370" w:author="MIGUEL JUAN HORNOS BARRANCO" w:date="2024-06-27T17:47:00Z">
            <w:rPr>
              <w:rFonts w:ascii="Calibri"/>
              <w:spacing w:val="-2"/>
              <w:sz w:val="18"/>
              <w:lang w:val="en-GB"/>
            </w:rPr>
          </w:rPrChange>
        </w:rPr>
        <w:t>Questionnaire</w:t>
      </w:r>
    </w:p>
    <w:p w14:paraId="195BBAC4" w14:textId="77777777" w:rsidR="00AF779A" w:rsidRPr="00AF1FD8" w:rsidRDefault="00E9277B">
      <w:pPr>
        <w:pStyle w:val="Textoindependiente"/>
        <w:spacing w:before="9"/>
        <w:rPr>
          <w:rFonts w:ascii="Calibri"/>
          <w:sz w:val="5"/>
          <w:lang w:val="fr-FR"/>
          <w:rPrChange w:id="371" w:author="MIGUEL JUAN HORNOS BARRANCO" w:date="2024-06-27T17:47:00Z">
            <w:rPr>
              <w:rFonts w:ascii="Calibri"/>
              <w:sz w:val="5"/>
              <w:lang w:val="en-GB"/>
            </w:rPr>
          </w:rPrChange>
        </w:rPr>
      </w:pPr>
      <w:r>
        <w:rPr>
          <w:lang w:val="en-GB"/>
        </w:rPr>
        <w:pict w14:anchorId="13BBFB89">
          <v:shape id="docshape252" o:spid="_x0000_s1029" alt="" style="position:absolute;margin-left:38.85pt;margin-top:4.75pt;width:466.6pt;height:.1pt;z-index:-15657984;mso-wrap-edited:f;mso-width-percent:0;mso-height-percent:0;mso-wrap-distance-left:0;mso-wrap-distance-right:0;mso-position-horizontal-relative:page;mso-width-percent:0;mso-height-percent:0" coordsize="9332,1270" path="m,l9331,e" filled="f" strokeweight=".28117mm">
            <v:path arrowok="t" o:connecttype="custom" o:connectlocs="0,0;2147483646,0" o:connectangles="0,0"/>
            <w10:wrap type="topAndBottom" anchorx="page"/>
          </v:shape>
        </w:pict>
      </w:r>
    </w:p>
    <w:p w14:paraId="6F18A7F9" w14:textId="77777777" w:rsidR="00AF779A" w:rsidRPr="00D516D6" w:rsidRDefault="00E9277B">
      <w:pPr>
        <w:tabs>
          <w:tab w:val="left" w:pos="759"/>
        </w:tabs>
        <w:spacing w:before="38" w:after="57"/>
        <w:ind w:left="236"/>
        <w:rPr>
          <w:rFonts w:ascii="Calibri"/>
          <w:b/>
          <w:sz w:val="18"/>
          <w:lang w:val="en-GB"/>
        </w:rPr>
      </w:pPr>
      <w:r w:rsidRPr="00D516D6">
        <w:rPr>
          <w:rFonts w:ascii="Calibri"/>
          <w:b/>
          <w:spacing w:val="-5"/>
          <w:w w:val="105"/>
          <w:sz w:val="18"/>
          <w:lang w:val="en-GB"/>
        </w:rPr>
        <w:t>No.</w:t>
      </w:r>
      <w:r w:rsidRPr="00D516D6">
        <w:rPr>
          <w:rFonts w:ascii="Calibri"/>
          <w:b/>
          <w:sz w:val="18"/>
          <w:lang w:val="en-GB"/>
        </w:rPr>
        <w:tab/>
      </w:r>
      <w:r w:rsidRPr="00D516D6">
        <w:rPr>
          <w:rFonts w:ascii="Calibri"/>
          <w:b/>
          <w:spacing w:val="-2"/>
          <w:w w:val="105"/>
          <w:sz w:val="18"/>
          <w:lang w:val="en-GB"/>
        </w:rPr>
        <w:t>Question</w:t>
      </w:r>
    </w:p>
    <w:p w14:paraId="1FF0F332" w14:textId="77777777" w:rsidR="00AF779A" w:rsidRPr="00D516D6" w:rsidRDefault="00E9277B">
      <w:pPr>
        <w:pStyle w:val="Textoindependiente"/>
        <w:spacing w:line="20" w:lineRule="exact"/>
        <w:ind w:left="116"/>
        <w:rPr>
          <w:rFonts w:ascii="Calibri"/>
          <w:sz w:val="2"/>
          <w:lang w:val="en-GB"/>
        </w:rPr>
      </w:pPr>
      <w:r>
        <w:rPr>
          <w:rFonts w:ascii="Calibri"/>
          <w:sz w:val="2"/>
          <w:lang w:val="en-GB"/>
        </w:rPr>
      </w:r>
      <w:r>
        <w:rPr>
          <w:rFonts w:ascii="Calibri"/>
          <w:sz w:val="2"/>
          <w:lang w:val="en-GB"/>
        </w:rPr>
        <w:pict w14:anchorId="5B52B822">
          <v:group id="docshapegroup253" o:spid="_x0000_s1027" alt="" style="width:466.6pt;height:.5pt;mso-position-horizontal-relative:char;mso-position-vertical-relative:line" coordsize="9332,10">
            <v:line id="_x0000_s1028" alt="" style="position:absolute" from="0,5" to="9332,5" strokeweight=".17569mm"/>
            <w10:anchorlock/>
          </v:group>
        </w:pict>
      </w:r>
    </w:p>
    <w:p w14:paraId="79AE82D4" w14:textId="77777777" w:rsidR="00AF779A" w:rsidRPr="00D516D6" w:rsidRDefault="00E9277B">
      <w:pPr>
        <w:pStyle w:val="Prrafodelista"/>
        <w:numPr>
          <w:ilvl w:val="0"/>
          <w:numId w:val="2"/>
        </w:numPr>
        <w:tabs>
          <w:tab w:val="left" w:pos="759"/>
          <w:tab w:val="left" w:pos="760"/>
        </w:tabs>
        <w:spacing w:before="22" w:line="219" w:lineRule="exact"/>
        <w:rPr>
          <w:rFonts w:ascii="Calibri"/>
          <w:sz w:val="18"/>
          <w:lang w:val="en-GB"/>
        </w:rPr>
      </w:pPr>
      <w:r w:rsidRPr="00D516D6">
        <w:rPr>
          <w:rFonts w:ascii="Calibri"/>
          <w:sz w:val="18"/>
          <w:lang w:val="en-GB"/>
        </w:rPr>
        <w:t>In</w:t>
      </w:r>
      <w:r w:rsidRPr="00D516D6">
        <w:rPr>
          <w:rFonts w:ascii="Calibri"/>
          <w:spacing w:val="18"/>
          <w:sz w:val="18"/>
          <w:lang w:val="en-GB"/>
        </w:rPr>
        <w:t xml:space="preserve"> </w:t>
      </w:r>
      <w:r w:rsidRPr="00D516D6">
        <w:rPr>
          <w:rFonts w:ascii="Calibri"/>
          <w:sz w:val="18"/>
          <w:lang w:val="en-GB"/>
        </w:rPr>
        <w:t>general,</w:t>
      </w:r>
      <w:r w:rsidRPr="00D516D6">
        <w:rPr>
          <w:rFonts w:ascii="Calibri"/>
          <w:spacing w:val="18"/>
          <w:sz w:val="18"/>
          <w:lang w:val="en-GB"/>
        </w:rPr>
        <w:t xml:space="preserve"> </w:t>
      </w:r>
      <w:r w:rsidRPr="00D516D6">
        <w:rPr>
          <w:rFonts w:ascii="Calibri"/>
          <w:sz w:val="18"/>
          <w:lang w:val="en-GB"/>
        </w:rPr>
        <w:t>what</w:t>
      </w:r>
      <w:r w:rsidRPr="00D516D6">
        <w:rPr>
          <w:rFonts w:ascii="Calibri"/>
          <w:spacing w:val="18"/>
          <w:sz w:val="18"/>
          <w:lang w:val="en-GB"/>
        </w:rPr>
        <w:t xml:space="preserve"> </w:t>
      </w:r>
      <w:r w:rsidRPr="00D516D6">
        <w:rPr>
          <w:rFonts w:ascii="Calibri"/>
          <w:sz w:val="18"/>
          <w:lang w:val="en-GB"/>
        </w:rPr>
        <w:t>is</w:t>
      </w:r>
      <w:r w:rsidRPr="00D516D6">
        <w:rPr>
          <w:rFonts w:ascii="Calibri"/>
          <w:spacing w:val="19"/>
          <w:sz w:val="18"/>
          <w:lang w:val="en-GB"/>
        </w:rPr>
        <w:t xml:space="preserve"> </w:t>
      </w:r>
      <w:r w:rsidRPr="00D516D6">
        <w:rPr>
          <w:rFonts w:ascii="Calibri"/>
          <w:sz w:val="18"/>
          <w:lang w:val="en-GB"/>
        </w:rPr>
        <w:t>your</w:t>
      </w:r>
      <w:r w:rsidRPr="00D516D6">
        <w:rPr>
          <w:rFonts w:ascii="Calibri"/>
          <w:spacing w:val="17"/>
          <w:sz w:val="18"/>
          <w:lang w:val="en-GB"/>
        </w:rPr>
        <w:t xml:space="preserve"> </w:t>
      </w:r>
      <w:r w:rsidRPr="00D516D6">
        <w:rPr>
          <w:rFonts w:ascii="Calibri"/>
          <w:sz w:val="18"/>
          <w:lang w:val="en-GB"/>
        </w:rPr>
        <w:t>opinion</w:t>
      </w:r>
      <w:r w:rsidRPr="00D516D6">
        <w:rPr>
          <w:rFonts w:ascii="Calibri"/>
          <w:spacing w:val="19"/>
          <w:sz w:val="18"/>
          <w:lang w:val="en-GB"/>
        </w:rPr>
        <w:t xml:space="preserve"> </w:t>
      </w:r>
      <w:r w:rsidRPr="00D516D6">
        <w:rPr>
          <w:rFonts w:ascii="Calibri"/>
          <w:sz w:val="18"/>
          <w:lang w:val="en-GB"/>
        </w:rPr>
        <w:t>of</w:t>
      </w:r>
      <w:r w:rsidRPr="00D516D6">
        <w:rPr>
          <w:rFonts w:ascii="Calibri"/>
          <w:spacing w:val="17"/>
          <w:sz w:val="18"/>
          <w:lang w:val="en-GB"/>
        </w:rPr>
        <w:t xml:space="preserve"> </w:t>
      </w:r>
      <w:r w:rsidRPr="00D516D6">
        <w:rPr>
          <w:rFonts w:ascii="Calibri"/>
          <w:sz w:val="18"/>
          <w:lang w:val="en-GB"/>
        </w:rPr>
        <w:t>the</w:t>
      </w:r>
      <w:r w:rsidRPr="00D516D6">
        <w:rPr>
          <w:rFonts w:ascii="Calibri"/>
          <w:spacing w:val="19"/>
          <w:sz w:val="18"/>
          <w:lang w:val="en-GB"/>
        </w:rPr>
        <w:t xml:space="preserve"> </w:t>
      </w:r>
      <w:r w:rsidRPr="00D516D6">
        <w:rPr>
          <w:rFonts w:ascii="Calibri"/>
          <w:spacing w:val="-2"/>
          <w:sz w:val="18"/>
          <w:lang w:val="en-GB"/>
        </w:rPr>
        <w:t>system?</w:t>
      </w:r>
    </w:p>
    <w:p w14:paraId="36DDEBAA" w14:textId="77777777" w:rsidR="00AF779A" w:rsidRPr="00D516D6" w:rsidRDefault="00E9277B">
      <w:pPr>
        <w:pStyle w:val="Prrafodelista"/>
        <w:numPr>
          <w:ilvl w:val="0"/>
          <w:numId w:val="2"/>
        </w:numPr>
        <w:tabs>
          <w:tab w:val="left" w:pos="759"/>
          <w:tab w:val="left" w:pos="760"/>
        </w:tabs>
        <w:ind w:right="273"/>
        <w:rPr>
          <w:rFonts w:ascii="Calibri"/>
          <w:sz w:val="18"/>
          <w:lang w:val="en-GB"/>
        </w:rPr>
      </w:pPr>
      <w:r w:rsidRPr="00D516D6">
        <w:rPr>
          <w:rFonts w:ascii="Calibri"/>
          <w:sz w:val="18"/>
          <w:lang w:val="en-GB"/>
        </w:rPr>
        <w:t>Did</w:t>
      </w:r>
      <w:r w:rsidRPr="00D516D6">
        <w:rPr>
          <w:rFonts w:ascii="Calibri"/>
          <w:spacing w:val="18"/>
          <w:sz w:val="18"/>
          <w:lang w:val="en-GB"/>
        </w:rPr>
        <w:t xml:space="preserve"> </w:t>
      </w:r>
      <w:r w:rsidRPr="00D516D6">
        <w:rPr>
          <w:rFonts w:ascii="Calibri"/>
          <w:sz w:val="18"/>
          <w:lang w:val="en-GB"/>
        </w:rPr>
        <w:t>you</w:t>
      </w:r>
      <w:r w:rsidRPr="00D516D6">
        <w:rPr>
          <w:rFonts w:ascii="Calibri"/>
          <w:spacing w:val="18"/>
          <w:sz w:val="18"/>
          <w:lang w:val="en-GB"/>
        </w:rPr>
        <w:t xml:space="preserve"> </w:t>
      </w:r>
      <w:r w:rsidRPr="00D516D6">
        <w:rPr>
          <w:rFonts w:ascii="Calibri"/>
          <w:sz w:val="18"/>
          <w:lang w:val="en-GB"/>
        </w:rPr>
        <w:t>like</w:t>
      </w:r>
      <w:r w:rsidRPr="00D516D6">
        <w:rPr>
          <w:rFonts w:ascii="Calibri"/>
          <w:spacing w:val="18"/>
          <w:sz w:val="18"/>
          <w:lang w:val="en-GB"/>
        </w:rPr>
        <w:t xml:space="preserve"> </w:t>
      </w:r>
      <w:r w:rsidRPr="00D516D6">
        <w:rPr>
          <w:rFonts w:ascii="Calibri"/>
          <w:sz w:val="18"/>
          <w:lang w:val="en-GB"/>
        </w:rPr>
        <w:t>the</w:t>
      </w:r>
      <w:r w:rsidRPr="00D516D6">
        <w:rPr>
          <w:rFonts w:ascii="Calibri"/>
          <w:spacing w:val="18"/>
          <w:sz w:val="18"/>
          <w:lang w:val="en-GB"/>
        </w:rPr>
        <w:t xml:space="preserve"> </w:t>
      </w:r>
      <w:r w:rsidRPr="00D516D6">
        <w:rPr>
          <w:rFonts w:ascii="Calibri"/>
          <w:sz w:val="18"/>
          <w:lang w:val="en-GB"/>
        </w:rPr>
        <w:t>sounds</w:t>
      </w:r>
      <w:r w:rsidRPr="00D516D6">
        <w:rPr>
          <w:rFonts w:ascii="Calibri"/>
          <w:spacing w:val="18"/>
          <w:sz w:val="18"/>
          <w:lang w:val="en-GB"/>
        </w:rPr>
        <w:t xml:space="preserve"> </w:t>
      </w:r>
      <w:r w:rsidRPr="00D516D6">
        <w:rPr>
          <w:rFonts w:ascii="Calibri"/>
          <w:sz w:val="18"/>
          <w:lang w:val="en-GB"/>
        </w:rPr>
        <w:t>and/or</w:t>
      </w:r>
      <w:r w:rsidRPr="00D516D6">
        <w:rPr>
          <w:rFonts w:ascii="Calibri"/>
          <w:spacing w:val="18"/>
          <w:sz w:val="18"/>
          <w:lang w:val="en-GB"/>
        </w:rPr>
        <w:t xml:space="preserve"> </w:t>
      </w:r>
      <w:r w:rsidRPr="00D516D6">
        <w:rPr>
          <w:rFonts w:ascii="Calibri"/>
          <w:sz w:val="18"/>
          <w:lang w:val="en-GB"/>
        </w:rPr>
        <w:t>lights</w:t>
      </w:r>
      <w:r w:rsidRPr="00D516D6">
        <w:rPr>
          <w:rFonts w:ascii="Calibri"/>
          <w:spacing w:val="18"/>
          <w:sz w:val="18"/>
          <w:lang w:val="en-GB"/>
        </w:rPr>
        <w:t xml:space="preserve"> </w:t>
      </w:r>
      <w:r w:rsidRPr="00D516D6">
        <w:rPr>
          <w:rFonts w:ascii="Calibri"/>
          <w:sz w:val="18"/>
          <w:lang w:val="en-GB"/>
        </w:rPr>
        <w:t>that</w:t>
      </w:r>
      <w:r w:rsidRPr="00D516D6">
        <w:rPr>
          <w:rFonts w:ascii="Calibri"/>
          <w:spacing w:val="18"/>
          <w:sz w:val="18"/>
          <w:lang w:val="en-GB"/>
        </w:rPr>
        <w:t xml:space="preserve"> </w:t>
      </w:r>
      <w:r w:rsidRPr="00D516D6">
        <w:rPr>
          <w:rFonts w:ascii="Calibri"/>
          <w:sz w:val="18"/>
          <w:lang w:val="en-GB"/>
        </w:rPr>
        <w:t>the</w:t>
      </w:r>
      <w:r w:rsidRPr="00D516D6">
        <w:rPr>
          <w:rFonts w:ascii="Calibri"/>
          <w:spacing w:val="18"/>
          <w:sz w:val="18"/>
          <w:lang w:val="en-GB"/>
        </w:rPr>
        <w:t xml:space="preserve"> </w:t>
      </w:r>
      <w:proofErr w:type="spellStart"/>
      <w:r w:rsidRPr="00D516D6">
        <w:rPr>
          <w:rFonts w:ascii="Calibri"/>
          <w:sz w:val="18"/>
          <w:lang w:val="en-GB"/>
        </w:rPr>
        <w:t>Torddis</w:t>
      </w:r>
      <w:proofErr w:type="spellEnd"/>
      <w:r w:rsidRPr="00D516D6">
        <w:rPr>
          <w:rFonts w:ascii="Calibri"/>
          <w:spacing w:val="18"/>
          <w:sz w:val="18"/>
          <w:lang w:val="en-GB"/>
        </w:rPr>
        <w:t xml:space="preserve"> </w:t>
      </w:r>
      <w:r w:rsidRPr="00D516D6">
        <w:rPr>
          <w:rFonts w:ascii="Calibri"/>
          <w:sz w:val="18"/>
          <w:lang w:val="en-GB"/>
        </w:rPr>
        <w:t>device</w:t>
      </w:r>
      <w:r w:rsidRPr="00D516D6">
        <w:rPr>
          <w:rFonts w:ascii="Calibri"/>
          <w:spacing w:val="18"/>
          <w:sz w:val="18"/>
          <w:lang w:val="en-GB"/>
        </w:rPr>
        <w:t xml:space="preserve"> </w:t>
      </w:r>
      <w:r w:rsidRPr="00D516D6">
        <w:rPr>
          <w:rFonts w:ascii="Calibri"/>
          <w:sz w:val="18"/>
          <w:lang w:val="en-GB"/>
        </w:rPr>
        <w:t>contains?</w:t>
      </w:r>
      <w:r w:rsidRPr="00D516D6">
        <w:rPr>
          <w:rFonts w:ascii="Calibri"/>
          <w:spacing w:val="18"/>
          <w:sz w:val="18"/>
          <w:lang w:val="en-GB"/>
        </w:rPr>
        <w:t xml:space="preserve"> </w:t>
      </w:r>
      <w:r w:rsidRPr="00D516D6">
        <w:rPr>
          <w:rFonts w:ascii="Calibri"/>
          <w:sz w:val="18"/>
          <w:lang w:val="en-GB"/>
        </w:rPr>
        <w:t>Please</w:t>
      </w:r>
      <w:r w:rsidRPr="00D516D6">
        <w:rPr>
          <w:rFonts w:ascii="Calibri"/>
          <w:spacing w:val="18"/>
          <w:sz w:val="18"/>
          <w:lang w:val="en-GB"/>
        </w:rPr>
        <w:t xml:space="preserve"> </w:t>
      </w:r>
      <w:r w:rsidRPr="00D516D6">
        <w:rPr>
          <w:rFonts w:ascii="Calibri"/>
          <w:sz w:val="18"/>
          <w:lang w:val="en-GB"/>
        </w:rPr>
        <w:t>answer</w:t>
      </w:r>
      <w:r w:rsidRPr="00D516D6">
        <w:rPr>
          <w:rFonts w:ascii="Calibri"/>
          <w:spacing w:val="18"/>
          <w:sz w:val="18"/>
          <w:lang w:val="en-GB"/>
        </w:rPr>
        <w:t xml:space="preserve"> </w:t>
      </w:r>
      <w:r w:rsidRPr="00D516D6">
        <w:rPr>
          <w:rFonts w:ascii="Calibri"/>
          <w:sz w:val="18"/>
          <w:lang w:val="en-GB"/>
        </w:rPr>
        <w:t>yes</w:t>
      </w:r>
      <w:r w:rsidRPr="00D516D6">
        <w:rPr>
          <w:rFonts w:ascii="Calibri"/>
          <w:spacing w:val="18"/>
          <w:sz w:val="18"/>
          <w:lang w:val="en-GB"/>
        </w:rPr>
        <w:t xml:space="preserve"> </w:t>
      </w:r>
      <w:r w:rsidRPr="00D516D6">
        <w:rPr>
          <w:rFonts w:ascii="Calibri"/>
          <w:sz w:val="18"/>
          <w:lang w:val="en-GB"/>
        </w:rPr>
        <w:t>or</w:t>
      </w:r>
      <w:r w:rsidRPr="00D516D6">
        <w:rPr>
          <w:rFonts w:ascii="Calibri"/>
          <w:spacing w:val="18"/>
          <w:sz w:val="18"/>
          <w:lang w:val="en-GB"/>
        </w:rPr>
        <w:t xml:space="preserve"> </w:t>
      </w:r>
      <w:r w:rsidRPr="00D516D6">
        <w:rPr>
          <w:rFonts w:ascii="Calibri"/>
          <w:sz w:val="18"/>
          <w:lang w:val="en-GB"/>
        </w:rPr>
        <w:t>no,</w:t>
      </w:r>
      <w:r w:rsidRPr="00D516D6">
        <w:rPr>
          <w:rFonts w:ascii="Calibri"/>
          <w:spacing w:val="18"/>
          <w:sz w:val="18"/>
          <w:lang w:val="en-GB"/>
        </w:rPr>
        <w:t xml:space="preserve"> </w:t>
      </w:r>
      <w:r w:rsidRPr="00D516D6">
        <w:rPr>
          <w:rFonts w:ascii="Calibri"/>
          <w:sz w:val="18"/>
          <w:lang w:val="en-GB"/>
        </w:rPr>
        <w:t>and</w:t>
      </w:r>
      <w:r w:rsidRPr="00D516D6">
        <w:rPr>
          <w:rFonts w:ascii="Calibri"/>
          <w:spacing w:val="18"/>
          <w:sz w:val="18"/>
          <w:lang w:val="en-GB"/>
        </w:rPr>
        <w:t xml:space="preserve"> </w:t>
      </w:r>
      <w:r w:rsidRPr="00D516D6">
        <w:rPr>
          <w:rFonts w:ascii="Calibri"/>
          <w:sz w:val="18"/>
          <w:lang w:val="en-GB"/>
        </w:rPr>
        <w:t>provide</w:t>
      </w:r>
      <w:r w:rsidRPr="00D516D6">
        <w:rPr>
          <w:rFonts w:ascii="Calibri"/>
          <w:spacing w:val="18"/>
          <w:sz w:val="18"/>
          <w:lang w:val="en-GB"/>
        </w:rPr>
        <w:t xml:space="preserve"> </w:t>
      </w:r>
      <w:r w:rsidRPr="00D516D6">
        <w:rPr>
          <w:rFonts w:ascii="Calibri"/>
          <w:sz w:val="18"/>
          <w:lang w:val="en-GB"/>
        </w:rPr>
        <w:t xml:space="preserve">the </w:t>
      </w:r>
      <w:r w:rsidRPr="00D516D6">
        <w:rPr>
          <w:rFonts w:ascii="Calibri"/>
          <w:spacing w:val="-2"/>
          <w:sz w:val="18"/>
          <w:lang w:val="en-GB"/>
        </w:rPr>
        <w:t>reason.</w:t>
      </w:r>
    </w:p>
    <w:p w14:paraId="7AA69AEB" w14:textId="77777777" w:rsidR="00AF779A" w:rsidRPr="00D516D6" w:rsidRDefault="00E9277B">
      <w:pPr>
        <w:pStyle w:val="Prrafodelista"/>
        <w:numPr>
          <w:ilvl w:val="0"/>
          <w:numId w:val="2"/>
        </w:numPr>
        <w:tabs>
          <w:tab w:val="left" w:pos="759"/>
          <w:tab w:val="left" w:pos="760"/>
        </w:tabs>
        <w:spacing w:line="218" w:lineRule="exact"/>
        <w:rPr>
          <w:rFonts w:ascii="Calibri"/>
          <w:sz w:val="18"/>
          <w:lang w:val="en-GB"/>
        </w:rPr>
      </w:pPr>
      <w:r w:rsidRPr="00D516D6">
        <w:rPr>
          <w:rFonts w:ascii="Calibri"/>
          <w:sz w:val="18"/>
          <w:lang w:val="en-GB"/>
        </w:rPr>
        <w:t>Did</w:t>
      </w:r>
      <w:r w:rsidRPr="00D516D6">
        <w:rPr>
          <w:rFonts w:ascii="Calibri"/>
          <w:spacing w:val="7"/>
          <w:sz w:val="18"/>
          <w:lang w:val="en-GB"/>
        </w:rPr>
        <w:t xml:space="preserve"> </w:t>
      </w:r>
      <w:r w:rsidRPr="00D516D6">
        <w:rPr>
          <w:rFonts w:ascii="Calibri"/>
          <w:sz w:val="18"/>
          <w:lang w:val="en-GB"/>
        </w:rPr>
        <w:t>you</w:t>
      </w:r>
      <w:r w:rsidRPr="00D516D6">
        <w:rPr>
          <w:rFonts w:ascii="Calibri"/>
          <w:spacing w:val="8"/>
          <w:sz w:val="18"/>
          <w:lang w:val="en-GB"/>
        </w:rPr>
        <w:t xml:space="preserve"> </w:t>
      </w:r>
      <w:r w:rsidRPr="00D516D6">
        <w:rPr>
          <w:rFonts w:ascii="Calibri"/>
          <w:sz w:val="18"/>
          <w:lang w:val="en-GB"/>
        </w:rPr>
        <w:t>like</w:t>
      </w:r>
      <w:r w:rsidRPr="00D516D6">
        <w:rPr>
          <w:rFonts w:ascii="Calibri"/>
          <w:spacing w:val="8"/>
          <w:sz w:val="18"/>
          <w:lang w:val="en-GB"/>
        </w:rPr>
        <w:t xml:space="preserve"> </w:t>
      </w:r>
      <w:r w:rsidRPr="00D516D6">
        <w:rPr>
          <w:rFonts w:ascii="Calibri"/>
          <w:sz w:val="18"/>
          <w:lang w:val="en-GB"/>
        </w:rPr>
        <w:t>the</w:t>
      </w:r>
      <w:r w:rsidRPr="00D516D6">
        <w:rPr>
          <w:rFonts w:ascii="Calibri"/>
          <w:spacing w:val="8"/>
          <w:sz w:val="18"/>
          <w:lang w:val="en-GB"/>
        </w:rPr>
        <w:t xml:space="preserve"> </w:t>
      </w:r>
      <w:r w:rsidRPr="00D516D6">
        <w:rPr>
          <w:rFonts w:ascii="Calibri"/>
          <w:sz w:val="18"/>
          <w:lang w:val="en-GB"/>
        </w:rPr>
        <w:t>screen</w:t>
      </w:r>
      <w:r w:rsidRPr="00D516D6">
        <w:rPr>
          <w:rFonts w:ascii="Calibri"/>
          <w:spacing w:val="7"/>
          <w:sz w:val="18"/>
          <w:lang w:val="en-GB"/>
        </w:rPr>
        <w:t xml:space="preserve"> </w:t>
      </w:r>
      <w:r w:rsidRPr="00D516D6">
        <w:rPr>
          <w:rFonts w:ascii="Calibri"/>
          <w:sz w:val="18"/>
          <w:lang w:val="en-GB"/>
        </w:rPr>
        <w:t>design</w:t>
      </w:r>
      <w:r w:rsidRPr="00D516D6">
        <w:rPr>
          <w:rFonts w:ascii="Calibri"/>
          <w:spacing w:val="8"/>
          <w:sz w:val="18"/>
          <w:lang w:val="en-GB"/>
        </w:rPr>
        <w:t xml:space="preserve"> </w:t>
      </w:r>
      <w:r w:rsidRPr="00D516D6">
        <w:rPr>
          <w:rFonts w:ascii="Calibri"/>
          <w:sz w:val="18"/>
          <w:lang w:val="en-GB"/>
        </w:rPr>
        <w:t>of</w:t>
      </w:r>
      <w:r w:rsidRPr="00D516D6">
        <w:rPr>
          <w:rFonts w:ascii="Calibri"/>
          <w:spacing w:val="8"/>
          <w:sz w:val="18"/>
          <w:lang w:val="en-GB"/>
        </w:rPr>
        <w:t xml:space="preserve"> </w:t>
      </w:r>
      <w:r w:rsidRPr="00D516D6">
        <w:rPr>
          <w:rFonts w:ascii="Calibri"/>
          <w:sz w:val="18"/>
          <w:lang w:val="en-GB"/>
        </w:rPr>
        <w:t>the</w:t>
      </w:r>
      <w:r w:rsidRPr="00D516D6">
        <w:rPr>
          <w:rFonts w:ascii="Calibri"/>
          <w:spacing w:val="8"/>
          <w:sz w:val="18"/>
          <w:lang w:val="en-GB"/>
        </w:rPr>
        <w:t xml:space="preserve"> </w:t>
      </w:r>
      <w:proofErr w:type="spellStart"/>
      <w:r w:rsidRPr="00D516D6">
        <w:rPr>
          <w:rFonts w:ascii="Calibri"/>
          <w:sz w:val="18"/>
          <w:lang w:val="en-GB"/>
        </w:rPr>
        <w:t>Torddis</w:t>
      </w:r>
      <w:proofErr w:type="spellEnd"/>
      <w:r w:rsidRPr="00D516D6">
        <w:rPr>
          <w:rFonts w:ascii="Calibri"/>
          <w:spacing w:val="8"/>
          <w:sz w:val="18"/>
          <w:lang w:val="en-GB"/>
        </w:rPr>
        <w:t xml:space="preserve"> </w:t>
      </w:r>
      <w:r w:rsidRPr="00D516D6">
        <w:rPr>
          <w:rFonts w:ascii="Calibri"/>
          <w:sz w:val="18"/>
          <w:lang w:val="en-GB"/>
        </w:rPr>
        <w:t>mobile</w:t>
      </w:r>
      <w:r w:rsidRPr="00D516D6">
        <w:rPr>
          <w:rFonts w:ascii="Calibri"/>
          <w:spacing w:val="7"/>
          <w:sz w:val="18"/>
          <w:lang w:val="en-GB"/>
        </w:rPr>
        <w:t xml:space="preserve"> </w:t>
      </w:r>
      <w:r w:rsidRPr="00D516D6">
        <w:rPr>
          <w:rFonts w:ascii="Calibri"/>
          <w:sz w:val="18"/>
          <w:lang w:val="en-GB"/>
        </w:rPr>
        <w:t>application?</w:t>
      </w:r>
      <w:r w:rsidRPr="00D516D6">
        <w:rPr>
          <w:rFonts w:ascii="Calibri"/>
          <w:spacing w:val="8"/>
          <w:sz w:val="18"/>
          <w:lang w:val="en-GB"/>
        </w:rPr>
        <w:t xml:space="preserve"> </w:t>
      </w:r>
      <w:r w:rsidRPr="00D516D6">
        <w:rPr>
          <w:rFonts w:ascii="Calibri"/>
          <w:sz w:val="18"/>
          <w:lang w:val="en-GB"/>
        </w:rPr>
        <w:t>Please</w:t>
      </w:r>
      <w:r w:rsidRPr="00D516D6">
        <w:rPr>
          <w:rFonts w:ascii="Calibri"/>
          <w:spacing w:val="8"/>
          <w:sz w:val="18"/>
          <w:lang w:val="en-GB"/>
        </w:rPr>
        <w:t xml:space="preserve"> </w:t>
      </w:r>
      <w:r w:rsidRPr="00D516D6">
        <w:rPr>
          <w:rFonts w:ascii="Calibri"/>
          <w:sz w:val="18"/>
          <w:lang w:val="en-GB"/>
        </w:rPr>
        <w:t>answer</w:t>
      </w:r>
      <w:r w:rsidRPr="00D516D6">
        <w:rPr>
          <w:rFonts w:ascii="Calibri"/>
          <w:spacing w:val="8"/>
          <w:sz w:val="18"/>
          <w:lang w:val="en-GB"/>
        </w:rPr>
        <w:t xml:space="preserve"> </w:t>
      </w:r>
      <w:r w:rsidRPr="00D516D6">
        <w:rPr>
          <w:rFonts w:ascii="Calibri"/>
          <w:sz w:val="18"/>
          <w:lang w:val="en-GB"/>
        </w:rPr>
        <w:t>yes</w:t>
      </w:r>
      <w:r w:rsidRPr="00D516D6">
        <w:rPr>
          <w:rFonts w:ascii="Calibri"/>
          <w:spacing w:val="8"/>
          <w:sz w:val="18"/>
          <w:lang w:val="en-GB"/>
        </w:rPr>
        <w:t xml:space="preserve"> </w:t>
      </w:r>
      <w:r w:rsidRPr="00D516D6">
        <w:rPr>
          <w:rFonts w:ascii="Calibri"/>
          <w:sz w:val="18"/>
          <w:lang w:val="en-GB"/>
        </w:rPr>
        <w:t>or</w:t>
      </w:r>
      <w:r w:rsidRPr="00D516D6">
        <w:rPr>
          <w:rFonts w:ascii="Calibri"/>
          <w:spacing w:val="7"/>
          <w:sz w:val="18"/>
          <w:lang w:val="en-GB"/>
        </w:rPr>
        <w:t xml:space="preserve"> </w:t>
      </w:r>
      <w:r w:rsidRPr="00D516D6">
        <w:rPr>
          <w:rFonts w:ascii="Calibri"/>
          <w:sz w:val="18"/>
          <w:lang w:val="en-GB"/>
        </w:rPr>
        <w:t>no,</w:t>
      </w:r>
      <w:r w:rsidRPr="00D516D6">
        <w:rPr>
          <w:rFonts w:ascii="Calibri"/>
          <w:spacing w:val="8"/>
          <w:sz w:val="18"/>
          <w:lang w:val="en-GB"/>
        </w:rPr>
        <w:t xml:space="preserve"> </w:t>
      </w:r>
      <w:r w:rsidRPr="00D516D6">
        <w:rPr>
          <w:rFonts w:ascii="Calibri"/>
          <w:sz w:val="18"/>
          <w:lang w:val="en-GB"/>
        </w:rPr>
        <w:t>and</w:t>
      </w:r>
      <w:r w:rsidRPr="00D516D6">
        <w:rPr>
          <w:rFonts w:ascii="Calibri"/>
          <w:spacing w:val="8"/>
          <w:sz w:val="18"/>
          <w:lang w:val="en-GB"/>
        </w:rPr>
        <w:t xml:space="preserve"> </w:t>
      </w:r>
      <w:r w:rsidRPr="00D516D6">
        <w:rPr>
          <w:rFonts w:ascii="Calibri"/>
          <w:sz w:val="18"/>
          <w:lang w:val="en-GB"/>
        </w:rPr>
        <w:t>provide</w:t>
      </w:r>
      <w:r w:rsidRPr="00D516D6">
        <w:rPr>
          <w:rFonts w:ascii="Calibri"/>
          <w:spacing w:val="8"/>
          <w:sz w:val="18"/>
          <w:lang w:val="en-GB"/>
        </w:rPr>
        <w:t xml:space="preserve"> </w:t>
      </w:r>
      <w:r w:rsidRPr="00D516D6">
        <w:rPr>
          <w:rFonts w:ascii="Calibri"/>
          <w:sz w:val="18"/>
          <w:lang w:val="en-GB"/>
        </w:rPr>
        <w:t>the</w:t>
      </w:r>
      <w:r w:rsidRPr="00D516D6">
        <w:rPr>
          <w:rFonts w:ascii="Calibri"/>
          <w:spacing w:val="8"/>
          <w:sz w:val="18"/>
          <w:lang w:val="en-GB"/>
        </w:rPr>
        <w:t xml:space="preserve"> </w:t>
      </w:r>
      <w:r w:rsidRPr="00D516D6">
        <w:rPr>
          <w:rFonts w:ascii="Calibri"/>
          <w:spacing w:val="-2"/>
          <w:sz w:val="18"/>
          <w:lang w:val="en-GB"/>
        </w:rPr>
        <w:t>reason.</w:t>
      </w:r>
    </w:p>
    <w:p w14:paraId="6492121E" w14:textId="77777777" w:rsidR="00AF779A" w:rsidRPr="00D516D6" w:rsidRDefault="00E9277B">
      <w:pPr>
        <w:pStyle w:val="Prrafodelista"/>
        <w:numPr>
          <w:ilvl w:val="0"/>
          <w:numId w:val="2"/>
        </w:numPr>
        <w:tabs>
          <w:tab w:val="left" w:pos="759"/>
          <w:tab w:val="left" w:pos="760"/>
        </w:tabs>
        <w:ind w:right="274"/>
        <w:rPr>
          <w:rFonts w:ascii="Calibri"/>
          <w:sz w:val="18"/>
          <w:lang w:val="en-GB"/>
        </w:rPr>
      </w:pPr>
      <w:r w:rsidRPr="00D516D6">
        <w:rPr>
          <w:rFonts w:ascii="Calibri"/>
          <w:sz w:val="18"/>
          <w:lang w:val="en-GB"/>
        </w:rPr>
        <w:t>Do</w:t>
      </w:r>
      <w:r w:rsidRPr="00D516D6">
        <w:rPr>
          <w:rFonts w:ascii="Calibri"/>
          <w:spacing w:val="24"/>
          <w:sz w:val="18"/>
          <w:lang w:val="en-GB"/>
        </w:rPr>
        <w:t xml:space="preserve"> </w:t>
      </w:r>
      <w:r w:rsidRPr="00D516D6">
        <w:rPr>
          <w:rFonts w:ascii="Calibri"/>
          <w:sz w:val="18"/>
          <w:lang w:val="en-GB"/>
        </w:rPr>
        <w:t>you</w:t>
      </w:r>
      <w:r w:rsidRPr="00D516D6">
        <w:rPr>
          <w:rFonts w:ascii="Calibri"/>
          <w:spacing w:val="24"/>
          <w:sz w:val="18"/>
          <w:lang w:val="en-GB"/>
        </w:rPr>
        <w:t xml:space="preserve"> </w:t>
      </w:r>
      <w:r w:rsidRPr="00D516D6">
        <w:rPr>
          <w:rFonts w:ascii="Calibri"/>
          <w:sz w:val="18"/>
          <w:lang w:val="en-GB"/>
        </w:rPr>
        <w:t>find</w:t>
      </w:r>
      <w:r w:rsidRPr="00D516D6">
        <w:rPr>
          <w:rFonts w:ascii="Calibri"/>
          <w:spacing w:val="24"/>
          <w:sz w:val="18"/>
          <w:lang w:val="en-GB"/>
        </w:rPr>
        <w:t xml:space="preserve"> </w:t>
      </w:r>
      <w:r w:rsidRPr="00D516D6">
        <w:rPr>
          <w:rFonts w:ascii="Calibri"/>
          <w:sz w:val="18"/>
          <w:lang w:val="en-GB"/>
        </w:rPr>
        <w:t>the</w:t>
      </w:r>
      <w:r w:rsidRPr="00D516D6">
        <w:rPr>
          <w:rFonts w:ascii="Calibri"/>
          <w:spacing w:val="24"/>
          <w:sz w:val="18"/>
          <w:lang w:val="en-GB"/>
        </w:rPr>
        <w:t xml:space="preserve"> </w:t>
      </w:r>
      <w:r w:rsidRPr="00D516D6">
        <w:rPr>
          <w:rFonts w:ascii="Calibri"/>
          <w:sz w:val="18"/>
          <w:lang w:val="en-GB"/>
        </w:rPr>
        <w:t>way</w:t>
      </w:r>
      <w:r w:rsidRPr="00D516D6">
        <w:rPr>
          <w:rFonts w:ascii="Calibri"/>
          <w:spacing w:val="24"/>
          <w:sz w:val="18"/>
          <w:lang w:val="en-GB"/>
        </w:rPr>
        <w:t xml:space="preserve"> </w:t>
      </w:r>
      <w:r w:rsidRPr="00D516D6">
        <w:rPr>
          <w:rFonts w:ascii="Calibri"/>
          <w:sz w:val="18"/>
          <w:lang w:val="en-GB"/>
        </w:rPr>
        <w:t>the</w:t>
      </w:r>
      <w:r w:rsidRPr="00D516D6">
        <w:rPr>
          <w:rFonts w:ascii="Calibri"/>
          <w:spacing w:val="24"/>
          <w:sz w:val="18"/>
          <w:lang w:val="en-GB"/>
        </w:rPr>
        <w:t xml:space="preserve"> </w:t>
      </w:r>
      <w:r w:rsidRPr="00D516D6">
        <w:rPr>
          <w:rFonts w:ascii="Calibri"/>
          <w:sz w:val="18"/>
          <w:lang w:val="en-GB"/>
        </w:rPr>
        <w:t>distraction</w:t>
      </w:r>
      <w:r w:rsidRPr="00D516D6">
        <w:rPr>
          <w:rFonts w:ascii="Calibri"/>
          <w:spacing w:val="24"/>
          <w:sz w:val="18"/>
          <w:lang w:val="en-GB"/>
        </w:rPr>
        <w:t xml:space="preserve"> </w:t>
      </w:r>
      <w:r w:rsidRPr="00D516D6">
        <w:rPr>
          <w:rFonts w:ascii="Calibri"/>
          <w:sz w:val="18"/>
          <w:lang w:val="en-GB"/>
        </w:rPr>
        <w:t>monitoring</w:t>
      </w:r>
      <w:r w:rsidRPr="00D516D6">
        <w:rPr>
          <w:rFonts w:ascii="Calibri"/>
          <w:spacing w:val="24"/>
          <w:sz w:val="18"/>
          <w:lang w:val="en-GB"/>
        </w:rPr>
        <w:t xml:space="preserve"> </w:t>
      </w:r>
      <w:r w:rsidRPr="00D516D6">
        <w:rPr>
          <w:rFonts w:ascii="Calibri"/>
          <w:sz w:val="18"/>
          <w:lang w:val="en-GB"/>
        </w:rPr>
        <w:t>data</w:t>
      </w:r>
      <w:r w:rsidRPr="00D516D6">
        <w:rPr>
          <w:rFonts w:ascii="Calibri"/>
          <w:spacing w:val="24"/>
          <w:sz w:val="18"/>
          <w:lang w:val="en-GB"/>
        </w:rPr>
        <w:t xml:space="preserve"> </w:t>
      </w:r>
      <w:r w:rsidRPr="00D516D6">
        <w:rPr>
          <w:rFonts w:ascii="Calibri"/>
          <w:sz w:val="18"/>
          <w:lang w:val="en-GB"/>
        </w:rPr>
        <w:t>of</w:t>
      </w:r>
      <w:r w:rsidRPr="00D516D6">
        <w:rPr>
          <w:rFonts w:ascii="Calibri"/>
          <w:spacing w:val="24"/>
          <w:sz w:val="18"/>
          <w:lang w:val="en-GB"/>
        </w:rPr>
        <w:t xml:space="preserve"> </w:t>
      </w:r>
      <w:r w:rsidRPr="00D516D6">
        <w:rPr>
          <w:rFonts w:ascii="Calibri"/>
          <w:sz w:val="18"/>
          <w:lang w:val="en-GB"/>
        </w:rPr>
        <w:t>your</w:t>
      </w:r>
      <w:r w:rsidRPr="00D516D6">
        <w:rPr>
          <w:rFonts w:ascii="Calibri"/>
          <w:spacing w:val="24"/>
          <w:sz w:val="18"/>
          <w:lang w:val="en-GB"/>
        </w:rPr>
        <w:t xml:space="preserve"> </w:t>
      </w:r>
      <w:r w:rsidRPr="00D516D6">
        <w:rPr>
          <w:rFonts w:ascii="Calibri"/>
          <w:sz w:val="18"/>
          <w:lang w:val="en-GB"/>
        </w:rPr>
        <w:t>child</w:t>
      </w:r>
      <w:r w:rsidRPr="00D516D6">
        <w:rPr>
          <w:rFonts w:ascii="Calibri"/>
          <w:spacing w:val="24"/>
          <w:sz w:val="18"/>
          <w:lang w:val="en-GB"/>
        </w:rPr>
        <w:t xml:space="preserve"> </w:t>
      </w:r>
      <w:r w:rsidRPr="00D516D6">
        <w:rPr>
          <w:rFonts w:ascii="Calibri"/>
          <w:sz w:val="18"/>
          <w:lang w:val="en-GB"/>
        </w:rPr>
        <w:t>is</w:t>
      </w:r>
      <w:r w:rsidRPr="00D516D6">
        <w:rPr>
          <w:rFonts w:ascii="Calibri"/>
          <w:spacing w:val="24"/>
          <w:sz w:val="18"/>
          <w:lang w:val="en-GB"/>
        </w:rPr>
        <w:t xml:space="preserve"> </w:t>
      </w:r>
      <w:r w:rsidRPr="00D516D6">
        <w:rPr>
          <w:rFonts w:ascii="Calibri"/>
          <w:sz w:val="18"/>
          <w:lang w:val="en-GB"/>
        </w:rPr>
        <w:t>visualised</w:t>
      </w:r>
      <w:r w:rsidRPr="00D516D6">
        <w:rPr>
          <w:rFonts w:ascii="Calibri"/>
          <w:spacing w:val="24"/>
          <w:sz w:val="18"/>
          <w:lang w:val="en-GB"/>
        </w:rPr>
        <w:t xml:space="preserve"> </w:t>
      </w:r>
      <w:r w:rsidRPr="00D516D6">
        <w:rPr>
          <w:rFonts w:ascii="Calibri"/>
          <w:sz w:val="18"/>
          <w:lang w:val="en-GB"/>
        </w:rPr>
        <w:t>in</w:t>
      </w:r>
      <w:r w:rsidRPr="00D516D6">
        <w:rPr>
          <w:rFonts w:ascii="Calibri"/>
          <w:spacing w:val="24"/>
          <w:sz w:val="18"/>
          <w:lang w:val="en-GB"/>
        </w:rPr>
        <w:t xml:space="preserve"> </w:t>
      </w:r>
      <w:r w:rsidRPr="00D516D6">
        <w:rPr>
          <w:rFonts w:ascii="Calibri"/>
          <w:sz w:val="18"/>
          <w:lang w:val="en-GB"/>
        </w:rPr>
        <w:t>the</w:t>
      </w:r>
      <w:r w:rsidRPr="00D516D6">
        <w:rPr>
          <w:rFonts w:ascii="Calibri"/>
          <w:spacing w:val="24"/>
          <w:sz w:val="18"/>
          <w:lang w:val="en-GB"/>
        </w:rPr>
        <w:t xml:space="preserve"> </w:t>
      </w:r>
      <w:proofErr w:type="spellStart"/>
      <w:r w:rsidRPr="00D516D6">
        <w:rPr>
          <w:rFonts w:ascii="Calibri"/>
          <w:sz w:val="18"/>
          <w:lang w:val="en-GB"/>
        </w:rPr>
        <w:t>Torddis</w:t>
      </w:r>
      <w:proofErr w:type="spellEnd"/>
      <w:r w:rsidRPr="00D516D6">
        <w:rPr>
          <w:rFonts w:ascii="Calibri"/>
          <w:spacing w:val="24"/>
          <w:sz w:val="18"/>
          <w:lang w:val="en-GB"/>
        </w:rPr>
        <w:t xml:space="preserve"> </w:t>
      </w:r>
      <w:r w:rsidRPr="00D516D6">
        <w:rPr>
          <w:rFonts w:ascii="Calibri"/>
          <w:sz w:val="18"/>
          <w:lang w:val="en-GB"/>
        </w:rPr>
        <w:t>mobile</w:t>
      </w:r>
      <w:r w:rsidRPr="00D516D6">
        <w:rPr>
          <w:rFonts w:ascii="Calibri"/>
          <w:spacing w:val="24"/>
          <w:sz w:val="18"/>
          <w:lang w:val="en-GB"/>
        </w:rPr>
        <w:t xml:space="preserve"> </w:t>
      </w:r>
      <w:r w:rsidRPr="00D516D6">
        <w:rPr>
          <w:rFonts w:ascii="Calibri"/>
          <w:sz w:val="18"/>
          <w:lang w:val="en-GB"/>
        </w:rPr>
        <w:t xml:space="preserve">application to be adequate? Please answer yes or no, and provide </w:t>
      </w:r>
      <w:r w:rsidRPr="00D516D6">
        <w:rPr>
          <w:rFonts w:ascii="Calibri"/>
          <w:sz w:val="18"/>
          <w:lang w:val="en-GB"/>
        </w:rPr>
        <w:t>suggestions.</w:t>
      </w:r>
    </w:p>
    <w:p w14:paraId="52CE06B4" w14:textId="77777777" w:rsidR="00AF779A" w:rsidRPr="00D516D6" w:rsidRDefault="00E9277B">
      <w:pPr>
        <w:pStyle w:val="Prrafodelista"/>
        <w:numPr>
          <w:ilvl w:val="0"/>
          <w:numId w:val="2"/>
        </w:numPr>
        <w:tabs>
          <w:tab w:val="left" w:pos="759"/>
          <w:tab w:val="left" w:pos="760"/>
        </w:tabs>
        <w:ind w:right="273"/>
        <w:rPr>
          <w:rFonts w:ascii="Calibri" w:hAnsi="Calibri"/>
          <w:sz w:val="18"/>
          <w:lang w:val="en-GB"/>
        </w:rPr>
      </w:pPr>
      <w:r w:rsidRPr="00D516D6">
        <w:rPr>
          <w:rFonts w:ascii="Calibri" w:hAnsi="Calibri"/>
          <w:sz w:val="18"/>
          <w:lang w:val="en-GB"/>
        </w:rPr>
        <w:t>Do</w:t>
      </w:r>
      <w:r w:rsidRPr="00D516D6">
        <w:rPr>
          <w:rFonts w:ascii="Calibri" w:hAnsi="Calibri"/>
          <w:spacing w:val="27"/>
          <w:sz w:val="18"/>
          <w:lang w:val="en-GB"/>
        </w:rPr>
        <w:t xml:space="preserve"> </w:t>
      </w:r>
      <w:r w:rsidRPr="00D516D6">
        <w:rPr>
          <w:rFonts w:ascii="Calibri" w:hAnsi="Calibri"/>
          <w:sz w:val="18"/>
          <w:lang w:val="en-GB"/>
        </w:rPr>
        <w:t>you</w:t>
      </w:r>
      <w:r w:rsidRPr="00D516D6">
        <w:rPr>
          <w:rFonts w:ascii="Calibri" w:hAnsi="Calibri"/>
          <w:spacing w:val="26"/>
          <w:sz w:val="18"/>
          <w:lang w:val="en-GB"/>
        </w:rPr>
        <w:t xml:space="preserve"> </w:t>
      </w:r>
      <w:r w:rsidRPr="00D516D6">
        <w:rPr>
          <w:rFonts w:ascii="Calibri" w:hAnsi="Calibri"/>
          <w:sz w:val="18"/>
          <w:lang w:val="en-GB"/>
        </w:rPr>
        <w:t>think</w:t>
      </w:r>
      <w:r w:rsidRPr="00D516D6">
        <w:rPr>
          <w:rFonts w:ascii="Calibri" w:hAnsi="Calibri"/>
          <w:spacing w:val="27"/>
          <w:sz w:val="18"/>
          <w:lang w:val="en-GB"/>
        </w:rPr>
        <w:t xml:space="preserve"> </w:t>
      </w:r>
      <w:r w:rsidRPr="00D516D6">
        <w:rPr>
          <w:rFonts w:ascii="Calibri" w:hAnsi="Calibri"/>
          <w:sz w:val="18"/>
          <w:lang w:val="en-GB"/>
        </w:rPr>
        <w:t>this</w:t>
      </w:r>
      <w:r w:rsidRPr="00D516D6">
        <w:rPr>
          <w:rFonts w:ascii="Calibri" w:hAnsi="Calibri"/>
          <w:spacing w:val="26"/>
          <w:sz w:val="18"/>
          <w:lang w:val="en-GB"/>
        </w:rPr>
        <w:t xml:space="preserve"> </w:t>
      </w:r>
      <w:r w:rsidRPr="00D516D6">
        <w:rPr>
          <w:rFonts w:ascii="Calibri" w:hAnsi="Calibri"/>
          <w:sz w:val="18"/>
          <w:lang w:val="en-GB"/>
        </w:rPr>
        <w:t>system</w:t>
      </w:r>
      <w:r w:rsidRPr="00D516D6">
        <w:rPr>
          <w:rFonts w:ascii="Calibri" w:hAnsi="Calibri"/>
          <w:spacing w:val="27"/>
          <w:sz w:val="18"/>
          <w:lang w:val="en-GB"/>
        </w:rPr>
        <w:t xml:space="preserve"> </w:t>
      </w:r>
      <w:r w:rsidRPr="00D516D6">
        <w:rPr>
          <w:rFonts w:ascii="Calibri" w:hAnsi="Calibri"/>
          <w:sz w:val="18"/>
          <w:lang w:val="en-GB"/>
        </w:rPr>
        <w:t>would</w:t>
      </w:r>
      <w:r w:rsidRPr="00D516D6">
        <w:rPr>
          <w:rFonts w:ascii="Calibri" w:hAnsi="Calibri"/>
          <w:spacing w:val="26"/>
          <w:sz w:val="18"/>
          <w:lang w:val="en-GB"/>
        </w:rPr>
        <w:t xml:space="preserve"> </w:t>
      </w:r>
      <w:r w:rsidRPr="00D516D6">
        <w:rPr>
          <w:rFonts w:ascii="Calibri" w:hAnsi="Calibri"/>
          <w:sz w:val="18"/>
          <w:lang w:val="en-GB"/>
        </w:rPr>
        <w:t>help</w:t>
      </w:r>
      <w:r w:rsidRPr="00D516D6">
        <w:rPr>
          <w:rFonts w:ascii="Calibri" w:hAnsi="Calibri"/>
          <w:spacing w:val="27"/>
          <w:sz w:val="18"/>
          <w:lang w:val="en-GB"/>
        </w:rPr>
        <w:t xml:space="preserve"> </w:t>
      </w:r>
      <w:r w:rsidRPr="00D516D6">
        <w:rPr>
          <w:rFonts w:ascii="Calibri" w:hAnsi="Calibri"/>
          <w:sz w:val="18"/>
          <w:lang w:val="en-GB"/>
        </w:rPr>
        <w:t>improve</w:t>
      </w:r>
      <w:r w:rsidRPr="00D516D6">
        <w:rPr>
          <w:rFonts w:ascii="Calibri" w:hAnsi="Calibri"/>
          <w:spacing w:val="26"/>
          <w:sz w:val="18"/>
          <w:lang w:val="en-GB"/>
        </w:rPr>
        <w:t xml:space="preserve"> </w:t>
      </w:r>
      <w:r w:rsidRPr="00D516D6">
        <w:rPr>
          <w:rFonts w:ascii="Calibri" w:hAnsi="Calibri"/>
          <w:sz w:val="18"/>
          <w:lang w:val="en-GB"/>
        </w:rPr>
        <w:t>your</w:t>
      </w:r>
      <w:r w:rsidRPr="00D516D6">
        <w:rPr>
          <w:rFonts w:ascii="Calibri" w:hAnsi="Calibri"/>
          <w:spacing w:val="27"/>
          <w:sz w:val="18"/>
          <w:lang w:val="en-GB"/>
        </w:rPr>
        <w:t xml:space="preserve"> </w:t>
      </w:r>
      <w:r w:rsidRPr="00D516D6">
        <w:rPr>
          <w:rFonts w:ascii="Calibri" w:hAnsi="Calibri"/>
          <w:sz w:val="18"/>
          <w:lang w:val="en-GB"/>
        </w:rPr>
        <w:t>child’s</w:t>
      </w:r>
      <w:r w:rsidRPr="00D516D6">
        <w:rPr>
          <w:rFonts w:ascii="Calibri" w:hAnsi="Calibri"/>
          <w:spacing w:val="26"/>
          <w:sz w:val="18"/>
          <w:lang w:val="en-GB"/>
        </w:rPr>
        <w:t xml:space="preserve"> </w:t>
      </w:r>
      <w:r w:rsidRPr="00D516D6">
        <w:rPr>
          <w:rFonts w:ascii="Calibri" w:hAnsi="Calibri"/>
          <w:sz w:val="18"/>
          <w:lang w:val="en-GB"/>
        </w:rPr>
        <w:t>concentration</w:t>
      </w:r>
      <w:r w:rsidRPr="00D516D6">
        <w:rPr>
          <w:rFonts w:ascii="Calibri" w:hAnsi="Calibri"/>
          <w:spacing w:val="27"/>
          <w:sz w:val="18"/>
          <w:lang w:val="en-GB"/>
        </w:rPr>
        <w:t xml:space="preserve"> </w:t>
      </w:r>
      <w:r w:rsidRPr="00D516D6">
        <w:rPr>
          <w:rFonts w:ascii="Calibri" w:hAnsi="Calibri"/>
          <w:sz w:val="18"/>
          <w:lang w:val="en-GB"/>
        </w:rPr>
        <w:t>and</w:t>
      </w:r>
      <w:r w:rsidRPr="00D516D6">
        <w:rPr>
          <w:rFonts w:ascii="Calibri" w:hAnsi="Calibri"/>
          <w:spacing w:val="26"/>
          <w:sz w:val="18"/>
          <w:lang w:val="en-GB"/>
        </w:rPr>
        <w:t xml:space="preserve"> </w:t>
      </w:r>
      <w:r w:rsidRPr="00D516D6">
        <w:rPr>
          <w:rFonts w:ascii="Calibri" w:hAnsi="Calibri"/>
          <w:sz w:val="18"/>
          <w:lang w:val="en-GB"/>
        </w:rPr>
        <w:t>keep</w:t>
      </w:r>
      <w:r w:rsidRPr="00D516D6">
        <w:rPr>
          <w:rFonts w:ascii="Calibri" w:hAnsi="Calibri"/>
          <w:spacing w:val="27"/>
          <w:sz w:val="18"/>
          <w:lang w:val="en-GB"/>
        </w:rPr>
        <w:t xml:space="preserve"> </w:t>
      </w:r>
      <w:r w:rsidRPr="00D516D6">
        <w:rPr>
          <w:rFonts w:ascii="Calibri" w:hAnsi="Calibri"/>
          <w:sz w:val="18"/>
          <w:lang w:val="en-GB"/>
        </w:rPr>
        <w:t>you</w:t>
      </w:r>
      <w:r w:rsidRPr="00D516D6">
        <w:rPr>
          <w:rFonts w:ascii="Calibri" w:hAnsi="Calibri"/>
          <w:spacing w:val="26"/>
          <w:sz w:val="18"/>
          <w:lang w:val="en-GB"/>
        </w:rPr>
        <w:t xml:space="preserve"> </w:t>
      </w:r>
      <w:r w:rsidRPr="00D516D6">
        <w:rPr>
          <w:rFonts w:ascii="Calibri" w:hAnsi="Calibri"/>
          <w:sz w:val="18"/>
          <w:lang w:val="en-GB"/>
        </w:rPr>
        <w:t>informed</w:t>
      </w:r>
      <w:r w:rsidRPr="00D516D6">
        <w:rPr>
          <w:rFonts w:ascii="Calibri" w:hAnsi="Calibri"/>
          <w:spacing w:val="27"/>
          <w:sz w:val="18"/>
          <w:lang w:val="en-GB"/>
        </w:rPr>
        <w:t xml:space="preserve"> </w:t>
      </w:r>
      <w:r w:rsidRPr="00D516D6">
        <w:rPr>
          <w:rFonts w:ascii="Calibri" w:hAnsi="Calibri"/>
          <w:sz w:val="18"/>
          <w:lang w:val="en-GB"/>
        </w:rPr>
        <w:t>when</w:t>
      </w:r>
      <w:r w:rsidRPr="00D516D6">
        <w:rPr>
          <w:rFonts w:ascii="Calibri" w:hAnsi="Calibri"/>
          <w:spacing w:val="26"/>
          <w:sz w:val="18"/>
          <w:lang w:val="en-GB"/>
        </w:rPr>
        <w:t xml:space="preserve"> </w:t>
      </w:r>
      <w:r w:rsidRPr="00D516D6">
        <w:rPr>
          <w:rFonts w:ascii="Calibri" w:hAnsi="Calibri"/>
          <w:sz w:val="18"/>
          <w:lang w:val="en-GB"/>
        </w:rPr>
        <w:t>they</w:t>
      </w:r>
      <w:r w:rsidRPr="00D516D6">
        <w:rPr>
          <w:rFonts w:ascii="Calibri" w:hAnsi="Calibri"/>
          <w:spacing w:val="27"/>
          <w:sz w:val="18"/>
          <w:lang w:val="en-GB"/>
        </w:rPr>
        <w:t xml:space="preserve"> </w:t>
      </w:r>
      <w:r w:rsidRPr="00D516D6">
        <w:rPr>
          <w:rFonts w:ascii="Calibri" w:hAnsi="Calibri"/>
          <w:sz w:val="18"/>
          <w:lang w:val="en-GB"/>
        </w:rPr>
        <w:t>are distracted? Please answer yes or no, and provide the reason.</w:t>
      </w:r>
    </w:p>
    <w:p w14:paraId="44E40041" w14:textId="77777777" w:rsidR="00AF779A" w:rsidRPr="00D516D6" w:rsidRDefault="00E9277B">
      <w:pPr>
        <w:pStyle w:val="Prrafodelista"/>
        <w:numPr>
          <w:ilvl w:val="0"/>
          <w:numId w:val="2"/>
        </w:numPr>
        <w:tabs>
          <w:tab w:val="left" w:pos="759"/>
          <w:tab w:val="left" w:pos="760"/>
        </w:tabs>
        <w:ind w:right="274"/>
        <w:rPr>
          <w:rFonts w:ascii="Calibri"/>
          <w:sz w:val="18"/>
          <w:lang w:val="en-GB"/>
        </w:rPr>
      </w:pPr>
      <w:r w:rsidRPr="00D516D6">
        <w:rPr>
          <w:rFonts w:ascii="Calibri"/>
          <w:w w:val="105"/>
          <w:sz w:val="18"/>
          <w:lang w:val="en-GB"/>
        </w:rPr>
        <w:t xml:space="preserve">Do you think there is anything that should be improved in the </w:t>
      </w:r>
      <w:proofErr w:type="spellStart"/>
      <w:r w:rsidRPr="00D516D6">
        <w:rPr>
          <w:rFonts w:ascii="Calibri"/>
          <w:w w:val="105"/>
          <w:sz w:val="18"/>
          <w:lang w:val="en-GB"/>
        </w:rPr>
        <w:t>Torddis</w:t>
      </w:r>
      <w:proofErr w:type="spellEnd"/>
      <w:r w:rsidRPr="00D516D6">
        <w:rPr>
          <w:rFonts w:ascii="Calibri"/>
          <w:w w:val="105"/>
          <w:sz w:val="18"/>
          <w:lang w:val="en-GB"/>
        </w:rPr>
        <w:t xml:space="preserve"> syste</w:t>
      </w:r>
      <w:r w:rsidRPr="00D516D6">
        <w:rPr>
          <w:rFonts w:ascii="Calibri"/>
          <w:w w:val="105"/>
          <w:sz w:val="18"/>
          <w:lang w:val="en-GB"/>
        </w:rPr>
        <w:t>m (Device and Mobile Application)? If so, what?</w:t>
      </w:r>
    </w:p>
    <w:p w14:paraId="79EAA7C9" w14:textId="77777777" w:rsidR="00AF779A" w:rsidRPr="00D516D6" w:rsidRDefault="00E9277B">
      <w:pPr>
        <w:pStyle w:val="Prrafodelista"/>
        <w:numPr>
          <w:ilvl w:val="0"/>
          <w:numId w:val="2"/>
        </w:numPr>
        <w:tabs>
          <w:tab w:val="left" w:pos="759"/>
          <w:tab w:val="left" w:pos="760"/>
        </w:tabs>
        <w:spacing w:line="218" w:lineRule="exact"/>
        <w:rPr>
          <w:rFonts w:ascii="Calibri"/>
          <w:sz w:val="18"/>
          <w:lang w:val="en-GB"/>
        </w:rPr>
      </w:pPr>
      <w:r w:rsidRPr="00D516D6">
        <w:rPr>
          <w:rFonts w:ascii="Calibri"/>
          <w:sz w:val="18"/>
          <w:lang w:val="en-GB"/>
        </w:rPr>
        <w:t>Would</w:t>
      </w:r>
      <w:r w:rsidRPr="00D516D6">
        <w:rPr>
          <w:rFonts w:ascii="Calibri"/>
          <w:spacing w:val="18"/>
          <w:sz w:val="18"/>
          <w:lang w:val="en-GB"/>
        </w:rPr>
        <w:t xml:space="preserve"> </w:t>
      </w:r>
      <w:r w:rsidRPr="00D516D6">
        <w:rPr>
          <w:rFonts w:ascii="Calibri"/>
          <w:sz w:val="18"/>
          <w:lang w:val="en-GB"/>
        </w:rPr>
        <w:t>you</w:t>
      </w:r>
      <w:r w:rsidRPr="00D516D6">
        <w:rPr>
          <w:rFonts w:ascii="Calibri"/>
          <w:spacing w:val="18"/>
          <w:sz w:val="18"/>
          <w:lang w:val="en-GB"/>
        </w:rPr>
        <w:t xml:space="preserve"> </w:t>
      </w:r>
      <w:r w:rsidRPr="00D516D6">
        <w:rPr>
          <w:rFonts w:ascii="Calibri"/>
          <w:sz w:val="18"/>
          <w:lang w:val="en-GB"/>
        </w:rPr>
        <w:t>be</w:t>
      </w:r>
      <w:r w:rsidRPr="00D516D6">
        <w:rPr>
          <w:rFonts w:ascii="Calibri"/>
          <w:spacing w:val="20"/>
          <w:sz w:val="18"/>
          <w:lang w:val="en-GB"/>
        </w:rPr>
        <w:t xml:space="preserve"> </w:t>
      </w:r>
      <w:r w:rsidRPr="00D516D6">
        <w:rPr>
          <w:rFonts w:ascii="Calibri"/>
          <w:sz w:val="18"/>
          <w:lang w:val="en-GB"/>
        </w:rPr>
        <w:t>willing</w:t>
      </w:r>
      <w:r w:rsidRPr="00D516D6">
        <w:rPr>
          <w:rFonts w:ascii="Calibri"/>
          <w:spacing w:val="18"/>
          <w:sz w:val="18"/>
          <w:lang w:val="en-GB"/>
        </w:rPr>
        <w:t xml:space="preserve"> </w:t>
      </w:r>
      <w:r w:rsidRPr="00D516D6">
        <w:rPr>
          <w:rFonts w:ascii="Calibri"/>
          <w:sz w:val="18"/>
          <w:lang w:val="en-GB"/>
        </w:rPr>
        <w:t>to</w:t>
      </w:r>
      <w:r w:rsidRPr="00D516D6">
        <w:rPr>
          <w:rFonts w:ascii="Calibri"/>
          <w:spacing w:val="18"/>
          <w:sz w:val="18"/>
          <w:lang w:val="en-GB"/>
        </w:rPr>
        <w:t xml:space="preserve"> </w:t>
      </w:r>
      <w:r w:rsidRPr="00D516D6">
        <w:rPr>
          <w:rFonts w:ascii="Calibri"/>
          <w:sz w:val="18"/>
          <w:lang w:val="en-GB"/>
        </w:rPr>
        <w:t>continue</w:t>
      </w:r>
      <w:r w:rsidRPr="00D516D6">
        <w:rPr>
          <w:rFonts w:ascii="Calibri"/>
          <w:spacing w:val="20"/>
          <w:sz w:val="18"/>
          <w:lang w:val="en-GB"/>
        </w:rPr>
        <w:t xml:space="preserve"> </w:t>
      </w:r>
      <w:r w:rsidRPr="00D516D6">
        <w:rPr>
          <w:rFonts w:ascii="Calibri"/>
          <w:sz w:val="18"/>
          <w:lang w:val="en-GB"/>
        </w:rPr>
        <w:t>using</w:t>
      </w:r>
      <w:r w:rsidRPr="00D516D6">
        <w:rPr>
          <w:rFonts w:ascii="Calibri"/>
          <w:spacing w:val="18"/>
          <w:sz w:val="18"/>
          <w:lang w:val="en-GB"/>
        </w:rPr>
        <w:t xml:space="preserve"> </w:t>
      </w:r>
      <w:r w:rsidRPr="00D516D6">
        <w:rPr>
          <w:rFonts w:ascii="Calibri"/>
          <w:sz w:val="18"/>
          <w:lang w:val="en-GB"/>
        </w:rPr>
        <w:t>the</w:t>
      </w:r>
      <w:r w:rsidRPr="00D516D6">
        <w:rPr>
          <w:rFonts w:ascii="Calibri"/>
          <w:spacing w:val="20"/>
          <w:sz w:val="18"/>
          <w:lang w:val="en-GB"/>
        </w:rPr>
        <w:t xml:space="preserve"> </w:t>
      </w:r>
      <w:proofErr w:type="spellStart"/>
      <w:r w:rsidRPr="00D516D6">
        <w:rPr>
          <w:rFonts w:ascii="Calibri"/>
          <w:sz w:val="18"/>
          <w:lang w:val="en-GB"/>
        </w:rPr>
        <w:t>Torddis</w:t>
      </w:r>
      <w:proofErr w:type="spellEnd"/>
      <w:r w:rsidRPr="00D516D6">
        <w:rPr>
          <w:rFonts w:ascii="Calibri"/>
          <w:spacing w:val="18"/>
          <w:sz w:val="18"/>
          <w:lang w:val="en-GB"/>
        </w:rPr>
        <w:t xml:space="preserve"> </w:t>
      </w:r>
      <w:r w:rsidRPr="00D516D6">
        <w:rPr>
          <w:rFonts w:ascii="Calibri"/>
          <w:sz w:val="18"/>
          <w:lang w:val="en-GB"/>
        </w:rPr>
        <w:t>system?</w:t>
      </w:r>
      <w:r w:rsidRPr="00D516D6">
        <w:rPr>
          <w:rFonts w:ascii="Calibri"/>
          <w:spacing w:val="19"/>
          <w:sz w:val="18"/>
          <w:lang w:val="en-GB"/>
        </w:rPr>
        <w:t xml:space="preserve"> </w:t>
      </w:r>
      <w:r w:rsidRPr="00D516D6">
        <w:rPr>
          <w:rFonts w:ascii="Calibri"/>
          <w:sz w:val="18"/>
          <w:lang w:val="en-GB"/>
        </w:rPr>
        <w:t>Please</w:t>
      </w:r>
      <w:r w:rsidRPr="00D516D6">
        <w:rPr>
          <w:rFonts w:ascii="Calibri"/>
          <w:spacing w:val="19"/>
          <w:sz w:val="18"/>
          <w:lang w:val="en-GB"/>
        </w:rPr>
        <w:t xml:space="preserve"> </w:t>
      </w:r>
      <w:r w:rsidRPr="00D516D6">
        <w:rPr>
          <w:rFonts w:ascii="Calibri"/>
          <w:sz w:val="18"/>
          <w:lang w:val="en-GB"/>
        </w:rPr>
        <w:t>answer</w:t>
      </w:r>
      <w:r w:rsidRPr="00D516D6">
        <w:rPr>
          <w:rFonts w:ascii="Calibri"/>
          <w:spacing w:val="18"/>
          <w:sz w:val="18"/>
          <w:lang w:val="en-GB"/>
        </w:rPr>
        <w:t xml:space="preserve"> </w:t>
      </w:r>
      <w:r w:rsidRPr="00D516D6">
        <w:rPr>
          <w:rFonts w:ascii="Calibri"/>
          <w:sz w:val="18"/>
          <w:lang w:val="en-GB"/>
        </w:rPr>
        <w:t>yes</w:t>
      </w:r>
      <w:r w:rsidRPr="00D516D6">
        <w:rPr>
          <w:rFonts w:ascii="Calibri"/>
          <w:spacing w:val="19"/>
          <w:sz w:val="18"/>
          <w:lang w:val="en-GB"/>
        </w:rPr>
        <w:t xml:space="preserve"> </w:t>
      </w:r>
      <w:r w:rsidRPr="00D516D6">
        <w:rPr>
          <w:rFonts w:ascii="Calibri"/>
          <w:sz w:val="18"/>
          <w:lang w:val="en-GB"/>
        </w:rPr>
        <w:t>or</w:t>
      </w:r>
      <w:r w:rsidRPr="00D516D6">
        <w:rPr>
          <w:rFonts w:ascii="Calibri"/>
          <w:spacing w:val="18"/>
          <w:sz w:val="18"/>
          <w:lang w:val="en-GB"/>
        </w:rPr>
        <w:t xml:space="preserve"> </w:t>
      </w:r>
      <w:r w:rsidRPr="00D516D6">
        <w:rPr>
          <w:rFonts w:ascii="Calibri"/>
          <w:sz w:val="18"/>
          <w:lang w:val="en-GB"/>
        </w:rPr>
        <w:t>no,</w:t>
      </w:r>
      <w:r w:rsidRPr="00D516D6">
        <w:rPr>
          <w:rFonts w:ascii="Calibri"/>
          <w:spacing w:val="19"/>
          <w:sz w:val="18"/>
          <w:lang w:val="en-GB"/>
        </w:rPr>
        <w:t xml:space="preserve"> </w:t>
      </w:r>
      <w:r w:rsidRPr="00D516D6">
        <w:rPr>
          <w:rFonts w:ascii="Calibri"/>
          <w:sz w:val="18"/>
          <w:lang w:val="en-GB"/>
        </w:rPr>
        <w:t>and</w:t>
      </w:r>
      <w:r w:rsidRPr="00D516D6">
        <w:rPr>
          <w:rFonts w:ascii="Calibri"/>
          <w:spacing w:val="19"/>
          <w:sz w:val="18"/>
          <w:lang w:val="en-GB"/>
        </w:rPr>
        <w:t xml:space="preserve"> </w:t>
      </w:r>
      <w:r w:rsidRPr="00D516D6">
        <w:rPr>
          <w:rFonts w:ascii="Calibri"/>
          <w:sz w:val="18"/>
          <w:lang w:val="en-GB"/>
        </w:rPr>
        <w:t>provide</w:t>
      </w:r>
      <w:r w:rsidRPr="00D516D6">
        <w:rPr>
          <w:rFonts w:ascii="Calibri"/>
          <w:spacing w:val="18"/>
          <w:sz w:val="18"/>
          <w:lang w:val="en-GB"/>
        </w:rPr>
        <w:t xml:space="preserve"> </w:t>
      </w:r>
      <w:r w:rsidRPr="00D516D6">
        <w:rPr>
          <w:rFonts w:ascii="Calibri"/>
          <w:sz w:val="18"/>
          <w:lang w:val="en-GB"/>
        </w:rPr>
        <w:t>the</w:t>
      </w:r>
      <w:r w:rsidRPr="00D516D6">
        <w:rPr>
          <w:rFonts w:ascii="Calibri"/>
          <w:spacing w:val="20"/>
          <w:sz w:val="18"/>
          <w:lang w:val="en-GB"/>
        </w:rPr>
        <w:t xml:space="preserve"> </w:t>
      </w:r>
      <w:r w:rsidRPr="00D516D6">
        <w:rPr>
          <w:rFonts w:ascii="Calibri"/>
          <w:spacing w:val="-2"/>
          <w:sz w:val="18"/>
          <w:lang w:val="en-GB"/>
        </w:rPr>
        <w:t>reason.</w:t>
      </w:r>
    </w:p>
    <w:p w14:paraId="3A33B29F" w14:textId="77777777" w:rsidR="00AF779A" w:rsidRPr="00D516D6" w:rsidRDefault="00E9277B">
      <w:pPr>
        <w:pStyle w:val="Prrafodelista"/>
        <w:numPr>
          <w:ilvl w:val="0"/>
          <w:numId w:val="2"/>
        </w:numPr>
        <w:tabs>
          <w:tab w:val="left" w:pos="759"/>
          <w:tab w:val="left" w:pos="760"/>
        </w:tabs>
        <w:ind w:right="274"/>
        <w:rPr>
          <w:rFonts w:ascii="Calibri" w:hAnsi="Calibri"/>
          <w:sz w:val="18"/>
          <w:lang w:val="en-GB"/>
        </w:rPr>
      </w:pPr>
      <w:r>
        <w:rPr>
          <w:lang w:val="en-GB"/>
        </w:rPr>
        <w:pict w14:anchorId="3EBD907A">
          <v:shape id="docshape254" o:spid="_x0000_s1026" alt="" style="position:absolute;left:0;text-align:left;margin-left:38.85pt;margin-top:24.95pt;width:466.6pt;height:.1pt;z-index:-15656960;mso-wrap-edited:f;mso-width-percent:0;mso-height-percent:0;mso-wrap-distance-left:0;mso-wrap-distance-right:0;mso-position-horizontal-relative:page;mso-width-percent:0;mso-height-percent:0" coordsize="9332,1270" path="m,l9331,e" filled="f" strokeweight=".28117mm">
            <v:path arrowok="t" o:connecttype="custom" o:connectlocs="0,0;2147483646,0" o:connectangles="0,0"/>
            <w10:wrap type="topAndBottom" anchorx="page"/>
          </v:shape>
        </w:pict>
      </w:r>
      <w:r w:rsidR="009308E3" w:rsidRPr="00D516D6">
        <w:rPr>
          <w:rFonts w:ascii="Calibri" w:hAnsi="Calibri"/>
          <w:sz w:val="18"/>
          <w:lang w:val="en-GB"/>
        </w:rPr>
        <w:t>Would</w:t>
      </w:r>
      <w:r w:rsidR="009308E3" w:rsidRPr="00D516D6">
        <w:rPr>
          <w:rFonts w:ascii="Calibri" w:hAnsi="Calibri"/>
          <w:spacing w:val="34"/>
          <w:sz w:val="18"/>
          <w:lang w:val="en-GB"/>
        </w:rPr>
        <w:t xml:space="preserve"> </w:t>
      </w:r>
      <w:r w:rsidR="009308E3" w:rsidRPr="00D516D6">
        <w:rPr>
          <w:rFonts w:ascii="Calibri" w:hAnsi="Calibri"/>
          <w:sz w:val="18"/>
          <w:lang w:val="en-GB"/>
        </w:rPr>
        <w:t>you</w:t>
      </w:r>
      <w:r w:rsidR="009308E3" w:rsidRPr="00D516D6">
        <w:rPr>
          <w:rFonts w:ascii="Calibri" w:hAnsi="Calibri"/>
          <w:spacing w:val="34"/>
          <w:sz w:val="18"/>
          <w:lang w:val="en-GB"/>
        </w:rPr>
        <w:t xml:space="preserve"> </w:t>
      </w:r>
      <w:r w:rsidR="009308E3" w:rsidRPr="00D516D6">
        <w:rPr>
          <w:rFonts w:ascii="Calibri" w:hAnsi="Calibri"/>
          <w:sz w:val="18"/>
          <w:lang w:val="en-GB"/>
        </w:rPr>
        <w:t>recommend</w:t>
      </w:r>
      <w:r w:rsidR="009308E3" w:rsidRPr="00D516D6">
        <w:rPr>
          <w:rFonts w:ascii="Calibri" w:hAnsi="Calibri"/>
          <w:spacing w:val="34"/>
          <w:sz w:val="18"/>
          <w:lang w:val="en-GB"/>
        </w:rPr>
        <w:t xml:space="preserve"> </w:t>
      </w:r>
      <w:r w:rsidR="009308E3" w:rsidRPr="00D516D6">
        <w:rPr>
          <w:rFonts w:ascii="Calibri" w:hAnsi="Calibri"/>
          <w:sz w:val="18"/>
          <w:lang w:val="en-GB"/>
        </w:rPr>
        <w:t>this</w:t>
      </w:r>
      <w:r w:rsidR="009308E3" w:rsidRPr="00D516D6">
        <w:rPr>
          <w:rFonts w:ascii="Calibri" w:hAnsi="Calibri"/>
          <w:spacing w:val="34"/>
          <w:sz w:val="18"/>
          <w:lang w:val="en-GB"/>
        </w:rPr>
        <w:t xml:space="preserve"> </w:t>
      </w:r>
      <w:r w:rsidR="009308E3" w:rsidRPr="00D516D6">
        <w:rPr>
          <w:rFonts w:ascii="Calibri" w:hAnsi="Calibri"/>
          <w:sz w:val="18"/>
          <w:lang w:val="en-GB"/>
        </w:rPr>
        <w:t>system</w:t>
      </w:r>
      <w:r w:rsidR="009308E3" w:rsidRPr="00D516D6">
        <w:rPr>
          <w:rFonts w:ascii="Calibri" w:hAnsi="Calibri"/>
          <w:spacing w:val="34"/>
          <w:sz w:val="18"/>
          <w:lang w:val="en-GB"/>
        </w:rPr>
        <w:t xml:space="preserve"> </w:t>
      </w:r>
      <w:r w:rsidR="009308E3" w:rsidRPr="00D516D6">
        <w:rPr>
          <w:rFonts w:ascii="Calibri" w:hAnsi="Calibri"/>
          <w:sz w:val="18"/>
          <w:lang w:val="en-GB"/>
        </w:rPr>
        <w:t>to</w:t>
      </w:r>
      <w:r w:rsidR="009308E3" w:rsidRPr="00D516D6">
        <w:rPr>
          <w:rFonts w:ascii="Calibri" w:hAnsi="Calibri"/>
          <w:spacing w:val="34"/>
          <w:sz w:val="18"/>
          <w:lang w:val="en-GB"/>
        </w:rPr>
        <w:t xml:space="preserve"> </w:t>
      </w:r>
      <w:r w:rsidR="009308E3" w:rsidRPr="00D516D6">
        <w:rPr>
          <w:rFonts w:ascii="Calibri" w:hAnsi="Calibri"/>
          <w:sz w:val="18"/>
          <w:lang w:val="en-GB"/>
        </w:rPr>
        <w:t>other</w:t>
      </w:r>
      <w:r w:rsidR="009308E3" w:rsidRPr="00D516D6">
        <w:rPr>
          <w:rFonts w:ascii="Calibri" w:hAnsi="Calibri"/>
          <w:spacing w:val="34"/>
          <w:sz w:val="18"/>
          <w:lang w:val="en-GB"/>
        </w:rPr>
        <w:t xml:space="preserve"> </w:t>
      </w:r>
      <w:r w:rsidR="009308E3" w:rsidRPr="00D516D6">
        <w:rPr>
          <w:rFonts w:ascii="Calibri" w:hAnsi="Calibri"/>
          <w:sz w:val="18"/>
          <w:lang w:val="en-GB"/>
        </w:rPr>
        <w:t>people</w:t>
      </w:r>
      <w:r w:rsidR="009308E3" w:rsidRPr="00D516D6">
        <w:rPr>
          <w:rFonts w:ascii="Calibri" w:hAnsi="Calibri"/>
          <w:spacing w:val="34"/>
          <w:sz w:val="18"/>
          <w:lang w:val="en-GB"/>
        </w:rPr>
        <w:t xml:space="preserve"> </w:t>
      </w:r>
      <w:r w:rsidR="009308E3" w:rsidRPr="00D516D6">
        <w:rPr>
          <w:rFonts w:ascii="Calibri" w:hAnsi="Calibri"/>
          <w:sz w:val="18"/>
          <w:lang w:val="en-GB"/>
        </w:rPr>
        <w:t>interested</w:t>
      </w:r>
      <w:r w:rsidR="009308E3" w:rsidRPr="00D516D6">
        <w:rPr>
          <w:rFonts w:ascii="Calibri" w:hAnsi="Calibri"/>
          <w:spacing w:val="34"/>
          <w:sz w:val="18"/>
          <w:lang w:val="en-GB"/>
        </w:rPr>
        <w:t xml:space="preserve"> </w:t>
      </w:r>
      <w:r w:rsidR="009308E3" w:rsidRPr="00D516D6">
        <w:rPr>
          <w:rFonts w:ascii="Calibri" w:hAnsi="Calibri"/>
          <w:sz w:val="18"/>
          <w:lang w:val="en-GB"/>
        </w:rPr>
        <w:t>in</w:t>
      </w:r>
      <w:r w:rsidR="009308E3" w:rsidRPr="00D516D6">
        <w:rPr>
          <w:rFonts w:ascii="Calibri" w:hAnsi="Calibri"/>
          <w:spacing w:val="34"/>
          <w:sz w:val="18"/>
          <w:lang w:val="en-GB"/>
        </w:rPr>
        <w:t xml:space="preserve"> </w:t>
      </w:r>
      <w:r w:rsidR="009308E3" w:rsidRPr="00D516D6">
        <w:rPr>
          <w:rFonts w:ascii="Calibri" w:hAnsi="Calibri"/>
          <w:sz w:val="18"/>
          <w:lang w:val="en-GB"/>
        </w:rPr>
        <w:t>monitoring</w:t>
      </w:r>
      <w:r w:rsidR="009308E3" w:rsidRPr="00D516D6">
        <w:rPr>
          <w:rFonts w:ascii="Calibri" w:hAnsi="Calibri"/>
          <w:spacing w:val="34"/>
          <w:sz w:val="18"/>
          <w:lang w:val="en-GB"/>
        </w:rPr>
        <w:t xml:space="preserve"> </w:t>
      </w:r>
      <w:r w:rsidR="009308E3" w:rsidRPr="00D516D6">
        <w:rPr>
          <w:rFonts w:ascii="Calibri" w:hAnsi="Calibri"/>
          <w:sz w:val="18"/>
          <w:lang w:val="en-GB"/>
        </w:rPr>
        <w:t>children’s</w:t>
      </w:r>
      <w:r w:rsidR="009308E3" w:rsidRPr="00D516D6">
        <w:rPr>
          <w:rFonts w:ascii="Calibri" w:hAnsi="Calibri"/>
          <w:spacing w:val="34"/>
          <w:sz w:val="18"/>
          <w:lang w:val="en-GB"/>
        </w:rPr>
        <w:t xml:space="preserve"> </w:t>
      </w:r>
      <w:r w:rsidR="009308E3" w:rsidRPr="00D516D6">
        <w:rPr>
          <w:rFonts w:ascii="Calibri" w:hAnsi="Calibri"/>
          <w:sz w:val="18"/>
          <w:lang w:val="en-GB"/>
        </w:rPr>
        <w:t>distraction</w:t>
      </w:r>
      <w:r w:rsidR="009308E3" w:rsidRPr="00D516D6">
        <w:rPr>
          <w:rFonts w:ascii="Calibri" w:hAnsi="Calibri"/>
          <w:spacing w:val="34"/>
          <w:sz w:val="18"/>
          <w:lang w:val="en-GB"/>
        </w:rPr>
        <w:t xml:space="preserve"> </w:t>
      </w:r>
      <w:r w:rsidR="009308E3" w:rsidRPr="00D516D6">
        <w:rPr>
          <w:rFonts w:ascii="Calibri" w:hAnsi="Calibri"/>
          <w:sz w:val="18"/>
          <w:lang w:val="en-GB"/>
        </w:rPr>
        <w:t>while</w:t>
      </w:r>
      <w:r w:rsidR="009308E3" w:rsidRPr="00D516D6">
        <w:rPr>
          <w:rFonts w:ascii="Calibri" w:hAnsi="Calibri"/>
          <w:spacing w:val="34"/>
          <w:sz w:val="18"/>
          <w:lang w:val="en-GB"/>
        </w:rPr>
        <w:t xml:space="preserve"> </w:t>
      </w:r>
      <w:r w:rsidR="009308E3" w:rsidRPr="00D516D6">
        <w:rPr>
          <w:rFonts w:ascii="Calibri" w:hAnsi="Calibri"/>
          <w:sz w:val="18"/>
          <w:lang w:val="en-GB"/>
        </w:rPr>
        <w:t>doing schoolwork? Please answer yes or no, and provide the reason.</w:t>
      </w:r>
    </w:p>
    <w:p w14:paraId="6C58471D" w14:textId="77777777" w:rsidR="00AF779A" w:rsidRPr="00D516D6" w:rsidRDefault="00AF779A">
      <w:pPr>
        <w:pStyle w:val="Textoindependiente"/>
        <w:rPr>
          <w:rFonts w:ascii="Calibri"/>
          <w:lang w:val="en-GB"/>
        </w:rPr>
      </w:pPr>
    </w:p>
    <w:p w14:paraId="11AD1D12" w14:textId="77777777" w:rsidR="00AF779A" w:rsidRPr="00D516D6" w:rsidRDefault="00E9277B">
      <w:pPr>
        <w:pStyle w:val="Ttulo1"/>
        <w:numPr>
          <w:ilvl w:val="0"/>
          <w:numId w:val="3"/>
        </w:numPr>
        <w:tabs>
          <w:tab w:val="left" w:pos="469"/>
        </w:tabs>
        <w:spacing w:before="189"/>
        <w:ind w:hanging="353"/>
        <w:rPr>
          <w:lang w:val="en-GB"/>
        </w:rPr>
      </w:pPr>
      <w:bookmarkStart w:id="372" w:name="_bookmark111"/>
      <w:bookmarkEnd w:id="372"/>
      <w:r w:rsidRPr="00D516D6">
        <w:rPr>
          <w:lang w:val="en-GB"/>
        </w:rPr>
        <w:t>SUS</w:t>
      </w:r>
      <w:r w:rsidRPr="00D516D6">
        <w:rPr>
          <w:spacing w:val="-6"/>
          <w:lang w:val="en-GB"/>
        </w:rPr>
        <w:t xml:space="preserve"> </w:t>
      </w:r>
      <w:r w:rsidRPr="00D516D6">
        <w:rPr>
          <w:spacing w:val="-2"/>
          <w:lang w:val="en-GB"/>
        </w:rPr>
        <w:t>Questionnaire</w:t>
      </w:r>
    </w:p>
    <w:p w14:paraId="394106FE" w14:textId="77777777" w:rsidR="00AF779A" w:rsidRPr="00D516D6" w:rsidRDefault="00E9277B">
      <w:pPr>
        <w:pStyle w:val="Textoindependiente"/>
        <w:spacing w:before="77" w:line="244" w:lineRule="auto"/>
        <w:ind w:left="116" w:firstLine="298"/>
        <w:rPr>
          <w:lang w:val="en-GB"/>
        </w:rPr>
      </w:pPr>
      <w:r w:rsidRPr="00D516D6">
        <w:rPr>
          <w:w w:val="95"/>
          <w:lang w:val="en-GB"/>
        </w:rPr>
        <w:t>The</w:t>
      </w:r>
      <w:r w:rsidRPr="00D516D6">
        <w:rPr>
          <w:spacing w:val="15"/>
          <w:lang w:val="en-GB"/>
        </w:rPr>
        <w:t xml:space="preserve"> </w:t>
      </w:r>
      <w:r w:rsidRPr="00D516D6">
        <w:rPr>
          <w:w w:val="95"/>
          <w:lang w:val="en-GB"/>
        </w:rPr>
        <w:t>questions</w:t>
      </w:r>
      <w:r w:rsidRPr="00D516D6">
        <w:rPr>
          <w:spacing w:val="15"/>
          <w:lang w:val="en-GB"/>
        </w:rPr>
        <w:t xml:space="preserve"> </w:t>
      </w:r>
      <w:r w:rsidRPr="00D516D6">
        <w:rPr>
          <w:w w:val="95"/>
          <w:lang w:val="en-GB"/>
        </w:rPr>
        <w:t>from</w:t>
      </w:r>
      <w:r w:rsidRPr="00D516D6">
        <w:rPr>
          <w:spacing w:val="15"/>
          <w:lang w:val="en-GB"/>
        </w:rPr>
        <w:t xml:space="preserve"> </w:t>
      </w:r>
      <w:r w:rsidRPr="00D516D6">
        <w:rPr>
          <w:w w:val="95"/>
          <w:lang w:val="en-GB"/>
        </w:rPr>
        <w:t>the</w:t>
      </w:r>
      <w:r w:rsidRPr="00D516D6">
        <w:rPr>
          <w:spacing w:val="15"/>
          <w:lang w:val="en-GB"/>
        </w:rPr>
        <w:t xml:space="preserve"> </w:t>
      </w:r>
      <w:r w:rsidRPr="00D516D6">
        <w:rPr>
          <w:w w:val="95"/>
          <w:lang w:val="en-GB"/>
        </w:rPr>
        <w:t>SUS</w:t>
      </w:r>
      <w:r w:rsidRPr="00D516D6">
        <w:rPr>
          <w:spacing w:val="15"/>
          <w:lang w:val="en-GB"/>
        </w:rPr>
        <w:t xml:space="preserve"> </w:t>
      </w:r>
      <w:r w:rsidRPr="00D516D6">
        <w:rPr>
          <w:w w:val="95"/>
          <w:lang w:val="en-GB"/>
        </w:rPr>
        <w:t>questionnaire</w:t>
      </w:r>
      <w:r w:rsidRPr="00D516D6">
        <w:rPr>
          <w:spacing w:val="15"/>
          <w:lang w:val="en-GB"/>
        </w:rPr>
        <w:t xml:space="preserve"> </w:t>
      </w:r>
      <w:r w:rsidRPr="00D516D6">
        <w:rPr>
          <w:w w:val="95"/>
          <w:lang w:val="en-GB"/>
        </w:rPr>
        <w:t>using</w:t>
      </w:r>
      <w:r w:rsidRPr="00D516D6">
        <w:rPr>
          <w:spacing w:val="15"/>
          <w:lang w:val="en-GB"/>
        </w:rPr>
        <w:t xml:space="preserve"> </w:t>
      </w:r>
      <w:r w:rsidRPr="00D516D6">
        <w:rPr>
          <w:w w:val="95"/>
          <w:lang w:val="en-GB"/>
        </w:rPr>
        <w:t>the</w:t>
      </w:r>
      <w:r w:rsidRPr="00D516D6">
        <w:rPr>
          <w:spacing w:val="15"/>
          <w:lang w:val="en-GB"/>
        </w:rPr>
        <w:t xml:space="preserve"> </w:t>
      </w:r>
      <w:r w:rsidRPr="00D516D6">
        <w:rPr>
          <w:w w:val="95"/>
          <w:lang w:val="en-GB"/>
        </w:rPr>
        <w:t>Likert</w:t>
      </w:r>
      <w:r w:rsidRPr="00D516D6">
        <w:rPr>
          <w:spacing w:val="15"/>
          <w:lang w:val="en-GB"/>
        </w:rPr>
        <w:t xml:space="preserve"> </w:t>
      </w:r>
      <w:r w:rsidRPr="00D516D6">
        <w:rPr>
          <w:w w:val="95"/>
          <w:lang w:val="en-GB"/>
        </w:rPr>
        <w:t>scale</w:t>
      </w:r>
      <w:r w:rsidRPr="00D516D6">
        <w:rPr>
          <w:spacing w:val="15"/>
          <w:lang w:val="en-GB"/>
        </w:rPr>
        <w:t xml:space="preserve"> </w:t>
      </w:r>
      <w:r w:rsidRPr="00D516D6">
        <w:rPr>
          <w:w w:val="95"/>
          <w:lang w:val="en-GB"/>
        </w:rPr>
        <w:t>are</w:t>
      </w:r>
      <w:r w:rsidRPr="00D516D6">
        <w:rPr>
          <w:spacing w:val="15"/>
          <w:lang w:val="en-GB"/>
        </w:rPr>
        <w:t xml:space="preserve"> </w:t>
      </w:r>
      <w:r w:rsidRPr="00D516D6">
        <w:rPr>
          <w:w w:val="95"/>
          <w:lang w:val="en-GB"/>
        </w:rPr>
        <w:t>shown</w:t>
      </w:r>
      <w:r w:rsidRPr="00D516D6">
        <w:rPr>
          <w:spacing w:val="15"/>
          <w:lang w:val="en-GB"/>
        </w:rPr>
        <w:t xml:space="preserve"> </w:t>
      </w:r>
      <w:commentRangeStart w:id="373"/>
      <w:r w:rsidRPr="00D516D6">
        <w:rPr>
          <w:w w:val="95"/>
          <w:lang w:val="en-GB"/>
        </w:rPr>
        <w:t>in</w:t>
      </w:r>
      <w:r w:rsidRPr="00D516D6">
        <w:rPr>
          <w:spacing w:val="15"/>
          <w:lang w:val="en-GB"/>
        </w:rPr>
        <w:t xml:space="preserve"> </w:t>
      </w:r>
      <w:r w:rsidRPr="00D516D6">
        <w:rPr>
          <w:w w:val="95"/>
          <w:lang w:val="en-GB"/>
        </w:rPr>
        <w:t>Table</w:t>
      </w:r>
      <w:r w:rsidRPr="00D516D6">
        <w:rPr>
          <w:spacing w:val="15"/>
          <w:lang w:val="en-GB"/>
        </w:rPr>
        <w:t xml:space="preserve"> </w:t>
      </w:r>
      <w:hyperlink w:anchor="_bookmark109" w:history="1">
        <w:r w:rsidRPr="00D516D6">
          <w:rPr>
            <w:color w:val="2F4F4F"/>
            <w:w w:val="95"/>
            <w:lang w:val="en-GB"/>
          </w:rPr>
          <w:t>23</w:t>
        </w:r>
      </w:hyperlink>
      <w:r w:rsidRPr="00D516D6">
        <w:rPr>
          <w:w w:val="95"/>
          <w:lang w:val="en-GB"/>
        </w:rPr>
        <w:t>,</w:t>
      </w:r>
      <w:r w:rsidRPr="00D516D6">
        <w:rPr>
          <w:spacing w:val="15"/>
          <w:lang w:val="en-GB"/>
        </w:rPr>
        <w:t xml:space="preserve"> </w:t>
      </w:r>
      <w:r w:rsidRPr="00D516D6">
        <w:rPr>
          <w:w w:val="95"/>
          <w:lang w:val="en-GB"/>
        </w:rPr>
        <w:t>and</w:t>
      </w:r>
      <w:r w:rsidRPr="00D516D6">
        <w:rPr>
          <w:spacing w:val="15"/>
          <w:lang w:val="en-GB"/>
        </w:rPr>
        <w:t xml:space="preserve"> </w:t>
      </w:r>
      <w:r w:rsidRPr="00D516D6">
        <w:rPr>
          <w:w w:val="95"/>
          <w:lang w:val="en-GB"/>
        </w:rPr>
        <w:t>the</w:t>
      </w:r>
      <w:r w:rsidRPr="00D516D6">
        <w:rPr>
          <w:spacing w:val="15"/>
          <w:lang w:val="en-GB"/>
        </w:rPr>
        <w:t xml:space="preserve"> </w:t>
      </w:r>
      <w:r w:rsidRPr="00D516D6">
        <w:rPr>
          <w:w w:val="95"/>
          <w:lang w:val="en-GB"/>
        </w:rPr>
        <w:t xml:space="preserve">open-ended </w:t>
      </w:r>
      <w:r w:rsidRPr="00D516D6">
        <w:rPr>
          <w:lang w:val="en-GB"/>
        </w:rPr>
        <w:t>questions</w:t>
      </w:r>
      <w:r w:rsidRPr="00D516D6">
        <w:rPr>
          <w:spacing w:val="-9"/>
          <w:lang w:val="en-GB"/>
        </w:rPr>
        <w:t xml:space="preserve"> </w:t>
      </w:r>
      <w:r w:rsidRPr="00D516D6">
        <w:rPr>
          <w:lang w:val="en-GB"/>
        </w:rPr>
        <w:t>are</w:t>
      </w:r>
      <w:r w:rsidRPr="00D516D6">
        <w:rPr>
          <w:spacing w:val="-9"/>
          <w:lang w:val="en-GB"/>
        </w:rPr>
        <w:t xml:space="preserve"> </w:t>
      </w:r>
      <w:r w:rsidRPr="00D516D6">
        <w:rPr>
          <w:lang w:val="en-GB"/>
        </w:rPr>
        <w:t>shown</w:t>
      </w:r>
      <w:r w:rsidRPr="00D516D6">
        <w:rPr>
          <w:spacing w:val="-9"/>
          <w:lang w:val="en-GB"/>
        </w:rPr>
        <w:t xml:space="preserve"> </w:t>
      </w:r>
      <w:r w:rsidRPr="00D516D6">
        <w:rPr>
          <w:lang w:val="en-GB"/>
        </w:rPr>
        <w:t>in</w:t>
      </w:r>
      <w:r w:rsidRPr="00D516D6">
        <w:rPr>
          <w:spacing w:val="-9"/>
          <w:lang w:val="en-GB"/>
        </w:rPr>
        <w:t xml:space="preserve"> </w:t>
      </w:r>
      <w:r w:rsidRPr="00D516D6">
        <w:rPr>
          <w:lang w:val="en-GB"/>
        </w:rPr>
        <w:t>Table</w:t>
      </w:r>
      <w:r w:rsidRPr="00D516D6">
        <w:rPr>
          <w:spacing w:val="-9"/>
          <w:lang w:val="en-GB"/>
        </w:rPr>
        <w:t xml:space="preserve"> </w:t>
      </w:r>
      <w:hyperlink w:anchor="_bookmark110" w:history="1">
        <w:r w:rsidRPr="00D516D6">
          <w:rPr>
            <w:color w:val="2F4F4F"/>
            <w:lang w:val="en-GB"/>
          </w:rPr>
          <w:t>24</w:t>
        </w:r>
      </w:hyperlink>
      <w:r w:rsidRPr="00D516D6">
        <w:rPr>
          <w:lang w:val="en-GB"/>
        </w:rPr>
        <w:t>.</w:t>
      </w:r>
      <w:commentRangeEnd w:id="373"/>
      <w:r w:rsidR="00F801B0">
        <w:rPr>
          <w:rStyle w:val="Refdecomentario"/>
        </w:rPr>
        <w:commentReference w:id="373"/>
      </w:r>
    </w:p>
    <w:p w14:paraId="0EB614BE" w14:textId="77777777" w:rsidR="00AF779A" w:rsidRPr="00D516D6" w:rsidRDefault="00AF779A">
      <w:pPr>
        <w:pStyle w:val="Textoindependiente"/>
        <w:spacing w:before="4"/>
        <w:rPr>
          <w:sz w:val="17"/>
          <w:lang w:val="en-GB"/>
        </w:rPr>
      </w:pPr>
    </w:p>
    <w:p w14:paraId="7A468806" w14:textId="77777777" w:rsidR="00AF779A" w:rsidRPr="00D516D6" w:rsidRDefault="00E9277B">
      <w:pPr>
        <w:pStyle w:val="Prrafodelista"/>
        <w:numPr>
          <w:ilvl w:val="1"/>
          <w:numId w:val="3"/>
        </w:numPr>
        <w:tabs>
          <w:tab w:val="left" w:pos="604"/>
        </w:tabs>
        <w:rPr>
          <w:rFonts w:ascii="Times New Roman"/>
          <w:b/>
          <w:lang w:val="en-GB"/>
        </w:rPr>
      </w:pPr>
      <w:bookmarkStart w:id="374" w:name="_bookmark112"/>
      <w:bookmarkStart w:id="375" w:name="_bookmark113"/>
      <w:bookmarkEnd w:id="374"/>
      <w:bookmarkEnd w:id="375"/>
      <w:r w:rsidRPr="00D516D6">
        <w:rPr>
          <w:rFonts w:ascii="Times New Roman"/>
          <w:b/>
          <w:spacing w:val="-2"/>
          <w:lang w:val="en-GB"/>
        </w:rPr>
        <w:t>Questionnaire</w:t>
      </w:r>
      <w:r w:rsidRPr="00D516D6">
        <w:rPr>
          <w:rFonts w:ascii="Times New Roman"/>
          <w:b/>
          <w:spacing w:val="3"/>
          <w:lang w:val="en-GB"/>
        </w:rPr>
        <w:t xml:space="preserve"> </w:t>
      </w:r>
      <w:r w:rsidRPr="00D516D6">
        <w:rPr>
          <w:rFonts w:ascii="Times New Roman"/>
          <w:b/>
          <w:spacing w:val="-2"/>
          <w:lang w:val="en-GB"/>
        </w:rPr>
        <w:t>Likert</w:t>
      </w:r>
      <w:r w:rsidRPr="00D516D6">
        <w:rPr>
          <w:rFonts w:ascii="Times New Roman"/>
          <w:b/>
          <w:spacing w:val="4"/>
          <w:lang w:val="en-GB"/>
        </w:rPr>
        <w:t xml:space="preserve"> </w:t>
      </w:r>
      <w:r w:rsidRPr="00D516D6">
        <w:rPr>
          <w:rFonts w:ascii="Times New Roman"/>
          <w:b/>
          <w:spacing w:val="-2"/>
          <w:lang w:val="en-GB"/>
        </w:rPr>
        <w:t>Scale</w:t>
      </w:r>
    </w:p>
    <w:p w14:paraId="7EDD478F" w14:textId="77777777" w:rsidR="00AF779A" w:rsidRPr="00D516D6" w:rsidRDefault="00E9277B">
      <w:pPr>
        <w:pStyle w:val="Prrafodelista"/>
        <w:numPr>
          <w:ilvl w:val="1"/>
          <w:numId w:val="3"/>
        </w:numPr>
        <w:tabs>
          <w:tab w:val="left" w:pos="604"/>
        </w:tabs>
        <w:spacing w:before="8"/>
        <w:rPr>
          <w:rFonts w:ascii="Times New Roman"/>
          <w:b/>
          <w:lang w:val="en-GB"/>
        </w:rPr>
      </w:pPr>
      <w:r w:rsidRPr="00D516D6">
        <w:rPr>
          <w:rFonts w:ascii="Times New Roman"/>
          <w:b/>
          <w:lang w:val="en-GB"/>
        </w:rPr>
        <w:t>Open</w:t>
      </w:r>
      <w:r w:rsidRPr="00D516D6">
        <w:rPr>
          <w:rFonts w:ascii="Times New Roman"/>
          <w:b/>
          <w:spacing w:val="-7"/>
          <w:lang w:val="en-GB"/>
        </w:rPr>
        <w:t xml:space="preserve"> </w:t>
      </w:r>
      <w:r w:rsidRPr="00D516D6">
        <w:rPr>
          <w:rFonts w:ascii="Times New Roman"/>
          <w:b/>
          <w:lang w:val="en-GB"/>
        </w:rPr>
        <w:t>Questions</w:t>
      </w:r>
      <w:r w:rsidRPr="00D516D6">
        <w:rPr>
          <w:rFonts w:ascii="Times New Roman"/>
          <w:b/>
          <w:spacing w:val="-7"/>
          <w:lang w:val="en-GB"/>
        </w:rPr>
        <w:t xml:space="preserve"> </w:t>
      </w:r>
      <w:r w:rsidRPr="00D516D6">
        <w:rPr>
          <w:rFonts w:ascii="Times New Roman"/>
          <w:b/>
          <w:lang w:val="en-GB"/>
        </w:rPr>
        <w:t>of</w:t>
      </w:r>
      <w:r w:rsidRPr="00D516D6">
        <w:rPr>
          <w:rFonts w:ascii="Times New Roman"/>
          <w:b/>
          <w:spacing w:val="-6"/>
          <w:lang w:val="en-GB"/>
        </w:rPr>
        <w:t xml:space="preserve"> </w:t>
      </w:r>
      <w:r w:rsidRPr="00D516D6">
        <w:rPr>
          <w:rFonts w:ascii="Times New Roman"/>
          <w:b/>
          <w:lang w:val="en-GB"/>
        </w:rPr>
        <w:t>SUS</w:t>
      </w:r>
      <w:r w:rsidRPr="00D516D6">
        <w:rPr>
          <w:rFonts w:ascii="Times New Roman"/>
          <w:b/>
          <w:spacing w:val="-7"/>
          <w:lang w:val="en-GB"/>
        </w:rPr>
        <w:t xml:space="preserve"> </w:t>
      </w:r>
      <w:r w:rsidRPr="00D516D6">
        <w:rPr>
          <w:rFonts w:ascii="Times New Roman"/>
          <w:b/>
          <w:spacing w:val="-2"/>
          <w:lang w:val="en-GB"/>
        </w:rPr>
        <w:t>Questionnaire</w:t>
      </w:r>
    </w:p>
    <w:sectPr w:rsidR="00AF779A" w:rsidRPr="00D516D6">
      <w:pgSz w:w="10890" w:h="14860"/>
      <w:pgMar w:top="880" w:right="620" w:bottom="840" w:left="660" w:header="673" w:footer="642"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MIGUEL JUAN HORNOS BARRANCO" w:date="2024-06-26T13:34:00Z" w:initials="MH">
    <w:p w14:paraId="13DDC23F" w14:textId="77777777" w:rsidR="00D369E0" w:rsidRPr="00E46D94" w:rsidRDefault="00A33F63" w:rsidP="00D369E0">
      <w:pPr>
        <w:pStyle w:val="Textocomentario"/>
        <w:rPr>
          <w:lang w:val="es-EC"/>
        </w:rPr>
      </w:pPr>
      <w:r>
        <w:rPr>
          <w:rStyle w:val="Refdecomentario"/>
        </w:rPr>
        <w:annotationRef/>
      </w:r>
      <w:r w:rsidR="00D369E0">
        <w:rPr>
          <w:lang w:val="es-ES"/>
        </w:rPr>
        <w:t xml:space="preserve">Quizás sea bueno resaltar en </w:t>
      </w:r>
      <w:r w:rsidR="00D369E0">
        <w:rPr>
          <w:b/>
          <w:bCs/>
          <w:lang w:val="es-ES"/>
        </w:rPr>
        <w:t>negrita</w:t>
      </w:r>
      <w:r w:rsidR="00D369E0">
        <w:rPr>
          <w:lang w:val="es-ES"/>
        </w:rPr>
        <w:t xml:space="preserve"> el título de cada párrafo (lo que va antes de los “:"), a no ser que la revista indique otra cosa y/o en los artículos publicados aparezca como los has puesto</w:t>
      </w:r>
    </w:p>
  </w:comment>
  <w:comment w:id="12" w:author="MIGUEL JUAN HORNOS BARRANCO" w:date="2024-06-26T09:21:00Z" w:initials="MH">
    <w:p w14:paraId="25B9875E" w14:textId="499884B8" w:rsidR="00D516D6" w:rsidRPr="00E46D94" w:rsidRDefault="00D516D6" w:rsidP="00D516D6">
      <w:pPr>
        <w:pStyle w:val="Textocomentario"/>
        <w:rPr>
          <w:lang w:val="es-EC"/>
        </w:rPr>
      </w:pPr>
      <w:r>
        <w:rPr>
          <w:rStyle w:val="Refdecomentario"/>
        </w:rPr>
        <w:annotationRef/>
      </w:r>
      <w:r>
        <w:rPr>
          <w:lang w:val="es-ES"/>
        </w:rPr>
        <w:t>Poner tu nombre con solo una “o”</w:t>
      </w:r>
    </w:p>
  </w:comment>
  <w:comment w:id="13" w:author="MIGUEL JUAN HORNOS BARRANCO" w:date="2024-06-26T10:00:00Z" w:initials="MH">
    <w:p w14:paraId="62A6DC30" w14:textId="77777777" w:rsidR="00981A2B" w:rsidRPr="00E46D94" w:rsidRDefault="00981A2B" w:rsidP="00981A2B">
      <w:pPr>
        <w:pStyle w:val="Textocomentario"/>
        <w:rPr>
          <w:lang w:val="es-EC"/>
        </w:rPr>
      </w:pPr>
      <w:r>
        <w:rPr>
          <w:rStyle w:val="Refdecomentario"/>
        </w:rPr>
        <w:annotationRef/>
      </w:r>
      <w:r>
        <w:rPr>
          <w:lang w:val="es-ES"/>
        </w:rPr>
        <w:t>Ya no eres ni estudiante ni personal de la Universidad de Granada. Por tanto, no puedes poner esta afiliación, al menos, de momento 😉</w:t>
      </w:r>
    </w:p>
  </w:comment>
  <w:comment w:id="14" w:author="MIGUEL JUAN HORNOS BARRANCO" w:date="2024-06-29T10:00:00Z" w:initials="MJHB">
    <w:p w14:paraId="69712465" w14:textId="77777777" w:rsidR="00DE13F4" w:rsidRPr="00E46D94" w:rsidRDefault="00DE13F4" w:rsidP="00DE13F4">
      <w:pPr>
        <w:pStyle w:val="Textocomentario"/>
        <w:rPr>
          <w:lang w:val="es-EC"/>
        </w:rPr>
      </w:pPr>
      <w:r>
        <w:rPr>
          <w:rStyle w:val="Refdecomentario"/>
        </w:rPr>
        <w:annotationRef/>
      </w:r>
      <w:r>
        <w:rPr>
          <w:lang w:val="es-ES"/>
        </w:rPr>
        <w:t>¿Es Orlando?</w:t>
      </w:r>
    </w:p>
  </w:comment>
  <w:comment w:id="15" w:author="Gleiston C. Guerrero Ulloa" w:date="2024-07-22T19:26:00Z" w:initials="GCGU">
    <w:p w14:paraId="2A1DCD61" w14:textId="09DC5E4C" w:rsidR="00E46D94" w:rsidRDefault="00E46D94">
      <w:pPr>
        <w:pStyle w:val="Textocomentario"/>
      </w:pPr>
      <w:r>
        <w:rPr>
          <w:rStyle w:val="Refdecomentario"/>
        </w:rPr>
        <w:annotationRef/>
      </w:r>
      <w:proofErr w:type="spellStart"/>
      <w:r>
        <w:t>Sí</w:t>
      </w:r>
      <w:proofErr w:type="spellEnd"/>
    </w:p>
  </w:comment>
  <w:comment w:id="16" w:author="Gleiston C. Guerrero Ulloa" w:date="2024-07-22T19:26:00Z" w:initials="GCGU">
    <w:p w14:paraId="661A3249" w14:textId="1607FD4E" w:rsidR="00E46D94" w:rsidRDefault="00E46D94">
      <w:pPr>
        <w:pStyle w:val="Textocomentario"/>
      </w:pPr>
      <w:r>
        <w:rPr>
          <w:rStyle w:val="Refdecomentario"/>
        </w:rPr>
        <w:annotationRef/>
      </w:r>
    </w:p>
  </w:comment>
  <w:comment w:id="17" w:author="MIGUEL JUAN HORNOS BARRANCO" w:date="2024-06-26T11:09:00Z" w:initials="MH">
    <w:p w14:paraId="5EF84DD9" w14:textId="6B9C7E4B" w:rsidR="00394EB3" w:rsidRPr="00E46D94" w:rsidRDefault="00394EB3" w:rsidP="00394EB3">
      <w:pPr>
        <w:pStyle w:val="Textocomentario"/>
        <w:rPr>
          <w:lang w:val="es-EC"/>
        </w:rPr>
      </w:pPr>
      <w:r>
        <w:rPr>
          <w:rStyle w:val="Refdecomentario"/>
        </w:rPr>
        <w:annotationRef/>
      </w:r>
      <w:r>
        <w:rPr>
          <w:lang w:val="es-ES"/>
        </w:rPr>
        <w:t>Cuando las referencias van entre paréntesis, en lugar de “and” se suele poner “&amp;”. Revisa si esto es así, o si en la revista indican que hay que ponerlo como tú lo has hecho. REVISA TODAS LAS REFERENCIAS si hay que cambiar esto que te señalo aquí en el resto del documento</w:t>
      </w:r>
    </w:p>
  </w:comment>
  <w:comment w:id="18" w:author="Gleiston C. Guerrero Ulloa" w:date="2024-07-22T19:26:00Z" w:initials="GCGU">
    <w:p w14:paraId="4B8D63AA" w14:textId="390BF1AD" w:rsidR="00E46D94" w:rsidRPr="00E46D94" w:rsidRDefault="00E46D94">
      <w:pPr>
        <w:pStyle w:val="Textocomentario"/>
        <w:rPr>
          <w:lang w:val="es-EC"/>
        </w:rPr>
      </w:pPr>
      <w:r>
        <w:rPr>
          <w:rStyle w:val="Refdecomentario"/>
        </w:rPr>
        <w:annotationRef/>
      </w:r>
      <w:r w:rsidRPr="00E46D94">
        <w:rPr>
          <w:lang w:val="es-EC"/>
        </w:rPr>
        <w:t>L</w:t>
      </w:r>
      <w:r>
        <w:rPr>
          <w:lang w:val="es-EC"/>
        </w:rPr>
        <w:t xml:space="preserve">a plantilla sabe cómo deben </w:t>
      </w:r>
      <w:proofErr w:type="gramStart"/>
      <w:r>
        <w:rPr>
          <w:lang w:val="es-EC"/>
        </w:rPr>
        <w:t>ir..</w:t>
      </w:r>
      <w:proofErr w:type="gramEnd"/>
    </w:p>
  </w:comment>
  <w:comment w:id="19" w:author="MIGUEL JUAN HORNOS BARRANCO" w:date="2024-06-26T09:58:00Z" w:initials="MH">
    <w:p w14:paraId="2248454D" w14:textId="3AC2A31E" w:rsidR="007F7812" w:rsidRPr="00E46D94" w:rsidRDefault="007F7812" w:rsidP="007F7812">
      <w:pPr>
        <w:pStyle w:val="Textocomentario"/>
        <w:rPr>
          <w:lang w:val="es-EC"/>
        </w:rPr>
      </w:pPr>
      <w:r>
        <w:rPr>
          <w:rStyle w:val="Refdecomentario"/>
        </w:rPr>
        <w:annotationRef/>
      </w:r>
      <w:r>
        <w:rPr>
          <w:lang w:val="es-ES"/>
        </w:rPr>
        <w:t>Esto NO se debe poner como nota al pie. Si no está dicho ya, se debería indicar donde corresponda, dentro del propio cuerpo del artículo</w:t>
      </w:r>
    </w:p>
  </w:comment>
  <w:comment w:id="20" w:author="Gleiston C. Guerrero Ulloa" w:date="2024-07-22T19:27:00Z" w:initials="GCGU">
    <w:p w14:paraId="1A435BC8" w14:textId="7E5A8007" w:rsidR="00E46D94" w:rsidRDefault="00E46D94">
      <w:pPr>
        <w:pStyle w:val="Textocomentario"/>
      </w:pPr>
      <w:r>
        <w:rPr>
          <w:rStyle w:val="Refdecomentario"/>
        </w:rPr>
        <w:annotationRef/>
      </w:r>
      <w:proofErr w:type="spellStart"/>
      <w:r>
        <w:t>Fue</w:t>
      </w:r>
      <w:proofErr w:type="spellEnd"/>
      <w:r>
        <w:t xml:space="preserve"> </w:t>
      </w:r>
      <w:proofErr w:type="spellStart"/>
      <w:r>
        <w:t>quitado</w:t>
      </w:r>
      <w:proofErr w:type="spellEnd"/>
    </w:p>
  </w:comment>
  <w:comment w:id="36" w:author="MIGUEL JUAN HORNOS BARRANCO" w:date="2024-06-29T11:42:00Z" w:initials="MJHB">
    <w:p w14:paraId="7AC49A2E" w14:textId="77777777" w:rsidR="00FD299B" w:rsidRPr="00E46D94" w:rsidRDefault="00575D21" w:rsidP="00FD299B">
      <w:pPr>
        <w:pStyle w:val="Textocomentario"/>
        <w:ind w:left="100"/>
        <w:rPr>
          <w:lang w:val="es-EC"/>
        </w:rPr>
      </w:pPr>
      <w:r>
        <w:rPr>
          <w:rStyle w:val="Refdecomentario"/>
        </w:rPr>
        <w:annotationRef/>
      </w:r>
      <w:r w:rsidR="00FD299B">
        <w:rPr>
          <w:lang w:val="es-ES"/>
        </w:rPr>
        <w:t>Yo tampoco pondría esto como nota al pie. Si consideras que se debería poner (en principio, yo no lo veo necesario), ponlo donde corresponda, dentro del propio cuerpo del artículo</w:t>
      </w:r>
    </w:p>
  </w:comment>
  <w:comment w:id="37" w:author="Gleiston C. Guerrero Ulloa" w:date="2024-07-22T19:27:00Z" w:initials="GCGU">
    <w:p w14:paraId="70EE9B34" w14:textId="4812D482" w:rsidR="00E46D94" w:rsidRDefault="00E46D94">
      <w:pPr>
        <w:pStyle w:val="Textocomentario"/>
      </w:pPr>
      <w:r>
        <w:rPr>
          <w:rStyle w:val="Refdecomentario"/>
        </w:rPr>
        <w:annotationRef/>
      </w:r>
      <w:proofErr w:type="spellStart"/>
      <w:r>
        <w:t>También</w:t>
      </w:r>
      <w:proofErr w:type="spellEnd"/>
      <w:r>
        <w:t xml:space="preserve"> </w:t>
      </w:r>
      <w:proofErr w:type="spellStart"/>
      <w:r>
        <w:t>fue</w:t>
      </w:r>
      <w:proofErr w:type="spellEnd"/>
      <w:r>
        <w:t xml:space="preserve"> </w:t>
      </w:r>
      <w:proofErr w:type="spellStart"/>
      <w:r>
        <w:t>quitado</w:t>
      </w:r>
      <w:proofErr w:type="spellEnd"/>
    </w:p>
  </w:comment>
  <w:comment w:id="40" w:author="MIGUEL JUAN HORNOS BARRANCO" w:date="2024-06-27T19:27:00Z" w:initials="MH">
    <w:p w14:paraId="2A5C7D27" w14:textId="168D7D74" w:rsidR="00FD2508" w:rsidRPr="00E46D94" w:rsidRDefault="00FD2508" w:rsidP="00FD2508">
      <w:pPr>
        <w:pStyle w:val="Textocomentario"/>
        <w:rPr>
          <w:lang w:val="es-EC"/>
        </w:rPr>
      </w:pPr>
      <w:r>
        <w:rPr>
          <w:rStyle w:val="Refdecomentario"/>
        </w:rPr>
        <w:annotationRef/>
      </w:r>
      <w:proofErr w:type="gramStart"/>
      <w:r>
        <w:rPr>
          <w:lang w:val="es-ES"/>
        </w:rPr>
        <w:t>OJO!</w:t>
      </w:r>
      <w:proofErr w:type="gramEnd"/>
      <w:r>
        <w:rPr>
          <w:lang w:val="es-ES"/>
        </w:rPr>
        <w:t xml:space="preserve"> Mira el comentario puesto en esta referencia, por si tienes que cambiar esta cita</w:t>
      </w:r>
    </w:p>
  </w:comment>
  <w:comment w:id="41" w:author="Gleiston C. Guerrero Ulloa" w:date="2024-07-22T19:31:00Z" w:initials="GCGU">
    <w:p w14:paraId="156F65CE" w14:textId="351ABDC7" w:rsidR="00E46D94" w:rsidRDefault="00E46D94">
      <w:pPr>
        <w:pStyle w:val="Textocomentario"/>
      </w:pPr>
      <w:r>
        <w:rPr>
          <w:rStyle w:val="Refdecomentario"/>
        </w:rPr>
        <w:annotationRef/>
      </w:r>
      <w:proofErr w:type="spellStart"/>
      <w:r>
        <w:t>Corregido</w:t>
      </w:r>
      <w:proofErr w:type="spellEnd"/>
    </w:p>
  </w:comment>
  <w:comment w:id="42" w:author="MIGUEL JUAN HORNOS BARRANCO" w:date="2024-06-26T11:44:00Z" w:initials="MH">
    <w:p w14:paraId="21E454AA" w14:textId="2B49F132" w:rsidR="00C347A4" w:rsidRPr="00E46D94" w:rsidRDefault="00C347A4" w:rsidP="00C347A4">
      <w:pPr>
        <w:pStyle w:val="Textocomentario"/>
        <w:rPr>
          <w:lang w:val="es-EC"/>
        </w:rPr>
      </w:pPr>
      <w:r>
        <w:rPr>
          <w:rStyle w:val="Refdecomentario"/>
        </w:rPr>
        <w:annotationRef/>
      </w:r>
      <w:r>
        <w:rPr>
          <w:lang w:val="es-ES"/>
        </w:rPr>
        <w:t>¡OJO! La sección 5 se denomina solo “</w:t>
      </w:r>
      <w:proofErr w:type="spellStart"/>
      <w:r>
        <w:rPr>
          <w:lang w:val="es-ES"/>
        </w:rPr>
        <w:t>Conclusions</w:t>
      </w:r>
      <w:proofErr w:type="spellEnd"/>
      <w:r>
        <w:rPr>
          <w:lang w:val="es-ES"/>
        </w:rPr>
        <w:t xml:space="preserve">”. Además, parece que no se han incluido trabajos futuros en ella. Por tanto, quitar esto de aquí o hacer las modificaciones correspondientes allí </w:t>
      </w:r>
    </w:p>
  </w:comment>
  <w:comment w:id="43" w:author="Gleiston C. Guerrero Ulloa" w:date="2024-07-22T19:31:00Z" w:initials="GCGU">
    <w:p w14:paraId="5DEF4B8A" w14:textId="521FFB25" w:rsidR="00E46D94" w:rsidRDefault="00E46D94">
      <w:pPr>
        <w:pStyle w:val="Textocomentario"/>
      </w:pPr>
      <w:r>
        <w:rPr>
          <w:rStyle w:val="Refdecomentario"/>
        </w:rPr>
        <w:annotationRef/>
      </w:r>
      <w:proofErr w:type="spellStart"/>
      <w:r>
        <w:t>Corregido</w:t>
      </w:r>
      <w:proofErr w:type="spellEnd"/>
    </w:p>
  </w:comment>
  <w:comment w:id="49" w:author="MIGUEL JUAN HORNOS BARRANCO" w:date="2024-06-26T14:38:00Z" w:initials="MH">
    <w:p w14:paraId="136DCC42" w14:textId="77777777" w:rsidR="00C5586E" w:rsidRPr="00E46D94" w:rsidRDefault="00B308BD" w:rsidP="00C5586E">
      <w:pPr>
        <w:pStyle w:val="Textocomentario"/>
        <w:rPr>
          <w:lang w:val="es-EC"/>
        </w:rPr>
      </w:pPr>
      <w:r>
        <w:rPr>
          <w:rStyle w:val="Refdecomentario"/>
        </w:rPr>
        <w:annotationRef/>
      </w:r>
      <w:r w:rsidR="00C5586E">
        <w:rPr>
          <w:lang w:val="es-ES"/>
        </w:rPr>
        <w:t>En el cuadro 1. y 7. de la figura, la última palabra “</w:t>
      </w:r>
      <w:proofErr w:type="spellStart"/>
      <w:r w:rsidR="00C5586E">
        <w:rPr>
          <w:lang w:val="es-ES"/>
        </w:rPr>
        <w:t>question</w:t>
      </w:r>
      <w:proofErr w:type="spellEnd"/>
      <w:r w:rsidR="00C5586E">
        <w:rPr>
          <w:lang w:val="es-ES"/>
        </w:rPr>
        <w:t>” debe ir en plural, porque son varias preguntas de investigación (más concretamente, 4) las que se han indicado</w:t>
      </w:r>
    </w:p>
    <w:p w14:paraId="7641AA9C" w14:textId="77777777" w:rsidR="00C5586E" w:rsidRPr="00E46D94" w:rsidRDefault="00C5586E" w:rsidP="00C5586E">
      <w:pPr>
        <w:pStyle w:val="Textocomentario"/>
        <w:rPr>
          <w:lang w:val="es-EC"/>
        </w:rPr>
      </w:pPr>
    </w:p>
    <w:p w14:paraId="3E4EA679" w14:textId="77777777" w:rsidR="00C5586E" w:rsidRPr="00E46D94" w:rsidRDefault="00C5586E" w:rsidP="00C5586E">
      <w:pPr>
        <w:pStyle w:val="Textocomentario"/>
        <w:rPr>
          <w:lang w:val="es-EC"/>
        </w:rPr>
      </w:pPr>
      <w:r>
        <w:rPr>
          <w:lang w:val="es-ES"/>
        </w:rPr>
        <w:t>Por otra parte, mira también la modificación que he hecho en el encabezado de las páginas del artículo. Asegúrate de introducir ese cambio para que se muestre en todas las páginas del artículo</w:t>
      </w:r>
    </w:p>
  </w:comment>
  <w:comment w:id="50" w:author="Gleiston C. Guerrero Ulloa" w:date="2024-07-22T19:31:00Z" w:initials="GCGU">
    <w:p w14:paraId="2FF29E66" w14:textId="20D2DE70" w:rsidR="00E46D94" w:rsidRPr="00E46D94" w:rsidRDefault="00E46D94">
      <w:pPr>
        <w:pStyle w:val="Textocomentario"/>
        <w:rPr>
          <w:lang w:val="es-EC"/>
        </w:rPr>
      </w:pPr>
      <w:r>
        <w:rPr>
          <w:rStyle w:val="Refdecomentario"/>
        </w:rPr>
        <w:annotationRef/>
      </w:r>
      <w:r w:rsidRPr="00E46D94">
        <w:rPr>
          <w:lang w:val="es-EC"/>
        </w:rPr>
        <w:t>La imagen corregid</w:t>
      </w:r>
      <w:r>
        <w:rPr>
          <w:lang w:val="es-EC"/>
        </w:rPr>
        <w:t>a</w:t>
      </w:r>
      <w:r w:rsidRPr="00E46D94">
        <w:rPr>
          <w:lang w:val="es-EC"/>
        </w:rPr>
        <w:t>.</w:t>
      </w:r>
      <w:r>
        <w:rPr>
          <w:lang w:val="es-EC"/>
        </w:rPr>
        <w:br/>
        <w:t>Lo del encabezado, se corrige el título, el resto lo hace la plantilla.</w:t>
      </w:r>
    </w:p>
  </w:comment>
  <w:comment w:id="52" w:author="Carlos Rodriguez Dominguez" w:date="2024-07-16T19:23:00Z" w:initials="CR">
    <w:p w14:paraId="35D2A4F1" w14:textId="77777777" w:rsidR="00FA717B" w:rsidRPr="00E46D94" w:rsidRDefault="00FA717B" w:rsidP="00FA717B">
      <w:pPr>
        <w:rPr>
          <w:lang w:val="es-EC"/>
        </w:rPr>
      </w:pPr>
      <w:r>
        <w:rPr>
          <w:rStyle w:val="Refdecomentario"/>
        </w:rPr>
        <w:annotationRef/>
      </w:r>
      <w:r w:rsidRPr="00E46D94">
        <w:rPr>
          <w:color w:val="000000"/>
          <w:sz w:val="20"/>
          <w:szCs w:val="20"/>
          <w:lang w:val="es-EC"/>
        </w:rPr>
        <w:t>Esta tabla no se cita en el texto</w:t>
      </w:r>
    </w:p>
  </w:comment>
  <w:comment w:id="53" w:author="Gleiston C. Guerrero Ulloa" w:date="2024-07-22T19:32:00Z" w:initials="GCGU">
    <w:p w14:paraId="4E305B10" w14:textId="3304A9D6" w:rsidR="00E46D94" w:rsidRDefault="00E46D94">
      <w:pPr>
        <w:pStyle w:val="Textocomentario"/>
      </w:pPr>
      <w:r>
        <w:rPr>
          <w:rStyle w:val="Refdecomentario"/>
        </w:rPr>
        <w:annotationRef/>
      </w:r>
      <w:proofErr w:type="spellStart"/>
      <w:r>
        <w:t>Ya</w:t>
      </w:r>
      <w:proofErr w:type="spellEnd"/>
      <w:r>
        <w:t xml:space="preserve"> </w:t>
      </w:r>
      <w:proofErr w:type="spellStart"/>
      <w:r>
        <w:t>está</w:t>
      </w:r>
      <w:proofErr w:type="spellEnd"/>
      <w:r>
        <w:t xml:space="preserve"> </w:t>
      </w:r>
      <w:proofErr w:type="spellStart"/>
      <w:r>
        <w:t>citada</w:t>
      </w:r>
      <w:proofErr w:type="spellEnd"/>
    </w:p>
  </w:comment>
  <w:comment w:id="66" w:author="MIGUEL JUAN HORNOS BARRANCO" w:date="2024-06-27T19:37:00Z" w:initials="MH">
    <w:p w14:paraId="4D590246" w14:textId="08CB8AE7" w:rsidR="00910F82" w:rsidRPr="00E46D94" w:rsidRDefault="00910F82" w:rsidP="00910F82">
      <w:pPr>
        <w:pStyle w:val="Textocomentario"/>
        <w:rPr>
          <w:lang w:val="es-EC"/>
        </w:rPr>
      </w:pPr>
      <w:r>
        <w:rPr>
          <w:rStyle w:val="Refdecomentario"/>
        </w:rPr>
        <w:annotationRef/>
      </w:r>
      <w:r>
        <w:rPr>
          <w:lang w:val="es-ES"/>
        </w:rPr>
        <w:t>Revisa esta cita y la referencia correspondiente</w:t>
      </w:r>
    </w:p>
  </w:comment>
  <w:comment w:id="67" w:author="Gleiston C. Guerrero Ulloa" w:date="2024-07-22T19:34:00Z" w:initials="GCGU">
    <w:p w14:paraId="54F43D53" w14:textId="3FECB42D" w:rsidR="00E46D94" w:rsidRPr="00E46D94" w:rsidRDefault="00E46D94">
      <w:pPr>
        <w:pStyle w:val="Textocomentario"/>
        <w:rPr>
          <w:lang w:val="es-EC"/>
        </w:rPr>
      </w:pPr>
      <w:r>
        <w:rPr>
          <w:rStyle w:val="Refdecomentario"/>
        </w:rPr>
        <w:annotationRef/>
      </w:r>
      <w:r w:rsidRPr="00E46D94">
        <w:rPr>
          <w:lang w:val="es-EC"/>
        </w:rPr>
        <w:t>Esperando Confirmación. N.T. aparece c</w:t>
      </w:r>
      <w:r>
        <w:rPr>
          <w:lang w:val="es-EC"/>
        </w:rPr>
        <w:t>omo el apellido</w:t>
      </w:r>
    </w:p>
  </w:comment>
  <w:comment w:id="71" w:author="MIGUEL JUAN HORNOS BARRANCO" w:date="2024-06-27T20:06:00Z" w:initials="MH">
    <w:p w14:paraId="039E0880" w14:textId="77777777" w:rsidR="0015587F" w:rsidRPr="00E46D94" w:rsidRDefault="0015587F" w:rsidP="0015587F">
      <w:pPr>
        <w:pStyle w:val="Textocomentario"/>
        <w:rPr>
          <w:lang w:val="es-EC"/>
        </w:rPr>
      </w:pPr>
      <w:r>
        <w:rPr>
          <w:rStyle w:val="Refdecomentario"/>
        </w:rPr>
        <w:annotationRef/>
      </w:r>
      <w:r>
        <w:rPr>
          <w:lang w:val="es-ES"/>
        </w:rPr>
        <w:t>Mira a ver si esto es lo que querías poner (porque la frase tal y como estaba no tenía mucho sentido)</w:t>
      </w:r>
    </w:p>
  </w:comment>
  <w:comment w:id="72" w:author="Gleiston C. Guerrero Ulloa" w:date="2024-07-22T19:35:00Z" w:initials="GCGU">
    <w:p w14:paraId="504F9E29" w14:textId="4878A58D" w:rsidR="004B7110" w:rsidRDefault="004B7110">
      <w:pPr>
        <w:pStyle w:val="Textocomentario"/>
      </w:pPr>
      <w:r>
        <w:rPr>
          <w:rStyle w:val="Refdecomentario"/>
        </w:rPr>
        <w:annotationRef/>
      </w:r>
      <w:r>
        <w:t>Ok.</w:t>
      </w:r>
    </w:p>
  </w:comment>
  <w:comment w:id="75" w:author="MIGUEL JUAN HORNOS BARRANCO" w:date="2024-06-27T20:12:00Z" w:initials="MH">
    <w:p w14:paraId="363C1660" w14:textId="77777777" w:rsidR="008075C6" w:rsidRPr="00E46D94" w:rsidRDefault="008075C6" w:rsidP="008075C6">
      <w:pPr>
        <w:pStyle w:val="Textocomentario"/>
        <w:rPr>
          <w:lang w:val="es-EC"/>
        </w:rPr>
      </w:pPr>
      <w:r>
        <w:rPr>
          <w:rStyle w:val="Refdecomentario"/>
        </w:rPr>
        <w:annotationRef/>
      </w:r>
      <w:r>
        <w:rPr>
          <w:lang w:val="es-ES"/>
        </w:rPr>
        <w:t>¿Está bien el epígrafe alineado a la izquierda mientras la tabla está centrada?</w:t>
      </w:r>
    </w:p>
  </w:comment>
  <w:comment w:id="76" w:author="Gleiston C. Guerrero Ulloa" w:date="2024-07-22T19:38:00Z" w:initials="GCGU">
    <w:p w14:paraId="5773E099" w14:textId="1576927E" w:rsidR="004B7110" w:rsidRDefault="004B7110">
      <w:pPr>
        <w:pStyle w:val="Textocomentario"/>
      </w:pPr>
      <w:r>
        <w:rPr>
          <w:rStyle w:val="Refdecomentario"/>
        </w:rPr>
        <w:annotationRef/>
      </w:r>
      <w:proofErr w:type="spellStart"/>
      <w:r>
        <w:t>Así</w:t>
      </w:r>
      <w:proofErr w:type="spellEnd"/>
      <w:r>
        <w:t xml:space="preserve"> </w:t>
      </w:r>
      <w:proofErr w:type="gramStart"/>
      <w:r>
        <w:t>es..</w:t>
      </w:r>
      <w:proofErr w:type="gramEnd"/>
    </w:p>
  </w:comment>
  <w:comment w:id="78" w:author="MIGUEL JUAN HORNOS BARRANCO" w:date="2024-06-27T20:14:00Z" w:initials="MH">
    <w:p w14:paraId="1DE93AF2" w14:textId="77777777" w:rsidR="008075C6" w:rsidRPr="00E46D94" w:rsidRDefault="008075C6" w:rsidP="008075C6">
      <w:pPr>
        <w:pStyle w:val="Textocomentario"/>
        <w:rPr>
          <w:lang w:val="es-EC"/>
        </w:rPr>
      </w:pPr>
      <w:r>
        <w:rPr>
          <w:rStyle w:val="Refdecomentario"/>
        </w:rPr>
        <w:annotationRef/>
      </w:r>
      <w:r>
        <w:rPr>
          <w:lang w:val="es-ES"/>
        </w:rPr>
        <w:t>Somos 6 autores en el artículo y aquí (en la Tabla 2) solo se ponen 5</w:t>
      </w:r>
    </w:p>
  </w:comment>
  <w:comment w:id="79" w:author="Gleiston C. Guerrero Ulloa" w:date="2024-07-22T19:38:00Z" w:initials="GCGU">
    <w:p w14:paraId="00DEA147" w14:textId="0D8B239D" w:rsidR="004B7110" w:rsidRPr="004B7110" w:rsidRDefault="004B7110">
      <w:pPr>
        <w:pStyle w:val="Textocomentario"/>
        <w:rPr>
          <w:lang w:val="es-EC"/>
        </w:rPr>
      </w:pPr>
      <w:r>
        <w:rPr>
          <w:rStyle w:val="Refdecomentario"/>
        </w:rPr>
        <w:annotationRef/>
      </w:r>
      <w:r w:rsidRPr="004B7110">
        <w:rPr>
          <w:lang w:val="es-EC"/>
        </w:rPr>
        <w:t xml:space="preserve">Se agregó el autor </w:t>
      </w:r>
      <w:r>
        <w:rPr>
          <w:lang w:val="es-EC"/>
        </w:rPr>
        <w:t>4 como facilitador del proyecto.</w:t>
      </w:r>
    </w:p>
  </w:comment>
  <w:comment w:id="84" w:author="MIGUEL JUAN HORNOS BARRANCO" w:date="2024-06-27T20:00:00Z" w:initials="MH">
    <w:p w14:paraId="7B0F8F24" w14:textId="108E1B29" w:rsidR="0015587F" w:rsidRPr="00E46D94" w:rsidRDefault="0015587F" w:rsidP="0015587F">
      <w:pPr>
        <w:pStyle w:val="Textocomentario"/>
        <w:rPr>
          <w:lang w:val="es-EC"/>
        </w:rPr>
      </w:pPr>
      <w:r>
        <w:rPr>
          <w:rStyle w:val="Refdecomentario"/>
        </w:rPr>
        <w:annotationRef/>
      </w:r>
      <w:r>
        <w:rPr>
          <w:lang w:val="es-ES"/>
        </w:rPr>
        <w:t>La Tabla 2 debería mostrarse después de esta referencia a ella en el texto, y no antes</w:t>
      </w:r>
    </w:p>
  </w:comment>
  <w:comment w:id="85" w:author="Gleiston C. Guerrero Ulloa" w:date="2024-07-22T19:39:00Z" w:initials="GCGU">
    <w:p w14:paraId="2DE20033" w14:textId="19E48BD0" w:rsidR="004B7110" w:rsidRPr="004B7110" w:rsidRDefault="004B7110">
      <w:pPr>
        <w:pStyle w:val="Textocomentario"/>
        <w:rPr>
          <w:lang w:val="es-EC"/>
        </w:rPr>
      </w:pPr>
      <w:r>
        <w:rPr>
          <w:rStyle w:val="Refdecomentario"/>
        </w:rPr>
        <w:annotationRef/>
      </w:r>
      <w:r w:rsidRPr="004B7110">
        <w:rPr>
          <w:lang w:val="es-EC"/>
        </w:rPr>
        <w:t xml:space="preserve">Revisaré las directrices de la revista, </w:t>
      </w:r>
      <w:r>
        <w:rPr>
          <w:lang w:val="es-EC"/>
        </w:rPr>
        <w:t>pero la plantilla se supone que lo hace todo.</w:t>
      </w:r>
    </w:p>
  </w:comment>
  <w:comment w:id="87" w:author="MIGUEL JUAN HORNOS BARRANCO" w:date="2024-06-28T09:51:00Z" w:initials="MH">
    <w:p w14:paraId="6B476CE6" w14:textId="77777777" w:rsidR="00FF779C" w:rsidRPr="00E46D94" w:rsidRDefault="00FF779C" w:rsidP="00FF779C">
      <w:pPr>
        <w:pStyle w:val="Textocomentario"/>
        <w:rPr>
          <w:lang w:val="es-EC"/>
        </w:rPr>
      </w:pPr>
      <w:r>
        <w:rPr>
          <w:rStyle w:val="Refdecomentario"/>
        </w:rPr>
        <w:annotationRef/>
      </w:r>
      <w:r>
        <w:rPr>
          <w:lang w:val="es-ES"/>
        </w:rPr>
        <w:t xml:space="preserve">Creo que </w:t>
      </w:r>
      <w:proofErr w:type="spellStart"/>
      <w:r>
        <w:rPr>
          <w:lang w:val="es-ES"/>
        </w:rPr>
        <w:t>seria</w:t>
      </w:r>
      <w:proofErr w:type="spellEnd"/>
      <w:r>
        <w:rPr>
          <w:lang w:val="es-ES"/>
        </w:rPr>
        <w:t xml:space="preserve"> mejor poner esta URL: </w:t>
      </w:r>
      <w:hyperlink r:id="rId1" w:history="1">
        <w:r w:rsidRPr="00387D49">
          <w:rPr>
            <w:rStyle w:val="Hipervnculo"/>
            <w:lang w:val="es-ES"/>
          </w:rPr>
          <w:t>https://aplicaciones.uteq.edu.ec/tddt4iots/</w:t>
        </w:r>
      </w:hyperlink>
      <w:r>
        <w:rPr>
          <w:lang w:val="es-ES"/>
        </w:rPr>
        <w:t>, ¿no?</w:t>
      </w:r>
    </w:p>
  </w:comment>
  <w:comment w:id="88" w:author="Gleiston C. Guerrero Ulloa" w:date="2024-07-22T19:40:00Z" w:initials="GCGU">
    <w:p w14:paraId="6FD4695A" w14:textId="4B99F93E" w:rsidR="004B7110" w:rsidRDefault="004B7110">
      <w:pPr>
        <w:pStyle w:val="Textocomentario"/>
      </w:pPr>
      <w:r>
        <w:rPr>
          <w:rStyle w:val="Refdecomentario"/>
        </w:rPr>
        <w:annotationRef/>
      </w:r>
      <w:proofErr w:type="spellStart"/>
      <w:r>
        <w:t>También</w:t>
      </w:r>
      <w:proofErr w:type="spellEnd"/>
      <w:r>
        <w:t xml:space="preserve"> </w:t>
      </w:r>
      <w:proofErr w:type="spellStart"/>
      <w:r>
        <w:t>está</w:t>
      </w:r>
      <w:proofErr w:type="spellEnd"/>
    </w:p>
  </w:comment>
  <w:comment w:id="95" w:author="MIGUEL JUAN HORNOS BARRANCO" w:date="2024-06-28T10:09:00Z" w:initials="MH">
    <w:p w14:paraId="00CD9678" w14:textId="77777777" w:rsidR="003838BE" w:rsidRPr="00E46D94" w:rsidRDefault="003838BE" w:rsidP="003838BE">
      <w:pPr>
        <w:pStyle w:val="Textocomentario"/>
        <w:rPr>
          <w:lang w:val="es-EC"/>
        </w:rPr>
      </w:pPr>
      <w:r>
        <w:rPr>
          <w:rStyle w:val="Refdecomentario"/>
        </w:rPr>
        <w:annotationRef/>
      </w:r>
      <w:r>
        <w:rPr>
          <w:lang w:val="es-ES"/>
        </w:rPr>
        <w:t>Observa que he añadido el (4), ya que entiendo que es otro paso más, y que he puesto cada paso en un párrafo distinto, numerados automáticamente</w:t>
      </w:r>
    </w:p>
  </w:comment>
  <w:comment w:id="96" w:author="Gleiston C. Guerrero Ulloa" w:date="2024-07-22T19:41:00Z" w:initials="GCGU">
    <w:p w14:paraId="6CFB9131" w14:textId="63139C2F" w:rsidR="004B7110" w:rsidRDefault="004B7110">
      <w:pPr>
        <w:pStyle w:val="Textocomentario"/>
      </w:pPr>
      <w:r>
        <w:rPr>
          <w:rStyle w:val="Refdecomentario"/>
        </w:rPr>
        <w:annotationRef/>
      </w:r>
      <w:r>
        <w:t>Ok</w:t>
      </w:r>
    </w:p>
  </w:comment>
  <w:comment w:id="98" w:author="MIGUEL JUAN HORNOS BARRANCO" w:date="2024-06-28T10:35:00Z" w:initials="MH">
    <w:p w14:paraId="356D8CE5" w14:textId="77777777" w:rsidR="00B24B90" w:rsidRPr="00E46D94" w:rsidRDefault="00B24B90" w:rsidP="00B24B90">
      <w:pPr>
        <w:pStyle w:val="Textocomentario"/>
        <w:rPr>
          <w:lang w:val="es-EC"/>
        </w:rPr>
      </w:pPr>
      <w:r>
        <w:rPr>
          <w:rStyle w:val="Refdecomentario"/>
        </w:rPr>
        <w:annotationRef/>
      </w:r>
      <w:r>
        <w:rPr>
          <w:lang w:val="es-ES"/>
        </w:rPr>
        <w:t>En la figura 4, el Tutor NO está conectado con este CU</w:t>
      </w:r>
    </w:p>
  </w:comment>
  <w:comment w:id="99" w:author="Gleiston C. Guerrero Ulloa" w:date="2024-07-22T20:56:00Z" w:initials="GCGU">
    <w:p w14:paraId="74FB1066" w14:textId="5819C034" w:rsidR="001C5520" w:rsidRPr="001C5520" w:rsidRDefault="001C5520">
      <w:pPr>
        <w:pStyle w:val="Textocomentario"/>
        <w:rPr>
          <w:lang w:val="es-EC"/>
        </w:rPr>
      </w:pPr>
      <w:r>
        <w:rPr>
          <w:rStyle w:val="Refdecomentario"/>
        </w:rPr>
        <w:annotationRef/>
      </w:r>
      <w:r w:rsidRPr="001C5520">
        <w:rPr>
          <w:lang w:val="es-EC"/>
        </w:rPr>
        <w:t>Podría ser porque se a</w:t>
      </w:r>
      <w:r>
        <w:rPr>
          <w:lang w:val="es-EC"/>
        </w:rPr>
        <w:t>limenta de la información.</w:t>
      </w:r>
    </w:p>
  </w:comment>
  <w:comment w:id="100" w:author="MIGUEL JUAN HORNOS BARRANCO" w:date="2024-06-28T10:37:00Z" w:initials="MH">
    <w:p w14:paraId="7883C976" w14:textId="77777777" w:rsidR="00B24B90" w:rsidRPr="00E46D94" w:rsidRDefault="00B24B90" w:rsidP="00B24B90">
      <w:pPr>
        <w:pStyle w:val="Textocomentario"/>
        <w:rPr>
          <w:lang w:val="es-EC"/>
        </w:rPr>
      </w:pPr>
      <w:r>
        <w:rPr>
          <w:rStyle w:val="Refdecomentario"/>
        </w:rPr>
        <w:annotationRef/>
      </w:r>
      <w:r w:rsidRPr="00E46D94">
        <w:rPr>
          <w:lang w:val="es-EC"/>
        </w:rPr>
        <w:t>En la Fig. 4, el Tutor tampoco está conectado con este CU</w:t>
      </w:r>
    </w:p>
  </w:comment>
  <w:comment w:id="101" w:author="Gleiston C. Guerrero Ulloa" w:date="2024-07-22T20:56:00Z" w:initials="GCGU">
    <w:p w14:paraId="6EEF676D" w14:textId="4D172470" w:rsidR="001C5520" w:rsidRDefault="001C5520">
      <w:pPr>
        <w:pStyle w:val="Textocomentario"/>
      </w:pPr>
      <w:r>
        <w:rPr>
          <w:rStyle w:val="Refdecomentario"/>
        </w:rPr>
        <w:annotationRef/>
      </w:r>
      <w:proofErr w:type="gramStart"/>
      <w:r>
        <w:t>Bien..</w:t>
      </w:r>
      <w:proofErr w:type="gramEnd"/>
    </w:p>
  </w:comment>
  <w:comment w:id="104" w:author="MIGUEL JUAN HORNOS BARRANCO" w:date="2024-06-28T10:22:00Z" w:initials="MH">
    <w:p w14:paraId="17896329" w14:textId="77777777" w:rsidR="00007BDC" w:rsidRPr="00E46D94" w:rsidRDefault="00007BDC" w:rsidP="00007BDC">
      <w:pPr>
        <w:pStyle w:val="Textocomentario"/>
        <w:rPr>
          <w:lang w:val="es-EC"/>
        </w:rPr>
      </w:pPr>
      <w:r>
        <w:rPr>
          <w:rStyle w:val="Refdecomentario"/>
        </w:rPr>
        <w:annotationRef/>
      </w:r>
      <w:r>
        <w:rPr>
          <w:lang w:val="es-ES"/>
        </w:rPr>
        <w:t>El contenido de las celdas de esta columna está justificado, mientras que el la de las celdas de la derecha no. Yo NO pondría el texto justificado en ninguna celda (APLICA ESTO A TODAS LAS TABLAS)</w:t>
      </w:r>
    </w:p>
  </w:comment>
  <w:comment w:id="105" w:author="Gleiston C. Guerrero Ulloa" w:date="2024-07-22T20:58:00Z" w:initials="GCGU">
    <w:p w14:paraId="0BDDB136" w14:textId="73D67449" w:rsidR="001C5520" w:rsidRPr="001C5520" w:rsidRDefault="001C5520">
      <w:pPr>
        <w:pStyle w:val="Textocomentario"/>
        <w:rPr>
          <w:lang w:val="es-EC"/>
        </w:rPr>
      </w:pPr>
      <w:r>
        <w:rPr>
          <w:rStyle w:val="Refdecomentario"/>
        </w:rPr>
        <w:annotationRef/>
      </w:r>
      <w:r w:rsidRPr="001C5520">
        <w:rPr>
          <w:lang w:val="es-EC"/>
        </w:rPr>
        <w:t xml:space="preserve">Yo no lo </w:t>
      </w:r>
      <w:proofErr w:type="gramStart"/>
      <w:r w:rsidRPr="001C5520">
        <w:rPr>
          <w:lang w:val="es-EC"/>
        </w:rPr>
        <w:t>justifico..</w:t>
      </w:r>
      <w:proofErr w:type="gramEnd"/>
      <w:r w:rsidRPr="001C5520">
        <w:rPr>
          <w:lang w:val="es-EC"/>
        </w:rPr>
        <w:t xml:space="preserve"> l</w:t>
      </w:r>
      <w:r>
        <w:rPr>
          <w:lang w:val="es-EC"/>
        </w:rPr>
        <w:t>a plantilla</w:t>
      </w:r>
    </w:p>
  </w:comment>
  <w:comment w:id="108" w:author="MIGUEL JUAN HORNOS BARRANCO" w:date="2024-06-29T11:28:00Z" w:initials="MJHB">
    <w:p w14:paraId="168D62BB" w14:textId="77777777" w:rsidR="009F2DC5" w:rsidRPr="00E46D94" w:rsidRDefault="009F2DC5" w:rsidP="009F2DC5">
      <w:pPr>
        <w:pStyle w:val="Textocomentario"/>
        <w:rPr>
          <w:lang w:val="es-EC"/>
        </w:rPr>
      </w:pPr>
      <w:r>
        <w:rPr>
          <w:rStyle w:val="Refdecomentario"/>
        </w:rPr>
        <w:annotationRef/>
      </w:r>
      <w:r>
        <w:rPr>
          <w:lang w:val="es-ES"/>
        </w:rPr>
        <w:t>En esta figura, el Tutor no tendría que estar conectado también a los 2 CU relacionados con el “</w:t>
      </w:r>
      <w:proofErr w:type="spellStart"/>
      <w:r>
        <w:rPr>
          <w:lang w:val="es-ES"/>
        </w:rPr>
        <w:t>Student</w:t>
      </w:r>
      <w:proofErr w:type="spellEnd"/>
      <w:r>
        <w:rPr>
          <w:lang w:val="es-ES"/>
        </w:rPr>
        <w:t>”. Al menos, eso es lo que se deduce del texto que explica la figura</w:t>
      </w:r>
    </w:p>
  </w:comment>
  <w:comment w:id="109" w:author="Gleiston C. Guerrero Ulloa" w:date="2024-07-22T20:59:00Z" w:initials="GCGU">
    <w:p w14:paraId="05380298" w14:textId="2C916488" w:rsidR="001C5520" w:rsidRPr="001C5520" w:rsidRDefault="001C5520">
      <w:pPr>
        <w:pStyle w:val="Textocomentario"/>
        <w:rPr>
          <w:lang w:val="es-EC"/>
        </w:rPr>
      </w:pPr>
      <w:r>
        <w:rPr>
          <w:rStyle w:val="Refdecomentario"/>
        </w:rPr>
        <w:annotationRef/>
      </w:r>
      <w:r w:rsidRPr="001C5520">
        <w:rPr>
          <w:lang w:val="es-EC"/>
        </w:rPr>
        <w:t>S</w:t>
      </w:r>
      <w:r>
        <w:rPr>
          <w:lang w:val="es-EC"/>
        </w:rPr>
        <w:t>e relacionará</w:t>
      </w:r>
    </w:p>
  </w:comment>
  <w:comment w:id="110" w:author="Gleiston C. Guerrero Ulloa" w:date="2024-07-22T20:59:00Z" w:initials="GCGU">
    <w:p w14:paraId="60CA7013" w14:textId="513A6B5B" w:rsidR="001C5520" w:rsidRDefault="001C5520">
      <w:pPr>
        <w:pStyle w:val="Textocomentario"/>
      </w:pPr>
      <w:r>
        <w:rPr>
          <w:rStyle w:val="Refdecomentario"/>
        </w:rPr>
        <w:annotationRef/>
      </w:r>
    </w:p>
  </w:comment>
  <w:comment w:id="113" w:author="MIGUEL JUAN HORNOS BARRANCO" w:date="2024-06-28T11:24:00Z" w:initials="MH">
    <w:p w14:paraId="61C986DA" w14:textId="04C4F900" w:rsidR="00E80B9B" w:rsidRPr="00E46D94" w:rsidRDefault="00BA4797" w:rsidP="00E80B9B">
      <w:pPr>
        <w:pStyle w:val="Textocomentario"/>
        <w:rPr>
          <w:lang w:val="es-EC"/>
        </w:rPr>
      </w:pPr>
      <w:r>
        <w:rPr>
          <w:rStyle w:val="Refdecomentario"/>
        </w:rPr>
        <w:annotationRef/>
      </w:r>
      <w:r w:rsidR="00E80B9B">
        <w:rPr>
          <w:lang w:val="es-ES"/>
        </w:rPr>
        <w:t>Creo que es mejor invertir el orden de las columnas “Alternatives” y “</w:t>
      </w:r>
      <w:proofErr w:type="spellStart"/>
      <w:r w:rsidR="00E80B9B">
        <w:rPr>
          <w:lang w:val="es-ES"/>
        </w:rPr>
        <w:t>Selected</w:t>
      </w:r>
      <w:proofErr w:type="spellEnd"/>
      <w:r w:rsidR="00E80B9B">
        <w:rPr>
          <w:lang w:val="es-ES"/>
        </w:rPr>
        <w:t>” (poner esta última como 2ª columna de la tabla, y la de “Alternatives” como 3ª o incluso como 4ª columna, si la columna “</w:t>
      </w:r>
      <w:proofErr w:type="spellStart"/>
      <w:r w:rsidR="00E80B9B">
        <w:rPr>
          <w:lang w:val="es-ES"/>
        </w:rPr>
        <w:t>Observation</w:t>
      </w:r>
      <w:proofErr w:type="spellEnd"/>
      <w:r w:rsidR="00E80B9B">
        <w:rPr>
          <w:lang w:val="es-ES"/>
        </w:rPr>
        <w:t>” se refiere al recurso seleccionado)</w:t>
      </w:r>
    </w:p>
    <w:p w14:paraId="0B4739DB" w14:textId="77777777" w:rsidR="00E80B9B" w:rsidRPr="00E46D94" w:rsidRDefault="00E80B9B" w:rsidP="00E80B9B">
      <w:pPr>
        <w:pStyle w:val="Textocomentario"/>
        <w:rPr>
          <w:lang w:val="es-EC"/>
        </w:rPr>
      </w:pPr>
    </w:p>
    <w:p w14:paraId="4683462C" w14:textId="77777777" w:rsidR="00E80B9B" w:rsidRPr="00E46D94" w:rsidRDefault="00E80B9B" w:rsidP="00E80B9B">
      <w:pPr>
        <w:pStyle w:val="Textocomentario"/>
        <w:rPr>
          <w:lang w:val="es-EC"/>
        </w:rPr>
      </w:pPr>
      <w:r w:rsidRPr="00E46D94">
        <w:rPr>
          <w:lang w:val="es-EC"/>
        </w:rPr>
        <w:t>Otra opción sería juntar ambas columnas en una sola, poniendo como encabezado “Alternatives (</w:t>
      </w:r>
      <w:proofErr w:type="spellStart"/>
      <w:r w:rsidRPr="00E46D94">
        <w:rPr>
          <w:lang w:val="es-EC"/>
        </w:rPr>
        <w:t>selected</w:t>
      </w:r>
      <w:proofErr w:type="spellEnd"/>
      <w:r w:rsidRPr="00E46D94">
        <w:rPr>
          <w:lang w:val="es-EC"/>
        </w:rPr>
        <w:t xml:space="preserve"> in </w:t>
      </w:r>
      <w:proofErr w:type="spellStart"/>
      <w:r w:rsidRPr="00E46D94">
        <w:rPr>
          <w:lang w:val="es-EC"/>
        </w:rPr>
        <w:t>bold</w:t>
      </w:r>
      <w:proofErr w:type="spellEnd"/>
      <w:r w:rsidRPr="00E46D94">
        <w:rPr>
          <w:lang w:val="es-EC"/>
        </w:rPr>
        <w:t>)” y poniendo en negrita el componente seleccionado en cada caso.</w:t>
      </w:r>
    </w:p>
    <w:p w14:paraId="3527E7FE" w14:textId="77777777" w:rsidR="00E80B9B" w:rsidRPr="00E46D94" w:rsidRDefault="00E80B9B" w:rsidP="00E80B9B">
      <w:pPr>
        <w:pStyle w:val="Textocomentario"/>
        <w:rPr>
          <w:lang w:val="es-EC"/>
        </w:rPr>
      </w:pPr>
    </w:p>
    <w:p w14:paraId="71B9F01C" w14:textId="77777777" w:rsidR="00E80B9B" w:rsidRPr="00E46D94" w:rsidRDefault="00E80B9B" w:rsidP="00E80B9B">
      <w:pPr>
        <w:pStyle w:val="Textocomentario"/>
        <w:rPr>
          <w:lang w:val="es-EC"/>
        </w:rPr>
      </w:pPr>
      <w:r>
        <w:rPr>
          <w:lang w:val="es-ES"/>
        </w:rPr>
        <w:t>APLICA LO QUE DECIDAS A LA TABLA 5 Y A CUALQUIER OTRA TABLA QUE TENGA AMBAS COLUMNAS</w:t>
      </w:r>
    </w:p>
  </w:comment>
  <w:comment w:id="114" w:author="Gleiston C. Guerrero Ulloa" w:date="2024-07-22T21:38:00Z" w:initials="GCGU">
    <w:p w14:paraId="5200F525" w14:textId="43D439FF" w:rsidR="00576FB9" w:rsidRPr="00576FB9" w:rsidRDefault="00576FB9">
      <w:pPr>
        <w:pStyle w:val="Textocomentario"/>
        <w:rPr>
          <w:lang w:val="es-EC"/>
        </w:rPr>
      </w:pPr>
      <w:r>
        <w:rPr>
          <w:rStyle w:val="Refdecomentario"/>
        </w:rPr>
        <w:annotationRef/>
      </w:r>
      <w:r w:rsidRPr="00576FB9">
        <w:rPr>
          <w:lang w:val="es-EC"/>
        </w:rPr>
        <w:t xml:space="preserve">La table debe ser </w:t>
      </w:r>
      <w:r>
        <w:rPr>
          <w:lang w:val="es-EC"/>
        </w:rPr>
        <w:t>clara y que directamente muestre la información y al unir, no sería legible.</w:t>
      </w:r>
    </w:p>
  </w:comment>
  <w:comment w:id="115" w:author="MIGUEL JUAN HORNOS BARRANCO" w:date="2024-06-27T19:01:00Z" w:initials="MH">
    <w:p w14:paraId="732DF470" w14:textId="13CA26A1" w:rsidR="00490CC6" w:rsidRPr="00E46D94" w:rsidRDefault="00490CC6" w:rsidP="00490CC6">
      <w:pPr>
        <w:pStyle w:val="Textocomentario"/>
        <w:rPr>
          <w:lang w:val="es-EC"/>
        </w:rPr>
      </w:pPr>
      <w:r>
        <w:rPr>
          <w:rStyle w:val="Refdecomentario"/>
        </w:rPr>
        <w:annotationRef/>
      </w:r>
      <w:r>
        <w:rPr>
          <w:lang w:val="es-ES"/>
        </w:rPr>
        <w:t>Alinea a la izquierda los encabezados de esta tabla</w:t>
      </w:r>
    </w:p>
  </w:comment>
  <w:comment w:id="116" w:author="Gleiston C. Guerrero Ulloa" w:date="2024-07-22T21:40:00Z" w:initials="GCGU">
    <w:p w14:paraId="3FC1B824" w14:textId="6EB3A972" w:rsidR="00576FB9" w:rsidRDefault="00576FB9">
      <w:pPr>
        <w:pStyle w:val="Textocomentario"/>
      </w:pPr>
      <w:r>
        <w:rPr>
          <w:rStyle w:val="Refdecomentario"/>
        </w:rPr>
        <w:annotationRef/>
      </w:r>
      <w:proofErr w:type="spellStart"/>
      <w:r>
        <w:t>Hecho</w:t>
      </w:r>
      <w:proofErr w:type="spellEnd"/>
    </w:p>
  </w:comment>
  <w:comment w:id="117" w:author="MIGUEL JUAN HORNOS BARRANCO" w:date="2024-06-28T10:44:00Z" w:initials="MH">
    <w:p w14:paraId="60CB8B01" w14:textId="77777777" w:rsidR="00932AAB" w:rsidRPr="00E46D94" w:rsidRDefault="00932AAB" w:rsidP="00932AAB">
      <w:pPr>
        <w:pStyle w:val="Textocomentario"/>
        <w:rPr>
          <w:lang w:val="es-EC"/>
        </w:rPr>
      </w:pPr>
      <w:r>
        <w:rPr>
          <w:rStyle w:val="Refdecomentario"/>
        </w:rPr>
        <w:annotationRef/>
      </w:r>
      <w:r>
        <w:rPr>
          <w:lang w:val="es-ES"/>
        </w:rPr>
        <w:t>Para evitar cosas como ésta, las celdas NO se deben justificar, especialmente si son estrechas. Quita la justificación de TODAS LAS CELDAS (EN TODAS LAS TABLAS)</w:t>
      </w:r>
    </w:p>
  </w:comment>
  <w:comment w:id="118" w:author="Gleiston C. Guerrero Ulloa" w:date="2024-07-22T21:41:00Z" w:initials="GCGU">
    <w:p w14:paraId="7D786A81" w14:textId="147AC59F" w:rsidR="00576FB9" w:rsidRPr="00576FB9" w:rsidRDefault="00576FB9">
      <w:pPr>
        <w:pStyle w:val="Textocomentario"/>
        <w:rPr>
          <w:lang w:val="es-EC"/>
        </w:rPr>
      </w:pPr>
      <w:r>
        <w:rPr>
          <w:rStyle w:val="Refdecomentario"/>
        </w:rPr>
        <w:annotationRef/>
      </w:r>
      <w:r w:rsidRPr="00576FB9">
        <w:rPr>
          <w:lang w:val="es-EC"/>
        </w:rPr>
        <w:t>No están justificadas. Debe s</w:t>
      </w:r>
      <w:r>
        <w:rPr>
          <w:lang w:val="es-EC"/>
        </w:rPr>
        <w:t>er la plantilla.</w:t>
      </w:r>
    </w:p>
  </w:comment>
  <w:comment w:id="124" w:author="MIGUEL JUAN HORNOS BARRANCO" w:date="2024-06-28T11:50:00Z" w:initials="MH">
    <w:p w14:paraId="3E527B54" w14:textId="77777777" w:rsidR="00A63380" w:rsidRPr="00E46D94" w:rsidRDefault="00A63380" w:rsidP="00A63380">
      <w:pPr>
        <w:pStyle w:val="Textocomentario"/>
        <w:rPr>
          <w:lang w:val="es-EC"/>
        </w:rPr>
      </w:pPr>
      <w:r>
        <w:rPr>
          <w:rStyle w:val="Refdecomentario"/>
        </w:rPr>
        <w:annotationRef/>
      </w:r>
      <w:r>
        <w:rPr>
          <w:lang w:val="es-ES"/>
        </w:rPr>
        <w:t>Intenta que cada tabla y Figura referenciada se muestre después (no antes) de la primera referencia en el texto a dicho elemento, y lo más cerca posible de dicha referencia. REVISA ESTO EN TODO EL ARTÍCULO</w:t>
      </w:r>
    </w:p>
  </w:comment>
  <w:comment w:id="125" w:author="Gleiston C. Guerrero Ulloa" w:date="2024-07-22T21:41:00Z" w:initials="GCGU">
    <w:p w14:paraId="44FC2666" w14:textId="151EB021" w:rsidR="00576FB9" w:rsidRPr="00576FB9" w:rsidRDefault="00576FB9">
      <w:pPr>
        <w:pStyle w:val="Textocomentario"/>
        <w:rPr>
          <w:lang w:val="es-EC"/>
        </w:rPr>
      </w:pPr>
      <w:r>
        <w:rPr>
          <w:rStyle w:val="Refdecomentario"/>
        </w:rPr>
        <w:annotationRef/>
      </w:r>
      <w:r w:rsidRPr="00576FB9">
        <w:rPr>
          <w:lang w:val="es-EC"/>
        </w:rPr>
        <w:t xml:space="preserve">Carlos ya lo ha </w:t>
      </w:r>
      <w:r>
        <w:rPr>
          <w:lang w:val="es-EC"/>
        </w:rPr>
        <w:t>hecho, no se si revisó las directrices de la revista</w:t>
      </w:r>
    </w:p>
  </w:comment>
  <w:comment w:id="127" w:author="MIGUEL JUAN HORNOS BARRANCO" w:date="2024-06-27T19:01:00Z" w:initials="MH">
    <w:p w14:paraId="572351E3" w14:textId="1E076A79" w:rsidR="00490CC6" w:rsidRPr="00E46D94" w:rsidRDefault="00490CC6" w:rsidP="00490CC6">
      <w:pPr>
        <w:pStyle w:val="Textocomentario"/>
        <w:rPr>
          <w:lang w:val="es-EC"/>
        </w:rPr>
      </w:pPr>
      <w:r>
        <w:rPr>
          <w:rStyle w:val="Refdecomentario"/>
        </w:rPr>
        <w:annotationRef/>
      </w:r>
      <w:r>
        <w:rPr>
          <w:lang w:val="es-ES"/>
        </w:rPr>
        <w:t>Alinea a la izquierda los encabezados de esta tabla</w:t>
      </w:r>
    </w:p>
  </w:comment>
  <w:comment w:id="128" w:author="MIGUEL JUAN HORNOS BARRANCO" w:date="2024-06-28T12:16:00Z" w:initials="MH">
    <w:p w14:paraId="5992203C" w14:textId="77777777" w:rsidR="00E80B9B" w:rsidRPr="00E46D94" w:rsidRDefault="00E80B9B" w:rsidP="00E80B9B">
      <w:pPr>
        <w:pStyle w:val="Textocomentario"/>
        <w:rPr>
          <w:lang w:val="es-EC"/>
        </w:rPr>
      </w:pPr>
      <w:r>
        <w:rPr>
          <w:rStyle w:val="Refdecomentario"/>
        </w:rPr>
        <w:annotationRef/>
      </w:r>
      <w:r>
        <w:rPr>
          <w:lang w:val="es-ES"/>
        </w:rPr>
        <w:t>O lo pones en todas las filas o en ninguna. Aquí veo que la columna “</w:t>
      </w:r>
      <w:proofErr w:type="spellStart"/>
      <w:r>
        <w:rPr>
          <w:lang w:val="es-ES"/>
        </w:rPr>
        <w:t>Observation</w:t>
      </w:r>
      <w:proofErr w:type="spellEnd"/>
      <w:r>
        <w:rPr>
          <w:lang w:val="es-ES"/>
        </w:rPr>
        <w:t>” se refiere al componente “</w:t>
      </w:r>
      <w:proofErr w:type="spellStart"/>
      <w:r>
        <w:rPr>
          <w:lang w:val="es-ES"/>
        </w:rPr>
        <w:t>Selected</w:t>
      </w:r>
      <w:proofErr w:type="spellEnd"/>
      <w:r>
        <w:rPr>
          <w:lang w:val="es-ES"/>
        </w:rPr>
        <w:t xml:space="preserve">”. Por tanto, creo que sería mejor poner la columna “Alternatives como última columna </w:t>
      </w:r>
      <w:r>
        <w:rPr>
          <w:b/>
          <w:bCs/>
          <w:lang w:val="es-ES"/>
        </w:rPr>
        <w:t>(en todas las tablas)</w:t>
      </w:r>
    </w:p>
  </w:comment>
  <w:comment w:id="129" w:author="MIGUEL JUAN HORNOS BARRANCO" w:date="2024-06-28T12:21:00Z" w:initials="MH">
    <w:p w14:paraId="52309CAF" w14:textId="77777777" w:rsidR="00E80B9B" w:rsidRPr="00E46D94" w:rsidRDefault="00E80B9B" w:rsidP="00E80B9B">
      <w:pPr>
        <w:pStyle w:val="Textocomentario"/>
        <w:rPr>
          <w:lang w:val="es-EC"/>
        </w:rPr>
      </w:pPr>
      <w:r>
        <w:rPr>
          <w:rStyle w:val="Refdecomentario"/>
        </w:rPr>
        <w:annotationRef/>
      </w:r>
      <w:r>
        <w:rPr>
          <w:lang w:val="es-ES"/>
        </w:rPr>
        <w:t>Revisa esta cita y la correspondiente referencia</w:t>
      </w:r>
    </w:p>
  </w:comment>
  <w:comment w:id="130" w:author="MIGUEL JUAN HORNOS BARRANCO" w:date="2024-06-28T12:13:00Z" w:initials="MH">
    <w:p w14:paraId="6F8A2580" w14:textId="3729C4A6" w:rsidR="00592376" w:rsidRPr="00E46D94" w:rsidRDefault="00592376" w:rsidP="00592376">
      <w:pPr>
        <w:pStyle w:val="Textocomentario"/>
        <w:rPr>
          <w:lang w:val="es-EC"/>
        </w:rPr>
      </w:pPr>
      <w:r>
        <w:rPr>
          <w:rStyle w:val="Refdecomentario"/>
        </w:rPr>
        <w:annotationRef/>
      </w:r>
      <w:r>
        <w:rPr>
          <w:lang w:val="es-ES"/>
        </w:rPr>
        <w:t>No justificar esta columna</w:t>
      </w:r>
    </w:p>
  </w:comment>
  <w:comment w:id="140" w:author="MIGUEL JUAN HORNOS BARRANCO" w:date="2024-06-27T19:05:00Z" w:initials="MH">
    <w:p w14:paraId="608A42DD" w14:textId="1AF78627" w:rsidR="00490CC6" w:rsidRPr="00E46D94" w:rsidRDefault="00490CC6" w:rsidP="00490CC6">
      <w:pPr>
        <w:pStyle w:val="Textocomentario"/>
        <w:rPr>
          <w:lang w:val="es-EC"/>
        </w:rPr>
      </w:pPr>
      <w:r>
        <w:rPr>
          <w:rStyle w:val="Refdecomentario"/>
        </w:rPr>
        <w:annotationRef/>
      </w:r>
      <w:r>
        <w:rPr>
          <w:lang w:val="es-ES"/>
        </w:rPr>
        <w:t>Como norma general, se deben alinear a la izquierda los encabezados de todas las columnas (en TODAS LAS TABLAS, ya NO pondré más este comentario), a no ser que los datos de esa columna se hayan centrado, en cuyo caso se puede dejar centrado el encabezado también</w:t>
      </w:r>
    </w:p>
  </w:comment>
  <w:comment w:id="158" w:author="MIGUEL JUAN HORNOS BARRANCO" w:date="2024-06-28T14:03:00Z" w:initials="MJHB">
    <w:p w14:paraId="6698B846" w14:textId="77777777" w:rsidR="00DF7480" w:rsidRPr="00E46D94" w:rsidRDefault="00DF7480" w:rsidP="00DF7480">
      <w:pPr>
        <w:pStyle w:val="Textocomentario"/>
        <w:rPr>
          <w:lang w:val="es-EC"/>
        </w:rPr>
      </w:pPr>
      <w:r>
        <w:rPr>
          <w:rStyle w:val="Refdecomentario"/>
        </w:rPr>
        <w:annotationRef/>
      </w:r>
      <w:r>
        <w:rPr>
          <w:lang w:val="es-ES"/>
        </w:rPr>
        <w:t>¿No se podría dejar solo 1 palabra de estas dos, para que el encabezado ocupe solo 1 línea?</w:t>
      </w:r>
    </w:p>
  </w:comment>
  <w:comment w:id="160" w:author="MIGUEL JUAN HORNOS BARRANCO" w:date="2024-06-28T14:05:00Z" w:initials="MJHB">
    <w:p w14:paraId="074683F7" w14:textId="77777777" w:rsidR="00DF7480" w:rsidRPr="00E46D94" w:rsidRDefault="00DF7480" w:rsidP="00DF7480">
      <w:pPr>
        <w:pStyle w:val="Textocomentario"/>
        <w:rPr>
          <w:lang w:val="es-EC"/>
        </w:rPr>
      </w:pPr>
      <w:r>
        <w:rPr>
          <w:rStyle w:val="Refdecomentario"/>
        </w:rPr>
        <w:annotationRef/>
      </w:r>
      <w:r>
        <w:rPr>
          <w:lang w:val="es-ES"/>
        </w:rPr>
        <w:t>PON TODAS LAS REFERENCIAS DE ESTA TABLA Y DE LA SIGUIENTE de este modo: el primer paréntesis debe ir justo delante del apellido del primer autor, en vez de delante del año</w:t>
      </w:r>
    </w:p>
  </w:comment>
  <w:comment w:id="161" w:author="Gleiston C. Guerrero Ulloa" w:date="2024-07-22T22:01:00Z" w:initials="GCGU">
    <w:p w14:paraId="35AD2624" w14:textId="180BD135" w:rsidR="00F57D2B" w:rsidRDefault="00F57D2B">
      <w:pPr>
        <w:pStyle w:val="Textocomentario"/>
      </w:pPr>
      <w:r>
        <w:rPr>
          <w:rStyle w:val="Refdecomentario"/>
        </w:rPr>
        <w:annotationRef/>
      </w:r>
      <w:proofErr w:type="spellStart"/>
      <w:r>
        <w:t>Listo</w:t>
      </w:r>
      <w:proofErr w:type="spellEnd"/>
    </w:p>
  </w:comment>
  <w:comment w:id="162" w:author="MIGUEL JUAN HORNOS BARRANCO" w:date="2024-06-28T13:55:00Z" w:initials="MJHB">
    <w:p w14:paraId="36EE1378" w14:textId="48B62C6C" w:rsidR="007E48FE" w:rsidRPr="00E46D94" w:rsidRDefault="007E48FE" w:rsidP="007E48FE">
      <w:pPr>
        <w:pStyle w:val="Textocomentario"/>
        <w:rPr>
          <w:lang w:val="es-EC"/>
        </w:rPr>
      </w:pPr>
      <w:r>
        <w:rPr>
          <w:rStyle w:val="Refdecomentario"/>
        </w:rPr>
        <w:annotationRef/>
      </w:r>
      <w:r>
        <w:rPr>
          <w:lang w:val="es-ES"/>
        </w:rPr>
        <w:t xml:space="preserve">Asegúrate de que TODAS LAS CELDAS DE TODAS LAS TABLAS tengan </w:t>
      </w:r>
      <w:r>
        <w:rPr>
          <w:b/>
          <w:bCs/>
          <w:lang w:val="es-ES"/>
        </w:rPr>
        <w:t>alineación vertical superior</w:t>
      </w:r>
    </w:p>
  </w:comment>
  <w:comment w:id="163" w:author="Gleiston C. Guerrero Ulloa" w:date="2024-07-22T22:05:00Z" w:initials="GCGU">
    <w:p w14:paraId="684D8D18" w14:textId="3DD8969A" w:rsidR="00E73E08" w:rsidRPr="00E73E08" w:rsidRDefault="00E73E08">
      <w:pPr>
        <w:pStyle w:val="Textocomentario"/>
        <w:rPr>
          <w:lang w:val="es-EC"/>
        </w:rPr>
      </w:pPr>
      <w:r>
        <w:rPr>
          <w:rStyle w:val="Refdecomentario"/>
        </w:rPr>
        <w:annotationRef/>
      </w:r>
      <w:r w:rsidRPr="00E73E08">
        <w:rPr>
          <w:rStyle w:val="Refdecomentario"/>
          <w:lang w:val="es-EC"/>
        </w:rPr>
        <w:t xml:space="preserve">Todas están. </w:t>
      </w:r>
      <w:proofErr w:type="gramStart"/>
      <w:r w:rsidRPr="00E73E08">
        <w:rPr>
          <w:rStyle w:val="Refdecomentario"/>
          <w:lang w:val="es-EC"/>
        </w:rPr>
        <w:t>No veo c</w:t>
      </w:r>
      <w:r>
        <w:rPr>
          <w:rStyle w:val="Refdecomentario"/>
          <w:lang w:val="es-EC"/>
        </w:rPr>
        <w:t>uál puede diferir!!</w:t>
      </w:r>
      <w:proofErr w:type="gramEnd"/>
    </w:p>
  </w:comment>
  <w:comment w:id="164" w:author="MIGUEL JUAN HORNOS BARRANCO" w:date="2024-06-28T14:06:00Z" w:initials="MJHB">
    <w:p w14:paraId="0867CB93" w14:textId="77777777" w:rsidR="00DF7480" w:rsidRPr="00E46D94" w:rsidRDefault="00DF7480" w:rsidP="00DF7480">
      <w:pPr>
        <w:pStyle w:val="Textocomentario"/>
        <w:rPr>
          <w:lang w:val="es-EC"/>
        </w:rPr>
      </w:pPr>
      <w:r>
        <w:rPr>
          <w:rStyle w:val="Refdecomentario"/>
        </w:rPr>
        <w:annotationRef/>
      </w:r>
      <w:r>
        <w:rPr>
          <w:lang w:val="es-ES"/>
        </w:rPr>
        <w:t>Revisa el nombre del 2º autor aquí y en la referencia</w:t>
      </w:r>
    </w:p>
  </w:comment>
  <w:comment w:id="165" w:author="Gleiston C. Guerrero Ulloa" w:date="2024-07-22T22:06:00Z" w:initials="GCGU">
    <w:p w14:paraId="39167719" w14:textId="4260D768" w:rsidR="00E73E08" w:rsidRDefault="00E73E08" w:rsidP="00E73E08">
      <w:pPr>
        <w:pStyle w:val="Textocomentario"/>
      </w:pPr>
      <w:r>
        <w:rPr>
          <w:rStyle w:val="Refdecomentario"/>
        </w:rPr>
        <w:annotationRef/>
      </w:r>
      <w:r>
        <w:t xml:space="preserve">G V, </w:t>
      </w:r>
      <w:proofErr w:type="spellStart"/>
      <w:r>
        <w:t>Rajveer</w:t>
      </w:r>
      <w:proofErr w:type="spellEnd"/>
      <w:r>
        <w:t xml:space="preserve"> (</w:t>
      </w:r>
      <w:proofErr w:type="spellStart"/>
      <w:r>
        <w:t>Rajveer</w:t>
      </w:r>
      <w:proofErr w:type="spellEnd"/>
      <w:r>
        <w:t xml:space="preserve"> G V)</w:t>
      </w:r>
    </w:p>
  </w:comment>
  <w:comment w:id="168" w:author="MIGUEL JUAN HORNOS BARRANCO" w:date="2024-06-28T14:14:00Z" w:initials="MJHB">
    <w:p w14:paraId="09E5BCDC" w14:textId="77777777" w:rsidR="00B27B76" w:rsidRPr="00E46D94" w:rsidRDefault="00B27B76" w:rsidP="00B27B76">
      <w:pPr>
        <w:pStyle w:val="Textocomentario"/>
        <w:rPr>
          <w:lang w:val="es-EC"/>
        </w:rPr>
      </w:pPr>
      <w:r>
        <w:rPr>
          <w:rStyle w:val="Refdecomentario"/>
        </w:rPr>
        <w:annotationRef/>
      </w:r>
      <w:r>
        <w:rPr>
          <w:lang w:val="es-ES"/>
        </w:rPr>
        <w:t>Revisa esta cita y la referencia correspondiente</w:t>
      </w:r>
    </w:p>
  </w:comment>
  <w:comment w:id="169" w:author="Gleiston C. Guerrero Ulloa" w:date="2024-07-22T22:08:00Z" w:initials="GCGU">
    <w:p w14:paraId="18348F45" w14:textId="2E5F1636" w:rsidR="00E73E08" w:rsidRPr="00E73E08" w:rsidRDefault="00E73E08">
      <w:pPr>
        <w:pStyle w:val="Textocomentario"/>
        <w:rPr>
          <w:lang w:val="es-EC"/>
        </w:rPr>
      </w:pPr>
      <w:r>
        <w:rPr>
          <w:rStyle w:val="Refdecomentario"/>
        </w:rPr>
        <w:annotationRef/>
      </w:r>
      <w:r>
        <w:rPr>
          <w:lang w:val="es-EC"/>
        </w:rPr>
        <w:t>Corregido</w:t>
      </w:r>
    </w:p>
  </w:comment>
  <w:comment w:id="175" w:author="MIGUEL JUAN HORNOS BARRANCO" w:date="2024-06-29T10:49:00Z" w:initials="MJHB">
    <w:p w14:paraId="32C95491" w14:textId="77777777" w:rsidR="00C171C2" w:rsidRPr="00E46D94" w:rsidRDefault="00C171C2" w:rsidP="00C171C2">
      <w:pPr>
        <w:pStyle w:val="Textocomentario"/>
        <w:rPr>
          <w:lang w:val="es-EC"/>
        </w:rPr>
      </w:pPr>
      <w:r>
        <w:rPr>
          <w:rStyle w:val="Refdecomentario"/>
        </w:rPr>
        <w:annotationRef/>
      </w:r>
      <w:r>
        <w:rPr>
          <w:lang w:val="es-ES"/>
        </w:rPr>
        <w:t>Como los autores NO forman parte de la frase, en este caso, el primer paréntesis debe estar delante del autor, y no delante del año. Así: (</w:t>
      </w:r>
      <w:hyperlink r:id="rId2" w:history="1">
        <w:r w:rsidRPr="00E46D94">
          <w:rPr>
            <w:rStyle w:val="Hipervnculo"/>
            <w:lang w:val="es-EC"/>
          </w:rPr>
          <w:t>Guerrero-Ulloa et al.</w:t>
        </w:r>
      </w:hyperlink>
      <w:r w:rsidRPr="00E46D94">
        <w:rPr>
          <w:color w:val="2F4F4F"/>
          <w:lang w:val="es-EC"/>
        </w:rPr>
        <w:t xml:space="preserve">, </w:t>
      </w:r>
      <w:hyperlink r:id="rId3" w:history="1">
        <w:r w:rsidRPr="00E46D94">
          <w:rPr>
            <w:rStyle w:val="Hipervnculo"/>
            <w:lang w:val="es-EC"/>
          </w:rPr>
          <w:t>2023c</w:t>
        </w:r>
      </w:hyperlink>
      <w:r w:rsidRPr="00E46D94">
        <w:rPr>
          <w:lang w:val="es-EC"/>
        </w:rPr>
        <w:t>).</w:t>
      </w:r>
    </w:p>
    <w:p w14:paraId="3F1C5D89" w14:textId="77777777" w:rsidR="00C171C2" w:rsidRPr="00E46D94" w:rsidRDefault="00C171C2" w:rsidP="00C171C2">
      <w:pPr>
        <w:pStyle w:val="Textocomentario"/>
        <w:rPr>
          <w:lang w:val="es-EC"/>
        </w:rPr>
      </w:pPr>
      <w:r w:rsidRPr="00E46D94">
        <w:rPr>
          <w:b/>
          <w:bCs/>
          <w:lang w:val="es-EC"/>
        </w:rPr>
        <w:t>CORRIGE ESTO EN EL RESTO DE CITAS DE LA COLUMNA, Y EN OTRAS TABLAS</w:t>
      </w:r>
    </w:p>
  </w:comment>
  <w:comment w:id="179" w:author="MIGUEL JUAN HORNOS BARRANCO" w:date="2024-06-29T10:50:00Z" w:initials="MJHB">
    <w:p w14:paraId="734A5530" w14:textId="77777777" w:rsidR="005752AD" w:rsidRPr="00E46D94" w:rsidRDefault="005752AD" w:rsidP="005752AD">
      <w:pPr>
        <w:pStyle w:val="Textocomentario"/>
        <w:rPr>
          <w:lang w:val="es-EC"/>
        </w:rPr>
      </w:pPr>
      <w:r>
        <w:rPr>
          <w:rStyle w:val="Refdecomentario"/>
        </w:rPr>
        <w:annotationRef/>
      </w:r>
      <w:r>
        <w:rPr>
          <w:lang w:val="es-ES"/>
        </w:rPr>
        <w:t>NO justifiques el contenido de la columna</w:t>
      </w:r>
    </w:p>
  </w:comment>
  <w:comment w:id="187" w:author="MIGUEL JUAN HORNOS BARRANCO" w:date="2024-06-29T09:02:00Z" w:initials="MJHB">
    <w:p w14:paraId="6FF7D315" w14:textId="3E9D77E8" w:rsidR="00944D7B" w:rsidRPr="00E46D94" w:rsidRDefault="00944D7B" w:rsidP="00944D7B">
      <w:pPr>
        <w:pStyle w:val="Textocomentario"/>
        <w:rPr>
          <w:lang w:val="es-EC"/>
        </w:rPr>
      </w:pPr>
      <w:r>
        <w:rPr>
          <w:rStyle w:val="Refdecomentario"/>
        </w:rPr>
        <w:annotationRef/>
      </w:r>
      <w:r>
        <w:rPr>
          <w:lang w:val="es-ES"/>
        </w:rPr>
        <w:t>En la Figura 5, ¿no sería mejor poner HTTPS en vez de HTTP?</w:t>
      </w:r>
    </w:p>
  </w:comment>
  <w:comment w:id="188" w:author="Gleiston C. Guerrero Ulloa" w:date="2024-07-22T22:09:00Z" w:initials="GCGU">
    <w:p w14:paraId="10E3DFF3" w14:textId="479AB88F" w:rsidR="00E73E08" w:rsidRPr="00E73E08" w:rsidRDefault="00E73E08">
      <w:pPr>
        <w:pStyle w:val="Textocomentario"/>
        <w:rPr>
          <w:lang w:val="es-EC"/>
        </w:rPr>
      </w:pPr>
      <w:r>
        <w:rPr>
          <w:rStyle w:val="Refdecomentario"/>
        </w:rPr>
        <w:annotationRef/>
      </w:r>
      <w:r w:rsidRPr="00E73E08">
        <w:rPr>
          <w:lang w:val="es-EC"/>
        </w:rPr>
        <w:t xml:space="preserve">Sería </w:t>
      </w:r>
      <w:proofErr w:type="spellStart"/>
      <w:r w:rsidRPr="00E73E08">
        <w:rPr>
          <w:lang w:val="es-EC"/>
        </w:rPr>
        <w:t>major</w:t>
      </w:r>
      <w:proofErr w:type="spellEnd"/>
      <w:r w:rsidRPr="00E73E08">
        <w:rPr>
          <w:lang w:val="es-EC"/>
        </w:rPr>
        <w:t>, pero eso s</w:t>
      </w:r>
      <w:r>
        <w:rPr>
          <w:lang w:val="es-EC"/>
        </w:rPr>
        <w:t>ignifica tener un certificado que no se tiene…</w:t>
      </w:r>
    </w:p>
  </w:comment>
  <w:comment w:id="191" w:author="MIGUEL JUAN HORNOS BARRANCO" w:date="2024-06-29T08:59:00Z" w:initials="MJHB">
    <w:p w14:paraId="3EBF6BE5" w14:textId="2AD2DF76" w:rsidR="00944D7B" w:rsidRPr="00E46D94" w:rsidRDefault="00944D7B" w:rsidP="00944D7B">
      <w:pPr>
        <w:pStyle w:val="Textocomentario"/>
        <w:rPr>
          <w:lang w:val="es-EC"/>
        </w:rPr>
      </w:pPr>
      <w:r>
        <w:rPr>
          <w:rStyle w:val="Refdecomentario"/>
        </w:rPr>
        <w:annotationRef/>
      </w:r>
      <w:r>
        <w:rPr>
          <w:lang w:val="es-ES"/>
        </w:rPr>
        <w:t>En la Figura 6, mira a ver si puedes poner las flechas que hay sobre “</w:t>
      </w:r>
      <w:proofErr w:type="spellStart"/>
      <w:r>
        <w:rPr>
          <w:lang w:val="es-ES"/>
        </w:rPr>
        <w:t>Person</w:t>
      </w:r>
      <w:proofErr w:type="spellEnd"/>
      <w:r>
        <w:rPr>
          <w:lang w:val="es-ES"/>
        </w:rPr>
        <w:t>” un poco más abajo, de modo que no tapen parcialmente el texto “</w:t>
      </w:r>
      <w:proofErr w:type="spellStart"/>
      <w:r>
        <w:rPr>
          <w:lang w:val="es-ES"/>
        </w:rPr>
        <w:t>Person</w:t>
      </w:r>
      <w:proofErr w:type="spellEnd"/>
      <w:r>
        <w:rPr>
          <w:lang w:val="es-ES"/>
        </w:rPr>
        <w:t>” y éste se pueda leer sin problemas</w:t>
      </w:r>
    </w:p>
  </w:comment>
  <w:comment w:id="192" w:author="Gleiston C. Guerrero Ulloa" w:date="2024-07-22T22:09:00Z" w:initials="GCGU">
    <w:p w14:paraId="15A7172D" w14:textId="2FB78779" w:rsidR="00E73E08" w:rsidRPr="00E73E08" w:rsidRDefault="00E73E08">
      <w:pPr>
        <w:pStyle w:val="Textocomentario"/>
        <w:rPr>
          <w:lang w:val="es-EC"/>
        </w:rPr>
      </w:pPr>
      <w:r>
        <w:rPr>
          <w:rStyle w:val="Refdecomentario"/>
        </w:rPr>
        <w:annotationRef/>
      </w:r>
      <w:proofErr w:type="gramStart"/>
      <w:r w:rsidRPr="00E73E08">
        <w:rPr>
          <w:lang w:val="es-EC"/>
        </w:rPr>
        <w:t>Difícil  la</w:t>
      </w:r>
      <w:proofErr w:type="gramEnd"/>
      <w:r w:rsidRPr="00E73E08">
        <w:rPr>
          <w:lang w:val="es-EC"/>
        </w:rPr>
        <w:t xml:space="preserve"> m</w:t>
      </w:r>
      <w:r>
        <w:rPr>
          <w:lang w:val="es-EC"/>
        </w:rPr>
        <w:t>anipulación</w:t>
      </w:r>
    </w:p>
  </w:comment>
  <w:comment w:id="224" w:author="MIGUEL JUAN HORNOS BARRANCO" w:date="2024-06-29T09:59:00Z" w:initials="MJHB">
    <w:p w14:paraId="20AEC76B" w14:textId="77777777" w:rsidR="00DE13F4" w:rsidRPr="00E46D94" w:rsidRDefault="00DE13F4" w:rsidP="00DE13F4">
      <w:pPr>
        <w:pStyle w:val="Textocomentario"/>
        <w:rPr>
          <w:lang w:val="es-EC"/>
        </w:rPr>
      </w:pPr>
      <w:r>
        <w:rPr>
          <w:rStyle w:val="Refdecomentario"/>
        </w:rPr>
        <w:annotationRef/>
      </w:r>
      <w:r>
        <w:rPr>
          <w:lang w:val="es-ES"/>
        </w:rPr>
        <w:t>¿Es Orlando?</w:t>
      </w:r>
    </w:p>
  </w:comment>
  <w:comment w:id="225" w:author="Gleiston C. Guerrero Ulloa" w:date="2024-07-22T22:10:00Z" w:initials="GCGU">
    <w:p w14:paraId="2ED4EFCB" w14:textId="63458F55" w:rsidR="00E73E08" w:rsidRPr="00E73E08" w:rsidRDefault="00E73E08">
      <w:pPr>
        <w:pStyle w:val="Textocomentario"/>
        <w:rPr>
          <w:lang w:val="es-EC"/>
        </w:rPr>
      </w:pPr>
      <w:r>
        <w:rPr>
          <w:rStyle w:val="Refdecomentario"/>
        </w:rPr>
        <w:annotationRef/>
      </w:r>
      <w:r w:rsidRPr="00E73E08">
        <w:rPr>
          <w:lang w:val="es-EC"/>
        </w:rPr>
        <w:t>Sí</w:t>
      </w:r>
    </w:p>
  </w:comment>
  <w:comment w:id="228" w:author="MIGUEL JUAN HORNOS BARRANCO" w:date="2024-06-28T14:11:00Z" w:initials="MJHB">
    <w:p w14:paraId="08FD22FC" w14:textId="10B3EB76" w:rsidR="00B27B76" w:rsidRPr="00E46D94" w:rsidRDefault="00B27B76" w:rsidP="00B27B76">
      <w:pPr>
        <w:pStyle w:val="Textocomentario"/>
        <w:ind w:left="300"/>
        <w:rPr>
          <w:lang w:val="es-EC"/>
        </w:rPr>
      </w:pPr>
      <w:r>
        <w:rPr>
          <w:rStyle w:val="Refdecomentario"/>
        </w:rPr>
        <w:annotationRef/>
      </w:r>
      <w:r>
        <w:rPr>
          <w:lang w:val="es-ES"/>
        </w:rPr>
        <w:t>Referencia sin autor/es. ARREGLAR y poner en el lugar que le corresponda.</w:t>
      </w:r>
    </w:p>
    <w:p w14:paraId="63ADCD72" w14:textId="77777777" w:rsidR="00B27B76" w:rsidRPr="00E46D94" w:rsidRDefault="00B27B76" w:rsidP="00B27B76">
      <w:pPr>
        <w:pStyle w:val="Textocomentario"/>
        <w:ind w:left="300"/>
        <w:rPr>
          <w:lang w:val="es-EC"/>
        </w:rPr>
      </w:pPr>
      <w:r>
        <w:rPr>
          <w:lang w:val="es-ES"/>
        </w:rPr>
        <w:t xml:space="preserve">Al hacer clic en la URL, lleva a </w:t>
      </w:r>
      <w:hyperlink r:id="rId4" w:history="1">
        <w:r w:rsidRPr="00F2710B">
          <w:rPr>
            <w:rStyle w:val="Hipervnculo"/>
            <w:lang w:val="es-ES"/>
          </w:rPr>
          <w:t>https://www.drawio.com/</w:t>
        </w:r>
      </w:hyperlink>
      <w:r>
        <w:rPr>
          <w:lang w:val="es-ES"/>
        </w:rPr>
        <w:t>. Comprueba todo en la referencia y soluciona los distintos problemas.</w:t>
      </w:r>
    </w:p>
  </w:comment>
  <w:comment w:id="229" w:author="MIGUEL JUAN HORNOS BARRANCO" w:date="2024-06-29T10:04:00Z" w:initials="MJHB">
    <w:p w14:paraId="1E0BB0C9" w14:textId="77777777" w:rsidR="00DE13F4" w:rsidRPr="00E46D94" w:rsidRDefault="00DE13F4" w:rsidP="00DE13F4">
      <w:pPr>
        <w:pStyle w:val="Textocomentario"/>
        <w:rPr>
          <w:lang w:val="es-EC"/>
        </w:rPr>
      </w:pPr>
      <w:r>
        <w:rPr>
          <w:rStyle w:val="Refdecomentario"/>
        </w:rPr>
        <w:annotationRef/>
      </w:r>
      <w:r>
        <w:rPr>
          <w:lang w:val="es-ES"/>
        </w:rPr>
        <w:t xml:space="preserve">Éste es el primer autor, por lo que se debería mostrar así: “Bangor, A.”. El segundo autor es “Philip T. </w:t>
      </w:r>
      <w:proofErr w:type="spellStart"/>
      <w:r>
        <w:rPr>
          <w:lang w:val="es-ES"/>
        </w:rPr>
        <w:t>Kortum</w:t>
      </w:r>
      <w:proofErr w:type="spellEnd"/>
      <w:r>
        <w:rPr>
          <w:lang w:val="es-ES"/>
        </w:rPr>
        <w:t>”, y lo has escrito como si fueran las iniciales del nombre de pila del segundo autor.</w:t>
      </w:r>
    </w:p>
    <w:p w14:paraId="4189D9A6" w14:textId="77777777" w:rsidR="00DE13F4" w:rsidRPr="00E46D94" w:rsidRDefault="00DE13F4" w:rsidP="00DE13F4">
      <w:pPr>
        <w:pStyle w:val="Textocomentario"/>
        <w:rPr>
          <w:lang w:val="es-EC"/>
        </w:rPr>
      </w:pPr>
      <w:r>
        <w:rPr>
          <w:lang w:val="es-ES"/>
        </w:rPr>
        <w:t>HAY MUCHOS FALLOS EN LOS NOMBRES DE LOS AUTORES. TE HE SEÑALADO UNOS CUANTOS CASOS.</w:t>
      </w:r>
    </w:p>
    <w:p w14:paraId="504099D7" w14:textId="77777777" w:rsidR="00DE13F4" w:rsidRPr="00E46D94" w:rsidRDefault="00DE13F4" w:rsidP="00DE13F4">
      <w:pPr>
        <w:pStyle w:val="Textocomentario"/>
        <w:rPr>
          <w:lang w:val="es-EC"/>
        </w:rPr>
      </w:pPr>
      <w:r>
        <w:rPr>
          <w:b/>
          <w:bCs/>
          <w:lang w:val="es-ES"/>
        </w:rPr>
        <w:t>Por favor, REVISA ESTO EN TODAS LAS REFERENCIAS Y CORRIGELAS</w:t>
      </w:r>
    </w:p>
  </w:comment>
  <w:comment w:id="230" w:author="MIGUEL JUAN HORNOS BARRANCO" w:date="2024-06-29T09:56:00Z" w:initials="MJHB">
    <w:p w14:paraId="653AD818" w14:textId="3254D5CE" w:rsidR="00DE13F4" w:rsidRPr="00E46D94" w:rsidRDefault="00DE13F4" w:rsidP="00DE13F4">
      <w:pPr>
        <w:pStyle w:val="Textocomentario"/>
        <w:rPr>
          <w:lang w:val="es-EC"/>
        </w:rPr>
      </w:pPr>
      <w:r>
        <w:rPr>
          <w:rStyle w:val="Refdecomentario"/>
        </w:rPr>
        <w:annotationRef/>
      </w:r>
      <w:r>
        <w:rPr>
          <w:lang w:val="es-ES"/>
        </w:rPr>
        <w:t>Es suficiente con dejar solo el DOI, aunque debe ser un enlace “operativo”. Quita la URL</w:t>
      </w:r>
    </w:p>
    <w:p w14:paraId="2EA40197" w14:textId="77777777" w:rsidR="00DE13F4" w:rsidRPr="00E46D94" w:rsidRDefault="00DE13F4" w:rsidP="00DE13F4">
      <w:pPr>
        <w:pStyle w:val="Textocomentario"/>
        <w:rPr>
          <w:lang w:val="es-EC"/>
        </w:rPr>
      </w:pPr>
      <w:r w:rsidRPr="00E46D94">
        <w:rPr>
          <w:b/>
          <w:bCs/>
          <w:lang w:val="es-EC"/>
        </w:rPr>
        <w:t>REVISA ESTO EN TODAS LAS REF.</w:t>
      </w:r>
    </w:p>
  </w:comment>
  <w:comment w:id="231" w:author="Gleiston C. Guerrero Ulloa" w:date="2024-07-22T22:17:00Z" w:initials="GCGU">
    <w:p w14:paraId="1E289B3C" w14:textId="2C1DD08C" w:rsidR="003F7CB8" w:rsidRPr="003F7CB8" w:rsidRDefault="003F7CB8">
      <w:pPr>
        <w:pStyle w:val="Textocomentario"/>
        <w:rPr>
          <w:lang w:val="es-EC"/>
        </w:rPr>
      </w:pPr>
      <w:r>
        <w:rPr>
          <w:rStyle w:val="Refdecomentario"/>
        </w:rPr>
        <w:annotationRef/>
      </w:r>
      <w:r w:rsidR="0034746D">
        <w:rPr>
          <w:lang w:val="es-EC"/>
        </w:rPr>
        <w:t>OK</w:t>
      </w:r>
    </w:p>
  </w:comment>
  <w:comment w:id="241" w:author="MIGUEL JUAN HORNOS BARRANCO" w:date="2024-06-29T09:56:00Z" w:initials="MJHB">
    <w:p w14:paraId="51A45498" w14:textId="789E9FFE" w:rsidR="00DE13F4" w:rsidRPr="00E46D94" w:rsidRDefault="00DE13F4" w:rsidP="00DE13F4">
      <w:pPr>
        <w:pStyle w:val="Textocomentario"/>
        <w:rPr>
          <w:lang w:val="es-EC"/>
        </w:rPr>
      </w:pPr>
      <w:r>
        <w:rPr>
          <w:rStyle w:val="Refdecomentario"/>
        </w:rPr>
        <w:annotationRef/>
      </w:r>
      <w:r>
        <w:rPr>
          <w:lang w:val="es-ES"/>
        </w:rPr>
        <w:t>Es suficiente con dejar solo el DOI, aunque debe ser un enlace “operativo”. Quita la URL</w:t>
      </w:r>
    </w:p>
  </w:comment>
  <w:comment w:id="242" w:author="Gleiston C. Guerrero Ulloa" w:date="2024-07-22T22:31:00Z" w:initials="GCGU">
    <w:p w14:paraId="0ED65C62" w14:textId="0B30A66B" w:rsidR="0034746D" w:rsidRPr="0034746D" w:rsidRDefault="0034746D">
      <w:pPr>
        <w:pStyle w:val="Textocomentario"/>
        <w:rPr>
          <w:lang w:val="es-EC"/>
        </w:rPr>
      </w:pPr>
      <w:r>
        <w:rPr>
          <w:rStyle w:val="Refdecomentario"/>
        </w:rPr>
        <w:annotationRef/>
      </w:r>
      <w:r w:rsidRPr="0034746D">
        <w:rPr>
          <w:rStyle w:val="Refdecomentario"/>
          <w:lang w:val="es-EC"/>
        </w:rPr>
        <w:t>Se dejó en los q</w:t>
      </w:r>
      <w:r>
        <w:rPr>
          <w:rStyle w:val="Refdecomentario"/>
          <w:lang w:val="es-EC"/>
        </w:rPr>
        <w:t xml:space="preserve">ue no tienen </w:t>
      </w:r>
      <w:proofErr w:type="spellStart"/>
      <w:r>
        <w:rPr>
          <w:rStyle w:val="Refdecomentario"/>
          <w:lang w:val="es-EC"/>
        </w:rPr>
        <w:t>doi</w:t>
      </w:r>
      <w:proofErr w:type="spellEnd"/>
    </w:p>
  </w:comment>
  <w:comment w:id="255" w:author="MIGUEL JUAN HORNOS BARRANCO" w:date="2024-06-27T19:29:00Z" w:initials="MH">
    <w:p w14:paraId="7283472D" w14:textId="6B00819F" w:rsidR="00FD2508" w:rsidRPr="00E46D94" w:rsidRDefault="00FD2508" w:rsidP="00FD2508">
      <w:pPr>
        <w:pStyle w:val="Textocomentario"/>
        <w:rPr>
          <w:lang w:val="es-EC"/>
        </w:rPr>
      </w:pPr>
      <w:r>
        <w:rPr>
          <w:rStyle w:val="Refdecomentario"/>
        </w:rPr>
        <w:annotationRef/>
      </w:r>
      <w:r>
        <w:rPr>
          <w:lang w:val="es-ES"/>
        </w:rPr>
        <w:t>¿No sería “</w:t>
      </w:r>
      <w:proofErr w:type="spellStart"/>
      <w:r>
        <w:rPr>
          <w:lang w:val="es-ES"/>
        </w:rPr>
        <w:t>Enadula</w:t>
      </w:r>
      <w:proofErr w:type="spellEnd"/>
      <w:r>
        <w:rPr>
          <w:lang w:val="es-ES"/>
        </w:rPr>
        <w:t>, A.S.”?</w:t>
      </w:r>
    </w:p>
  </w:comment>
  <w:comment w:id="271" w:author="MIGUEL JUAN HORNOS BARRANCO" w:date="2024-06-29T10:06:00Z" w:initials="MJHB">
    <w:p w14:paraId="4F53AD81" w14:textId="77777777" w:rsidR="00BB0030" w:rsidRPr="00E46D94" w:rsidRDefault="00BB0030" w:rsidP="00BB0030">
      <w:pPr>
        <w:pStyle w:val="Textocomentario"/>
        <w:rPr>
          <w:lang w:val="es-EC"/>
        </w:rPr>
      </w:pPr>
      <w:r>
        <w:rPr>
          <w:rStyle w:val="Refdecomentario"/>
        </w:rPr>
        <w:annotationRef/>
      </w:r>
      <w:r>
        <w:rPr>
          <w:lang w:val="es-ES"/>
        </w:rPr>
        <w:t>REVISA ESTE DOI. NO debe tener lo de FIGURE/3.</w:t>
      </w:r>
    </w:p>
  </w:comment>
  <w:comment w:id="298" w:author="MIGUEL JUAN HORNOS BARRANCO" w:date="2024-06-27T19:39:00Z" w:initials="MH">
    <w:p w14:paraId="588A9667" w14:textId="6344298B" w:rsidR="00910F82" w:rsidRPr="00E46D94" w:rsidRDefault="00910F82" w:rsidP="00910F82">
      <w:pPr>
        <w:pStyle w:val="Textocomentario"/>
        <w:rPr>
          <w:lang w:val="es-EC"/>
        </w:rPr>
      </w:pPr>
      <w:r>
        <w:rPr>
          <w:rStyle w:val="Refdecomentario"/>
        </w:rPr>
        <w:annotationRef/>
      </w:r>
      <w:r>
        <w:rPr>
          <w:lang w:val="es-ES"/>
        </w:rPr>
        <w:t>Poner los apellidos al completo, como se ha hecho con el resto de los autores</w:t>
      </w:r>
    </w:p>
  </w:comment>
  <w:comment w:id="301" w:author="MIGUEL JUAN HORNOS BARRANCO" w:date="2024-06-29T09:52:00Z" w:initials="MJHB">
    <w:p w14:paraId="23AA5E34" w14:textId="77777777" w:rsidR="00F801B0" w:rsidRPr="00E46D94" w:rsidRDefault="00F801B0" w:rsidP="00F801B0">
      <w:pPr>
        <w:pStyle w:val="Textocomentario"/>
        <w:rPr>
          <w:lang w:val="es-EC"/>
        </w:rPr>
      </w:pPr>
      <w:r>
        <w:rPr>
          <w:rStyle w:val="Refdecomentario"/>
        </w:rPr>
        <w:annotationRef/>
      </w:r>
      <w:r>
        <w:rPr>
          <w:lang w:val="es-ES"/>
        </w:rPr>
        <w:t>Es suficiente con dejar solo el DOI, aunque debe ser un enlace “operativo”. Quita la URL</w:t>
      </w:r>
    </w:p>
  </w:comment>
  <w:comment w:id="307" w:author="MIGUEL JUAN HORNOS BARRANCO" w:date="2024-06-29T09:53:00Z" w:initials="MJHB">
    <w:p w14:paraId="5E8CB588" w14:textId="77777777" w:rsidR="00F801B0" w:rsidRPr="00E46D94" w:rsidRDefault="00F801B0" w:rsidP="00F801B0">
      <w:pPr>
        <w:pStyle w:val="Textocomentario"/>
        <w:rPr>
          <w:lang w:val="es-EC"/>
        </w:rPr>
      </w:pPr>
      <w:r>
        <w:rPr>
          <w:rStyle w:val="Refdecomentario"/>
        </w:rPr>
        <w:annotationRef/>
      </w:r>
      <w:r>
        <w:rPr>
          <w:lang w:val="es-ES"/>
        </w:rPr>
        <w:t>Es suficiente con dejar solo el DOI, aunque debe ser un enlace “operativo”. Quita la URL</w:t>
      </w:r>
    </w:p>
  </w:comment>
  <w:comment w:id="309" w:author="MIGUEL JUAN HORNOS BARRANCO" w:date="2024-06-26T11:04:00Z" w:initials="MH">
    <w:p w14:paraId="7E6325FF" w14:textId="3102A4E6" w:rsidR="0010057C" w:rsidRPr="00E46D94" w:rsidRDefault="0010057C" w:rsidP="0010057C">
      <w:pPr>
        <w:pStyle w:val="Textocomentario"/>
        <w:rPr>
          <w:lang w:val="es-EC"/>
        </w:rPr>
      </w:pPr>
      <w:r>
        <w:rPr>
          <w:rStyle w:val="Refdecomentario"/>
        </w:rPr>
        <w:annotationRef/>
      </w:r>
      <w:r>
        <w:rPr>
          <w:lang w:val="es-ES"/>
        </w:rPr>
        <w:t>Poner los apellidos primero y solo las iniciales de los nombres, como en el resto de referencias</w:t>
      </w:r>
    </w:p>
  </w:comment>
  <w:comment w:id="314" w:author="MIGUEL JUAN HORNOS BARRANCO" w:date="2024-06-26T11:03:00Z" w:initials="MH">
    <w:p w14:paraId="78A37B06" w14:textId="47A851E0" w:rsidR="0010057C" w:rsidRPr="00E46D94" w:rsidRDefault="0010057C" w:rsidP="0010057C">
      <w:pPr>
        <w:pStyle w:val="Textocomentario"/>
        <w:rPr>
          <w:lang w:val="es-EC"/>
        </w:rPr>
      </w:pPr>
      <w:r>
        <w:rPr>
          <w:rStyle w:val="Refdecomentario"/>
        </w:rPr>
        <w:annotationRef/>
      </w:r>
      <w:r>
        <w:rPr>
          <w:lang w:val="es-ES"/>
        </w:rPr>
        <w:t>Poner los apellidos primero y solo las iniciales de los nombres, como en el resto de referencias</w:t>
      </w:r>
    </w:p>
  </w:comment>
  <w:comment w:id="327" w:author="MIGUEL JUAN HORNOS BARRANCO" w:date="2024-06-28T12:22:00Z" w:initials="MH">
    <w:p w14:paraId="0EA2764E" w14:textId="77777777" w:rsidR="00E80B9B" w:rsidRPr="00E46D94" w:rsidRDefault="00E80B9B" w:rsidP="00E80B9B">
      <w:pPr>
        <w:pStyle w:val="Textocomentario"/>
        <w:rPr>
          <w:lang w:val="es-EC"/>
        </w:rPr>
      </w:pPr>
      <w:r>
        <w:rPr>
          <w:rStyle w:val="Refdecomentario"/>
        </w:rPr>
        <w:annotationRef/>
      </w:r>
      <w:r>
        <w:rPr>
          <w:lang w:val="es-ES"/>
        </w:rPr>
        <w:t>Pon los primeros autores adecuadamente</w:t>
      </w:r>
    </w:p>
  </w:comment>
  <w:comment w:id="328" w:author="MIGUEL JUAN HORNOS BARRANCO" w:date="2024-06-28T12:22:00Z" w:initials="MH">
    <w:p w14:paraId="0A346CAE" w14:textId="3F466328" w:rsidR="00E80B9B" w:rsidRPr="00E46D94" w:rsidRDefault="00E80B9B" w:rsidP="00E80B9B">
      <w:pPr>
        <w:pStyle w:val="Textocomentario"/>
        <w:rPr>
          <w:lang w:val="es-EC"/>
        </w:rPr>
      </w:pPr>
      <w:r>
        <w:rPr>
          <w:rStyle w:val="Refdecomentario"/>
        </w:rPr>
        <w:annotationRef/>
      </w:r>
      <w:r>
        <w:rPr>
          <w:lang w:val="es-ES"/>
        </w:rPr>
        <w:t>¡Ojo con los nombres propios! Corrige esto en tu base de datos de referencias</w:t>
      </w:r>
    </w:p>
  </w:comment>
  <w:comment w:id="336" w:author="MIGUEL JUAN HORNOS BARRANCO" w:date="2024-06-28T14:07:00Z" w:initials="MJHB">
    <w:p w14:paraId="23D92196" w14:textId="77777777" w:rsidR="00DF7480" w:rsidRPr="00E46D94" w:rsidRDefault="00DF7480" w:rsidP="00DF7480">
      <w:pPr>
        <w:pStyle w:val="Textocomentario"/>
        <w:rPr>
          <w:lang w:val="es-EC"/>
        </w:rPr>
      </w:pPr>
      <w:r>
        <w:rPr>
          <w:rStyle w:val="Refdecomentario"/>
        </w:rPr>
        <w:annotationRef/>
      </w:r>
      <w:r>
        <w:rPr>
          <w:lang w:val="es-ES"/>
        </w:rPr>
        <w:t>Escribe adecuadamente el nombre del 2</w:t>
      </w:r>
      <w:r>
        <w:rPr>
          <w:vertAlign w:val="superscript"/>
          <w:lang w:val="es-ES"/>
        </w:rPr>
        <w:t>º</w:t>
      </w:r>
      <w:r>
        <w:rPr>
          <w:lang w:val="es-ES"/>
        </w:rPr>
        <w:t xml:space="preserve"> autor</w:t>
      </w:r>
    </w:p>
  </w:comment>
  <w:comment w:id="337" w:author="MIGUEL JUAN HORNOS BARRANCO" w:date="2024-06-29T09:46:00Z" w:initials="MJHB">
    <w:p w14:paraId="277677A9" w14:textId="77777777" w:rsidR="00F801B0" w:rsidRPr="00E46D94" w:rsidRDefault="00F801B0" w:rsidP="00F801B0">
      <w:pPr>
        <w:pStyle w:val="Textocomentario"/>
        <w:rPr>
          <w:lang w:val="es-EC"/>
        </w:rPr>
      </w:pPr>
      <w:r>
        <w:rPr>
          <w:rStyle w:val="Refdecomentario"/>
        </w:rPr>
        <w:annotationRef/>
      </w:r>
      <w:r>
        <w:rPr>
          <w:lang w:val="es-ES"/>
        </w:rPr>
        <w:t xml:space="preserve">No tengo muy claro si tendríamos que incluir este documento en el artículo. </w:t>
      </w:r>
      <w:r>
        <w:rPr>
          <w:b/>
          <w:bCs/>
          <w:highlight w:val="yellow"/>
          <w:lang w:val="es-ES"/>
        </w:rPr>
        <w:t>CARLOS</w:t>
      </w:r>
      <w:r>
        <w:rPr>
          <w:lang w:val="es-ES"/>
        </w:rPr>
        <w:t xml:space="preserve">, ¿tú </w:t>
      </w:r>
      <w:proofErr w:type="spellStart"/>
      <w:r>
        <w:rPr>
          <w:lang w:val="es-ES"/>
        </w:rPr>
        <w:t>que</w:t>
      </w:r>
      <w:proofErr w:type="spellEnd"/>
      <w:r>
        <w:rPr>
          <w:lang w:val="es-ES"/>
        </w:rPr>
        <w:t xml:space="preserve"> opinas?</w:t>
      </w:r>
    </w:p>
  </w:comment>
  <w:comment w:id="373" w:author="MIGUEL JUAN HORNOS BARRANCO" w:date="2024-06-29T09:50:00Z" w:initials="MJHB">
    <w:p w14:paraId="04E7BBC8" w14:textId="77777777" w:rsidR="00F801B0" w:rsidRDefault="00F801B0" w:rsidP="00F801B0">
      <w:pPr>
        <w:pStyle w:val="Textocomentario"/>
      </w:pPr>
      <w:r>
        <w:rPr>
          <w:rStyle w:val="Refdecomentario"/>
        </w:rPr>
        <w:annotationRef/>
      </w:r>
      <w:r>
        <w:rPr>
          <w:lang w:val="es-ES"/>
        </w:rPr>
        <w:t>Estas dos tablas que mencionas aquí, ¿no tendrían que mostrarse respectivamente dentro de las subsecciones C.1 y C.2 que vienen a continuación. La verdad es que es bastante extraño ver esas subsecciones vacías, tal y como están ahora. CORRIGE ESTO, por favor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DDC23F" w15:done="0"/>
  <w15:commentEx w15:paraId="25B9875E" w15:done="0"/>
  <w15:commentEx w15:paraId="62A6DC30" w15:done="0"/>
  <w15:commentEx w15:paraId="69712465" w15:done="0"/>
  <w15:commentEx w15:paraId="2A1DCD61" w15:paraIdParent="69712465" w15:done="0"/>
  <w15:commentEx w15:paraId="661A3249" w15:paraIdParent="69712465" w15:done="0"/>
  <w15:commentEx w15:paraId="5EF84DD9" w15:done="0"/>
  <w15:commentEx w15:paraId="4B8D63AA" w15:paraIdParent="5EF84DD9" w15:done="0"/>
  <w15:commentEx w15:paraId="2248454D" w15:done="0"/>
  <w15:commentEx w15:paraId="1A435BC8" w15:paraIdParent="2248454D" w15:done="0"/>
  <w15:commentEx w15:paraId="7AC49A2E" w15:done="0"/>
  <w15:commentEx w15:paraId="70EE9B34" w15:paraIdParent="7AC49A2E" w15:done="0"/>
  <w15:commentEx w15:paraId="2A5C7D27" w15:done="0"/>
  <w15:commentEx w15:paraId="156F65CE" w15:paraIdParent="2A5C7D27" w15:done="0"/>
  <w15:commentEx w15:paraId="21E454AA" w15:done="0"/>
  <w15:commentEx w15:paraId="5DEF4B8A" w15:paraIdParent="21E454AA" w15:done="0"/>
  <w15:commentEx w15:paraId="3E4EA679" w15:done="0"/>
  <w15:commentEx w15:paraId="2FF29E66" w15:paraIdParent="3E4EA679" w15:done="0"/>
  <w15:commentEx w15:paraId="35D2A4F1" w15:done="0"/>
  <w15:commentEx w15:paraId="4E305B10" w15:paraIdParent="35D2A4F1" w15:done="0"/>
  <w15:commentEx w15:paraId="4D590246" w15:done="0"/>
  <w15:commentEx w15:paraId="54F43D53" w15:paraIdParent="4D590246" w15:done="0"/>
  <w15:commentEx w15:paraId="039E0880" w15:done="0"/>
  <w15:commentEx w15:paraId="504F9E29" w15:paraIdParent="039E0880" w15:done="0"/>
  <w15:commentEx w15:paraId="363C1660" w15:done="0"/>
  <w15:commentEx w15:paraId="5773E099" w15:paraIdParent="363C1660" w15:done="0"/>
  <w15:commentEx w15:paraId="1DE93AF2" w15:done="0"/>
  <w15:commentEx w15:paraId="00DEA147" w15:paraIdParent="1DE93AF2" w15:done="0"/>
  <w15:commentEx w15:paraId="7B0F8F24" w15:done="0"/>
  <w15:commentEx w15:paraId="2DE20033" w15:paraIdParent="7B0F8F24" w15:done="0"/>
  <w15:commentEx w15:paraId="6B476CE6" w15:done="0"/>
  <w15:commentEx w15:paraId="6FD4695A" w15:paraIdParent="6B476CE6" w15:done="0"/>
  <w15:commentEx w15:paraId="00CD9678" w15:done="0"/>
  <w15:commentEx w15:paraId="6CFB9131" w15:paraIdParent="00CD9678" w15:done="0"/>
  <w15:commentEx w15:paraId="356D8CE5" w15:done="0"/>
  <w15:commentEx w15:paraId="74FB1066" w15:paraIdParent="356D8CE5" w15:done="0"/>
  <w15:commentEx w15:paraId="7883C976" w15:done="0"/>
  <w15:commentEx w15:paraId="6EEF676D" w15:paraIdParent="7883C976" w15:done="0"/>
  <w15:commentEx w15:paraId="17896329" w15:done="0"/>
  <w15:commentEx w15:paraId="0BDDB136" w15:paraIdParent="17896329" w15:done="0"/>
  <w15:commentEx w15:paraId="168D62BB" w15:done="0"/>
  <w15:commentEx w15:paraId="05380298" w15:paraIdParent="168D62BB" w15:done="0"/>
  <w15:commentEx w15:paraId="60CA7013" w15:paraIdParent="168D62BB" w15:done="0"/>
  <w15:commentEx w15:paraId="71B9F01C" w15:done="0"/>
  <w15:commentEx w15:paraId="5200F525" w15:paraIdParent="71B9F01C" w15:done="0"/>
  <w15:commentEx w15:paraId="732DF470" w15:done="0"/>
  <w15:commentEx w15:paraId="3FC1B824" w15:paraIdParent="732DF470" w15:done="0"/>
  <w15:commentEx w15:paraId="60CB8B01" w15:done="0"/>
  <w15:commentEx w15:paraId="7D786A81" w15:paraIdParent="60CB8B01" w15:done="0"/>
  <w15:commentEx w15:paraId="3E527B54" w15:done="0"/>
  <w15:commentEx w15:paraId="44FC2666" w15:paraIdParent="3E527B54" w15:done="0"/>
  <w15:commentEx w15:paraId="572351E3" w15:done="0"/>
  <w15:commentEx w15:paraId="5992203C" w15:done="0"/>
  <w15:commentEx w15:paraId="52309CAF" w15:done="0"/>
  <w15:commentEx w15:paraId="6F8A2580" w15:done="0"/>
  <w15:commentEx w15:paraId="608A42DD" w15:done="0"/>
  <w15:commentEx w15:paraId="6698B846" w15:done="0"/>
  <w15:commentEx w15:paraId="074683F7" w15:done="0"/>
  <w15:commentEx w15:paraId="35AD2624" w15:paraIdParent="074683F7" w15:done="0"/>
  <w15:commentEx w15:paraId="36EE1378" w15:done="0"/>
  <w15:commentEx w15:paraId="684D8D18" w15:paraIdParent="36EE1378" w15:done="0"/>
  <w15:commentEx w15:paraId="0867CB93" w15:done="0"/>
  <w15:commentEx w15:paraId="39167719" w15:paraIdParent="0867CB93" w15:done="0"/>
  <w15:commentEx w15:paraId="09E5BCDC" w15:done="0"/>
  <w15:commentEx w15:paraId="18348F45" w15:paraIdParent="09E5BCDC" w15:done="0"/>
  <w15:commentEx w15:paraId="3F1C5D89" w15:done="0"/>
  <w15:commentEx w15:paraId="734A5530" w15:done="0"/>
  <w15:commentEx w15:paraId="6FF7D315" w15:done="0"/>
  <w15:commentEx w15:paraId="10E3DFF3" w15:paraIdParent="6FF7D315" w15:done="0"/>
  <w15:commentEx w15:paraId="3EBF6BE5" w15:done="0"/>
  <w15:commentEx w15:paraId="15A7172D" w15:paraIdParent="3EBF6BE5" w15:done="0"/>
  <w15:commentEx w15:paraId="20AEC76B" w15:done="0"/>
  <w15:commentEx w15:paraId="2ED4EFCB" w15:paraIdParent="20AEC76B" w15:done="0"/>
  <w15:commentEx w15:paraId="63ADCD72" w15:done="0"/>
  <w15:commentEx w15:paraId="504099D7" w15:done="0"/>
  <w15:commentEx w15:paraId="2EA40197" w15:done="0"/>
  <w15:commentEx w15:paraId="1E289B3C" w15:paraIdParent="2EA40197" w15:done="0"/>
  <w15:commentEx w15:paraId="51A45498" w15:done="0"/>
  <w15:commentEx w15:paraId="0ED65C62" w15:paraIdParent="51A45498" w15:done="0"/>
  <w15:commentEx w15:paraId="7283472D" w15:done="0"/>
  <w15:commentEx w15:paraId="4F53AD81" w15:done="0"/>
  <w15:commentEx w15:paraId="588A9667" w15:done="0"/>
  <w15:commentEx w15:paraId="23AA5E34" w15:done="0"/>
  <w15:commentEx w15:paraId="5E8CB588" w15:done="0"/>
  <w15:commentEx w15:paraId="7E6325FF" w15:done="0"/>
  <w15:commentEx w15:paraId="78A37B06" w15:done="0"/>
  <w15:commentEx w15:paraId="0EA2764E" w15:done="0"/>
  <w15:commentEx w15:paraId="0A346CAE" w15:done="0"/>
  <w15:commentEx w15:paraId="23D92196" w15:done="0"/>
  <w15:commentEx w15:paraId="277677A9" w15:done="0"/>
  <w15:commentEx w15:paraId="04E7BB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F3C1F6B" w16cex:dateUtc="2024-06-26T11:34:00Z"/>
  <w16cex:commentExtensible w16cex:durableId="0E302E6F" w16cex:dateUtc="2024-06-26T07:21:00Z"/>
  <w16cex:commentExtensible w16cex:durableId="0957F8F9" w16cex:dateUtc="2024-06-26T08:00:00Z"/>
  <w16cex:commentExtensible w16cex:durableId="65FDA197" w16cex:dateUtc="2024-06-29T08:00:00Z"/>
  <w16cex:commentExtensible w16cex:durableId="2A4930E0" w16cex:dateUtc="2024-07-23T00:26:00Z"/>
  <w16cex:commentExtensible w16cex:durableId="2A4930E9" w16cex:dateUtc="2024-07-23T00:26:00Z"/>
  <w16cex:commentExtensible w16cex:durableId="5CB55D10" w16cex:dateUtc="2024-06-26T09:09:00Z"/>
  <w16cex:commentExtensible w16cex:durableId="2A493102" w16cex:dateUtc="2024-07-23T00:26:00Z"/>
  <w16cex:commentExtensible w16cex:durableId="3BAE44E2" w16cex:dateUtc="2024-06-26T07:58:00Z"/>
  <w16cex:commentExtensible w16cex:durableId="2A49311D" w16cex:dateUtc="2024-07-23T00:27:00Z"/>
  <w16cex:commentExtensible w16cex:durableId="6F93D54E" w16cex:dateUtc="2024-06-29T09:42:00Z"/>
  <w16cex:commentExtensible w16cex:durableId="2A493125" w16cex:dateUtc="2024-07-23T00:27:00Z"/>
  <w16cex:commentExtensible w16cex:durableId="33509438" w16cex:dateUtc="2024-06-27T17:27:00Z"/>
  <w16cex:commentExtensible w16cex:durableId="2A4931F9" w16cex:dateUtc="2024-07-23T00:31:00Z"/>
  <w16cex:commentExtensible w16cex:durableId="1B55EE86" w16cex:dateUtc="2024-06-26T09:44:00Z"/>
  <w16cex:commentExtensible w16cex:durableId="2A49320B" w16cex:dateUtc="2024-07-23T00:31:00Z"/>
  <w16cex:commentExtensible w16cex:durableId="7E6E63E2" w16cex:dateUtc="2024-06-26T12:38:00Z"/>
  <w16cex:commentExtensible w16cex:durableId="2A493219" w16cex:dateUtc="2024-07-23T00:31:00Z"/>
  <w16cex:commentExtensible w16cex:durableId="278CFC85" w16cex:dateUtc="2024-07-16T17:23:00Z"/>
  <w16cex:commentExtensible w16cex:durableId="2A493244" w16cex:dateUtc="2024-07-23T00:32:00Z"/>
  <w16cex:commentExtensible w16cex:durableId="46B96E2C" w16cex:dateUtc="2024-06-27T17:37:00Z"/>
  <w16cex:commentExtensible w16cex:durableId="2A4932D6" w16cex:dateUtc="2024-07-23T00:34:00Z"/>
  <w16cex:commentExtensible w16cex:durableId="510D736B" w16cex:dateUtc="2024-06-27T18:06:00Z"/>
  <w16cex:commentExtensible w16cex:durableId="2A493309" w16cex:dateUtc="2024-07-23T00:35:00Z"/>
  <w16cex:commentExtensible w16cex:durableId="028234E7" w16cex:dateUtc="2024-06-27T18:12:00Z"/>
  <w16cex:commentExtensible w16cex:durableId="2A4933A1" w16cex:dateUtc="2024-07-23T00:38:00Z"/>
  <w16cex:commentExtensible w16cex:durableId="69376427" w16cex:dateUtc="2024-06-27T18:14:00Z"/>
  <w16cex:commentExtensible w16cex:durableId="2A4933AA" w16cex:dateUtc="2024-07-23T00:38:00Z"/>
  <w16cex:commentExtensible w16cex:durableId="08BC7757" w16cex:dateUtc="2024-06-27T18:00:00Z"/>
  <w16cex:commentExtensible w16cex:durableId="2A493408" w16cex:dateUtc="2024-07-23T00:39:00Z"/>
  <w16cex:commentExtensible w16cex:durableId="51C9789F" w16cex:dateUtc="2024-06-28T07:51:00Z"/>
  <w16cex:commentExtensible w16cex:durableId="2A493441" w16cex:dateUtc="2024-07-23T00:40:00Z"/>
  <w16cex:commentExtensible w16cex:durableId="6FC54315" w16cex:dateUtc="2024-06-28T08:09:00Z"/>
  <w16cex:commentExtensible w16cex:durableId="2A49346C" w16cex:dateUtc="2024-07-23T00:41:00Z"/>
  <w16cex:commentExtensible w16cex:durableId="04572B33" w16cex:dateUtc="2024-06-28T08:35:00Z"/>
  <w16cex:commentExtensible w16cex:durableId="2A4945EE" w16cex:dateUtc="2024-07-23T01:56:00Z"/>
  <w16cex:commentExtensible w16cex:durableId="23C690D5" w16cex:dateUtc="2024-06-28T08:37:00Z"/>
  <w16cex:commentExtensible w16cex:durableId="2A494611" w16cex:dateUtc="2024-07-23T01:56:00Z"/>
  <w16cex:commentExtensible w16cex:durableId="2BBA071E" w16cex:dateUtc="2024-06-28T08:22:00Z"/>
  <w16cex:commentExtensible w16cex:durableId="2A49468C" w16cex:dateUtc="2024-07-23T01:58:00Z"/>
  <w16cex:commentExtensible w16cex:durableId="793F2642" w16cex:dateUtc="2024-06-29T09:28:00Z"/>
  <w16cex:commentExtensible w16cex:durableId="2A4946A4" w16cex:dateUtc="2024-07-23T01:59:00Z"/>
  <w16cex:commentExtensible w16cex:durableId="2A4946AE" w16cex:dateUtc="2024-07-23T01:59:00Z"/>
  <w16cex:commentExtensible w16cex:durableId="6A6B3191" w16cex:dateUtc="2024-06-28T09:24:00Z"/>
  <w16cex:commentExtensible w16cex:durableId="2A494FF3" w16cex:dateUtc="2024-07-23T02:38:00Z"/>
  <w16cex:commentExtensible w16cex:durableId="7193FA8F" w16cex:dateUtc="2024-06-27T17:01:00Z"/>
  <w16cex:commentExtensible w16cex:durableId="2A49505E" w16cex:dateUtc="2024-07-23T02:40:00Z"/>
  <w16cex:commentExtensible w16cex:durableId="0ABF4E1D" w16cex:dateUtc="2024-06-28T08:44:00Z"/>
  <w16cex:commentExtensible w16cex:durableId="2A49506C" w16cex:dateUtc="2024-07-23T02:41:00Z"/>
  <w16cex:commentExtensible w16cex:durableId="44119D4A" w16cex:dateUtc="2024-06-28T09:50:00Z"/>
  <w16cex:commentExtensible w16cex:durableId="2A495097" w16cex:dateUtc="2024-07-23T02:41:00Z"/>
  <w16cex:commentExtensible w16cex:durableId="2841856B" w16cex:dateUtc="2024-06-27T17:01:00Z"/>
  <w16cex:commentExtensible w16cex:durableId="511C1DB3" w16cex:dateUtc="2024-06-28T10:16:00Z"/>
  <w16cex:commentExtensible w16cex:durableId="7E441070" w16cex:dateUtc="2024-06-28T10:21:00Z"/>
  <w16cex:commentExtensible w16cex:durableId="307475BB" w16cex:dateUtc="2024-06-28T10:13:00Z"/>
  <w16cex:commentExtensible w16cex:durableId="2A3FB11A" w16cex:dateUtc="2024-06-27T17:05:00Z"/>
  <w16cex:commentExtensible w16cex:durableId="7FA7D0E7" w16cex:dateUtc="2024-06-28T12:03:00Z"/>
  <w16cex:commentExtensible w16cex:durableId="387721F5" w16cex:dateUtc="2024-06-28T12:05:00Z"/>
  <w16cex:commentExtensible w16cex:durableId="2A495546" w16cex:dateUtc="2024-07-23T03:01:00Z"/>
  <w16cex:commentExtensible w16cex:durableId="21FE1A6A" w16cex:dateUtc="2024-06-28T11:55:00Z"/>
  <w16cex:commentExtensible w16cex:durableId="2A49561B" w16cex:dateUtc="2024-07-23T03:05:00Z"/>
  <w16cex:commentExtensible w16cex:durableId="49349018" w16cex:dateUtc="2024-06-28T12:06:00Z"/>
  <w16cex:commentExtensible w16cex:durableId="2A495649" w16cex:dateUtc="2024-07-23T03:06:00Z"/>
  <w16cex:commentExtensible w16cex:durableId="3E020036" w16cex:dateUtc="2024-06-28T12:14:00Z"/>
  <w16cex:commentExtensible w16cex:durableId="2A4956C4" w16cex:dateUtc="2024-07-23T03:08:00Z"/>
  <w16cex:commentExtensible w16cex:durableId="6195F1E4" w16cex:dateUtc="2024-06-29T08:49:00Z"/>
  <w16cex:commentExtensible w16cex:durableId="748E5DFD" w16cex:dateUtc="2024-06-29T08:50:00Z"/>
  <w16cex:commentExtensible w16cex:durableId="74C3ADB2" w16cex:dateUtc="2024-06-29T07:02:00Z"/>
  <w16cex:commentExtensible w16cex:durableId="2A49570D" w16cex:dateUtc="2024-07-23T03:09:00Z"/>
  <w16cex:commentExtensible w16cex:durableId="4F11E9CA" w16cex:dateUtc="2024-06-29T06:59:00Z"/>
  <w16cex:commentExtensible w16cex:durableId="2A495733" w16cex:dateUtc="2024-07-23T03:09:00Z"/>
  <w16cex:commentExtensible w16cex:durableId="74208A17" w16cex:dateUtc="2024-06-29T07:59:00Z"/>
  <w16cex:commentExtensible w16cex:durableId="2A495750" w16cex:dateUtc="2024-07-23T03:10:00Z"/>
  <w16cex:commentExtensible w16cex:durableId="7F24FFE8" w16cex:dateUtc="2024-06-28T12:11:00Z">
    <w16cex:extLst>
      <w16:ext xmlns:oel="http://schemas.microsoft.com/office/2019/extlst" xmlns:cr="http://schemas.microsoft.com/office/comments/2020/reactions" xmlns="" w16:uri="{CE6994B0-6A32-4C9F-8C6B-6E91EDA988CE}">
        <cr:reactions xmlns:cr="http://schemas.microsoft.com/office/comments/2020/reactions">
          <cr:reaction reactionType="1">
            <cr:reactionInfo dateUtc="2024-07-16T20:04:58Z">
              <cr:user userId="S::carlosrodriguez@ms.ugr.es::1e973817-12ae-433d-81ac-56e119a917d6" userProvider="AD" userName="Carlos Rodriguez Dominguez"/>
            </cr:reactionInfo>
          </cr:reaction>
        </cr:reactions>
      </w16:ext>
    </w16cex:extLst>
  </w16cex:commentExtensible>
  <w16cex:commentExtensible w16cex:durableId="2EB6C0CD" w16cex:dateUtc="2024-06-29T08:04:00Z"/>
  <w16cex:commentExtensible w16cex:durableId="3D9E4789" w16cex:dateUtc="2024-06-29T07:56:00Z"/>
  <w16cex:commentExtensible w16cex:durableId="2A4958EA" w16cex:dateUtc="2024-07-23T03:17:00Z"/>
  <w16cex:commentExtensible w16cex:durableId="44C784CA" w16cex:dateUtc="2024-06-29T07:56:00Z"/>
  <w16cex:commentExtensible w16cex:durableId="2A495C24" w16cex:dateUtc="2024-07-23T03:31:00Z"/>
  <w16cex:commentExtensible w16cex:durableId="77BF1009" w16cex:dateUtc="2024-06-27T17:29:00Z"/>
  <w16cex:commentExtensible w16cex:durableId="520C43EF" w16cex:dateUtc="2024-06-29T08:06:00Z"/>
  <w16cex:commentExtensible w16cex:durableId="0B997B57" w16cex:dateUtc="2024-06-27T17:39:00Z"/>
  <w16cex:commentExtensible w16cex:durableId="3943F394" w16cex:dateUtc="2024-06-29T07:52:00Z"/>
  <w16cex:commentExtensible w16cex:durableId="638BA3D9" w16cex:dateUtc="2024-06-29T07:53:00Z"/>
  <w16cex:commentExtensible w16cex:durableId="294F9214" w16cex:dateUtc="2024-06-26T09:04:00Z"/>
  <w16cex:commentExtensible w16cex:durableId="5C6C093B" w16cex:dateUtc="2024-06-26T09:03:00Z"/>
  <w16cex:commentExtensible w16cex:durableId="53483DB1" w16cex:dateUtc="2024-06-28T10:22:00Z"/>
  <w16cex:commentExtensible w16cex:durableId="1751AA80" w16cex:dateUtc="2024-06-28T10:22:00Z">
    <w16cex:extLst>
      <w16:ext xmlns:oel="http://schemas.microsoft.com/office/2019/extlst" xmlns:cr="http://schemas.microsoft.com/office/comments/2020/reactions" xmlns="" w16:uri="{CE6994B0-6A32-4C9F-8C6B-6E91EDA988CE}">
        <cr:reactions xmlns:cr="http://schemas.microsoft.com/office/comments/2020/reactions">
          <cr:reaction reactionType="1">
            <cr:reactionInfo dateUtc="2024-07-16T20:12:39Z">
              <cr:user userId="S::carlosrodriguez@ms.ugr.es::1e973817-12ae-433d-81ac-56e119a917d6" userProvider="AD" userName="Carlos Rodriguez Dominguez"/>
            </cr:reactionInfo>
          </cr:reaction>
        </cr:reactions>
      </w16:ext>
    </w16cex:extLst>
  </w16cex:commentExtensible>
  <w16cex:commentExtensible w16cex:durableId="1944FE07" w16cex:dateUtc="2024-06-28T12:07:00Z"/>
  <w16cex:commentExtensible w16cex:durableId="30C4C767" w16cex:dateUtc="2024-06-29T07:46:00Z"/>
  <w16cex:commentExtensible w16cex:durableId="504AF5FF" w16cex:dateUtc="2024-06-29T0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DDC23F" w16cid:durableId="6F3C1F6B"/>
  <w16cid:commentId w16cid:paraId="25B9875E" w16cid:durableId="0E302E6F"/>
  <w16cid:commentId w16cid:paraId="62A6DC30" w16cid:durableId="0957F8F9"/>
  <w16cid:commentId w16cid:paraId="69712465" w16cid:durableId="65FDA197"/>
  <w16cid:commentId w16cid:paraId="2A1DCD61" w16cid:durableId="2A4930E0"/>
  <w16cid:commentId w16cid:paraId="661A3249" w16cid:durableId="2A4930E9"/>
  <w16cid:commentId w16cid:paraId="5EF84DD9" w16cid:durableId="5CB55D10"/>
  <w16cid:commentId w16cid:paraId="4B8D63AA" w16cid:durableId="2A493102"/>
  <w16cid:commentId w16cid:paraId="2248454D" w16cid:durableId="3BAE44E2"/>
  <w16cid:commentId w16cid:paraId="1A435BC8" w16cid:durableId="2A49311D"/>
  <w16cid:commentId w16cid:paraId="7AC49A2E" w16cid:durableId="6F93D54E"/>
  <w16cid:commentId w16cid:paraId="70EE9B34" w16cid:durableId="2A493125"/>
  <w16cid:commentId w16cid:paraId="2A5C7D27" w16cid:durableId="33509438"/>
  <w16cid:commentId w16cid:paraId="156F65CE" w16cid:durableId="2A4931F9"/>
  <w16cid:commentId w16cid:paraId="21E454AA" w16cid:durableId="1B55EE86"/>
  <w16cid:commentId w16cid:paraId="5DEF4B8A" w16cid:durableId="2A49320B"/>
  <w16cid:commentId w16cid:paraId="3E4EA679" w16cid:durableId="7E6E63E2"/>
  <w16cid:commentId w16cid:paraId="2FF29E66" w16cid:durableId="2A493219"/>
  <w16cid:commentId w16cid:paraId="35D2A4F1" w16cid:durableId="278CFC85"/>
  <w16cid:commentId w16cid:paraId="4E305B10" w16cid:durableId="2A493244"/>
  <w16cid:commentId w16cid:paraId="4D590246" w16cid:durableId="46B96E2C"/>
  <w16cid:commentId w16cid:paraId="54F43D53" w16cid:durableId="2A4932D6"/>
  <w16cid:commentId w16cid:paraId="039E0880" w16cid:durableId="510D736B"/>
  <w16cid:commentId w16cid:paraId="504F9E29" w16cid:durableId="2A493309"/>
  <w16cid:commentId w16cid:paraId="363C1660" w16cid:durableId="028234E7"/>
  <w16cid:commentId w16cid:paraId="5773E099" w16cid:durableId="2A4933A1"/>
  <w16cid:commentId w16cid:paraId="1DE93AF2" w16cid:durableId="69376427"/>
  <w16cid:commentId w16cid:paraId="00DEA147" w16cid:durableId="2A4933AA"/>
  <w16cid:commentId w16cid:paraId="7B0F8F24" w16cid:durableId="08BC7757"/>
  <w16cid:commentId w16cid:paraId="2DE20033" w16cid:durableId="2A493408"/>
  <w16cid:commentId w16cid:paraId="6B476CE6" w16cid:durableId="51C9789F"/>
  <w16cid:commentId w16cid:paraId="6FD4695A" w16cid:durableId="2A493441"/>
  <w16cid:commentId w16cid:paraId="00CD9678" w16cid:durableId="6FC54315"/>
  <w16cid:commentId w16cid:paraId="6CFB9131" w16cid:durableId="2A49346C"/>
  <w16cid:commentId w16cid:paraId="356D8CE5" w16cid:durableId="04572B33"/>
  <w16cid:commentId w16cid:paraId="74FB1066" w16cid:durableId="2A4945EE"/>
  <w16cid:commentId w16cid:paraId="7883C976" w16cid:durableId="23C690D5"/>
  <w16cid:commentId w16cid:paraId="6EEF676D" w16cid:durableId="2A494611"/>
  <w16cid:commentId w16cid:paraId="17896329" w16cid:durableId="2BBA071E"/>
  <w16cid:commentId w16cid:paraId="0BDDB136" w16cid:durableId="2A49468C"/>
  <w16cid:commentId w16cid:paraId="168D62BB" w16cid:durableId="793F2642"/>
  <w16cid:commentId w16cid:paraId="05380298" w16cid:durableId="2A4946A4"/>
  <w16cid:commentId w16cid:paraId="60CA7013" w16cid:durableId="2A4946AE"/>
  <w16cid:commentId w16cid:paraId="71B9F01C" w16cid:durableId="6A6B3191"/>
  <w16cid:commentId w16cid:paraId="5200F525" w16cid:durableId="2A494FF3"/>
  <w16cid:commentId w16cid:paraId="732DF470" w16cid:durableId="7193FA8F"/>
  <w16cid:commentId w16cid:paraId="3FC1B824" w16cid:durableId="2A49505E"/>
  <w16cid:commentId w16cid:paraId="60CB8B01" w16cid:durableId="0ABF4E1D"/>
  <w16cid:commentId w16cid:paraId="7D786A81" w16cid:durableId="2A49506C"/>
  <w16cid:commentId w16cid:paraId="3E527B54" w16cid:durableId="44119D4A"/>
  <w16cid:commentId w16cid:paraId="44FC2666" w16cid:durableId="2A495097"/>
  <w16cid:commentId w16cid:paraId="572351E3" w16cid:durableId="2841856B"/>
  <w16cid:commentId w16cid:paraId="5992203C" w16cid:durableId="511C1DB3"/>
  <w16cid:commentId w16cid:paraId="52309CAF" w16cid:durableId="7E441070"/>
  <w16cid:commentId w16cid:paraId="6F8A2580" w16cid:durableId="307475BB"/>
  <w16cid:commentId w16cid:paraId="608A42DD" w16cid:durableId="2A3FB11A"/>
  <w16cid:commentId w16cid:paraId="6698B846" w16cid:durableId="7FA7D0E7"/>
  <w16cid:commentId w16cid:paraId="074683F7" w16cid:durableId="387721F5"/>
  <w16cid:commentId w16cid:paraId="35AD2624" w16cid:durableId="2A495546"/>
  <w16cid:commentId w16cid:paraId="36EE1378" w16cid:durableId="21FE1A6A"/>
  <w16cid:commentId w16cid:paraId="684D8D18" w16cid:durableId="2A49561B"/>
  <w16cid:commentId w16cid:paraId="0867CB93" w16cid:durableId="49349018"/>
  <w16cid:commentId w16cid:paraId="39167719" w16cid:durableId="2A495649"/>
  <w16cid:commentId w16cid:paraId="09E5BCDC" w16cid:durableId="3E020036"/>
  <w16cid:commentId w16cid:paraId="18348F45" w16cid:durableId="2A4956C4"/>
  <w16cid:commentId w16cid:paraId="3F1C5D89" w16cid:durableId="6195F1E4"/>
  <w16cid:commentId w16cid:paraId="734A5530" w16cid:durableId="748E5DFD"/>
  <w16cid:commentId w16cid:paraId="6FF7D315" w16cid:durableId="74C3ADB2"/>
  <w16cid:commentId w16cid:paraId="10E3DFF3" w16cid:durableId="2A49570D"/>
  <w16cid:commentId w16cid:paraId="3EBF6BE5" w16cid:durableId="4F11E9CA"/>
  <w16cid:commentId w16cid:paraId="15A7172D" w16cid:durableId="2A495733"/>
  <w16cid:commentId w16cid:paraId="20AEC76B" w16cid:durableId="74208A17"/>
  <w16cid:commentId w16cid:paraId="2ED4EFCB" w16cid:durableId="2A495750"/>
  <w16cid:commentId w16cid:paraId="63ADCD72" w16cid:durableId="7F24FFE8"/>
  <w16cid:commentId w16cid:paraId="504099D7" w16cid:durableId="2EB6C0CD"/>
  <w16cid:commentId w16cid:paraId="2EA40197" w16cid:durableId="3D9E4789"/>
  <w16cid:commentId w16cid:paraId="1E289B3C" w16cid:durableId="2A4958EA"/>
  <w16cid:commentId w16cid:paraId="51A45498" w16cid:durableId="44C784CA"/>
  <w16cid:commentId w16cid:paraId="0ED65C62" w16cid:durableId="2A495C24"/>
  <w16cid:commentId w16cid:paraId="7283472D" w16cid:durableId="77BF1009"/>
  <w16cid:commentId w16cid:paraId="4F53AD81" w16cid:durableId="520C43EF"/>
  <w16cid:commentId w16cid:paraId="588A9667" w16cid:durableId="0B997B57"/>
  <w16cid:commentId w16cid:paraId="23AA5E34" w16cid:durableId="3943F394"/>
  <w16cid:commentId w16cid:paraId="5E8CB588" w16cid:durableId="638BA3D9"/>
  <w16cid:commentId w16cid:paraId="7E6325FF" w16cid:durableId="294F9214"/>
  <w16cid:commentId w16cid:paraId="78A37B06" w16cid:durableId="5C6C093B"/>
  <w16cid:commentId w16cid:paraId="0EA2764E" w16cid:durableId="53483DB1"/>
  <w16cid:commentId w16cid:paraId="0A346CAE" w16cid:durableId="1751AA80"/>
  <w16cid:commentId w16cid:paraId="23D92196" w16cid:durableId="1944FE07"/>
  <w16cid:commentId w16cid:paraId="277677A9" w16cid:durableId="30C4C767"/>
  <w16cid:commentId w16cid:paraId="04E7BBC8" w16cid:durableId="504AF5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5B09C" w14:textId="77777777" w:rsidR="00E9277B" w:rsidRDefault="00E9277B">
      <w:r>
        <w:separator/>
      </w:r>
    </w:p>
  </w:endnote>
  <w:endnote w:type="continuationSeparator" w:id="0">
    <w:p w14:paraId="13DB4A88" w14:textId="77777777" w:rsidR="00E9277B" w:rsidRDefault="00E92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A9F39" w14:textId="74A912C2" w:rsidR="00AF779A" w:rsidRDefault="007F7812">
    <w:pPr>
      <w:pStyle w:val="Textoindependiente"/>
      <w:spacing w:line="14" w:lineRule="auto"/>
    </w:pPr>
    <w:r>
      <w:rPr>
        <w:noProof/>
      </w:rPr>
      <mc:AlternateContent>
        <mc:Choice Requires="wps">
          <w:drawing>
            <wp:anchor distT="0" distB="0" distL="114300" distR="114300" simplePos="0" relativeHeight="485915136" behindDoc="1" locked="0" layoutInCell="1" allowOverlap="1" wp14:anchorId="27EF6B74" wp14:editId="50DACAF6">
              <wp:simplePos x="0" y="0"/>
              <wp:positionH relativeFrom="page">
                <wp:posOffset>493395</wp:posOffset>
              </wp:positionH>
              <wp:positionV relativeFrom="page">
                <wp:posOffset>8898255</wp:posOffset>
              </wp:positionV>
              <wp:extent cx="5925185" cy="0"/>
              <wp:effectExtent l="0" t="0" r="0" b="0"/>
              <wp:wrapNone/>
              <wp:docPr id="2009776215"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5185" cy="0"/>
                      </a:xfrm>
                      <a:prstGeom prst="line">
                        <a:avLst/>
                      </a:prstGeom>
                      <a:noFill/>
                      <a:ln w="25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94D01" id="Conector recto 3" o:spid="_x0000_s1026" style="position:absolute;z-index:-1740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8.85pt,700.65pt" to="505.4pt,7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" strokeweight=".07019mm">
              <w10:wrap anchorx="page" anchory="page"/>
            </v:line>
          </w:pict>
        </mc:Fallback>
      </mc:AlternateContent>
    </w:r>
    <w:r>
      <w:rPr>
        <w:noProof/>
      </w:rPr>
      <mc:AlternateContent>
        <mc:Choice Requires="wps">
          <w:drawing>
            <wp:anchor distT="0" distB="0" distL="114300" distR="114300" simplePos="0" relativeHeight="485915648" behindDoc="1" locked="0" layoutInCell="1" allowOverlap="1" wp14:anchorId="26F9FAFD" wp14:editId="02699B4A">
              <wp:simplePos x="0" y="0"/>
              <wp:positionH relativeFrom="page">
                <wp:posOffset>5772785</wp:posOffset>
              </wp:positionH>
              <wp:positionV relativeFrom="page">
                <wp:posOffset>8917305</wp:posOffset>
              </wp:positionV>
              <wp:extent cx="658495" cy="174625"/>
              <wp:effectExtent l="0" t="0" r="0" b="0"/>
              <wp:wrapNone/>
              <wp:docPr id="2658868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495"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74AC9" w14:textId="77777777" w:rsidR="00AF779A" w:rsidRDefault="00E9277B">
                          <w:pPr>
                            <w:pStyle w:val="Textoindependiente"/>
                            <w:spacing w:before="21"/>
                            <w:ind w:left="20"/>
                          </w:pPr>
                          <w:r>
                            <w:t>Page</w:t>
                          </w:r>
                          <w:r>
                            <w:rPr>
                              <w:spacing w:val="-9"/>
                            </w:rPr>
                            <w:t xml:space="preserve"> </w:t>
                          </w:r>
                          <w:r>
                            <w:fldChar w:fldCharType="begin"/>
                          </w:r>
                          <w:r>
                            <w:instrText xml:space="preserve"> PAGE </w:instrText>
                          </w:r>
                          <w:r>
                            <w:fldChar w:fldCharType="separate"/>
                          </w:r>
                          <w:r>
                            <w:t>1</w:t>
                          </w:r>
                          <w:r>
                            <w:fldChar w:fldCharType="end"/>
                          </w:r>
                          <w:r>
                            <w:rPr>
                              <w:spacing w:val="-9"/>
                            </w:rPr>
                            <w:t xml:space="preserve"> </w:t>
                          </w:r>
                          <w:r>
                            <w:t>of</w:t>
                          </w:r>
                          <w:r>
                            <w:rPr>
                              <w:spacing w:val="-9"/>
                            </w:rPr>
                            <w:t xml:space="preserve"> </w:t>
                          </w:r>
                          <w:r>
                            <w:rPr>
                              <w:spacing w:val="-5"/>
                            </w:rPr>
                            <w:t>31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F9FAFD" id="_x0000_t202" coordsize="21600,21600" o:spt="202" path="m,l,21600r21600,l21600,xe">
              <v:stroke joinstyle="miter"/>
              <v:path gradientshapeok="t" o:connecttype="rect"/>
            </v:shapetype>
            <v:shape id="Cuadro de texto 2" o:spid="_x0000_s1026" type="#_x0000_t202" style="position:absolute;margin-left:454.55pt;margin-top:702.15pt;width:51.85pt;height:13.75pt;z-index:-1740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" filled="f" stroked="f">
              <v:textbox inset="0,0,0,0">
                <w:txbxContent>
                  <w:p w14:paraId="16074AC9" w14:textId="77777777" w:rsidR="00AF779A" w:rsidRDefault="00E9277B">
                    <w:pPr>
                      <w:pStyle w:val="Textoindependiente"/>
                      <w:spacing w:before="21"/>
                      <w:ind w:left="20"/>
                    </w:pPr>
                    <w:r>
                      <w:t>Page</w:t>
                    </w:r>
                    <w:r>
                      <w:rPr>
                        <w:spacing w:val="-9"/>
                      </w:rPr>
                      <w:t xml:space="preserve"> </w:t>
                    </w:r>
                    <w:r>
                      <w:fldChar w:fldCharType="begin"/>
                    </w:r>
                    <w:r>
                      <w:instrText xml:space="preserve"> PAGE </w:instrText>
                    </w:r>
                    <w:r>
                      <w:fldChar w:fldCharType="separate"/>
                    </w:r>
                    <w:r>
                      <w:t>1</w:t>
                    </w:r>
                    <w:r>
                      <w:fldChar w:fldCharType="end"/>
                    </w:r>
                    <w:r>
                      <w:rPr>
                        <w:spacing w:val="-9"/>
                      </w:rPr>
                      <w:t xml:space="preserve"> </w:t>
                    </w:r>
                    <w:r>
                      <w:t>of</w:t>
                    </w:r>
                    <w:r>
                      <w:rPr>
                        <w:spacing w:val="-9"/>
                      </w:rPr>
                      <w:t xml:space="preserve"> </w:t>
                    </w:r>
                    <w:r>
                      <w:rPr>
                        <w:spacing w:val="-5"/>
                      </w:rPr>
                      <w:t>31</w:t>
                    </w:r>
                  </w:p>
                </w:txbxContent>
              </v:textbox>
              <w10:wrap anchorx="page" anchory="page"/>
            </v:shape>
          </w:pict>
        </mc:Fallback>
      </mc:AlternateContent>
    </w:r>
    <w:r>
      <w:rPr>
        <w:noProof/>
      </w:rPr>
      <mc:AlternateContent>
        <mc:Choice Requires="wps">
          <w:drawing>
            <wp:anchor distT="0" distB="0" distL="114300" distR="114300" simplePos="0" relativeHeight="485916160" behindDoc="1" locked="0" layoutInCell="1" allowOverlap="1" wp14:anchorId="5F1E7813" wp14:editId="252A985E">
              <wp:simplePos x="0" y="0"/>
              <wp:positionH relativeFrom="page">
                <wp:posOffset>480695</wp:posOffset>
              </wp:positionH>
              <wp:positionV relativeFrom="page">
                <wp:posOffset>8922385</wp:posOffset>
              </wp:positionV>
              <wp:extent cx="2631440" cy="179070"/>
              <wp:effectExtent l="0" t="0" r="0" b="0"/>
              <wp:wrapNone/>
              <wp:docPr id="687113767"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44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A1FC0" w14:textId="77777777" w:rsidR="00AF779A" w:rsidRDefault="00E9277B">
                          <w:pPr>
                            <w:spacing w:before="32"/>
                            <w:ind w:left="20"/>
                            <w:rPr>
                              <w:rFonts w:ascii="Times New Roman"/>
                              <w:i/>
                              <w:sz w:val="18"/>
                            </w:rPr>
                          </w:pPr>
                          <w:r>
                            <w:rPr>
                              <w:rFonts w:ascii="Calibri"/>
                              <w:sz w:val="18"/>
                            </w:rPr>
                            <w:t>G.</w:t>
                          </w:r>
                          <w:r>
                            <w:rPr>
                              <w:rFonts w:ascii="Calibri"/>
                              <w:spacing w:val="21"/>
                              <w:sz w:val="18"/>
                            </w:rPr>
                            <w:t xml:space="preserve"> </w:t>
                          </w:r>
                          <w:r>
                            <w:rPr>
                              <w:rFonts w:ascii="Calibri"/>
                              <w:sz w:val="18"/>
                            </w:rPr>
                            <w:t>Guerrero-Ulloa</w:t>
                          </w:r>
                          <w:r>
                            <w:rPr>
                              <w:rFonts w:ascii="Calibri"/>
                              <w:spacing w:val="22"/>
                              <w:sz w:val="18"/>
                            </w:rPr>
                            <w:t xml:space="preserve"> </w:t>
                          </w:r>
                          <w:r>
                            <w:rPr>
                              <w:rFonts w:ascii="Calibri"/>
                              <w:sz w:val="18"/>
                            </w:rPr>
                            <w:t>et</w:t>
                          </w:r>
                          <w:r>
                            <w:rPr>
                              <w:rFonts w:ascii="Calibri"/>
                              <w:spacing w:val="20"/>
                              <w:sz w:val="18"/>
                            </w:rPr>
                            <w:t xml:space="preserve"> </w:t>
                          </w:r>
                          <w:r>
                            <w:rPr>
                              <w:rFonts w:ascii="Calibri"/>
                              <w:sz w:val="18"/>
                            </w:rPr>
                            <w:t>al.:</w:t>
                          </w:r>
                          <w:r>
                            <w:rPr>
                              <w:rFonts w:ascii="Calibri"/>
                              <w:spacing w:val="43"/>
                              <w:sz w:val="18"/>
                            </w:rPr>
                            <w:t xml:space="preserve"> </w:t>
                          </w:r>
                          <w:r>
                            <w:rPr>
                              <w:rFonts w:ascii="Times New Roman"/>
                              <w:i/>
                              <w:sz w:val="18"/>
                            </w:rPr>
                            <w:t xml:space="preserve">Preprint submitted to </w:t>
                          </w:r>
                          <w:r>
                            <w:rPr>
                              <w:rFonts w:ascii="Times New Roman"/>
                              <w:i/>
                              <w:spacing w:val="-2"/>
                              <w:sz w:val="18"/>
                            </w:rPr>
                            <w:t>Elsevier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E7813" id="Cuadro de texto 1" o:spid="_x0000_s1027" type="#_x0000_t202" style="position:absolute;margin-left:37.85pt;margin-top:702.55pt;width:207.2pt;height:14.1pt;z-index:-1740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" filled="f" stroked="f">
              <v:textbox inset="0,0,0,0">
                <w:txbxContent>
                  <w:p w14:paraId="380A1FC0" w14:textId="77777777" w:rsidR="00AF779A" w:rsidRDefault="00E9277B">
                    <w:pPr>
                      <w:spacing w:before="32"/>
                      <w:ind w:left="20"/>
                      <w:rPr>
                        <w:rFonts w:ascii="Times New Roman"/>
                        <w:i/>
                        <w:sz w:val="18"/>
                      </w:rPr>
                    </w:pPr>
                    <w:r>
                      <w:rPr>
                        <w:rFonts w:ascii="Calibri"/>
                        <w:sz w:val="18"/>
                      </w:rPr>
                      <w:t>G.</w:t>
                    </w:r>
                    <w:r>
                      <w:rPr>
                        <w:rFonts w:ascii="Calibri"/>
                        <w:spacing w:val="21"/>
                        <w:sz w:val="18"/>
                      </w:rPr>
                      <w:t xml:space="preserve"> </w:t>
                    </w:r>
                    <w:r>
                      <w:rPr>
                        <w:rFonts w:ascii="Calibri"/>
                        <w:sz w:val="18"/>
                      </w:rPr>
                      <w:t>Guerrero-Ulloa</w:t>
                    </w:r>
                    <w:r>
                      <w:rPr>
                        <w:rFonts w:ascii="Calibri"/>
                        <w:spacing w:val="22"/>
                        <w:sz w:val="18"/>
                      </w:rPr>
                      <w:t xml:space="preserve"> </w:t>
                    </w:r>
                    <w:r>
                      <w:rPr>
                        <w:rFonts w:ascii="Calibri"/>
                        <w:sz w:val="18"/>
                      </w:rPr>
                      <w:t>et</w:t>
                    </w:r>
                    <w:r>
                      <w:rPr>
                        <w:rFonts w:ascii="Calibri"/>
                        <w:spacing w:val="20"/>
                        <w:sz w:val="18"/>
                      </w:rPr>
                      <w:t xml:space="preserve"> </w:t>
                    </w:r>
                    <w:r>
                      <w:rPr>
                        <w:rFonts w:ascii="Calibri"/>
                        <w:sz w:val="18"/>
                      </w:rPr>
                      <w:t>al.:</w:t>
                    </w:r>
                    <w:r>
                      <w:rPr>
                        <w:rFonts w:ascii="Calibri"/>
                        <w:spacing w:val="43"/>
                        <w:sz w:val="18"/>
                      </w:rPr>
                      <w:t xml:space="preserve"> </w:t>
                    </w:r>
                    <w:r>
                      <w:rPr>
                        <w:rFonts w:ascii="Times New Roman"/>
                        <w:i/>
                        <w:sz w:val="18"/>
                      </w:rPr>
                      <w:t xml:space="preserve">Preprint submitted to </w:t>
                    </w:r>
                    <w:r>
                      <w:rPr>
                        <w:rFonts w:ascii="Times New Roman"/>
                        <w:i/>
                        <w:spacing w:val="-2"/>
                        <w:sz w:val="18"/>
                      </w:rPr>
                      <w:t>Elsevier</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543D4" w14:textId="77777777" w:rsidR="00AF779A" w:rsidRDefault="00E9277B">
    <w:pPr>
      <w:pStyle w:val="Textoindependiente"/>
      <w:spacing w:line="14" w:lineRule="auto"/>
    </w:pPr>
    <w:r>
      <w:pict w14:anchorId="5D5DC289">
        <v:line id="_x0000_s2051" alt="" style="position:absolute;z-index:-17379840;mso-wrap-edited:f;mso-width-percent:0;mso-height-percent:0;mso-position-horizontal-relative:page;mso-position-vertical-relative:page;mso-width-percent:0;mso-height-percent:0" from="38.85pt,700.65pt" to="505.4pt,700.65pt" strokeweight=".07019mm">
          <w10:wrap anchorx="page" anchory="page"/>
        </v:line>
      </w:pict>
    </w:r>
    <w:r>
      <w:pict w14:anchorId="3239DD32">
        <v:shapetype id="_x0000_t202" coordsize="21600,21600" o:spt="202" path="m,l,21600r21600,l21600,xe">
          <v:stroke joinstyle="miter"/>
          <v:path gradientshapeok="t" o:connecttype="rect"/>
        </v:shapetype>
        <v:shape id="docshape127" o:spid="_x0000_s2050" type="#_x0000_t202" alt="" style="position:absolute;margin-left:37.85pt;margin-top:701.55pt;width:207.2pt;height:14.1pt;z-index:-17379328;mso-wrap-style:square;mso-wrap-edited:f;mso-width-percent:0;mso-height-percent:0;mso-position-horizontal-relative:page;mso-position-vertical-relative:page;mso-width-percent:0;mso-height-percent:0;v-text-anchor:top" filled="f" stroked="f">
          <v:textbox inset="0,0,0,0">
            <w:txbxContent>
              <w:p w14:paraId="1662B6F3" w14:textId="77777777" w:rsidR="00AF779A" w:rsidRDefault="00E9277B">
                <w:pPr>
                  <w:spacing w:before="32"/>
                  <w:ind w:left="20"/>
                  <w:rPr>
                    <w:rFonts w:ascii="Times New Roman"/>
                    <w:i/>
                    <w:sz w:val="18"/>
                  </w:rPr>
                </w:pPr>
                <w:r>
                  <w:rPr>
                    <w:rFonts w:ascii="Calibri"/>
                    <w:sz w:val="18"/>
                  </w:rPr>
                  <w:t>G.</w:t>
                </w:r>
                <w:r>
                  <w:rPr>
                    <w:rFonts w:ascii="Calibri"/>
                    <w:spacing w:val="21"/>
                    <w:sz w:val="18"/>
                  </w:rPr>
                  <w:t xml:space="preserve"> </w:t>
                </w:r>
                <w:r>
                  <w:rPr>
                    <w:rFonts w:ascii="Calibri"/>
                    <w:sz w:val="18"/>
                  </w:rPr>
                  <w:t>Guerrero-Ulloa</w:t>
                </w:r>
                <w:r>
                  <w:rPr>
                    <w:rFonts w:ascii="Calibri"/>
                    <w:spacing w:val="22"/>
                    <w:sz w:val="18"/>
                  </w:rPr>
                  <w:t xml:space="preserve"> </w:t>
                </w:r>
                <w:r>
                  <w:rPr>
                    <w:rFonts w:ascii="Calibri"/>
                    <w:sz w:val="18"/>
                  </w:rPr>
                  <w:t>et</w:t>
                </w:r>
                <w:r>
                  <w:rPr>
                    <w:rFonts w:ascii="Calibri"/>
                    <w:spacing w:val="20"/>
                    <w:sz w:val="18"/>
                  </w:rPr>
                  <w:t xml:space="preserve"> </w:t>
                </w:r>
                <w:r>
                  <w:rPr>
                    <w:rFonts w:ascii="Calibri"/>
                    <w:sz w:val="18"/>
                  </w:rPr>
                  <w:t>al.:</w:t>
                </w:r>
                <w:r>
                  <w:rPr>
                    <w:rFonts w:ascii="Calibri"/>
                    <w:spacing w:val="43"/>
                    <w:sz w:val="18"/>
                  </w:rPr>
                  <w:t xml:space="preserve"> </w:t>
                </w:r>
                <w:r>
                  <w:rPr>
                    <w:rFonts w:ascii="Times New Roman"/>
                    <w:i/>
                    <w:sz w:val="18"/>
                  </w:rPr>
                  <w:t xml:space="preserve">Preprint submitted to </w:t>
                </w:r>
                <w:r>
                  <w:rPr>
                    <w:rFonts w:ascii="Times New Roman"/>
                    <w:i/>
                    <w:spacing w:val="-2"/>
                    <w:sz w:val="18"/>
                  </w:rPr>
                  <w:t>Elsevier</w:t>
                </w:r>
              </w:p>
            </w:txbxContent>
          </v:textbox>
          <w10:wrap anchorx="page" anchory="page"/>
        </v:shape>
      </w:pict>
    </w:r>
    <w:r>
      <w:pict w14:anchorId="66C086E2">
        <v:shape id="docshape128" o:spid="_x0000_s2049" type="#_x0000_t202" alt="" style="position:absolute;margin-left:450.6pt;margin-top:702.6pt;width:55.85pt;height:13.05pt;z-index:-17378816;mso-wrap-style:square;mso-wrap-edited:f;mso-width-percent:0;mso-height-percent:0;mso-position-horizontal-relative:page;mso-position-vertical-relative:page;mso-width-percent:0;mso-height-percent:0;v-text-anchor:top" filled="f" stroked="f">
          <v:textbox inset="0,0,0,0">
            <w:txbxContent>
              <w:p w14:paraId="03C6B172" w14:textId="77777777" w:rsidR="00AF779A" w:rsidRDefault="00E9277B">
                <w:pPr>
                  <w:spacing w:before="11"/>
                  <w:ind w:left="20"/>
                  <w:rPr>
                    <w:rFonts w:ascii="Calibri"/>
                    <w:sz w:val="18"/>
                  </w:rPr>
                </w:pPr>
                <w:r>
                  <w:rPr>
                    <w:rFonts w:ascii="Calibri"/>
                    <w:w w:val="105"/>
                    <w:sz w:val="18"/>
                  </w:rPr>
                  <w:t>Page</w:t>
                </w:r>
                <w:r>
                  <w:rPr>
                    <w:rFonts w:ascii="Calibri"/>
                    <w:spacing w:val="11"/>
                    <w:w w:val="105"/>
                    <w:sz w:val="18"/>
                  </w:rPr>
                  <w:t xml:space="preserve"> </w:t>
                </w:r>
                <w:r>
                  <w:rPr>
                    <w:rFonts w:ascii="Calibri"/>
                    <w:w w:val="105"/>
                    <w:sz w:val="18"/>
                  </w:rPr>
                  <w:fldChar w:fldCharType="begin"/>
                </w:r>
                <w:r>
                  <w:rPr>
                    <w:rFonts w:ascii="Calibri"/>
                    <w:w w:val="105"/>
                    <w:sz w:val="18"/>
                  </w:rPr>
                  <w:instrText xml:space="preserve"> PAGE </w:instrText>
                </w:r>
                <w:r>
                  <w:rPr>
                    <w:rFonts w:ascii="Calibri"/>
                    <w:w w:val="105"/>
                    <w:sz w:val="18"/>
                  </w:rPr>
                  <w:fldChar w:fldCharType="separate"/>
                </w:r>
                <w:r>
                  <w:rPr>
                    <w:rFonts w:ascii="Calibri"/>
                    <w:w w:val="105"/>
                    <w:sz w:val="18"/>
                  </w:rPr>
                  <w:t>20</w:t>
                </w:r>
                <w:r>
                  <w:rPr>
                    <w:rFonts w:ascii="Calibri"/>
                    <w:w w:val="105"/>
                    <w:sz w:val="18"/>
                  </w:rPr>
                  <w:fldChar w:fldCharType="end"/>
                </w:r>
                <w:r>
                  <w:rPr>
                    <w:rFonts w:ascii="Calibri"/>
                    <w:spacing w:val="11"/>
                    <w:w w:val="105"/>
                    <w:sz w:val="18"/>
                  </w:rPr>
                  <w:t xml:space="preserve"> </w:t>
                </w:r>
                <w:r>
                  <w:rPr>
                    <w:rFonts w:ascii="Calibri"/>
                    <w:w w:val="105"/>
                    <w:sz w:val="18"/>
                  </w:rPr>
                  <w:t>of</w:t>
                </w:r>
                <w:r>
                  <w:rPr>
                    <w:rFonts w:ascii="Calibri"/>
                    <w:spacing w:val="12"/>
                    <w:w w:val="105"/>
                    <w:sz w:val="18"/>
                  </w:rPr>
                  <w:t xml:space="preserve"> </w:t>
                </w:r>
                <w:r>
                  <w:rPr>
                    <w:rFonts w:ascii="Calibri"/>
                    <w:spacing w:val="-5"/>
                    <w:w w:val="105"/>
                    <w:sz w:val="18"/>
                  </w:rPr>
                  <w:t>31</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27250" w14:textId="77777777" w:rsidR="00AF779A" w:rsidRDefault="00E9277B">
    <w:pPr>
      <w:pStyle w:val="Textoindependiente"/>
      <w:spacing w:line="14" w:lineRule="auto"/>
    </w:pPr>
    <w:r>
      <w:pict w14:anchorId="76120FEB">
        <v:line id="_x0000_s2089" alt="" style="position:absolute;z-index:-17399296;mso-wrap-edited:f;mso-width-percent:0;mso-height-percent:0;mso-position-horizontal-relative:page;mso-position-vertical-relative:page;mso-width-percent:0;mso-height-percent:0" from="38.85pt,700.65pt" to="505.4pt,700.65pt" strokeweight=".07019mm">
          <w10:wrap anchorx="page" anchory="page"/>
        </v:line>
      </w:pict>
    </w:r>
    <w:r>
      <w:pict w14:anchorId="2E4E40E8">
        <v:shapetype id="_x0000_t202" coordsize="21600,21600" o:spt="202" path="m,l,21600r21600,l21600,xe">
          <v:stroke joinstyle="miter"/>
          <v:path gradientshapeok="t" o:connecttype="rect"/>
        </v:shapetype>
        <v:shape id="docshape13" o:spid="_x0000_s2088" type="#_x0000_t202" alt="" style="position:absolute;margin-left:37.85pt;margin-top:701.55pt;width:207.2pt;height:14.1pt;z-index:-17398784;mso-wrap-style:square;mso-wrap-edited:f;mso-width-percent:0;mso-height-percent:0;mso-position-horizontal-relative:page;mso-position-vertical-relative:page;mso-width-percent:0;mso-height-percent:0;v-text-anchor:top" filled="f" stroked="f">
          <v:textbox inset="0,0,0,0">
            <w:txbxContent>
              <w:p w14:paraId="0EC346DB" w14:textId="77777777" w:rsidR="00AF779A" w:rsidRDefault="00E9277B">
                <w:pPr>
                  <w:spacing w:before="32"/>
                  <w:ind w:left="20"/>
                  <w:rPr>
                    <w:rFonts w:ascii="Times New Roman"/>
                    <w:i/>
                    <w:sz w:val="18"/>
                  </w:rPr>
                </w:pPr>
                <w:r>
                  <w:rPr>
                    <w:rFonts w:ascii="Calibri"/>
                    <w:sz w:val="18"/>
                  </w:rPr>
                  <w:t>G.</w:t>
                </w:r>
                <w:r>
                  <w:rPr>
                    <w:rFonts w:ascii="Calibri"/>
                    <w:spacing w:val="21"/>
                    <w:sz w:val="18"/>
                  </w:rPr>
                  <w:t xml:space="preserve"> </w:t>
                </w:r>
                <w:r>
                  <w:rPr>
                    <w:rFonts w:ascii="Calibri"/>
                    <w:sz w:val="18"/>
                  </w:rPr>
                  <w:t>Guerrero-Ulloa</w:t>
                </w:r>
                <w:r>
                  <w:rPr>
                    <w:rFonts w:ascii="Calibri"/>
                    <w:spacing w:val="22"/>
                    <w:sz w:val="18"/>
                  </w:rPr>
                  <w:t xml:space="preserve"> </w:t>
                </w:r>
                <w:r>
                  <w:rPr>
                    <w:rFonts w:ascii="Calibri"/>
                    <w:sz w:val="18"/>
                  </w:rPr>
                  <w:t>et</w:t>
                </w:r>
                <w:r>
                  <w:rPr>
                    <w:rFonts w:ascii="Calibri"/>
                    <w:spacing w:val="20"/>
                    <w:sz w:val="18"/>
                  </w:rPr>
                  <w:t xml:space="preserve"> </w:t>
                </w:r>
                <w:r>
                  <w:rPr>
                    <w:rFonts w:ascii="Calibri"/>
                    <w:sz w:val="18"/>
                  </w:rPr>
                  <w:t>al.:</w:t>
                </w:r>
                <w:r>
                  <w:rPr>
                    <w:rFonts w:ascii="Calibri"/>
                    <w:spacing w:val="43"/>
                    <w:sz w:val="18"/>
                  </w:rPr>
                  <w:t xml:space="preserve"> </w:t>
                </w:r>
                <w:r>
                  <w:rPr>
                    <w:rFonts w:ascii="Times New Roman"/>
                    <w:i/>
                    <w:sz w:val="18"/>
                  </w:rPr>
                  <w:t xml:space="preserve">Preprint submitted to </w:t>
                </w:r>
                <w:r>
                  <w:rPr>
                    <w:rFonts w:ascii="Times New Roman"/>
                    <w:i/>
                    <w:spacing w:val="-2"/>
                    <w:sz w:val="18"/>
                  </w:rPr>
                  <w:t>Elsevier</w:t>
                </w:r>
              </w:p>
            </w:txbxContent>
          </v:textbox>
          <w10:wrap anchorx="page" anchory="page"/>
        </v:shape>
      </w:pict>
    </w:r>
    <w:r>
      <w:pict w14:anchorId="31347AB5">
        <v:shape id="docshape14" o:spid="_x0000_s2087" type="#_x0000_t202" alt="" style="position:absolute;margin-left:455.2pt;margin-top:702.6pt;width:51.25pt;height:13.05pt;z-index:-17398272;mso-wrap-style:square;mso-wrap-edited:f;mso-width-percent:0;mso-height-percent:0;mso-position-horizontal-relative:page;mso-position-vertical-relative:page;mso-width-percent:0;mso-height-percent:0;v-text-anchor:top" filled="f" stroked="f">
          <v:textbox inset="0,0,0,0">
            <w:txbxContent>
              <w:p w14:paraId="3A4F5B2E" w14:textId="77777777" w:rsidR="00AF779A" w:rsidRDefault="00E9277B">
                <w:pPr>
                  <w:spacing w:before="11"/>
                  <w:ind w:left="20"/>
                  <w:rPr>
                    <w:rFonts w:ascii="Calibri"/>
                    <w:sz w:val="18"/>
                  </w:rPr>
                </w:pPr>
                <w:r>
                  <w:rPr>
                    <w:rFonts w:ascii="Calibri"/>
                    <w:w w:val="105"/>
                    <w:sz w:val="18"/>
                  </w:rPr>
                  <w:t>Page</w:t>
                </w:r>
                <w:r>
                  <w:rPr>
                    <w:rFonts w:ascii="Calibri"/>
                    <w:spacing w:val="12"/>
                    <w:w w:val="105"/>
                    <w:sz w:val="18"/>
                  </w:rPr>
                  <w:t xml:space="preserve"> </w:t>
                </w:r>
                <w:r>
                  <w:rPr>
                    <w:rFonts w:ascii="Calibri"/>
                    <w:w w:val="105"/>
                    <w:sz w:val="18"/>
                  </w:rPr>
                  <w:fldChar w:fldCharType="begin"/>
                </w:r>
                <w:r>
                  <w:rPr>
                    <w:rFonts w:ascii="Calibri"/>
                    <w:w w:val="105"/>
                    <w:sz w:val="18"/>
                  </w:rPr>
                  <w:instrText xml:space="preserve"> PAGE </w:instrText>
                </w:r>
                <w:r>
                  <w:rPr>
                    <w:rFonts w:ascii="Calibri"/>
                    <w:w w:val="105"/>
                    <w:sz w:val="18"/>
                  </w:rPr>
                  <w:fldChar w:fldCharType="separate"/>
                </w:r>
                <w:r>
                  <w:rPr>
                    <w:rFonts w:ascii="Calibri"/>
                    <w:w w:val="105"/>
                    <w:sz w:val="18"/>
                  </w:rPr>
                  <w:t>2</w:t>
                </w:r>
                <w:r>
                  <w:rPr>
                    <w:rFonts w:ascii="Calibri"/>
                    <w:w w:val="105"/>
                    <w:sz w:val="18"/>
                  </w:rPr>
                  <w:fldChar w:fldCharType="end"/>
                </w:r>
                <w:r>
                  <w:rPr>
                    <w:rFonts w:ascii="Calibri"/>
                    <w:spacing w:val="12"/>
                    <w:w w:val="105"/>
                    <w:sz w:val="18"/>
                  </w:rPr>
                  <w:t xml:space="preserve"> </w:t>
                </w:r>
                <w:r>
                  <w:rPr>
                    <w:rFonts w:ascii="Calibri"/>
                    <w:w w:val="105"/>
                    <w:sz w:val="18"/>
                  </w:rPr>
                  <w:t>of</w:t>
                </w:r>
                <w:r>
                  <w:rPr>
                    <w:rFonts w:ascii="Calibri"/>
                    <w:spacing w:val="13"/>
                    <w:w w:val="105"/>
                    <w:sz w:val="18"/>
                  </w:rPr>
                  <w:t xml:space="preserve"> </w:t>
                </w:r>
                <w:r>
                  <w:rPr>
                    <w:rFonts w:ascii="Calibri"/>
                    <w:spacing w:val="-5"/>
                    <w:w w:val="105"/>
                    <w:sz w:val="18"/>
                  </w:rPr>
                  <w:t>31</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05220" w14:textId="77777777" w:rsidR="00AF779A" w:rsidRDefault="00E9277B">
    <w:pPr>
      <w:pStyle w:val="Textoindependiente"/>
      <w:spacing w:line="14" w:lineRule="auto"/>
    </w:pPr>
    <w:r>
      <w:pict w14:anchorId="08CF6136">
        <v:line id="_x0000_s2084" alt="" style="position:absolute;z-index:-17396736;mso-wrap-edited:f;mso-width-percent:0;mso-height-percent:0;mso-position-horizontal-relative:page;mso-position-vertical-relative:page;mso-width-percent:0;mso-height-percent:0" from="38.85pt,700.65pt" to="505.4pt,700.65pt" strokeweight=".07019mm">
          <w10:wrap anchorx="page" anchory="page"/>
        </v:line>
      </w:pict>
    </w:r>
    <w:r>
      <w:pict w14:anchorId="5410062F">
        <v:shapetype id="_x0000_t202" coordsize="21600,21600" o:spt="202" path="m,l,21600r21600,l21600,xe">
          <v:stroke joinstyle="miter"/>
          <v:path gradientshapeok="t" o:connecttype="rect"/>
        </v:shapetype>
        <v:shape id="docshape31" o:spid="_x0000_s2083" type="#_x0000_t202" alt="" style="position:absolute;margin-left:37.85pt;margin-top:701.55pt;width:207.2pt;height:14.1pt;z-index:-17396224;mso-wrap-style:square;mso-wrap-edited:f;mso-width-percent:0;mso-height-percent:0;mso-position-horizontal-relative:page;mso-position-vertical-relative:page;mso-width-percent:0;mso-height-percent:0;v-text-anchor:top" filled="f" stroked="f">
          <v:textbox inset="0,0,0,0">
            <w:txbxContent>
              <w:p w14:paraId="23AC4C80" w14:textId="77777777" w:rsidR="00AF779A" w:rsidRDefault="00E9277B">
                <w:pPr>
                  <w:spacing w:before="32"/>
                  <w:ind w:left="20"/>
                  <w:rPr>
                    <w:rFonts w:ascii="Times New Roman"/>
                    <w:i/>
                    <w:sz w:val="18"/>
                  </w:rPr>
                </w:pPr>
                <w:r>
                  <w:rPr>
                    <w:rFonts w:ascii="Calibri"/>
                    <w:sz w:val="18"/>
                  </w:rPr>
                  <w:t>G.</w:t>
                </w:r>
                <w:r>
                  <w:rPr>
                    <w:rFonts w:ascii="Calibri"/>
                    <w:spacing w:val="21"/>
                    <w:sz w:val="18"/>
                  </w:rPr>
                  <w:t xml:space="preserve"> </w:t>
                </w:r>
                <w:r>
                  <w:rPr>
                    <w:rFonts w:ascii="Calibri"/>
                    <w:sz w:val="18"/>
                  </w:rPr>
                  <w:t>Guerrero-Ulloa</w:t>
                </w:r>
                <w:r>
                  <w:rPr>
                    <w:rFonts w:ascii="Calibri"/>
                    <w:spacing w:val="22"/>
                    <w:sz w:val="18"/>
                  </w:rPr>
                  <w:t xml:space="preserve"> </w:t>
                </w:r>
                <w:r>
                  <w:rPr>
                    <w:rFonts w:ascii="Calibri"/>
                    <w:sz w:val="18"/>
                  </w:rPr>
                  <w:t>et</w:t>
                </w:r>
                <w:r>
                  <w:rPr>
                    <w:rFonts w:ascii="Calibri"/>
                    <w:spacing w:val="20"/>
                    <w:sz w:val="18"/>
                  </w:rPr>
                  <w:t xml:space="preserve"> </w:t>
                </w:r>
                <w:r>
                  <w:rPr>
                    <w:rFonts w:ascii="Calibri"/>
                    <w:sz w:val="18"/>
                  </w:rPr>
                  <w:t>al.:</w:t>
                </w:r>
                <w:r>
                  <w:rPr>
                    <w:rFonts w:ascii="Calibri"/>
                    <w:spacing w:val="43"/>
                    <w:sz w:val="18"/>
                  </w:rPr>
                  <w:t xml:space="preserve"> </w:t>
                </w:r>
                <w:r>
                  <w:rPr>
                    <w:rFonts w:ascii="Times New Roman"/>
                    <w:i/>
                    <w:sz w:val="18"/>
                  </w:rPr>
                  <w:t xml:space="preserve">Preprint submitted to </w:t>
                </w:r>
                <w:r>
                  <w:rPr>
                    <w:rFonts w:ascii="Times New Roman"/>
                    <w:i/>
                    <w:spacing w:val="-2"/>
                    <w:sz w:val="18"/>
                  </w:rPr>
                  <w:t>Elsevier</w:t>
                </w:r>
              </w:p>
            </w:txbxContent>
          </v:textbox>
          <w10:wrap anchorx="page" anchory="page"/>
        </v:shape>
      </w:pict>
    </w:r>
    <w:r>
      <w:pict w14:anchorId="0B2C069A">
        <v:shape id="docshape32" o:spid="_x0000_s2082" type="#_x0000_t202" alt="" style="position:absolute;margin-left:455.2pt;margin-top:702.6pt;width:51.25pt;height:13.05pt;z-index:-17395712;mso-wrap-style:square;mso-wrap-edited:f;mso-width-percent:0;mso-height-percent:0;mso-position-horizontal-relative:page;mso-position-vertical-relative:page;mso-width-percent:0;mso-height-percent:0;v-text-anchor:top" filled="f" stroked="f">
          <v:textbox inset="0,0,0,0">
            <w:txbxContent>
              <w:p w14:paraId="1E84AF7B" w14:textId="77777777" w:rsidR="00AF779A" w:rsidRDefault="00E9277B">
                <w:pPr>
                  <w:spacing w:before="11"/>
                  <w:ind w:left="20"/>
                  <w:rPr>
                    <w:rFonts w:ascii="Calibri"/>
                    <w:sz w:val="18"/>
                  </w:rPr>
                </w:pPr>
                <w:r>
                  <w:rPr>
                    <w:rFonts w:ascii="Calibri"/>
                    <w:w w:val="105"/>
                    <w:sz w:val="18"/>
                  </w:rPr>
                  <w:t>Page</w:t>
                </w:r>
                <w:r>
                  <w:rPr>
                    <w:rFonts w:ascii="Calibri"/>
                    <w:spacing w:val="12"/>
                    <w:w w:val="105"/>
                    <w:sz w:val="18"/>
                  </w:rPr>
                  <w:t xml:space="preserve"> </w:t>
                </w:r>
                <w:r>
                  <w:rPr>
                    <w:rFonts w:ascii="Calibri"/>
                    <w:w w:val="105"/>
                    <w:sz w:val="18"/>
                  </w:rPr>
                  <w:fldChar w:fldCharType="begin"/>
                </w:r>
                <w:r>
                  <w:rPr>
                    <w:rFonts w:ascii="Calibri"/>
                    <w:w w:val="105"/>
                    <w:sz w:val="18"/>
                  </w:rPr>
                  <w:instrText xml:space="preserve"> PAGE </w:instrText>
                </w:r>
                <w:r>
                  <w:rPr>
                    <w:rFonts w:ascii="Calibri"/>
                    <w:w w:val="105"/>
                    <w:sz w:val="18"/>
                  </w:rPr>
                  <w:fldChar w:fldCharType="separate"/>
                </w:r>
                <w:r>
                  <w:rPr>
                    <w:rFonts w:ascii="Calibri"/>
                    <w:w w:val="105"/>
                    <w:sz w:val="18"/>
                  </w:rPr>
                  <w:t>9</w:t>
                </w:r>
                <w:r>
                  <w:rPr>
                    <w:rFonts w:ascii="Calibri"/>
                    <w:w w:val="105"/>
                    <w:sz w:val="18"/>
                  </w:rPr>
                  <w:fldChar w:fldCharType="end"/>
                </w:r>
                <w:r>
                  <w:rPr>
                    <w:rFonts w:ascii="Calibri"/>
                    <w:spacing w:val="12"/>
                    <w:w w:val="105"/>
                    <w:sz w:val="18"/>
                  </w:rPr>
                  <w:t xml:space="preserve"> </w:t>
                </w:r>
                <w:r>
                  <w:rPr>
                    <w:rFonts w:ascii="Calibri"/>
                    <w:w w:val="105"/>
                    <w:sz w:val="18"/>
                  </w:rPr>
                  <w:t>of</w:t>
                </w:r>
                <w:r>
                  <w:rPr>
                    <w:rFonts w:ascii="Calibri"/>
                    <w:spacing w:val="13"/>
                    <w:w w:val="105"/>
                    <w:sz w:val="18"/>
                  </w:rPr>
                  <w:t xml:space="preserve"> </w:t>
                </w:r>
                <w:r>
                  <w:rPr>
                    <w:rFonts w:ascii="Calibri"/>
                    <w:spacing w:val="-5"/>
                    <w:w w:val="105"/>
                    <w:sz w:val="18"/>
                  </w:rPr>
                  <w:t>31</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D84CD" w14:textId="77777777" w:rsidR="00AF779A" w:rsidRDefault="00E9277B">
    <w:pPr>
      <w:pStyle w:val="Textoindependiente"/>
      <w:spacing w:line="14" w:lineRule="auto"/>
    </w:pPr>
    <w:r>
      <w:pict w14:anchorId="1F7C575C">
        <v:line id="_x0000_s2079" alt="" style="position:absolute;z-index:-17394176;mso-wrap-edited:f;mso-width-percent:0;mso-height-percent:0;mso-position-horizontal-relative:page;mso-position-vertical-relative:page;mso-width-percent:0;mso-height-percent:0" from="38.85pt,700.65pt" to="505.4pt,700.65pt" strokeweight=".07019mm">
          <w10:wrap anchorx="page" anchory="page"/>
        </v:line>
      </w:pict>
    </w:r>
    <w:r>
      <w:pict w14:anchorId="0C6A3BE3">
        <v:shapetype id="_x0000_t202" coordsize="21600,21600" o:spt="202" path="m,l,21600r21600,l21600,xe">
          <v:stroke joinstyle="miter"/>
          <v:path gradientshapeok="t" o:connecttype="rect"/>
        </v:shapetype>
        <v:shape id="docshape38" o:spid="_x0000_s2078" type="#_x0000_t202" alt="" style="position:absolute;margin-left:37.85pt;margin-top:701.55pt;width:207.2pt;height:14.1pt;z-index:-17393664;mso-wrap-style:square;mso-wrap-edited:f;mso-width-percent:0;mso-height-percent:0;mso-position-horizontal-relative:page;mso-position-vertical-relative:page;mso-width-percent:0;mso-height-percent:0;v-text-anchor:top" filled="f" stroked="f">
          <v:textbox inset="0,0,0,0">
            <w:txbxContent>
              <w:p w14:paraId="49E04FB1" w14:textId="77777777" w:rsidR="00AF779A" w:rsidRDefault="00E9277B">
                <w:pPr>
                  <w:spacing w:before="32"/>
                  <w:ind w:left="20"/>
                  <w:rPr>
                    <w:rFonts w:ascii="Times New Roman"/>
                    <w:i/>
                    <w:sz w:val="18"/>
                  </w:rPr>
                </w:pPr>
                <w:r>
                  <w:rPr>
                    <w:rFonts w:ascii="Calibri"/>
                    <w:sz w:val="18"/>
                  </w:rPr>
                  <w:t>G.</w:t>
                </w:r>
                <w:r>
                  <w:rPr>
                    <w:rFonts w:ascii="Calibri"/>
                    <w:spacing w:val="21"/>
                    <w:sz w:val="18"/>
                  </w:rPr>
                  <w:t xml:space="preserve"> </w:t>
                </w:r>
                <w:r>
                  <w:rPr>
                    <w:rFonts w:ascii="Calibri"/>
                    <w:sz w:val="18"/>
                  </w:rPr>
                  <w:t>Guerrero-Ulloa</w:t>
                </w:r>
                <w:r>
                  <w:rPr>
                    <w:rFonts w:ascii="Calibri"/>
                    <w:spacing w:val="22"/>
                    <w:sz w:val="18"/>
                  </w:rPr>
                  <w:t xml:space="preserve"> </w:t>
                </w:r>
                <w:r>
                  <w:rPr>
                    <w:rFonts w:ascii="Calibri"/>
                    <w:sz w:val="18"/>
                  </w:rPr>
                  <w:t>et</w:t>
                </w:r>
                <w:r>
                  <w:rPr>
                    <w:rFonts w:ascii="Calibri"/>
                    <w:spacing w:val="20"/>
                    <w:sz w:val="18"/>
                  </w:rPr>
                  <w:t xml:space="preserve"> </w:t>
                </w:r>
                <w:r>
                  <w:rPr>
                    <w:rFonts w:ascii="Calibri"/>
                    <w:sz w:val="18"/>
                  </w:rPr>
                  <w:t>al.:</w:t>
                </w:r>
                <w:r>
                  <w:rPr>
                    <w:rFonts w:ascii="Calibri"/>
                    <w:spacing w:val="43"/>
                    <w:sz w:val="18"/>
                  </w:rPr>
                  <w:t xml:space="preserve"> </w:t>
                </w:r>
                <w:r>
                  <w:rPr>
                    <w:rFonts w:ascii="Times New Roman"/>
                    <w:i/>
                    <w:sz w:val="18"/>
                  </w:rPr>
                  <w:t xml:space="preserve">Preprint submitted to </w:t>
                </w:r>
                <w:r>
                  <w:rPr>
                    <w:rFonts w:ascii="Times New Roman"/>
                    <w:i/>
                    <w:spacing w:val="-2"/>
                    <w:sz w:val="18"/>
                  </w:rPr>
                  <w:t>Elsevier</w:t>
                </w:r>
              </w:p>
            </w:txbxContent>
          </v:textbox>
          <w10:wrap anchorx="page" anchory="page"/>
        </v:shape>
      </w:pict>
    </w:r>
    <w:r>
      <w:pict w14:anchorId="7251953E">
        <v:shape id="docshape39" o:spid="_x0000_s2077" type="#_x0000_t202" alt="" style="position:absolute;margin-left:450.6pt;margin-top:702.6pt;width:55.85pt;height:13.05pt;z-index:-17393152;mso-wrap-style:square;mso-wrap-edited:f;mso-width-percent:0;mso-height-percent:0;mso-position-horizontal-relative:page;mso-position-vertical-relative:page;mso-width-percent:0;mso-height-percent:0;v-text-anchor:top" filled="f" stroked="f">
          <v:textbox inset="0,0,0,0">
            <w:txbxContent>
              <w:p w14:paraId="5AB858C7" w14:textId="77777777" w:rsidR="00AF779A" w:rsidRDefault="00E9277B">
                <w:pPr>
                  <w:spacing w:before="11"/>
                  <w:ind w:left="20"/>
                  <w:rPr>
                    <w:rFonts w:ascii="Calibri"/>
                    <w:sz w:val="18"/>
                  </w:rPr>
                </w:pPr>
                <w:r>
                  <w:rPr>
                    <w:rFonts w:ascii="Calibri"/>
                    <w:w w:val="105"/>
                    <w:sz w:val="18"/>
                  </w:rPr>
                  <w:t>Page</w:t>
                </w:r>
                <w:r>
                  <w:rPr>
                    <w:rFonts w:ascii="Calibri"/>
                    <w:spacing w:val="11"/>
                    <w:w w:val="105"/>
                    <w:sz w:val="18"/>
                  </w:rPr>
                  <w:t xml:space="preserve"> </w:t>
                </w:r>
                <w:r>
                  <w:rPr>
                    <w:rFonts w:ascii="Calibri"/>
                    <w:w w:val="105"/>
                    <w:sz w:val="18"/>
                  </w:rPr>
                  <w:fldChar w:fldCharType="begin"/>
                </w:r>
                <w:r>
                  <w:rPr>
                    <w:rFonts w:ascii="Calibri"/>
                    <w:w w:val="105"/>
                    <w:sz w:val="18"/>
                  </w:rPr>
                  <w:instrText xml:space="preserve"> PAGE </w:instrText>
                </w:r>
                <w:r>
                  <w:rPr>
                    <w:rFonts w:ascii="Calibri"/>
                    <w:w w:val="105"/>
                    <w:sz w:val="18"/>
                  </w:rPr>
                  <w:fldChar w:fldCharType="separate"/>
                </w:r>
                <w:r>
                  <w:rPr>
                    <w:rFonts w:ascii="Calibri"/>
                    <w:w w:val="105"/>
                    <w:sz w:val="18"/>
                  </w:rPr>
                  <w:t>10</w:t>
                </w:r>
                <w:r>
                  <w:rPr>
                    <w:rFonts w:ascii="Calibri"/>
                    <w:w w:val="105"/>
                    <w:sz w:val="18"/>
                  </w:rPr>
                  <w:fldChar w:fldCharType="end"/>
                </w:r>
                <w:r>
                  <w:rPr>
                    <w:rFonts w:ascii="Calibri"/>
                    <w:spacing w:val="11"/>
                    <w:w w:val="105"/>
                    <w:sz w:val="18"/>
                  </w:rPr>
                  <w:t xml:space="preserve"> </w:t>
                </w:r>
                <w:r>
                  <w:rPr>
                    <w:rFonts w:ascii="Calibri"/>
                    <w:w w:val="105"/>
                    <w:sz w:val="18"/>
                  </w:rPr>
                  <w:t>of</w:t>
                </w:r>
                <w:r>
                  <w:rPr>
                    <w:rFonts w:ascii="Calibri"/>
                    <w:spacing w:val="12"/>
                    <w:w w:val="105"/>
                    <w:sz w:val="18"/>
                  </w:rPr>
                  <w:t xml:space="preserve"> </w:t>
                </w:r>
                <w:r>
                  <w:rPr>
                    <w:rFonts w:ascii="Calibri"/>
                    <w:spacing w:val="-5"/>
                    <w:w w:val="105"/>
                    <w:sz w:val="18"/>
                  </w:rPr>
                  <w:t>31</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9C3C" w14:textId="77777777" w:rsidR="00AF779A" w:rsidRDefault="00E9277B">
    <w:pPr>
      <w:pStyle w:val="Textoindependiente"/>
      <w:spacing w:line="14" w:lineRule="auto"/>
    </w:pPr>
    <w:r>
      <w:pict w14:anchorId="1DD38850">
        <v:line id="_x0000_s2074" alt="" style="position:absolute;z-index:-17391616;mso-wrap-edited:f;mso-width-percent:0;mso-height-percent:0;mso-position-horizontal-relative:page;mso-position-vertical-relative:page;mso-width-percent:0;mso-height-percent:0" from="38.85pt,700.65pt" to="505.4pt,700.65pt" strokeweight=".07019mm">
          <w10:wrap anchorx="page" anchory="page"/>
        </v:line>
      </w:pict>
    </w:r>
    <w:r>
      <w:pict w14:anchorId="46F93D36">
        <v:shapetype id="_x0000_t202" coordsize="21600,21600" o:spt="202" path="m,l,21600r21600,l21600,xe">
          <v:stroke joinstyle="miter"/>
          <v:path gradientshapeok="t" o:connecttype="rect"/>
        </v:shapetype>
        <v:shape id="docshape43" o:spid="_x0000_s2073" type="#_x0000_t202" alt="" style="position:absolute;margin-left:37.85pt;margin-top:701.55pt;width:207.2pt;height:14.1pt;z-index:-17391104;mso-wrap-style:square;mso-wrap-edited:f;mso-width-percent:0;mso-height-percent:0;mso-position-horizontal-relative:page;mso-position-vertical-relative:page;mso-width-percent:0;mso-height-percent:0;v-text-anchor:top" filled="f" stroked="f">
          <v:textbox inset="0,0,0,0">
            <w:txbxContent>
              <w:p w14:paraId="7C100A18" w14:textId="77777777" w:rsidR="00AF779A" w:rsidRDefault="00E9277B">
                <w:pPr>
                  <w:spacing w:before="32"/>
                  <w:ind w:left="20"/>
                  <w:rPr>
                    <w:rFonts w:ascii="Times New Roman"/>
                    <w:i/>
                    <w:sz w:val="18"/>
                  </w:rPr>
                </w:pPr>
                <w:r>
                  <w:rPr>
                    <w:rFonts w:ascii="Calibri"/>
                    <w:sz w:val="18"/>
                  </w:rPr>
                  <w:t>G.</w:t>
                </w:r>
                <w:r>
                  <w:rPr>
                    <w:rFonts w:ascii="Calibri"/>
                    <w:spacing w:val="21"/>
                    <w:sz w:val="18"/>
                  </w:rPr>
                  <w:t xml:space="preserve"> </w:t>
                </w:r>
                <w:r>
                  <w:rPr>
                    <w:rFonts w:ascii="Calibri"/>
                    <w:sz w:val="18"/>
                  </w:rPr>
                  <w:t>Guerrero-Ulloa</w:t>
                </w:r>
                <w:r>
                  <w:rPr>
                    <w:rFonts w:ascii="Calibri"/>
                    <w:spacing w:val="22"/>
                    <w:sz w:val="18"/>
                  </w:rPr>
                  <w:t xml:space="preserve"> </w:t>
                </w:r>
                <w:r>
                  <w:rPr>
                    <w:rFonts w:ascii="Calibri"/>
                    <w:sz w:val="18"/>
                  </w:rPr>
                  <w:t>et</w:t>
                </w:r>
                <w:r>
                  <w:rPr>
                    <w:rFonts w:ascii="Calibri"/>
                    <w:spacing w:val="20"/>
                    <w:sz w:val="18"/>
                  </w:rPr>
                  <w:t xml:space="preserve"> </w:t>
                </w:r>
                <w:r>
                  <w:rPr>
                    <w:rFonts w:ascii="Calibri"/>
                    <w:sz w:val="18"/>
                  </w:rPr>
                  <w:t>al.:</w:t>
                </w:r>
                <w:r>
                  <w:rPr>
                    <w:rFonts w:ascii="Calibri"/>
                    <w:spacing w:val="43"/>
                    <w:sz w:val="18"/>
                  </w:rPr>
                  <w:t xml:space="preserve"> </w:t>
                </w:r>
                <w:r>
                  <w:rPr>
                    <w:rFonts w:ascii="Times New Roman"/>
                    <w:i/>
                    <w:sz w:val="18"/>
                  </w:rPr>
                  <w:t xml:space="preserve">Preprint submitted to </w:t>
                </w:r>
                <w:r>
                  <w:rPr>
                    <w:rFonts w:ascii="Times New Roman"/>
                    <w:i/>
                    <w:spacing w:val="-2"/>
                    <w:sz w:val="18"/>
                  </w:rPr>
                  <w:t>Elsevier</w:t>
                </w:r>
              </w:p>
            </w:txbxContent>
          </v:textbox>
          <w10:wrap anchorx="page" anchory="page"/>
        </v:shape>
      </w:pict>
    </w:r>
    <w:r>
      <w:pict w14:anchorId="2118D342">
        <v:shape id="docshape44" o:spid="_x0000_s2072" type="#_x0000_t202" alt="" style="position:absolute;margin-left:450.6pt;margin-top:702.6pt;width:55.85pt;height:13.05pt;z-index:-17390592;mso-wrap-style:square;mso-wrap-edited:f;mso-width-percent:0;mso-height-percent:0;mso-position-horizontal-relative:page;mso-position-vertical-relative:page;mso-width-percent:0;mso-height-percent:0;v-text-anchor:top" filled="f" stroked="f">
          <v:textbox inset="0,0,0,0">
            <w:txbxContent>
              <w:p w14:paraId="1C00AA13" w14:textId="77777777" w:rsidR="00AF779A" w:rsidRDefault="00E9277B">
                <w:pPr>
                  <w:spacing w:before="11"/>
                  <w:ind w:left="20"/>
                  <w:rPr>
                    <w:rFonts w:ascii="Calibri"/>
                    <w:sz w:val="18"/>
                  </w:rPr>
                </w:pPr>
                <w:r>
                  <w:rPr>
                    <w:rFonts w:ascii="Calibri"/>
                    <w:w w:val="105"/>
                    <w:sz w:val="18"/>
                  </w:rPr>
                  <w:t>Page</w:t>
                </w:r>
                <w:r>
                  <w:rPr>
                    <w:rFonts w:ascii="Calibri"/>
                    <w:spacing w:val="11"/>
                    <w:w w:val="105"/>
                    <w:sz w:val="18"/>
                  </w:rPr>
                  <w:t xml:space="preserve"> </w:t>
                </w:r>
                <w:r>
                  <w:rPr>
                    <w:rFonts w:ascii="Calibri"/>
                    <w:w w:val="105"/>
                    <w:sz w:val="18"/>
                  </w:rPr>
                  <w:fldChar w:fldCharType="begin"/>
                </w:r>
                <w:r>
                  <w:rPr>
                    <w:rFonts w:ascii="Calibri"/>
                    <w:w w:val="105"/>
                    <w:sz w:val="18"/>
                  </w:rPr>
                  <w:instrText xml:space="preserve"> PAGE </w:instrText>
                </w:r>
                <w:r>
                  <w:rPr>
                    <w:rFonts w:ascii="Calibri"/>
                    <w:w w:val="105"/>
                    <w:sz w:val="18"/>
                  </w:rPr>
                  <w:fldChar w:fldCharType="separate"/>
                </w:r>
                <w:r>
                  <w:rPr>
                    <w:rFonts w:ascii="Calibri"/>
                    <w:w w:val="105"/>
                    <w:sz w:val="18"/>
                  </w:rPr>
                  <w:t>11</w:t>
                </w:r>
                <w:r>
                  <w:rPr>
                    <w:rFonts w:ascii="Calibri"/>
                    <w:w w:val="105"/>
                    <w:sz w:val="18"/>
                  </w:rPr>
                  <w:fldChar w:fldCharType="end"/>
                </w:r>
                <w:r>
                  <w:rPr>
                    <w:rFonts w:ascii="Calibri"/>
                    <w:spacing w:val="11"/>
                    <w:w w:val="105"/>
                    <w:sz w:val="18"/>
                  </w:rPr>
                  <w:t xml:space="preserve"> </w:t>
                </w:r>
                <w:r>
                  <w:rPr>
                    <w:rFonts w:ascii="Calibri"/>
                    <w:w w:val="105"/>
                    <w:sz w:val="18"/>
                  </w:rPr>
                  <w:t>of</w:t>
                </w:r>
                <w:r>
                  <w:rPr>
                    <w:rFonts w:ascii="Calibri"/>
                    <w:spacing w:val="12"/>
                    <w:w w:val="105"/>
                    <w:sz w:val="18"/>
                  </w:rPr>
                  <w:t xml:space="preserve"> </w:t>
                </w:r>
                <w:r>
                  <w:rPr>
                    <w:rFonts w:ascii="Calibri"/>
                    <w:spacing w:val="-5"/>
                    <w:w w:val="105"/>
                    <w:sz w:val="18"/>
                  </w:rPr>
                  <w:t>31</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AEF76" w14:textId="77777777" w:rsidR="00AF779A" w:rsidRDefault="00E9277B">
    <w:pPr>
      <w:pStyle w:val="Textoindependiente"/>
      <w:spacing w:line="14" w:lineRule="auto"/>
    </w:pPr>
    <w:r>
      <w:pict w14:anchorId="222DB7F5">
        <v:line id="_x0000_s2069" alt="" style="position:absolute;z-index:-17389056;mso-wrap-edited:f;mso-width-percent:0;mso-height-percent:0;mso-position-horizontal-relative:page;mso-position-vertical-relative:page;mso-width-percent:0;mso-height-percent:0" from="38.85pt,700.65pt" to="505.4pt,700.65pt" strokeweight=".07019mm">
          <w10:wrap anchorx="page" anchory="page"/>
        </v:line>
      </w:pict>
    </w:r>
    <w:r>
      <w:pict w14:anchorId="43D343F3">
        <v:shapetype id="_x0000_t202" coordsize="21600,21600" o:spt="202" path="m,l,21600r21600,l21600,xe">
          <v:stroke joinstyle="miter"/>
          <v:path gradientshapeok="t" o:connecttype="rect"/>
        </v:shapetype>
        <v:shape id="docshape47" o:spid="_x0000_s2068" type="#_x0000_t202" alt="" style="position:absolute;margin-left:37.85pt;margin-top:701.55pt;width:207.2pt;height:14.1pt;z-index:-17388544;mso-wrap-style:square;mso-wrap-edited:f;mso-width-percent:0;mso-height-percent:0;mso-position-horizontal-relative:page;mso-position-vertical-relative:page;mso-width-percent:0;mso-height-percent:0;v-text-anchor:top" filled="f" stroked="f">
          <v:textbox inset="0,0,0,0">
            <w:txbxContent>
              <w:p w14:paraId="56E994EB" w14:textId="77777777" w:rsidR="00AF779A" w:rsidRDefault="00E9277B">
                <w:pPr>
                  <w:spacing w:before="32"/>
                  <w:ind w:left="20"/>
                  <w:rPr>
                    <w:rFonts w:ascii="Times New Roman"/>
                    <w:i/>
                    <w:sz w:val="18"/>
                  </w:rPr>
                </w:pPr>
                <w:r>
                  <w:rPr>
                    <w:rFonts w:ascii="Calibri"/>
                    <w:sz w:val="18"/>
                  </w:rPr>
                  <w:t>G.</w:t>
                </w:r>
                <w:r>
                  <w:rPr>
                    <w:rFonts w:ascii="Calibri"/>
                    <w:spacing w:val="21"/>
                    <w:sz w:val="18"/>
                  </w:rPr>
                  <w:t xml:space="preserve"> </w:t>
                </w:r>
                <w:r>
                  <w:rPr>
                    <w:rFonts w:ascii="Calibri"/>
                    <w:sz w:val="18"/>
                  </w:rPr>
                  <w:t>Guerrero-Ulloa</w:t>
                </w:r>
                <w:r>
                  <w:rPr>
                    <w:rFonts w:ascii="Calibri"/>
                    <w:spacing w:val="22"/>
                    <w:sz w:val="18"/>
                  </w:rPr>
                  <w:t xml:space="preserve"> </w:t>
                </w:r>
                <w:r>
                  <w:rPr>
                    <w:rFonts w:ascii="Calibri"/>
                    <w:sz w:val="18"/>
                  </w:rPr>
                  <w:t>et</w:t>
                </w:r>
                <w:r>
                  <w:rPr>
                    <w:rFonts w:ascii="Calibri"/>
                    <w:spacing w:val="20"/>
                    <w:sz w:val="18"/>
                  </w:rPr>
                  <w:t xml:space="preserve"> </w:t>
                </w:r>
                <w:r>
                  <w:rPr>
                    <w:rFonts w:ascii="Calibri"/>
                    <w:sz w:val="18"/>
                  </w:rPr>
                  <w:t>al.:</w:t>
                </w:r>
                <w:r>
                  <w:rPr>
                    <w:rFonts w:ascii="Calibri"/>
                    <w:spacing w:val="43"/>
                    <w:sz w:val="18"/>
                  </w:rPr>
                  <w:t xml:space="preserve"> </w:t>
                </w:r>
                <w:r>
                  <w:rPr>
                    <w:rFonts w:ascii="Times New Roman"/>
                    <w:i/>
                    <w:sz w:val="18"/>
                  </w:rPr>
                  <w:t xml:space="preserve">Preprint submitted to </w:t>
                </w:r>
                <w:r>
                  <w:rPr>
                    <w:rFonts w:ascii="Times New Roman"/>
                    <w:i/>
                    <w:spacing w:val="-2"/>
                    <w:sz w:val="18"/>
                  </w:rPr>
                  <w:t>Elsevier</w:t>
                </w:r>
              </w:p>
            </w:txbxContent>
          </v:textbox>
          <w10:wrap anchorx="page" anchory="page"/>
        </v:shape>
      </w:pict>
    </w:r>
    <w:r>
      <w:pict w14:anchorId="3D71A861">
        <v:shape id="docshape48" o:spid="_x0000_s2067" type="#_x0000_t202" alt="" style="position:absolute;margin-left:450.6pt;margin-top:702.6pt;width:55.85pt;height:13.05pt;z-index:-17388032;mso-wrap-style:square;mso-wrap-edited:f;mso-width-percent:0;mso-height-percent:0;mso-position-horizontal-relative:page;mso-position-vertical-relative:page;mso-width-percent:0;mso-height-percent:0;v-text-anchor:top" filled="f" stroked="f">
          <v:textbox inset="0,0,0,0">
            <w:txbxContent>
              <w:p w14:paraId="38B4B60F" w14:textId="77777777" w:rsidR="00AF779A" w:rsidRDefault="00E9277B">
                <w:pPr>
                  <w:spacing w:before="11"/>
                  <w:ind w:left="20"/>
                  <w:rPr>
                    <w:rFonts w:ascii="Calibri"/>
                    <w:sz w:val="18"/>
                  </w:rPr>
                </w:pPr>
                <w:r>
                  <w:rPr>
                    <w:rFonts w:ascii="Calibri"/>
                    <w:w w:val="105"/>
                    <w:sz w:val="18"/>
                  </w:rPr>
                  <w:t>Page</w:t>
                </w:r>
                <w:r>
                  <w:rPr>
                    <w:rFonts w:ascii="Calibri"/>
                    <w:spacing w:val="11"/>
                    <w:w w:val="105"/>
                    <w:sz w:val="18"/>
                  </w:rPr>
                  <w:t xml:space="preserve"> </w:t>
                </w:r>
                <w:r>
                  <w:rPr>
                    <w:rFonts w:ascii="Calibri"/>
                    <w:w w:val="105"/>
                    <w:sz w:val="18"/>
                  </w:rPr>
                  <w:fldChar w:fldCharType="begin"/>
                </w:r>
                <w:r>
                  <w:rPr>
                    <w:rFonts w:ascii="Calibri"/>
                    <w:w w:val="105"/>
                    <w:sz w:val="18"/>
                  </w:rPr>
                  <w:instrText xml:space="preserve"> PAGE </w:instrText>
                </w:r>
                <w:r>
                  <w:rPr>
                    <w:rFonts w:ascii="Calibri"/>
                    <w:w w:val="105"/>
                    <w:sz w:val="18"/>
                  </w:rPr>
                  <w:fldChar w:fldCharType="separate"/>
                </w:r>
                <w:r>
                  <w:rPr>
                    <w:rFonts w:ascii="Calibri"/>
                    <w:w w:val="105"/>
                    <w:sz w:val="18"/>
                  </w:rPr>
                  <w:t>12</w:t>
                </w:r>
                <w:r>
                  <w:rPr>
                    <w:rFonts w:ascii="Calibri"/>
                    <w:w w:val="105"/>
                    <w:sz w:val="18"/>
                  </w:rPr>
                  <w:fldChar w:fldCharType="end"/>
                </w:r>
                <w:r>
                  <w:rPr>
                    <w:rFonts w:ascii="Calibri"/>
                    <w:spacing w:val="11"/>
                    <w:w w:val="105"/>
                    <w:sz w:val="18"/>
                  </w:rPr>
                  <w:t xml:space="preserve"> </w:t>
                </w:r>
                <w:r>
                  <w:rPr>
                    <w:rFonts w:ascii="Calibri"/>
                    <w:w w:val="105"/>
                    <w:sz w:val="18"/>
                  </w:rPr>
                  <w:t>of</w:t>
                </w:r>
                <w:r>
                  <w:rPr>
                    <w:rFonts w:ascii="Calibri"/>
                    <w:spacing w:val="12"/>
                    <w:w w:val="105"/>
                    <w:sz w:val="18"/>
                  </w:rPr>
                  <w:t xml:space="preserve"> </w:t>
                </w:r>
                <w:r>
                  <w:rPr>
                    <w:rFonts w:ascii="Calibri"/>
                    <w:spacing w:val="-5"/>
                    <w:w w:val="105"/>
                    <w:sz w:val="18"/>
                  </w:rPr>
                  <w:t>31</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99C50" w14:textId="77777777" w:rsidR="00AF779A" w:rsidRDefault="00E9277B">
    <w:pPr>
      <w:pStyle w:val="Textoindependiente"/>
      <w:spacing w:line="14" w:lineRule="auto"/>
    </w:pPr>
    <w:r>
      <w:pict w14:anchorId="6CA37E77">
        <v:line id="_x0000_s2065" alt="" style="position:absolute;z-index:-17387008;mso-wrap-edited:f;mso-width-percent:0;mso-height-percent:0;mso-position-horizontal-relative:page;mso-position-vertical-relative:page;mso-width-percent:0;mso-height-percent:0" from="38.85pt,700.65pt" to="505.4pt,700.65pt" strokeweight=".07019mm">
          <w10:wrap anchorx="page" anchory="page"/>
        </v:line>
      </w:pict>
    </w:r>
    <w:r>
      <w:pict w14:anchorId="1709D6E1">
        <v:shapetype id="_x0000_t202" coordsize="21600,21600" o:spt="202" path="m,l,21600r21600,l21600,xe">
          <v:stroke joinstyle="miter"/>
          <v:path gradientshapeok="t" o:connecttype="rect"/>
        </v:shapetype>
        <v:shape id="docshape53" o:spid="_x0000_s2064" type="#_x0000_t202" alt="" style="position:absolute;margin-left:37.85pt;margin-top:701.55pt;width:207.2pt;height:14.1pt;z-index:-17386496;mso-wrap-style:square;mso-wrap-edited:f;mso-width-percent:0;mso-height-percent:0;mso-position-horizontal-relative:page;mso-position-vertical-relative:page;mso-width-percent:0;mso-height-percent:0;v-text-anchor:top" filled="f" stroked="f">
          <v:textbox inset="0,0,0,0">
            <w:txbxContent>
              <w:p w14:paraId="2AE93783" w14:textId="77777777" w:rsidR="00AF779A" w:rsidRDefault="00E9277B">
                <w:pPr>
                  <w:spacing w:before="32"/>
                  <w:ind w:left="20"/>
                  <w:rPr>
                    <w:rFonts w:ascii="Times New Roman"/>
                    <w:i/>
                    <w:sz w:val="18"/>
                  </w:rPr>
                </w:pPr>
                <w:r>
                  <w:rPr>
                    <w:rFonts w:ascii="Calibri"/>
                    <w:sz w:val="18"/>
                  </w:rPr>
                  <w:t>G.</w:t>
                </w:r>
                <w:r>
                  <w:rPr>
                    <w:rFonts w:ascii="Calibri"/>
                    <w:spacing w:val="21"/>
                    <w:sz w:val="18"/>
                  </w:rPr>
                  <w:t xml:space="preserve"> </w:t>
                </w:r>
                <w:r>
                  <w:rPr>
                    <w:rFonts w:ascii="Calibri"/>
                    <w:sz w:val="18"/>
                  </w:rPr>
                  <w:t>Guerrero-Ulloa</w:t>
                </w:r>
                <w:r>
                  <w:rPr>
                    <w:rFonts w:ascii="Calibri"/>
                    <w:spacing w:val="22"/>
                    <w:sz w:val="18"/>
                  </w:rPr>
                  <w:t xml:space="preserve"> </w:t>
                </w:r>
                <w:r>
                  <w:rPr>
                    <w:rFonts w:ascii="Calibri"/>
                    <w:sz w:val="18"/>
                  </w:rPr>
                  <w:t>et</w:t>
                </w:r>
                <w:r>
                  <w:rPr>
                    <w:rFonts w:ascii="Calibri"/>
                    <w:spacing w:val="20"/>
                    <w:sz w:val="18"/>
                  </w:rPr>
                  <w:t xml:space="preserve"> </w:t>
                </w:r>
                <w:r>
                  <w:rPr>
                    <w:rFonts w:ascii="Calibri"/>
                    <w:sz w:val="18"/>
                  </w:rPr>
                  <w:t>al.:</w:t>
                </w:r>
                <w:r>
                  <w:rPr>
                    <w:rFonts w:ascii="Calibri"/>
                    <w:spacing w:val="43"/>
                    <w:sz w:val="18"/>
                  </w:rPr>
                  <w:t xml:space="preserve"> </w:t>
                </w:r>
                <w:r>
                  <w:rPr>
                    <w:rFonts w:ascii="Times New Roman"/>
                    <w:i/>
                    <w:sz w:val="18"/>
                  </w:rPr>
                  <w:t xml:space="preserve">Preprint submitted to </w:t>
                </w:r>
                <w:r>
                  <w:rPr>
                    <w:rFonts w:ascii="Times New Roman"/>
                    <w:i/>
                    <w:spacing w:val="-2"/>
                    <w:sz w:val="18"/>
                  </w:rPr>
                  <w:t>Elsevier</w:t>
                </w:r>
              </w:p>
            </w:txbxContent>
          </v:textbox>
          <w10:wrap anchorx="page" anchory="page"/>
        </v:shape>
      </w:pict>
    </w:r>
    <w:r>
      <w:pict w14:anchorId="0681EBF9">
        <v:shape id="docshape54" o:spid="_x0000_s2063" type="#_x0000_t202" alt="" style="position:absolute;margin-left:450.6pt;margin-top:702.6pt;width:55.85pt;height:13.05pt;z-index:-17385984;mso-wrap-style:square;mso-wrap-edited:f;mso-width-percent:0;mso-height-percent:0;mso-position-horizontal-relative:page;mso-position-vertical-relative:page;mso-width-percent:0;mso-height-percent:0;v-text-anchor:top" filled="f" stroked="f">
          <v:textbox inset="0,0,0,0">
            <w:txbxContent>
              <w:p w14:paraId="2E64DCD6" w14:textId="77777777" w:rsidR="00AF779A" w:rsidRDefault="00E9277B">
                <w:pPr>
                  <w:spacing w:before="11"/>
                  <w:ind w:left="20"/>
                  <w:rPr>
                    <w:rFonts w:ascii="Calibri"/>
                    <w:sz w:val="18"/>
                  </w:rPr>
                </w:pPr>
                <w:r>
                  <w:rPr>
                    <w:rFonts w:ascii="Calibri"/>
                    <w:w w:val="105"/>
                    <w:sz w:val="18"/>
                  </w:rPr>
                  <w:t>Page</w:t>
                </w:r>
                <w:r>
                  <w:rPr>
                    <w:rFonts w:ascii="Calibri"/>
                    <w:spacing w:val="11"/>
                    <w:w w:val="105"/>
                    <w:sz w:val="18"/>
                  </w:rPr>
                  <w:t xml:space="preserve"> </w:t>
                </w:r>
                <w:r>
                  <w:rPr>
                    <w:rFonts w:ascii="Calibri"/>
                    <w:w w:val="105"/>
                    <w:sz w:val="18"/>
                  </w:rPr>
                  <w:fldChar w:fldCharType="begin"/>
                </w:r>
                <w:r>
                  <w:rPr>
                    <w:rFonts w:ascii="Calibri"/>
                    <w:w w:val="105"/>
                    <w:sz w:val="18"/>
                  </w:rPr>
                  <w:instrText xml:space="preserve"> PAGE </w:instrText>
                </w:r>
                <w:r>
                  <w:rPr>
                    <w:rFonts w:ascii="Calibri"/>
                    <w:w w:val="105"/>
                    <w:sz w:val="18"/>
                  </w:rPr>
                  <w:fldChar w:fldCharType="separate"/>
                </w:r>
                <w:r>
                  <w:rPr>
                    <w:rFonts w:ascii="Calibri"/>
                    <w:w w:val="105"/>
                    <w:sz w:val="18"/>
                  </w:rPr>
                  <w:t>13</w:t>
                </w:r>
                <w:r>
                  <w:rPr>
                    <w:rFonts w:ascii="Calibri"/>
                    <w:w w:val="105"/>
                    <w:sz w:val="18"/>
                  </w:rPr>
                  <w:fldChar w:fldCharType="end"/>
                </w:r>
                <w:r>
                  <w:rPr>
                    <w:rFonts w:ascii="Calibri"/>
                    <w:spacing w:val="11"/>
                    <w:w w:val="105"/>
                    <w:sz w:val="18"/>
                  </w:rPr>
                  <w:t xml:space="preserve"> </w:t>
                </w:r>
                <w:r>
                  <w:rPr>
                    <w:rFonts w:ascii="Calibri"/>
                    <w:w w:val="105"/>
                    <w:sz w:val="18"/>
                  </w:rPr>
                  <w:t>of</w:t>
                </w:r>
                <w:r>
                  <w:rPr>
                    <w:rFonts w:ascii="Calibri"/>
                    <w:spacing w:val="12"/>
                    <w:w w:val="105"/>
                    <w:sz w:val="18"/>
                  </w:rPr>
                  <w:t xml:space="preserve"> </w:t>
                </w:r>
                <w:r>
                  <w:rPr>
                    <w:rFonts w:ascii="Calibri"/>
                    <w:spacing w:val="-5"/>
                    <w:w w:val="105"/>
                    <w:sz w:val="18"/>
                  </w:rPr>
                  <w:t>31</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C79F1" w14:textId="77777777" w:rsidR="00AF779A" w:rsidRDefault="00E9277B">
    <w:pPr>
      <w:pStyle w:val="Textoindependiente"/>
      <w:spacing w:line="14" w:lineRule="auto"/>
    </w:pPr>
    <w:r>
      <w:pict w14:anchorId="22C43122">
        <v:line id="_x0000_s2060" alt="" style="position:absolute;z-index:-17384448;mso-wrap-edited:f;mso-width-percent:0;mso-height-percent:0;mso-position-horizontal-relative:page;mso-position-vertical-relative:page;mso-width-percent:0;mso-height-percent:0" from="38.85pt,700.65pt" to="505.4pt,700.65pt" strokeweight=".07019mm">
          <w10:wrap anchorx="page" anchory="page"/>
        </v:line>
      </w:pict>
    </w:r>
    <w:r>
      <w:pict w14:anchorId="4376A8DF">
        <v:shapetype id="_x0000_t202" coordsize="21600,21600" o:spt="202" path="m,l,21600r21600,l21600,xe">
          <v:stroke joinstyle="miter"/>
          <v:path gradientshapeok="t" o:connecttype="rect"/>
        </v:shapetype>
        <v:shape id="docshape93" o:spid="_x0000_s2059" type="#_x0000_t202" alt="" style="position:absolute;margin-left:37.85pt;margin-top:701.55pt;width:207.2pt;height:14.1pt;z-index:-17383936;mso-wrap-style:square;mso-wrap-edited:f;mso-width-percent:0;mso-height-percent:0;mso-position-horizontal-relative:page;mso-position-vertical-relative:page;mso-width-percent:0;mso-height-percent:0;v-text-anchor:top" filled="f" stroked="f">
          <v:textbox inset="0,0,0,0">
            <w:txbxContent>
              <w:p w14:paraId="54EC4FDC" w14:textId="77777777" w:rsidR="00AF779A" w:rsidRDefault="00E9277B">
                <w:pPr>
                  <w:spacing w:before="32"/>
                  <w:ind w:left="20"/>
                  <w:rPr>
                    <w:rFonts w:ascii="Times New Roman"/>
                    <w:i/>
                    <w:sz w:val="18"/>
                  </w:rPr>
                </w:pPr>
                <w:r>
                  <w:rPr>
                    <w:rFonts w:ascii="Calibri"/>
                    <w:sz w:val="18"/>
                  </w:rPr>
                  <w:t>G.</w:t>
                </w:r>
                <w:r>
                  <w:rPr>
                    <w:rFonts w:ascii="Calibri"/>
                    <w:spacing w:val="21"/>
                    <w:sz w:val="18"/>
                  </w:rPr>
                  <w:t xml:space="preserve"> </w:t>
                </w:r>
                <w:r>
                  <w:rPr>
                    <w:rFonts w:ascii="Calibri"/>
                    <w:sz w:val="18"/>
                  </w:rPr>
                  <w:t>Guerrero-Ulloa</w:t>
                </w:r>
                <w:r>
                  <w:rPr>
                    <w:rFonts w:ascii="Calibri"/>
                    <w:spacing w:val="22"/>
                    <w:sz w:val="18"/>
                  </w:rPr>
                  <w:t xml:space="preserve"> </w:t>
                </w:r>
                <w:r>
                  <w:rPr>
                    <w:rFonts w:ascii="Calibri"/>
                    <w:sz w:val="18"/>
                  </w:rPr>
                  <w:t>et</w:t>
                </w:r>
                <w:r>
                  <w:rPr>
                    <w:rFonts w:ascii="Calibri"/>
                    <w:spacing w:val="20"/>
                    <w:sz w:val="18"/>
                  </w:rPr>
                  <w:t xml:space="preserve"> </w:t>
                </w:r>
                <w:r>
                  <w:rPr>
                    <w:rFonts w:ascii="Calibri"/>
                    <w:sz w:val="18"/>
                  </w:rPr>
                  <w:t>al.:</w:t>
                </w:r>
                <w:r>
                  <w:rPr>
                    <w:rFonts w:ascii="Calibri"/>
                    <w:spacing w:val="43"/>
                    <w:sz w:val="18"/>
                  </w:rPr>
                  <w:t xml:space="preserve"> </w:t>
                </w:r>
                <w:r>
                  <w:rPr>
                    <w:rFonts w:ascii="Times New Roman"/>
                    <w:i/>
                    <w:sz w:val="18"/>
                  </w:rPr>
                  <w:t xml:space="preserve">Preprint submitted to </w:t>
                </w:r>
                <w:r>
                  <w:rPr>
                    <w:rFonts w:ascii="Times New Roman"/>
                    <w:i/>
                    <w:spacing w:val="-2"/>
                    <w:sz w:val="18"/>
                  </w:rPr>
                  <w:t>Elsevier</w:t>
                </w:r>
              </w:p>
            </w:txbxContent>
          </v:textbox>
          <w10:wrap anchorx="page" anchory="page"/>
        </v:shape>
      </w:pict>
    </w:r>
    <w:r>
      <w:pict w14:anchorId="54098AB9">
        <v:shape id="docshape94" o:spid="_x0000_s2058" type="#_x0000_t202" alt="" style="position:absolute;margin-left:450.6pt;margin-top:702.6pt;width:55.85pt;height:13.05pt;z-index:-17383424;mso-wrap-style:square;mso-wrap-edited:f;mso-width-percent:0;mso-height-percent:0;mso-position-horizontal-relative:page;mso-position-vertical-relative:page;mso-width-percent:0;mso-height-percent:0;v-text-anchor:top" filled="f" stroked="f">
          <v:textbox inset="0,0,0,0">
            <w:txbxContent>
              <w:p w14:paraId="5C8F8010" w14:textId="77777777" w:rsidR="00AF779A" w:rsidRDefault="00E9277B">
                <w:pPr>
                  <w:spacing w:before="11"/>
                  <w:ind w:left="20"/>
                  <w:rPr>
                    <w:rFonts w:ascii="Calibri"/>
                    <w:sz w:val="18"/>
                  </w:rPr>
                </w:pPr>
                <w:r>
                  <w:rPr>
                    <w:rFonts w:ascii="Calibri"/>
                    <w:w w:val="105"/>
                    <w:sz w:val="18"/>
                  </w:rPr>
                  <w:t>Page</w:t>
                </w:r>
                <w:r>
                  <w:rPr>
                    <w:rFonts w:ascii="Calibri"/>
                    <w:spacing w:val="11"/>
                    <w:w w:val="105"/>
                    <w:sz w:val="18"/>
                  </w:rPr>
                  <w:t xml:space="preserve"> </w:t>
                </w:r>
                <w:r>
                  <w:rPr>
                    <w:rFonts w:ascii="Calibri"/>
                    <w:w w:val="105"/>
                    <w:sz w:val="18"/>
                  </w:rPr>
                  <w:fldChar w:fldCharType="begin"/>
                </w:r>
                <w:r>
                  <w:rPr>
                    <w:rFonts w:ascii="Calibri"/>
                    <w:w w:val="105"/>
                    <w:sz w:val="18"/>
                  </w:rPr>
                  <w:instrText xml:space="preserve"> PAGE </w:instrText>
                </w:r>
                <w:r>
                  <w:rPr>
                    <w:rFonts w:ascii="Calibri"/>
                    <w:w w:val="105"/>
                    <w:sz w:val="18"/>
                  </w:rPr>
                  <w:fldChar w:fldCharType="separate"/>
                </w:r>
                <w:r>
                  <w:rPr>
                    <w:rFonts w:ascii="Calibri"/>
                    <w:w w:val="105"/>
                    <w:sz w:val="18"/>
                  </w:rPr>
                  <w:t>18</w:t>
                </w:r>
                <w:r>
                  <w:rPr>
                    <w:rFonts w:ascii="Calibri"/>
                    <w:w w:val="105"/>
                    <w:sz w:val="18"/>
                  </w:rPr>
                  <w:fldChar w:fldCharType="end"/>
                </w:r>
                <w:r>
                  <w:rPr>
                    <w:rFonts w:ascii="Calibri"/>
                    <w:spacing w:val="11"/>
                    <w:w w:val="105"/>
                    <w:sz w:val="18"/>
                  </w:rPr>
                  <w:t xml:space="preserve"> </w:t>
                </w:r>
                <w:r>
                  <w:rPr>
                    <w:rFonts w:ascii="Calibri"/>
                    <w:w w:val="105"/>
                    <w:sz w:val="18"/>
                  </w:rPr>
                  <w:t>of</w:t>
                </w:r>
                <w:r>
                  <w:rPr>
                    <w:rFonts w:ascii="Calibri"/>
                    <w:spacing w:val="12"/>
                    <w:w w:val="105"/>
                    <w:sz w:val="18"/>
                  </w:rPr>
                  <w:t xml:space="preserve"> </w:t>
                </w:r>
                <w:r>
                  <w:rPr>
                    <w:rFonts w:ascii="Calibri"/>
                    <w:spacing w:val="-5"/>
                    <w:w w:val="105"/>
                    <w:sz w:val="18"/>
                  </w:rPr>
                  <w:t>31</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FCB4E" w14:textId="77777777" w:rsidR="00AF779A" w:rsidRDefault="00E9277B">
    <w:pPr>
      <w:pStyle w:val="Textoindependiente"/>
      <w:spacing w:line="14" w:lineRule="auto"/>
    </w:pPr>
    <w:r>
      <w:pict w14:anchorId="17693BAF">
        <v:line id="_x0000_s2055" alt="" style="position:absolute;z-index:-17381888;mso-wrap-edited:f;mso-width-percent:0;mso-height-percent:0;mso-position-horizontal-relative:page;mso-position-vertical-relative:page;mso-width-percent:0;mso-height-percent:0" from="38.85pt,700.65pt" to="505.4pt,700.65pt" strokeweight=".07019mm">
          <w10:wrap anchorx="page" anchory="page"/>
        </v:line>
      </w:pict>
    </w:r>
    <w:r>
      <w:pict w14:anchorId="0DECE759">
        <v:shapetype id="_x0000_t202" coordsize="21600,21600" o:spt="202" path="m,l,21600r21600,l21600,xe">
          <v:stroke joinstyle="miter"/>
          <v:path gradientshapeok="t" o:connecttype="rect"/>
        </v:shapetype>
        <v:shape id="docshape107" o:spid="_x0000_s2054" type="#_x0000_t202" alt="" style="position:absolute;margin-left:37.85pt;margin-top:701.55pt;width:207.2pt;height:14.1pt;z-index:-17381376;mso-wrap-style:square;mso-wrap-edited:f;mso-width-percent:0;mso-height-percent:0;mso-position-horizontal-relative:page;mso-position-vertical-relative:page;mso-width-percent:0;mso-height-percent:0;v-text-anchor:top" filled="f" stroked="f">
          <v:textbox inset="0,0,0,0">
            <w:txbxContent>
              <w:p w14:paraId="12772354" w14:textId="77777777" w:rsidR="00AF779A" w:rsidRDefault="00E9277B">
                <w:pPr>
                  <w:spacing w:before="32"/>
                  <w:ind w:left="20"/>
                  <w:rPr>
                    <w:rFonts w:ascii="Times New Roman"/>
                    <w:i/>
                    <w:sz w:val="18"/>
                  </w:rPr>
                </w:pPr>
                <w:r>
                  <w:rPr>
                    <w:rFonts w:ascii="Calibri"/>
                    <w:sz w:val="18"/>
                  </w:rPr>
                  <w:t>G.</w:t>
                </w:r>
                <w:r>
                  <w:rPr>
                    <w:rFonts w:ascii="Calibri"/>
                    <w:spacing w:val="21"/>
                    <w:sz w:val="18"/>
                  </w:rPr>
                  <w:t xml:space="preserve"> </w:t>
                </w:r>
                <w:r>
                  <w:rPr>
                    <w:rFonts w:ascii="Calibri"/>
                    <w:sz w:val="18"/>
                  </w:rPr>
                  <w:t>Guerrero-Ulloa</w:t>
                </w:r>
                <w:r>
                  <w:rPr>
                    <w:rFonts w:ascii="Calibri"/>
                    <w:spacing w:val="22"/>
                    <w:sz w:val="18"/>
                  </w:rPr>
                  <w:t xml:space="preserve"> </w:t>
                </w:r>
                <w:r>
                  <w:rPr>
                    <w:rFonts w:ascii="Calibri"/>
                    <w:sz w:val="18"/>
                  </w:rPr>
                  <w:t>et</w:t>
                </w:r>
                <w:r>
                  <w:rPr>
                    <w:rFonts w:ascii="Calibri"/>
                    <w:spacing w:val="20"/>
                    <w:sz w:val="18"/>
                  </w:rPr>
                  <w:t xml:space="preserve"> </w:t>
                </w:r>
                <w:r>
                  <w:rPr>
                    <w:rFonts w:ascii="Calibri"/>
                    <w:sz w:val="18"/>
                  </w:rPr>
                  <w:t>al.:</w:t>
                </w:r>
                <w:r>
                  <w:rPr>
                    <w:rFonts w:ascii="Calibri"/>
                    <w:spacing w:val="43"/>
                    <w:sz w:val="18"/>
                  </w:rPr>
                  <w:t xml:space="preserve"> </w:t>
                </w:r>
                <w:r>
                  <w:rPr>
                    <w:rFonts w:ascii="Times New Roman"/>
                    <w:i/>
                    <w:sz w:val="18"/>
                  </w:rPr>
                  <w:t xml:space="preserve">Preprint submitted to </w:t>
                </w:r>
                <w:r>
                  <w:rPr>
                    <w:rFonts w:ascii="Times New Roman"/>
                    <w:i/>
                    <w:spacing w:val="-2"/>
                    <w:sz w:val="18"/>
                  </w:rPr>
                  <w:t>Elsevier</w:t>
                </w:r>
              </w:p>
            </w:txbxContent>
          </v:textbox>
          <w10:wrap anchorx="page" anchory="page"/>
        </v:shape>
      </w:pict>
    </w:r>
    <w:r>
      <w:pict w14:anchorId="119E257A">
        <v:shape id="docshape108" o:spid="_x0000_s2053" type="#_x0000_t202" alt="" style="position:absolute;margin-left:450.6pt;margin-top:702.6pt;width:55.85pt;height:13.05pt;z-index:-17380864;mso-wrap-style:square;mso-wrap-edited:f;mso-width-percent:0;mso-height-percent:0;mso-position-horizontal-relative:page;mso-position-vertical-relative:page;mso-width-percent:0;mso-height-percent:0;v-text-anchor:top" filled="f" stroked="f">
          <v:textbox inset="0,0,0,0">
            <w:txbxContent>
              <w:p w14:paraId="46465A30" w14:textId="77777777" w:rsidR="00AF779A" w:rsidRDefault="00E9277B">
                <w:pPr>
                  <w:spacing w:before="11"/>
                  <w:ind w:left="20"/>
                  <w:rPr>
                    <w:rFonts w:ascii="Calibri"/>
                    <w:sz w:val="18"/>
                  </w:rPr>
                </w:pPr>
                <w:r>
                  <w:rPr>
                    <w:rFonts w:ascii="Calibri"/>
                    <w:w w:val="105"/>
                    <w:sz w:val="18"/>
                  </w:rPr>
                  <w:t>Page</w:t>
                </w:r>
                <w:r>
                  <w:rPr>
                    <w:rFonts w:ascii="Calibri"/>
                    <w:spacing w:val="11"/>
                    <w:w w:val="105"/>
                    <w:sz w:val="18"/>
                  </w:rPr>
                  <w:t xml:space="preserve"> </w:t>
                </w:r>
                <w:r>
                  <w:rPr>
                    <w:rFonts w:ascii="Calibri"/>
                    <w:w w:val="105"/>
                    <w:sz w:val="18"/>
                  </w:rPr>
                  <w:fldChar w:fldCharType="begin"/>
                </w:r>
                <w:r>
                  <w:rPr>
                    <w:rFonts w:ascii="Calibri"/>
                    <w:w w:val="105"/>
                    <w:sz w:val="18"/>
                  </w:rPr>
                  <w:instrText xml:space="preserve"> PAGE </w:instrText>
                </w:r>
                <w:r>
                  <w:rPr>
                    <w:rFonts w:ascii="Calibri"/>
                    <w:w w:val="105"/>
                    <w:sz w:val="18"/>
                  </w:rPr>
                  <w:fldChar w:fldCharType="separate"/>
                </w:r>
                <w:r>
                  <w:rPr>
                    <w:rFonts w:ascii="Calibri"/>
                    <w:w w:val="105"/>
                    <w:sz w:val="18"/>
                  </w:rPr>
                  <w:t>19</w:t>
                </w:r>
                <w:r>
                  <w:rPr>
                    <w:rFonts w:ascii="Calibri"/>
                    <w:w w:val="105"/>
                    <w:sz w:val="18"/>
                  </w:rPr>
                  <w:fldChar w:fldCharType="end"/>
                </w:r>
                <w:r>
                  <w:rPr>
                    <w:rFonts w:ascii="Calibri"/>
                    <w:spacing w:val="11"/>
                    <w:w w:val="105"/>
                    <w:sz w:val="18"/>
                  </w:rPr>
                  <w:t xml:space="preserve"> </w:t>
                </w:r>
                <w:r>
                  <w:rPr>
                    <w:rFonts w:ascii="Calibri"/>
                    <w:w w:val="105"/>
                    <w:sz w:val="18"/>
                  </w:rPr>
                  <w:t>of</w:t>
                </w:r>
                <w:r>
                  <w:rPr>
                    <w:rFonts w:ascii="Calibri"/>
                    <w:spacing w:val="12"/>
                    <w:w w:val="105"/>
                    <w:sz w:val="18"/>
                  </w:rPr>
                  <w:t xml:space="preserve"> </w:t>
                </w:r>
                <w:r>
                  <w:rPr>
                    <w:rFonts w:ascii="Calibri"/>
                    <w:spacing w:val="-5"/>
                    <w:w w:val="105"/>
                    <w:sz w:val="18"/>
                  </w:rPr>
                  <w:t>31</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13318" w14:textId="77777777" w:rsidR="00E9277B" w:rsidRDefault="00E9277B">
      <w:r>
        <w:separator/>
      </w:r>
    </w:p>
  </w:footnote>
  <w:footnote w:type="continuationSeparator" w:id="0">
    <w:p w14:paraId="3170B7C8" w14:textId="77777777" w:rsidR="00E9277B" w:rsidRDefault="00E927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D9DC6" w14:textId="77777777" w:rsidR="00AF779A" w:rsidRDefault="00E9277B">
    <w:pPr>
      <w:pStyle w:val="Textoindependiente"/>
      <w:spacing w:line="14" w:lineRule="auto"/>
    </w:pPr>
    <w:r>
      <w:pict w14:anchorId="721FF9AB">
        <v:shapetype id="_x0000_t202" coordsize="21600,21600" o:spt="202" path="m,l,21600r21600,l21600,xe">
          <v:stroke joinstyle="miter"/>
          <v:path gradientshapeok="t" o:connecttype="rect"/>
        </v:shapetype>
        <v:shape id="docshape1" o:spid="_x0000_s2092" type="#_x0000_t202" alt="" style="position:absolute;margin-left:37.85pt;margin-top:49.4pt;width:468.6pt;height:71.4pt;z-index:-17402368;mso-wrap-style:square;mso-wrap-edited:f;mso-width-percent:0;mso-height-percent:0;mso-position-horizontal-relative:page;mso-position-vertical-relative:page;mso-width-percent:0;mso-height-percent:0;v-text-anchor:top" filled="f" stroked="f">
          <v:textbox inset="0,0,0,0">
            <w:txbxContent>
              <w:p w14:paraId="145E9787" w14:textId="77777777" w:rsidR="00AF779A" w:rsidRDefault="00E9277B">
                <w:pPr>
                  <w:spacing w:before="22"/>
                  <w:ind w:left="20"/>
                  <w:rPr>
                    <w:sz w:val="28"/>
                  </w:rPr>
                </w:pPr>
                <w:r>
                  <w:rPr>
                    <w:w w:val="95"/>
                    <w:sz w:val="28"/>
                  </w:rPr>
                  <w:t>Graphical</w:t>
                </w:r>
                <w:r>
                  <w:rPr>
                    <w:spacing w:val="9"/>
                    <w:sz w:val="28"/>
                  </w:rPr>
                  <w:t xml:space="preserve"> </w:t>
                </w:r>
                <w:r>
                  <w:rPr>
                    <w:spacing w:val="-2"/>
                    <w:sz w:val="28"/>
                  </w:rPr>
                  <w:t>Abstract</w:t>
                </w:r>
              </w:p>
              <w:p w14:paraId="0BE7D3CA" w14:textId="77777777" w:rsidR="00AF779A" w:rsidRDefault="00E9277B">
                <w:pPr>
                  <w:spacing w:before="192"/>
                  <w:ind w:left="20"/>
                  <w:rPr>
                    <w:rFonts w:ascii="Times New Roman"/>
                    <w:b/>
                    <w:sz w:val="24"/>
                  </w:rPr>
                </w:pPr>
                <w:r>
                  <w:rPr>
                    <w:rFonts w:ascii="Times New Roman"/>
                    <w:b/>
                    <w:sz w:val="24"/>
                  </w:rPr>
                  <w:t>IoT</w:t>
                </w:r>
                <w:r>
                  <w:rPr>
                    <w:rFonts w:ascii="Times New Roman"/>
                    <w:b/>
                    <w:spacing w:val="-13"/>
                    <w:sz w:val="24"/>
                  </w:rPr>
                  <w:t xml:space="preserve"> </w:t>
                </w:r>
                <w:r>
                  <w:rPr>
                    <w:rFonts w:ascii="Times New Roman"/>
                    <w:b/>
                    <w:sz w:val="24"/>
                  </w:rPr>
                  <w:t>System</w:t>
                </w:r>
                <w:r>
                  <w:rPr>
                    <w:rFonts w:ascii="Times New Roman"/>
                    <w:b/>
                    <w:spacing w:val="-13"/>
                    <w:sz w:val="24"/>
                  </w:rPr>
                  <w:t xml:space="preserve"> </w:t>
                </w:r>
                <w:r>
                  <w:rPr>
                    <w:rFonts w:ascii="Times New Roman"/>
                    <w:b/>
                    <w:sz w:val="24"/>
                  </w:rPr>
                  <w:t>for</w:t>
                </w:r>
                <w:r>
                  <w:rPr>
                    <w:rFonts w:ascii="Times New Roman"/>
                    <w:b/>
                    <w:spacing w:val="-13"/>
                    <w:sz w:val="24"/>
                  </w:rPr>
                  <w:t xml:space="preserve"> </w:t>
                </w:r>
                <w:r>
                  <w:rPr>
                    <w:rFonts w:ascii="Times New Roman"/>
                    <w:b/>
                    <w:sz w:val="24"/>
                  </w:rPr>
                  <w:t>Detecting</w:t>
                </w:r>
                <w:r>
                  <w:rPr>
                    <w:rFonts w:ascii="Times New Roman"/>
                    <w:b/>
                    <w:spacing w:val="-13"/>
                    <w:sz w:val="24"/>
                  </w:rPr>
                  <w:t xml:space="preserve"> </w:t>
                </w:r>
                <w:r>
                  <w:rPr>
                    <w:rFonts w:ascii="Times New Roman"/>
                    <w:b/>
                    <w:sz w:val="24"/>
                  </w:rPr>
                  <w:t>Distractions</w:t>
                </w:r>
                <w:r>
                  <w:rPr>
                    <w:rFonts w:ascii="Times New Roman"/>
                    <w:b/>
                    <w:spacing w:val="-13"/>
                    <w:sz w:val="24"/>
                  </w:rPr>
                  <w:t xml:space="preserve"> </w:t>
                </w:r>
                <w:r>
                  <w:rPr>
                    <w:rFonts w:ascii="Times New Roman"/>
                    <w:b/>
                    <w:sz w:val="24"/>
                  </w:rPr>
                  <w:t>in</w:t>
                </w:r>
                <w:r>
                  <w:rPr>
                    <w:rFonts w:ascii="Times New Roman"/>
                    <w:b/>
                    <w:spacing w:val="-13"/>
                    <w:sz w:val="24"/>
                  </w:rPr>
                  <w:t xml:space="preserve"> </w:t>
                </w:r>
                <w:r>
                  <w:rPr>
                    <w:rFonts w:ascii="Times New Roman"/>
                    <w:b/>
                    <w:sz w:val="24"/>
                  </w:rPr>
                  <w:t>Children</w:t>
                </w:r>
                <w:r>
                  <w:rPr>
                    <w:rFonts w:ascii="Times New Roman"/>
                    <w:b/>
                    <w:spacing w:val="-13"/>
                    <w:sz w:val="24"/>
                  </w:rPr>
                  <w:t xml:space="preserve"> </w:t>
                </w:r>
                <w:r>
                  <w:rPr>
                    <w:rFonts w:ascii="Times New Roman"/>
                    <w:b/>
                    <w:sz w:val="24"/>
                  </w:rPr>
                  <w:t>During</w:t>
                </w:r>
                <w:r>
                  <w:rPr>
                    <w:rFonts w:ascii="Times New Roman"/>
                    <w:b/>
                    <w:spacing w:val="-12"/>
                    <w:sz w:val="24"/>
                  </w:rPr>
                  <w:t xml:space="preserve"> </w:t>
                </w:r>
                <w:r>
                  <w:rPr>
                    <w:rFonts w:ascii="Times New Roman"/>
                    <w:b/>
                    <w:sz w:val="24"/>
                  </w:rPr>
                  <w:t>Academic</w:t>
                </w:r>
                <w:r>
                  <w:rPr>
                    <w:rFonts w:ascii="Times New Roman"/>
                    <w:b/>
                    <w:spacing w:val="-13"/>
                    <w:sz w:val="24"/>
                  </w:rPr>
                  <w:t xml:space="preserve"> </w:t>
                </w:r>
                <w:r>
                  <w:rPr>
                    <w:rFonts w:ascii="Times New Roman"/>
                    <w:b/>
                    <w:sz w:val="24"/>
                  </w:rPr>
                  <w:t>Activities</w:t>
                </w:r>
                <w:r>
                  <w:rPr>
                    <w:rFonts w:ascii="Times New Roman"/>
                    <w:b/>
                    <w:spacing w:val="-13"/>
                    <w:sz w:val="24"/>
                  </w:rPr>
                  <w:t xml:space="preserve"> </w:t>
                </w:r>
                <w:r>
                  <w:rPr>
                    <w:rFonts w:ascii="Times New Roman"/>
                    <w:b/>
                    <w:sz w:val="24"/>
                  </w:rPr>
                  <w:t>at</w:t>
                </w:r>
                <w:r>
                  <w:rPr>
                    <w:rFonts w:ascii="Times New Roman"/>
                    <w:b/>
                    <w:spacing w:val="-13"/>
                    <w:sz w:val="24"/>
                  </w:rPr>
                  <w:t xml:space="preserve"> </w:t>
                </w:r>
                <w:r>
                  <w:rPr>
                    <w:rFonts w:ascii="Times New Roman"/>
                    <w:b/>
                    <w:spacing w:val="-4"/>
                    <w:sz w:val="24"/>
                  </w:rPr>
                  <w:t>Home</w:t>
                </w:r>
              </w:p>
              <w:p w14:paraId="57B49345" w14:textId="2AF8AD23" w:rsidR="00AF779A" w:rsidRPr="00D516D6" w:rsidRDefault="00E9277B">
                <w:pPr>
                  <w:pStyle w:val="Textoindependiente"/>
                  <w:spacing w:before="116" w:line="244" w:lineRule="auto"/>
                  <w:ind w:left="20"/>
                  <w:rPr>
                    <w:lang w:val="es-ES"/>
                  </w:rPr>
                </w:pPr>
                <w:r w:rsidRPr="00D516D6">
                  <w:rPr>
                    <w:w w:val="95"/>
                    <w:lang w:val="es-ES"/>
                  </w:rPr>
                  <w:t>Gleisto</w:t>
                </w:r>
                <w:del w:id="0" w:author="MIGUEL JUAN HORNOS BARRANCO" w:date="2024-06-26T09:19:00Z">
                  <w:r w:rsidRPr="00D516D6" w:rsidDel="00D516D6">
                    <w:rPr>
                      <w:w w:val="95"/>
                      <w:lang w:val="es-ES"/>
                    </w:rPr>
                    <w:delText>o</w:delText>
                  </w:r>
                </w:del>
                <w:r w:rsidRPr="00D516D6">
                  <w:rPr>
                    <w:w w:val="95"/>
                    <w:lang w:val="es-ES"/>
                  </w:rPr>
                  <w:t xml:space="preserve">n Guerrero-Ulloa, Carlos Almeida-Dueñas, John </w:t>
                </w:r>
                <w:proofErr w:type="spellStart"/>
                <w:r w:rsidRPr="00D516D6">
                  <w:rPr>
                    <w:w w:val="95"/>
                    <w:lang w:val="es-ES"/>
                  </w:rPr>
                  <w:t>Plazarte</w:t>
                </w:r>
                <w:proofErr w:type="spellEnd"/>
                <w:r w:rsidRPr="00D516D6">
                  <w:rPr>
                    <w:w w:val="95"/>
                    <w:lang w:val="es-ES"/>
                  </w:rPr>
                  <w:t xml:space="preserve">-Suárez, </w:t>
                </w:r>
                <w:bookmarkStart w:id="1" w:name="OLE_LINK224"/>
                <w:proofErr w:type="spellStart"/>
                <w:r w:rsidRPr="00DE13F4">
                  <w:rPr>
                    <w:w w:val="95"/>
                    <w:highlight w:val="yellow"/>
                    <w:lang w:val="es-ES"/>
                    <w:rPrChange w:id="2" w:author="MIGUEL JUAN HORNOS BARRANCO" w:date="2024-06-29T09:59:00Z">
                      <w:rPr>
                        <w:w w:val="95"/>
                        <w:lang w:val="es-ES"/>
                      </w:rPr>
                    </w:rPrChange>
                  </w:rPr>
                  <w:t>Orlanzo</w:t>
                </w:r>
                <w:proofErr w:type="spellEnd"/>
                <w:r w:rsidRPr="00D516D6">
                  <w:rPr>
                    <w:w w:val="95"/>
                    <w:lang w:val="es-ES"/>
                  </w:rPr>
                  <w:t xml:space="preserve"> </w:t>
                </w:r>
                <w:bookmarkEnd w:id="1"/>
                <w:r w:rsidRPr="00D516D6">
                  <w:rPr>
                    <w:w w:val="95"/>
                    <w:lang w:val="es-ES"/>
                  </w:rPr>
                  <w:t xml:space="preserve">Erazo-Moreta, </w:t>
                </w:r>
                <w:del w:id="3" w:author="MIGUEL JUAN HORNOS BARRANCO" w:date="2024-06-26T09:19:00Z">
                  <w:r w:rsidRPr="00D516D6" w:rsidDel="00D516D6">
                    <w:rPr>
                      <w:w w:val="95"/>
                      <w:lang w:val="es-ES"/>
                    </w:rPr>
                    <w:delText>Miguel J. Hornos,</w:delText>
                  </w:r>
                  <w:r w:rsidRPr="00D516D6" w:rsidDel="00D516D6">
                    <w:rPr>
                      <w:spacing w:val="40"/>
                      <w:lang w:val="es-ES"/>
                    </w:rPr>
                    <w:delText xml:space="preserve"> </w:delText>
                  </w:r>
                </w:del>
                <w:r w:rsidRPr="00D516D6">
                  <w:rPr>
                    <w:lang w:val="es-ES"/>
                  </w:rPr>
                  <w:t>Carlos Rodríguez-Domínguez</w:t>
                </w:r>
                <w:bookmarkStart w:id="4" w:name="_Hlk170286028"/>
                <w:ins w:id="5" w:author="MIGUEL JUAN HORNOS BARRANCO" w:date="2024-06-26T09:19:00Z">
                  <w:r w:rsidR="00D516D6">
                    <w:rPr>
                      <w:lang w:val="es-ES"/>
                    </w:rPr>
                    <w:t xml:space="preserve">, </w:t>
                  </w:r>
                  <w:r w:rsidR="00D516D6" w:rsidRPr="00D516D6">
                    <w:rPr>
                      <w:w w:val="95"/>
                      <w:lang w:val="es-ES"/>
                    </w:rPr>
                    <w:t>Miguel J. Hornos</w:t>
                  </w:r>
                </w:ins>
                <w:bookmarkEnd w:id="4"/>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46D6A" w14:textId="77777777" w:rsidR="00AF779A" w:rsidRDefault="00E9277B">
    <w:pPr>
      <w:pStyle w:val="Textoindependiente"/>
      <w:spacing w:line="14" w:lineRule="auto"/>
    </w:pPr>
    <w:r>
      <w:pict w14:anchorId="4FBE3F1B">
        <v:shapetype id="_x0000_t202" coordsize="21600,21600" o:spt="202" path="m,l,21600r21600,l21600,xe">
          <v:stroke joinstyle="miter"/>
          <v:path gradientshapeok="t" o:connecttype="rect"/>
        </v:shapetype>
        <v:shape id="docshape91" o:spid="_x0000_s2062" type="#_x0000_t202" alt="" style="position:absolute;margin-left:188.2pt;margin-top:32.65pt;width:167.95pt;height:13.05pt;z-index:-17385472;mso-wrap-style:square;mso-wrap-edited:f;mso-width-percent:0;mso-height-percent:0;mso-position-horizontal-relative:page;mso-position-vertical-relative:page;mso-width-percent:0;mso-height-percent:0;v-text-anchor:top" filled="f" stroked="f">
          <v:textbox inset="0,0,0,0">
            <w:txbxContent>
              <w:p w14:paraId="28C8D0C8" w14:textId="77777777" w:rsidR="00AF779A" w:rsidRDefault="00E9277B">
                <w:pPr>
                  <w:spacing w:before="11"/>
                  <w:ind w:left="20"/>
                  <w:rPr>
                    <w:rFonts w:ascii="Calibri"/>
                    <w:sz w:val="18"/>
                  </w:rPr>
                </w:pPr>
                <w:proofErr w:type="spellStart"/>
                <w:r>
                  <w:rPr>
                    <w:rFonts w:ascii="Calibri"/>
                    <w:w w:val="105"/>
                    <w:sz w:val="18"/>
                  </w:rPr>
                  <w:t>Torddis</w:t>
                </w:r>
                <w:proofErr w:type="spellEnd"/>
                <w:r>
                  <w:rPr>
                    <w:rFonts w:ascii="Calibri"/>
                    <w:w w:val="105"/>
                    <w:sz w:val="18"/>
                  </w:rPr>
                  <w:t>:</w:t>
                </w:r>
                <w:r>
                  <w:rPr>
                    <w:rFonts w:ascii="Calibri"/>
                    <w:spacing w:val="27"/>
                    <w:w w:val="105"/>
                    <w:sz w:val="18"/>
                  </w:rPr>
                  <w:t xml:space="preserve"> </w:t>
                </w:r>
                <w:r>
                  <w:rPr>
                    <w:rFonts w:ascii="Calibri"/>
                    <w:w w:val="105"/>
                    <w:sz w:val="18"/>
                  </w:rPr>
                  <w:t>Detecting</w:t>
                </w:r>
                <w:r>
                  <w:rPr>
                    <w:rFonts w:ascii="Calibri"/>
                    <w:spacing w:val="9"/>
                    <w:w w:val="105"/>
                    <w:sz w:val="18"/>
                  </w:rPr>
                  <w:t xml:space="preserve"> </w:t>
                </w:r>
                <w:r>
                  <w:rPr>
                    <w:rFonts w:ascii="Calibri"/>
                    <w:w w:val="105"/>
                    <w:sz w:val="18"/>
                  </w:rPr>
                  <w:t>Distractions</w:t>
                </w:r>
                <w:r>
                  <w:rPr>
                    <w:rFonts w:ascii="Calibri"/>
                    <w:spacing w:val="9"/>
                    <w:w w:val="105"/>
                    <w:sz w:val="18"/>
                  </w:rPr>
                  <w:t xml:space="preserve"> </w:t>
                </w:r>
                <w:r>
                  <w:rPr>
                    <w:rFonts w:ascii="Calibri"/>
                    <w:w w:val="105"/>
                    <w:sz w:val="18"/>
                  </w:rPr>
                  <w:t>in</w:t>
                </w:r>
                <w:r>
                  <w:rPr>
                    <w:rFonts w:ascii="Calibri"/>
                    <w:spacing w:val="9"/>
                    <w:w w:val="105"/>
                    <w:sz w:val="18"/>
                  </w:rPr>
                  <w:t xml:space="preserve"> </w:t>
                </w:r>
                <w:r>
                  <w:rPr>
                    <w:rFonts w:ascii="Calibri"/>
                    <w:spacing w:val="-2"/>
                    <w:w w:val="105"/>
                    <w:sz w:val="18"/>
                  </w:rPr>
                  <w:t>Children</w:t>
                </w:r>
              </w:p>
            </w:txbxContent>
          </v:textbox>
          <w10:wrap anchorx="page" anchory="page"/>
        </v:shape>
      </w:pict>
    </w:r>
    <w:r>
      <w:pict w14:anchorId="45F2514A">
        <v:shape id="docshape92" o:spid="_x0000_s2061" type="#_x0000_t202" alt="" style="position:absolute;margin-left:37.85pt;margin-top:57.1pt;width:36.05pt;height:13.3pt;z-index:-17384960;mso-wrap-style:square;mso-wrap-edited:f;mso-width-percent:0;mso-height-percent:0;mso-position-horizontal-relative:page;mso-position-vertical-relative:page;mso-width-percent:0;mso-height-percent:0;v-text-anchor:top" filled="f" stroked="f">
          <v:textbox inset="0,0,0,0">
            <w:txbxContent>
              <w:p w14:paraId="4B2F7E27" w14:textId="77777777" w:rsidR="00AF779A" w:rsidRDefault="00E9277B">
                <w:pPr>
                  <w:spacing w:before="13"/>
                  <w:ind w:left="20"/>
                  <w:rPr>
                    <w:rFonts w:ascii="Calibri"/>
                    <w:b/>
                    <w:sz w:val="18"/>
                  </w:rPr>
                </w:pPr>
                <w:r>
                  <w:rPr>
                    <w:rFonts w:ascii="Calibri"/>
                    <w:b/>
                    <w:w w:val="105"/>
                    <w:sz w:val="18"/>
                  </w:rPr>
                  <w:t>Table</w:t>
                </w:r>
                <w:r>
                  <w:rPr>
                    <w:rFonts w:ascii="Calibri"/>
                    <w:b/>
                    <w:spacing w:val="15"/>
                    <w:w w:val="105"/>
                    <w:sz w:val="18"/>
                  </w:rPr>
                  <w:t xml:space="preserve"> </w:t>
                </w:r>
                <w:r>
                  <w:rPr>
                    <w:rFonts w:ascii="Calibri"/>
                    <w:b/>
                    <w:spacing w:val="-5"/>
                    <w:w w:val="105"/>
                    <w:sz w:val="18"/>
                  </w:rPr>
                  <w:t>16</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863ED" w14:textId="77777777" w:rsidR="00AF779A" w:rsidRDefault="00E9277B">
    <w:pPr>
      <w:pStyle w:val="Textoindependiente"/>
      <w:spacing w:line="14" w:lineRule="auto"/>
    </w:pPr>
    <w:r>
      <w:pict w14:anchorId="5F003420">
        <v:shapetype id="_x0000_t202" coordsize="21600,21600" o:spt="202" path="m,l,21600r21600,l21600,xe">
          <v:stroke joinstyle="miter"/>
          <v:path gradientshapeok="t" o:connecttype="rect"/>
        </v:shapetype>
        <v:shape id="docshape105" o:spid="_x0000_s2057" type="#_x0000_t202" alt="" style="position:absolute;margin-left:188.2pt;margin-top:32.65pt;width:167.95pt;height:13.05pt;z-index:-17382912;mso-wrap-style:square;mso-wrap-edited:f;mso-width-percent:0;mso-height-percent:0;mso-position-horizontal-relative:page;mso-position-vertical-relative:page;mso-width-percent:0;mso-height-percent:0;v-text-anchor:top" filled="f" stroked="f">
          <v:textbox inset="0,0,0,0">
            <w:txbxContent>
              <w:p w14:paraId="52CD68FA" w14:textId="77777777" w:rsidR="00AF779A" w:rsidRDefault="00E9277B">
                <w:pPr>
                  <w:spacing w:before="11"/>
                  <w:ind w:left="20"/>
                  <w:rPr>
                    <w:rFonts w:ascii="Calibri"/>
                    <w:sz w:val="18"/>
                  </w:rPr>
                </w:pPr>
                <w:proofErr w:type="spellStart"/>
                <w:r>
                  <w:rPr>
                    <w:rFonts w:ascii="Calibri"/>
                    <w:w w:val="105"/>
                    <w:sz w:val="18"/>
                  </w:rPr>
                  <w:t>Torddis</w:t>
                </w:r>
                <w:proofErr w:type="spellEnd"/>
                <w:r>
                  <w:rPr>
                    <w:rFonts w:ascii="Calibri"/>
                    <w:w w:val="105"/>
                    <w:sz w:val="18"/>
                  </w:rPr>
                  <w:t>:</w:t>
                </w:r>
                <w:r>
                  <w:rPr>
                    <w:rFonts w:ascii="Calibri"/>
                    <w:spacing w:val="27"/>
                    <w:w w:val="105"/>
                    <w:sz w:val="18"/>
                  </w:rPr>
                  <w:t xml:space="preserve"> </w:t>
                </w:r>
                <w:r>
                  <w:rPr>
                    <w:rFonts w:ascii="Calibri"/>
                    <w:w w:val="105"/>
                    <w:sz w:val="18"/>
                  </w:rPr>
                  <w:t>Detecting</w:t>
                </w:r>
                <w:r>
                  <w:rPr>
                    <w:rFonts w:ascii="Calibri"/>
                    <w:spacing w:val="9"/>
                    <w:w w:val="105"/>
                    <w:sz w:val="18"/>
                  </w:rPr>
                  <w:t xml:space="preserve"> </w:t>
                </w:r>
                <w:r>
                  <w:rPr>
                    <w:rFonts w:ascii="Calibri"/>
                    <w:w w:val="105"/>
                    <w:sz w:val="18"/>
                  </w:rPr>
                  <w:t>Distractions</w:t>
                </w:r>
                <w:r>
                  <w:rPr>
                    <w:rFonts w:ascii="Calibri"/>
                    <w:spacing w:val="9"/>
                    <w:w w:val="105"/>
                    <w:sz w:val="18"/>
                  </w:rPr>
                  <w:t xml:space="preserve"> </w:t>
                </w:r>
                <w:r>
                  <w:rPr>
                    <w:rFonts w:ascii="Calibri"/>
                    <w:w w:val="105"/>
                    <w:sz w:val="18"/>
                  </w:rPr>
                  <w:t>in</w:t>
                </w:r>
                <w:r>
                  <w:rPr>
                    <w:rFonts w:ascii="Calibri"/>
                    <w:spacing w:val="9"/>
                    <w:w w:val="105"/>
                    <w:sz w:val="18"/>
                  </w:rPr>
                  <w:t xml:space="preserve"> </w:t>
                </w:r>
                <w:r>
                  <w:rPr>
                    <w:rFonts w:ascii="Calibri"/>
                    <w:spacing w:val="-2"/>
                    <w:w w:val="105"/>
                    <w:sz w:val="18"/>
                  </w:rPr>
                  <w:t>Children</w:t>
                </w:r>
              </w:p>
            </w:txbxContent>
          </v:textbox>
          <w10:wrap anchorx="page" anchory="page"/>
        </v:shape>
      </w:pict>
    </w:r>
    <w:r>
      <w:pict w14:anchorId="6DFE67DC">
        <v:shape id="docshape106" o:spid="_x0000_s2056" type="#_x0000_t202" alt="" style="position:absolute;margin-left:37.85pt;margin-top:57.1pt;width:36.05pt;height:13.3pt;z-index:-17382400;mso-wrap-style:square;mso-wrap-edited:f;mso-width-percent:0;mso-height-percent:0;mso-position-horizontal-relative:page;mso-position-vertical-relative:page;mso-width-percent:0;mso-height-percent:0;v-text-anchor:top" filled="f" stroked="f">
          <v:textbox inset="0,0,0,0">
            <w:txbxContent>
              <w:p w14:paraId="33D4EEA8" w14:textId="77777777" w:rsidR="00AF779A" w:rsidRDefault="00E9277B">
                <w:pPr>
                  <w:spacing w:before="13"/>
                  <w:ind w:left="20"/>
                  <w:rPr>
                    <w:rFonts w:ascii="Calibri"/>
                    <w:b/>
                    <w:sz w:val="18"/>
                  </w:rPr>
                </w:pPr>
                <w:r>
                  <w:rPr>
                    <w:rFonts w:ascii="Calibri"/>
                    <w:b/>
                    <w:w w:val="105"/>
                    <w:sz w:val="18"/>
                  </w:rPr>
                  <w:t>Table</w:t>
                </w:r>
                <w:r>
                  <w:rPr>
                    <w:rFonts w:ascii="Calibri"/>
                    <w:b/>
                    <w:spacing w:val="15"/>
                    <w:w w:val="105"/>
                    <w:sz w:val="18"/>
                  </w:rPr>
                  <w:t xml:space="preserve"> </w:t>
                </w:r>
                <w:r>
                  <w:rPr>
                    <w:rFonts w:ascii="Calibri"/>
                    <w:b/>
                    <w:spacing w:val="-5"/>
                    <w:w w:val="105"/>
                    <w:sz w:val="18"/>
                  </w:rPr>
                  <w:t>18</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426CC" w14:textId="77777777" w:rsidR="00AF779A" w:rsidRDefault="00E9277B">
    <w:pPr>
      <w:pStyle w:val="Textoindependiente"/>
      <w:spacing w:line="14" w:lineRule="auto"/>
    </w:pPr>
    <w:r>
      <w:pict w14:anchorId="6DE83CB0">
        <v:shapetype id="_x0000_t202" coordsize="21600,21600" o:spt="202" path="m,l,21600r21600,l21600,xe">
          <v:stroke joinstyle="miter"/>
          <v:path gradientshapeok="t" o:connecttype="rect"/>
        </v:shapetype>
        <v:shape id="docshape126" o:spid="_x0000_s2052" type="#_x0000_t202" alt="" style="position:absolute;margin-left:188.2pt;margin-top:32.65pt;width:167.95pt;height:13.05pt;z-index:-17380352;mso-wrap-style:square;mso-wrap-edited:f;mso-width-percent:0;mso-height-percent:0;mso-position-horizontal-relative:page;mso-position-vertical-relative:page;mso-width-percent:0;mso-height-percent:0;v-text-anchor:top" filled="f" stroked="f">
          <v:textbox inset="0,0,0,0">
            <w:txbxContent>
              <w:p w14:paraId="2C153C78" w14:textId="77777777" w:rsidR="00AF779A" w:rsidRDefault="00E9277B">
                <w:pPr>
                  <w:spacing w:before="11"/>
                  <w:ind w:left="20"/>
                  <w:rPr>
                    <w:rFonts w:ascii="Calibri"/>
                    <w:sz w:val="18"/>
                  </w:rPr>
                </w:pPr>
                <w:proofErr w:type="spellStart"/>
                <w:r>
                  <w:rPr>
                    <w:rFonts w:ascii="Calibri"/>
                    <w:w w:val="105"/>
                    <w:sz w:val="18"/>
                  </w:rPr>
                  <w:t>Torddis</w:t>
                </w:r>
                <w:proofErr w:type="spellEnd"/>
                <w:r>
                  <w:rPr>
                    <w:rFonts w:ascii="Calibri"/>
                    <w:w w:val="105"/>
                    <w:sz w:val="18"/>
                  </w:rPr>
                  <w:t>:</w:t>
                </w:r>
                <w:r>
                  <w:rPr>
                    <w:rFonts w:ascii="Calibri"/>
                    <w:spacing w:val="27"/>
                    <w:w w:val="105"/>
                    <w:sz w:val="18"/>
                  </w:rPr>
                  <w:t xml:space="preserve"> </w:t>
                </w:r>
                <w:r>
                  <w:rPr>
                    <w:rFonts w:ascii="Calibri"/>
                    <w:w w:val="105"/>
                    <w:sz w:val="18"/>
                  </w:rPr>
                  <w:t>Detecting</w:t>
                </w:r>
                <w:r>
                  <w:rPr>
                    <w:rFonts w:ascii="Calibri"/>
                    <w:spacing w:val="9"/>
                    <w:w w:val="105"/>
                    <w:sz w:val="18"/>
                  </w:rPr>
                  <w:t xml:space="preserve"> </w:t>
                </w:r>
                <w:r>
                  <w:rPr>
                    <w:rFonts w:ascii="Calibri"/>
                    <w:w w:val="105"/>
                    <w:sz w:val="18"/>
                  </w:rPr>
                  <w:t>Distractions</w:t>
                </w:r>
                <w:r>
                  <w:rPr>
                    <w:rFonts w:ascii="Calibri"/>
                    <w:spacing w:val="9"/>
                    <w:w w:val="105"/>
                    <w:sz w:val="18"/>
                  </w:rPr>
                  <w:t xml:space="preserve"> </w:t>
                </w:r>
                <w:r>
                  <w:rPr>
                    <w:rFonts w:ascii="Calibri"/>
                    <w:w w:val="105"/>
                    <w:sz w:val="18"/>
                  </w:rPr>
                  <w:t>in</w:t>
                </w:r>
                <w:r>
                  <w:rPr>
                    <w:rFonts w:ascii="Calibri"/>
                    <w:spacing w:val="9"/>
                    <w:w w:val="105"/>
                    <w:sz w:val="18"/>
                  </w:rPr>
                  <w:t xml:space="preserve"> </w:t>
                </w:r>
                <w:r>
                  <w:rPr>
                    <w:rFonts w:ascii="Calibri"/>
                    <w:spacing w:val="-2"/>
                    <w:w w:val="105"/>
                    <w:sz w:val="18"/>
                  </w:rPr>
                  <w:t>Children</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CC8EB" w14:textId="77777777" w:rsidR="00AF779A" w:rsidRDefault="00E9277B">
    <w:pPr>
      <w:pStyle w:val="Textoindependiente"/>
      <w:spacing w:line="14" w:lineRule="auto"/>
    </w:pPr>
    <w:r>
      <w:pict w14:anchorId="2CA86563">
        <v:shapetype id="_x0000_t202" coordsize="21600,21600" o:spt="202" path="m,l,21600r21600,l21600,xe">
          <v:stroke joinstyle="miter"/>
          <v:path gradientshapeok="t" o:connecttype="rect"/>
        </v:shapetype>
        <v:shape id="docshape4" o:spid="_x0000_s2091" type="#_x0000_t202" alt="" style="position:absolute;margin-left:37.85pt;margin-top:49.4pt;width:468.6pt;height:71.4pt;z-index:-17401856;mso-wrap-style:square;mso-wrap-edited:f;mso-width-percent:0;mso-height-percent:0;mso-position-horizontal-relative:page;mso-position-vertical-relative:page;mso-width-percent:0;mso-height-percent:0;v-text-anchor:top" filled="f" stroked="f">
          <v:textbox inset="0,0,0,0">
            <w:txbxContent>
              <w:p w14:paraId="3F99FEFA" w14:textId="77777777" w:rsidR="00AF779A" w:rsidRDefault="00E9277B">
                <w:pPr>
                  <w:spacing w:before="22"/>
                  <w:ind w:left="20"/>
                  <w:rPr>
                    <w:sz w:val="28"/>
                  </w:rPr>
                </w:pPr>
                <w:r>
                  <w:rPr>
                    <w:spacing w:val="-2"/>
                    <w:sz w:val="28"/>
                  </w:rPr>
                  <w:t>Highlights</w:t>
                </w:r>
              </w:p>
              <w:p w14:paraId="11D798D6" w14:textId="77777777" w:rsidR="00AF779A" w:rsidRDefault="00E9277B">
                <w:pPr>
                  <w:spacing w:before="192"/>
                  <w:ind w:left="20"/>
                  <w:rPr>
                    <w:rFonts w:ascii="Times New Roman"/>
                    <w:b/>
                    <w:sz w:val="24"/>
                  </w:rPr>
                </w:pPr>
                <w:r>
                  <w:rPr>
                    <w:rFonts w:ascii="Times New Roman"/>
                    <w:b/>
                    <w:sz w:val="24"/>
                  </w:rPr>
                  <w:t>IoT</w:t>
                </w:r>
                <w:r>
                  <w:rPr>
                    <w:rFonts w:ascii="Times New Roman"/>
                    <w:b/>
                    <w:spacing w:val="-13"/>
                    <w:sz w:val="24"/>
                  </w:rPr>
                  <w:t xml:space="preserve"> </w:t>
                </w:r>
                <w:r>
                  <w:rPr>
                    <w:rFonts w:ascii="Times New Roman"/>
                    <w:b/>
                    <w:sz w:val="24"/>
                  </w:rPr>
                  <w:t>System</w:t>
                </w:r>
                <w:r>
                  <w:rPr>
                    <w:rFonts w:ascii="Times New Roman"/>
                    <w:b/>
                    <w:spacing w:val="-13"/>
                    <w:sz w:val="24"/>
                  </w:rPr>
                  <w:t xml:space="preserve"> </w:t>
                </w:r>
                <w:r>
                  <w:rPr>
                    <w:rFonts w:ascii="Times New Roman"/>
                    <w:b/>
                    <w:sz w:val="24"/>
                  </w:rPr>
                  <w:t>for</w:t>
                </w:r>
                <w:r>
                  <w:rPr>
                    <w:rFonts w:ascii="Times New Roman"/>
                    <w:b/>
                    <w:spacing w:val="-13"/>
                    <w:sz w:val="24"/>
                  </w:rPr>
                  <w:t xml:space="preserve"> </w:t>
                </w:r>
                <w:r>
                  <w:rPr>
                    <w:rFonts w:ascii="Times New Roman"/>
                    <w:b/>
                    <w:sz w:val="24"/>
                  </w:rPr>
                  <w:t>Detecting</w:t>
                </w:r>
                <w:r>
                  <w:rPr>
                    <w:rFonts w:ascii="Times New Roman"/>
                    <w:b/>
                    <w:spacing w:val="-13"/>
                    <w:sz w:val="24"/>
                  </w:rPr>
                  <w:t xml:space="preserve"> </w:t>
                </w:r>
                <w:r>
                  <w:rPr>
                    <w:rFonts w:ascii="Times New Roman"/>
                    <w:b/>
                    <w:sz w:val="24"/>
                  </w:rPr>
                  <w:t>Distractions</w:t>
                </w:r>
                <w:r>
                  <w:rPr>
                    <w:rFonts w:ascii="Times New Roman"/>
                    <w:b/>
                    <w:spacing w:val="-13"/>
                    <w:sz w:val="24"/>
                  </w:rPr>
                  <w:t xml:space="preserve"> </w:t>
                </w:r>
                <w:r>
                  <w:rPr>
                    <w:rFonts w:ascii="Times New Roman"/>
                    <w:b/>
                    <w:sz w:val="24"/>
                  </w:rPr>
                  <w:t>in</w:t>
                </w:r>
                <w:r>
                  <w:rPr>
                    <w:rFonts w:ascii="Times New Roman"/>
                    <w:b/>
                    <w:spacing w:val="-13"/>
                    <w:sz w:val="24"/>
                  </w:rPr>
                  <w:t xml:space="preserve"> </w:t>
                </w:r>
                <w:r>
                  <w:rPr>
                    <w:rFonts w:ascii="Times New Roman"/>
                    <w:b/>
                    <w:sz w:val="24"/>
                  </w:rPr>
                  <w:t>Children</w:t>
                </w:r>
                <w:r>
                  <w:rPr>
                    <w:rFonts w:ascii="Times New Roman"/>
                    <w:b/>
                    <w:spacing w:val="-13"/>
                    <w:sz w:val="24"/>
                  </w:rPr>
                  <w:t xml:space="preserve"> </w:t>
                </w:r>
                <w:r>
                  <w:rPr>
                    <w:rFonts w:ascii="Times New Roman"/>
                    <w:b/>
                    <w:sz w:val="24"/>
                  </w:rPr>
                  <w:t>During</w:t>
                </w:r>
                <w:r>
                  <w:rPr>
                    <w:rFonts w:ascii="Times New Roman"/>
                    <w:b/>
                    <w:spacing w:val="-12"/>
                    <w:sz w:val="24"/>
                  </w:rPr>
                  <w:t xml:space="preserve"> </w:t>
                </w:r>
                <w:r>
                  <w:rPr>
                    <w:rFonts w:ascii="Times New Roman"/>
                    <w:b/>
                    <w:sz w:val="24"/>
                  </w:rPr>
                  <w:t>Academic</w:t>
                </w:r>
                <w:r>
                  <w:rPr>
                    <w:rFonts w:ascii="Times New Roman"/>
                    <w:b/>
                    <w:spacing w:val="-13"/>
                    <w:sz w:val="24"/>
                  </w:rPr>
                  <w:t xml:space="preserve"> </w:t>
                </w:r>
                <w:r>
                  <w:rPr>
                    <w:rFonts w:ascii="Times New Roman"/>
                    <w:b/>
                    <w:sz w:val="24"/>
                  </w:rPr>
                  <w:t>Activities</w:t>
                </w:r>
                <w:r>
                  <w:rPr>
                    <w:rFonts w:ascii="Times New Roman"/>
                    <w:b/>
                    <w:spacing w:val="-13"/>
                    <w:sz w:val="24"/>
                  </w:rPr>
                  <w:t xml:space="preserve"> </w:t>
                </w:r>
                <w:r>
                  <w:rPr>
                    <w:rFonts w:ascii="Times New Roman"/>
                    <w:b/>
                    <w:sz w:val="24"/>
                  </w:rPr>
                  <w:t>at</w:t>
                </w:r>
                <w:r>
                  <w:rPr>
                    <w:rFonts w:ascii="Times New Roman"/>
                    <w:b/>
                    <w:spacing w:val="-13"/>
                    <w:sz w:val="24"/>
                  </w:rPr>
                  <w:t xml:space="preserve"> </w:t>
                </w:r>
                <w:r>
                  <w:rPr>
                    <w:rFonts w:ascii="Times New Roman"/>
                    <w:b/>
                    <w:spacing w:val="-4"/>
                    <w:sz w:val="24"/>
                  </w:rPr>
                  <w:t>Home</w:t>
                </w:r>
              </w:p>
              <w:p w14:paraId="170EFF52" w14:textId="7A2258A2" w:rsidR="00AF779A" w:rsidRPr="00D516D6" w:rsidRDefault="00E9277B">
                <w:pPr>
                  <w:pStyle w:val="Textoindependiente"/>
                  <w:spacing w:before="116" w:line="244" w:lineRule="auto"/>
                  <w:ind w:left="20"/>
                  <w:rPr>
                    <w:lang w:val="es-ES"/>
                  </w:rPr>
                </w:pPr>
                <w:r w:rsidRPr="00D516D6">
                  <w:rPr>
                    <w:w w:val="95"/>
                    <w:lang w:val="es-ES"/>
                  </w:rPr>
                  <w:t>Gleisto</w:t>
                </w:r>
                <w:del w:id="7" w:author="MIGUEL JUAN HORNOS BARRANCO" w:date="2024-06-26T09:19:00Z">
                  <w:r w:rsidRPr="00D516D6" w:rsidDel="00D516D6">
                    <w:rPr>
                      <w:w w:val="95"/>
                      <w:lang w:val="es-ES"/>
                    </w:rPr>
                    <w:delText>o</w:delText>
                  </w:r>
                </w:del>
                <w:r w:rsidRPr="00D516D6">
                  <w:rPr>
                    <w:w w:val="95"/>
                    <w:lang w:val="es-ES"/>
                  </w:rPr>
                  <w:t xml:space="preserve">n Guerrero-Ulloa, Carlos Almeida-Dueñas, John </w:t>
                </w:r>
                <w:proofErr w:type="spellStart"/>
                <w:r w:rsidRPr="00D516D6">
                  <w:rPr>
                    <w:w w:val="95"/>
                    <w:lang w:val="es-ES"/>
                  </w:rPr>
                  <w:t>Plazarte</w:t>
                </w:r>
                <w:proofErr w:type="spellEnd"/>
                <w:r w:rsidRPr="00D516D6">
                  <w:rPr>
                    <w:w w:val="95"/>
                    <w:lang w:val="es-ES"/>
                  </w:rPr>
                  <w:t xml:space="preserve">-Suárez, </w:t>
                </w:r>
                <w:proofErr w:type="spellStart"/>
                <w:r w:rsidRPr="00DE13F4">
                  <w:rPr>
                    <w:w w:val="95"/>
                    <w:highlight w:val="yellow"/>
                    <w:lang w:val="es-ES"/>
                    <w:rPrChange w:id="8" w:author="MIGUEL JUAN HORNOS BARRANCO" w:date="2024-06-29T09:59:00Z">
                      <w:rPr>
                        <w:w w:val="95"/>
                        <w:lang w:val="es-ES"/>
                      </w:rPr>
                    </w:rPrChange>
                  </w:rPr>
                  <w:t>Orlanzo</w:t>
                </w:r>
                <w:proofErr w:type="spellEnd"/>
                <w:r w:rsidRPr="00D516D6">
                  <w:rPr>
                    <w:w w:val="95"/>
                    <w:lang w:val="es-ES"/>
                  </w:rPr>
                  <w:t xml:space="preserve"> Erazo-Moreta</w:t>
                </w:r>
                <w:del w:id="9" w:author="MIGUEL JUAN HORNOS BARRANCO" w:date="2024-06-26T09:20:00Z">
                  <w:r w:rsidRPr="00D516D6" w:rsidDel="00D516D6">
                    <w:rPr>
                      <w:w w:val="95"/>
                      <w:lang w:val="es-ES"/>
                    </w:rPr>
                    <w:delText>, Miguel J. Hornos</w:delText>
                  </w:r>
                </w:del>
                <w:r w:rsidRPr="00D516D6">
                  <w:rPr>
                    <w:w w:val="95"/>
                    <w:lang w:val="es-ES"/>
                  </w:rPr>
                  <w:t>,</w:t>
                </w:r>
                <w:r w:rsidRPr="00D516D6">
                  <w:rPr>
                    <w:spacing w:val="40"/>
                    <w:lang w:val="es-ES"/>
                  </w:rPr>
                  <w:t xml:space="preserve"> </w:t>
                </w:r>
                <w:r w:rsidRPr="00D516D6">
                  <w:rPr>
                    <w:lang w:val="es-ES"/>
                  </w:rPr>
                  <w:t>Carlos Rodríguez-Domínguez</w:t>
                </w:r>
                <w:ins w:id="10" w:author="MIGUEL JUAN HORNOS BARRANCO" w:date="2024-06-26T09:20:00Z">
                  <w:r w:rsidR="00D516D6">
                    <w:rPr>
                      <w:lang w:val="es-ES"/>
                    </w:rPr>
                    <w:t xml:space="preserve">, </w:t>
                  </w:r>
                  <w:r w:rsidR="00D516D6" w:rsidRPr="00D516D6">
                    <w:rPr>
                      <w:w w:val="95"/>
                      <w:lang w:val="es-ES"/>
                    </w:rPr>
                    <w:t>Miguel J. Hornos</w:t>
                  </w:r>
                </w:ins>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FE20D" w14:textId="77777777" w:rsidR="00AF779A" w:rsidRDefault="00AF779A">
    <w:pPr>
      <w:pStyle w:val="Textoindependiente"/>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12B51" w14:textId="77777777" w:rsidR="00AF779A" w:rsidRDefault="00E9277B">
    <w:pPr>
      <w:pStyle w:val="Textoindependiente"/>
      <w:spacing w:line="14" w:lineRule="auto"/>
    </w:pPr>
    <w:r>
      <w:pict w14:anchorId="1B04FE51">
        <v:shapetype id="_x0000_t202" coordsize="21600,21600" o:spt="202" path="m,l,21600r21600,l21600,xe">
          <v:stroke joinstyle="miter"/>
          <v:path gradientshapeok="t" o:connecttype="rect"/>
        </v:shapetype>
        <v:shape id="docshape12" o:spid="_x0000_s2090" type="#_x0000_t202" alt="" style="position:absolute;margin-left:105.2pt;margin-top:32.65pt;width:353.65pt;height:16.2pt;z-index:-17399808;mso-wrap-style:square;mso-wrap-edited:f;mso-width-percent:0;mso-height-percent:0;mso-position-horizontal-relative:page;mso-position-vertical-relative:page;mso-width-percent:0;mso-height-percent:0;v-text-anchor:top" filled="f" stroked="f">
          <v:textbox inset="0,0,0,0">
            <w:txbxContent>
              <w:p w14:paraId="3E64470A" w14:textId="7577F2D5" w:rsidR="00AF779A" w:rsidRDefault="00E9277B">
                <w:pPr>
                  <w:spacing w:before="11"/>
                  <w:ind w:left="20"/>
                  <w:jc w:val="center"/>
                  <w:rPr>
                    <w:rFonts w:ascii="Calibri"/>
                    <w:sz w:val="18"/>
                  </w:rPr>
                  <w:pPrChange w:id="47" w:author="MIGUEL JUAN HORNOS BARRANCO" w:date="2024-06-26T13:52:00Z">
                    <w:pPr>
                      <w:spacing w:before="11"/>
                      <w:ind w:left="20"/>
                    </w:pPr>
                  </w:pPrChange>
                </w:pPr>
                <w:proofErr w:type="spellStart"/>
                <w:r>
                  <w:rPr>
                    <w:rFonts w:ascii="Calibri"/>
                    <w:w w:val="105"/>
                    <w:sz w:val="18"/>
                  </w:rPr>
                  <w:t>Torddis</w:t>
                </w:r>
                <w:proofErr w:type="spellEnd"/>
                <w:r>
                  <w:rPr>
                    <w:rFonts w:ascii="Calibri"/>
                    <w:w w:val="105"/>
                    <w:sz w:val="18"/>
                  </w:rPr>
                  <w:t>:</w:t>
                </w:r>
                <w:r>
                  <w:rPr>
                    <w:rFonts w:ascii="Calibri"/>
                    <w:spacing w:val="27"/>
                    <w:w w:val="105"/>
                    <w:sz w:val="18"/>
                  </w:rPr>
                  <w:t xml:space="preserve"> </w:t>
                </w:r>
                <w:r>
                  <w:rPr>
                    <w:rFonts w:ascii="Calibri"/>
                    <w:w w:val="105"/>
                    <w:sz w:val="18"/>
                  </w:rPr>
                  <w:t>Detecting</w:t>
                </w:r>
                <w:r>
                  <w:rPr>
                    <w:rFonts w:ascii="Calibri"/>
                    <w:spacing w:val="9"/>
                    <w:w w:val="105"/>
                    <w:sz w:val="18"/>
                  </w:rPr>
                  <w:t xml:space="preserve"> </w:t>
                </w:r>
                <w:r>
                  <w:rPr>
                    <w:rFonts w:ascii="Calibri"/>
                    <w:w w:val="105"/>
                    <w:sz w:val="18"/>
                  </w:rPr>
                  <w:t>Distractions</w:t>
                </w:r>
                <w:r>
                  <w:rPr>
                    <w:rFonts w:ascii="Calibri"/>
                    <w:spacing w:val="9"/>
                    <w:w w:val="105"/>
                    <w:sz w:val="18"/>
                  </w:rPr>
                  <w:t xml:space="preserve"> </w:t>
                </w:r>
                <w:r>
                  <w:rPr>
                    <w:rFonts w:ascii="Calibri"/>
                    <w:w w:val="105"/>
                    <w:sz w:val="18"/>
                  </w:rPr>
                  <w:t>in</w:t>
                </w:r>
                <w:r>
                  <w:rPr>
                    <w:rFonts w:ascii="Calibri"/>
                    <w:spacing w:val="9"/>
                    <w:w w:val="105"/>
                    <w:sz w:val="18"/>
                  </w:rPr>
                  <w:t xml:space="preserve"> </w:t>
                </w:r>
                <w:r>
                  <w:rPr>
                    <w:rFonts w:ascii="Calibri"/>
                    <w:spacing w:val="-2"/>
                    <w:w w:val="105"/>
                    <w:sz w:val="18"/>
                  </w:rPr>
                  <w:t>Children</w:t>
                </w:r>
                <w:ins w:id="48" w:author="MIGUEL JUAN HORNOS BARRANCO" w:date="2024-06-26T13:52:00Z">
                  <w:r w:rsidR="00D369E0" w:rsidRPr="00D369E0">
                    <w:rPr>
                      <w:rFonts w:ascii="Calibri"/>
                      <w:spacing w:val="-2"/>
                      <w:w w:val="105"/>
                      <w:sz w:val="18"/>
                    </w:rPr>
                    <w:t>’</w:t>
                  </w:r>
                  <w:r w:rsidR="00D369E0" w:rsidRPr="00D369E0">
                    <w:rPr>
                      <w:rFonts w:ascii="Calibri"/>
                      <w:spacing w:val="-2"/>
                      <w:w w:val="105"/>
                      <w:sz w:val="18"/>
                    </w:rPr>
                    <w:t>s Academic Activities</w:t>
                  </w:r>
                </w:ins>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464EE" w14:textId="77777777" w:rsidR="00AF779A" w:rsidRDefault="00E9277B">
    <w:pPr>
      <w:pStyle w:val="Textoindependiente"/>
      <w:spacing w:line="14" w:lineRule="auto"/>
    </w:pPr>
    <w:r>
      <w:pict w14:anchorId="582D1B12">
        <v:shapetype id="_x0000_t202" coordsize="21600,21600" o:spt="202" path="m,l,21600r21600,l21600,xe">
          <v:stroke joinstyle="miter"/>
          <v:path gradientshapeok="t" o:connecttype="rect"/>
        </v:shapetype>
        <v:shape id="docshape29" o:spid="_x0000_s2086" type="#_x0000_t202" alt="" style="position:absolute;margin-left:188.2pt;margin-top:32.65pt;width:167.95pt;height:13.05pt;z-index:-17397760;mso-wrap-style:square;mso-wrap-edited:f;mso-width-percent:0;mso-height-percent:0;mso-position-horizontal-relative:page;mso-position-vertical-relative:page;mso-width-percent:0;mso-height-percent:0;v-text-anchor:top" filled="f" stroked="f">
          <v:textbox inset="0,0,0,0">
            <w:txbxContent>
              <w:p w14:paraId="237DE635" w14:textId="77777777" w:rsidR="00AF779A" w:rsidRDefault="00E9277B">
                <w:pPr>
                  <w:spacing w:before="11"/>
                  <w:ind w:left="20"/>
                  <w:rPr>
                    <w:rFonts w:ascii="Calibri"/>
                    <w:sz w:val="18"/>
                  </w:rPr>
                </w:pPr>
                <w:proofErr w:type="spellStart"/>
                <w:r>
                  <w:rPr>
                    <w:rFonts w:ascii="Calibri"/>
                    <w:w w:val="105"/>
                    <w:sz w:val="18"/>
                  </w:rPr>
                  <w:t>Torddis</w:t>
                </w:r>
                <w:proofErr w:type="spellEnd"/>
                <w:r>
                  <w:rPr>
                    <w:rFonts w:ascii="Calibri"/>
                    <w:w w:val="105"/>
                    <w:sz w:val="18"/>
                  </w:rPr>
                  <w:t>:</w:t>
                </w:r>
                <w:r>
                  <w:rPr>
                    <w:rFonts w:ascii="Calibri"/>
                    <w:spacing w:val="27"/>
                    <w:w w:val="105"/>
                    <w:sz w:val="18"/>
                  </w:rPr>
                  <w:t xml:space="preserve"> </w:t>
                </w:r>
                <w:r>
                  <w:rPr>
                    <w:rFonts w:ascii="Calibri"/>
                    <w:w w:val="105"/>
                    <w:sz w:val="18"/>
                  </w:rPr>
                  <w:t>Detecting</w:t>
                </w:r>
                <w:r>
                  <w:rPr>
                    <w:rFonts w:ascii="Calibri"/>
                    <w:spacing w:val="9"/>
                    <w:w w:val="105"/>
                    <w:sz w:val="18"/>
                  </w:rPr>
                  <w:t xml:space="preserve"> </w:t>
                </w:r>
                <w:r>
                  <w:rPr>
                    <w:rFonts w:ascii="Calibri"/>
                    <w:w w:val="105"/>
                    <w:sz w:val="18"/>
                  </w:rPr>
                  <w:t>Distractions</w:t>
                </w:r>
                <w:r>
                  <w:rPr>
                    <w:rFonts w:ascii="Calibri"/>
                    <w:spacing w:val="9"/>
                    <w:w w:val="105"/>
                    <w:sz w:val="18"/>
                  </w:rPr>
                  <w:t xml:space="preserve"> </w:t>
                </w:r>
                <w:r>
                  <w:rPr>
                    <w:rFonts w:ascii="Calibri"/>
                    <w:w w:val="105"/>
                    <w:sz w:val="18"/>
                  </w:rPr>
                  <w:t>in</w:t>
                </w:r>
                <w:r>
                  <w:rPr>
                    <w:rFonts w:ascii="Calibri"/>
                    <w:spacing w:val="9"/>
                    <w:w w:val="105"/>
                    <w:sz w:val="18"/>
                  </w:rPr>
                  <w:t xml:space="preserve"> </w:t>
                </w:r>
                <w:r>
                  <w:rPr>
                    <w:rFonts w:ascii="Calibri"/>
                    <w:spacing w:val="-2"/>
                    <w:w w:val="105"/>
                    <w:sz w:val="18"/>
                  </w:rPr>
                  <w:t>Children</w:t>
                </w:r>
              </w:p>
            </w:txbxContent>
          </v:textbox>
          <w10:wrap anchorx="page" anchory="page"/>
        </v:shape>
      </w:pict>
    </w:r>
    <w:r>
      <w:pict w14:anchorId="1CEF5726">
        <v:shape id="docshape30" o:spid="_x0000_s2085" type="#_x0000_t202" alt="" style="position:absolute;margin-left:37.85pt;margin-top:57.1pt;width:34.3pt;height:13.3pt;z-index:-17397248;mso-wrap-style:square;mso-wrap-edited:f;mso-width-percent:0;mso-height-percent:0;mso-position-horizontal-relative:page;mso-position-vertical-relative:page;mso-width-percent:0;mso-height-percent:0;v-text-anchor:top" filled="f" stroked="f">
          <v:textbox inset="0,0,0,0">
            <w:txbxContent>
              <w:p w14:paraId="6E293046" w14:textId="3E18F40D" w:rsidR="00AF779A" w:rsidRDefault="00E9277B">
                <w:pPr>
                  <w:spacing w:before="13"/>
                  <w:ind w:left="20"/>
                  <w:rPr>
                    <w:rFonts w:ascii="Calibri"/>
                    <w:b/>
                    <w:sz w:val="18"/>
                  </w:rPr>
                </w:pPr>
                <w:r>
                  <w:rPr>
                    <w:rFonts w:ascii="Calibri"/>
                    <w:b/>
                    <w:w w:val="105"/>
                    <w:sz w:val="18"/>
                  </w:rPr>
                  <w:t>Table</w:t>
                </w:r>
                <w:r>
                  <w:rPr>
                    <w:rFonts w:ascii="Calibri"/>
                    <w:b/>
                    <w:spacing w:val="15"/>
                    <w:w w:val="105"/>
                    <w:sz w:val="18"/>
                  </w:rPr>
                  <w:t xml:space="preserve"> </w:t>
                </w:r>
                <w:r w:rsidR="00C75AEF">
                  <w:rPr>
                    <w:rFonts w:ascii="Calibri"/>
                    <w:b/>
                    <w:spacing w:val="-10"/>
                    <w:w w:val="105"/>
                    <w:sz w:val="18"/>
                  </w:rPr>
                  <w:t>5</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7D893" w14:textId="77777777" w:rsidR="00AF779A" w:rsidRDefault="00E9277B">
    <w:pPr>
      <w:pStyle w:val="Textoindependiente"/>
      <w:spacing w:line="14" w:lineRule="auto"/>
    </w:pPr>
    <w:r>
      <w:pict w14:anchorId="08E454C0">
        <v:shapetype id="_x0000_t202" coordsize="21600,21600" o:spt="202" path="m,l,21600r21600,l21600,xe">
          <v:stroke joinstyle="miter"/>
          <v:path gradientshapeok="t" o:connecttype="rect"/>
        </v:shapetype>
        <v:shape id="docshape36" o:spid="_x0000_s2081" type="#_x0000_t202" alt="" style="position:absolute;margin-left:188.2pt;margin-top:32.65pt;width:167.95pt;height:13.05pt;z-index:-17395200;mso-wrap-style:square;mso-wrap-edited:f;mso-width-percent:0;mso-height-percent:0;mso-position-horizontal-relative:page;mso-position-vertical-relative:page;mso-width-percent:0;mso-height-percent:0;v-text-anchor:top" filled="f" stroked="f">
          <v:textbox inset="0,0,0,0">
            <w:txbxContent>
              <w:p w14:paraId="150A66D0" w14:textId="77777777" w:rsidR="00AF779A" w:rsidRDefault="00E9277B">
                <w:pPr>
                  <w:spacing w:before="11"/>
                  <w:ind w:left="20"/>
                  <w:rPr>
                    <w:rFonts w:ascii="Calibri"/>
                    <w:sz w:val="18"/>
                  </w:rPr>
                </w:pPr>
                <w:proofErr w:type="spellStart"/>
                <w:r>
                  <w:rPr>
                    <w:rFonts w:ascii="Calibri"/>
                    <w:w w:val="105"/>
                    <w:sz w:val="18"/>
                  </w:rPr>
                  <w:t>Torddis</w:t>
                </w:r>
                <w:proofErr w:type="spellEnd"/>
                <w:r>
                  <w:rPr>
                    <w:rFonts w:ascii="Calibri"/>
                    <w:w w:val="105"/>
                    <w:sz w:val="18"/>
                  </w:rPr>
                  <w:t>:</w:t>
                </w:r>
                <w:r>
                  <w:rPr>
                    <w:rFonts w:ascii="Calibri"/>
                    <w:spacing w:val="27"/>
                    <w:w w:val="105"/>
                    <w:sz w:val="18"/>
                  </w:rPr>
                  <w:t xml:space="preserve"> </w:t>
                </w:r>
                <w:r>
                  <w:rPr>
                    <w:rFonts w:ascii="Calibri"/>
                    <w:w w:val="105"/>
                    <w:sz w:val="18"/>
                  </w:rPr>
                  <w:t>Detecting</w:t>
                </w:r>
                <w:r>
                  <w:rPr>
                    <w:rFonts w:ascii="Calibri"/>
                    <w:spacing w:val="9"/>
                    <w:w w:val="105"/>
                    <w:sz w:val="18"/>
                  </w:rPr>
                  <w:t xml:space="preserve"> </w:t>
                </w:r>
                <w:r>
                  <w:rPr>
                    <w:rFonts w:ascii="Calibri"/>
                    <w:w w:val="105"/>
                    <w:sz w:val="18"/>
                  </w:rPr>
                  <w:t>Distractions</w:t>
                </w:r>
                <w:r>
                  <w:rPr>
                    <w:rFonts w:ascii="Calibri"/>
                    <w:spacing w:val="9"/>
                    <w:w w:val="105"/>
                    <w:sz w:val="18"/>
                  </w:rPr>
                  <w:t xml:space="preserve"> </w:t>
                </w:r>
                <w:r>
                  <w:rPr>
                    <w:rFonts w:ascii="Calibri"/>
                    <w:w w:val="105"/>
                    <w:sz w:val="18"/>
                  </w:rPr>
                  <w:t>in</w:t>
                </w:r>
                <w:r>
                  <w:rPr>
                    <w:rFonts w:ascii="Calibri"/>
                    <w:spacing w:val="9"/>
                    <w:w w:val="105"/>
                    <w:sz w:val="18"/>
                  </w:rPr>
                  <w:t xml:space="preserve"> </w:t>
                </w:r>
                <w:r>
                  <w:rPr>
                    <w:rFonts w:ascii="Calibri"/>
                    <w:spacing w:val="-2"/>
                    <w:w w:val="105"/>
                    <w:sz w:val="18"/>
                  </w:rPr>
                  <w:t>Children</w:t>
                </w:r>
              </w:p>
            </w:txbxContent>
          </v:textbox>
          <w10:wrap anchorx="page" anchory="page"/>
        </v:shape>
      </w:pict>
    </w:r>
    <w:r>
      <w:pict w14:anchorId="4F9AE707">
        <v:shape id="docshape37" o:spid="_x0000_s2080" type="#_x0000_t202" alt="" style="position:absolute;margin-left:37.85pt;margin-top:57.1pt;width:34.3pt;height:13.3pt;z-index:-17394688;mso-wrap-style:square;mso-wrap-edited:f;mso-width-percent:0;mso-height-percent:0;mso-position-horizontal-relative:page;mso-position-vertical-relative:page;mso-width-percent:0;mso-height-percent:0;v-text-anchor:top" filled="f" stroked="f">
          <v:textbox inset="0,0,0,0">
            <w:txbxContent>
              <w:p w14:paraId="4C61E9D8" w14:textId="6373E15C" w:rsidR="00AF779A" w:rsidRDefault="00E9277B">
                <w:pPr>
                  <w:spacing w:before="13"/>
                  <w:ind w:left="20"/>
                  <w:rPr>
                    <w:rFonts w:ascii="Calibri"/>
                    <w:b/>
                    <w:sz w:val="18"/>
                  </w:rPr>
                </w:pPr>
                <w:r>
                  <w:rPr>
                    <w:rFonts w:ascii="Calibri"/>
                    <w:b/>
                    <w:w w:val="105"/>
                    <w:sz w:val="18"/>
                  </w:rPr>
                  <w:t>Table</w:t>
                </w:r>
                <w:r>
                  <w:rPr>
                    <w:rFonts w:ascii="Calibri"/>
                    <w:b/>
                    <w:spacing w:val="15"/>
                    <w:w w:val="105"/>
                    <w:sz w:val="18"/>
                  </w:rPr>
                  <w:t xml:space="preserve"> </w:t>
                </w:r>
                <w:r w:rsidR="00C75AEF">
                  <w:rPr>
                    <w:rFonts w:ascii="Calibri"/>
                    <w:b/>
                    <w:spacing w:val="-10"/>
                    <w:w w:val="105"/>
                    <w:sz w:val="18"/>
                  </w:rPr>
                  <w:t>6</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F48C8" w14:textId="77777777" w:rsidR="00AF779A" w:rsidRDefault="00E9277B">
    <w:pPr>
      <w:pStyle w:val="Textoindependiente"/>
      <w:spacing w:line="14" w:lineRule="auto"/>
    </w:pPr>
    <w:r>
      <w:pict w14:anchorId="326BDFD5">
        <v:shapetype id="_x0000_t202" coordsize="21600,21600" o:spt="202" path="m,l,21600r21600,l21600,xe">
          <v:stroke joinstyle="miter"/>
          <v:path gradientshapeok="t" o:connecttype="rect"/>
        </v:shapetype>
        <v:shape id="docshape41" o:spid="_x0000_s2076" type="#_x0000_t202" alt="" style="position:absolute;margin-left:188.2pt;margin-top:32.65pt;width:167.95pt;height:13.05pt;z-index:-17392640;mso-wrap-style:square;mso-wrap-edited:f;mso-width-percent:0;mso-height-percent:0;mso-position-horizontal-relative:page;mso-position-vertical-relative:page;mso-width-percent:0;mso-height-percent:0;v-text-anchor:top" filled="f" stroked="f">
          <v:textbox inset="0,0,0,0">
            <w:txbxContent>
              <w:p w14:paraId="4D5640ED" w14:textId="77777777" w:rsidR="00AF779A" w:rsidRDefault="00E9277B">
                <w:pPr>
                  <w:spacing w:before="11"/>
                  <w:ind w:left="20"/>
                  <w:rPr>
                    <w:rFonts w:ascii="Calibri"/>
                    <w:sz w:val="18"/>
                  </w:rPr>
                </w:pPr>
                <w:proofErr w:type="spellStart"/>
                <w:r>
                  <w:rPr>
                    <w:rFonts w:ascii="Calibri"/>
                    <w:w w:val="105"/>
                    <w:sz w:val="18"/>
                  </w:rPr>
                  <w:t>Torddis</w:t>
                </w:r>
                <w:proofErr w:type="spellEnd"/>
                <w:r>
                  <w:rPr>
                    <w:rFonts w:ascii="Calibri"/>
                    <w:w w:val="105"/>
                    <w:sz w:val="18"/>
                  </w:rPr>
                  <w:t>:</w:t>
                </w:r>
                <w:r>
                  <w:rPr>
                    <w:rFonts w:ascii="Calibri"/>
                    <w:spacing w:val="27"/>
                    <w:w w:val="105"/>
                    <w:sz w:val="18"/>
                  </w:rPr>
                  <w:t xml:space="preserve"> </w:t>
                </w:r>
                <w:r>
                  <w:rPr>
                    <w:rFonts w:ascii="Calibri"/>
                    <w:w w:val="105"/>
                    <w:sz w:val="18"/>
                  </w:rPr>
                  <w:t>Detecting</w:t>
                </w:r>
                <w:r>
                  <w:rPr>
                    <w:rFonts w:ascii="Calibri"/>
                    <w:spacing w:val="9"/>
                    <w:w w:val="105"/>
                    <w:sz w:val="18"/>
                  </w:rPr>
                  <w:t xml:space="preserve"> </w:t>
                </w:r>
                <w:r>
                  <w:rPr>
                    <w:rFonts w:ascii="Calibri"/>
                    <w:w w:val="105"/>
                    <w:sz w:val="18"/>
                  </w:rPr>
                  <w:t>Distractions</w:t>
                </w:r>
                <w:r>
                  <w:rPr>
                    <w:rFonts w:ascii="Calibri"/>
                    <w:spacing w:val="9"/>
                    <w:w w:val="105"/>
                    <w:sz w:val="18"/>
                  </w:rPr>
                  <w:t xml:space="preserve"> </w:t>
                </w:r>
                <w:r>
                  <w:rPr>
                    <w:rFonts w:ascii="Calibri"/>
                    <w:w w:val="105"/>
                    <w:sz w:val="18"/>
                  </w:rPr>
                  <w:t>in</w:t>
                </w:r>
                <w:r>
                  <w:rPr>
                    <w:rFonts w:ascii="Calibri"/>
                    <w:spacing w:val="9"/>
                    <w:w w:val="105"/>
                    <w:sz w:val="18"/>
                  </w:rPr>
                  <w:t xml:space="preserve"> </w:t>
                </w:r>
                <w:r>
                  <w:rPr>
                    <w:rFonts w:ascii="Calibri"/>
                    <w:spacing w:val="-2"/>
                    <w:w w:val="105"/>
                    <w:sz w:val="18"/>
                  </w:rPr>
                  <w:t>Children</w:t>
                </w:r>
              </w:p>
            </w:txbxContent>
          </v:textbox>
          <w10:wrap anchorx="page" anchory="page"/>
        </v:shape>
      </w:pict>
    </w:r>
    <w:r>
      <w:pict w14:anchorId="63D82AC6">
        <v:shape id="docshape42" o:spid="_x0000_s2075" type="#_x0000_t202" alt="" style="position:absolute;margin-left:37.85pt;margin-top:57.1pt;width:34.3pt;height:13.3pt;z-index:-17392128;mso-wrap-style:square;mso-wrap-edited:f;mso-width-percent:0;mso-height-percent:0;mso-position-horizontal-relative:page;mso-position-vertical-relative:page;mso-width-percent:0;mso-height-percent:0;v-text-anchor:top" filled="f" stroked="f">
          <v:textbox inset="0,0,0,0">
            <w:txbxContent>
              <w:p w14:paraId="4E805DC2" w14:textId="3D815106" w:rsidR="00AF779A" w:rsidRDefault="00E9277B">
                <w:pPr>
                  <w:spacing w:before="13"/>
                  <w:ind w:left="20"/>
                  <w:rPr>
                    <w:rFonts w:ascii="Calibri"/>
                    <w:b/>
                    <w:sz w:val="18"/>
                  </w:rPr>
                </w:pPr>
                <w:r>
                  <w:rPr>
                    <w:rFonts w:ascii="Calibri"/>
                    <w:b/>
                    <w:w w:val="105"/>
                    <w:sz w:val="18"/>
                  </w:rPr>
                  <w:t>Table</w:t>
                </w:r>
                <w:r>
                  <w:rPr>
                    <w:rFonts w:ascii="Calibri"/>
                    <w:b/>
                    <w:spacing w:val="15"/>
                    <w:w w:val="105"/>
                    <w:sz w:val="18"/>
                  </w:rPr>
                  <w:t xml:space="preserve"> </w:t>
                </w:r>
                <w:r w:rsidR="00C75AEF">
                  <w:rPr>
                    <w:rFonts w:ascii="Calibri"/>
                    <w:b/>
                    <w:spacing w:val="15"/>
                    <w:w w:val="105"/>
                    <w:sz w:val="18"/>
                  </w:rPr>
                  <w:t>7</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98E54" w14:textId="77777777" w:rsidR="00AF779A" w:rsidRDefault="00E9277B">
    <w:pPr>
      <w:pStyle w:val="Textoindependiente"/>
      <w:spacing w:line="14" w:lineRule="auto"/>
    </w:pPr>
    <w:r>
      <w:pict w14:anchorId="52D54F56">
        <v:shapetype id="_x0000_t202" coordsize="21600,21600" o:spt="202" path="m,l,21600r21600,l21600,xe">
          <v:stroke joinstyle="miter"/>
          <v:path gradientshapeok="t" o:connecttype="rect"/>
        </v:shapetype>
        <v:shape id="docshape45" o:spid="_x0000_s2071" type="#_x0000_t202" alt="" style="position:absolute;margin-left:188.2pt;margin-top:32.65pt;width:167.95pt;height:13.05pt;z-index:-17390080;mso-wrap-style:square;mso-wrap-edited:f;mso-width-percent:0;mso-height-percent:0;mso-position-horizontal-relative:page;mso-position-vertical-relative:page;mso-width-percent:0;mso-height-percent:0;v-text-anchor:top" filled="f" stroked="f">
          <v:textbox inset="0,0,0,0">
            <w:txbxContent>
              <w:p w14:paraId="0FA1C4A1" w14:textId="77777777" w:rsidR="00AF779A" w:rsidRDefault="00E9277B">
                <w:pPr>
                  <w:spacing w:before="11"/>
                  <w:ind w:left="20"/>
                  <w:rPr>
                    <w:rFonts w:ascii="Calibri"/>
                    <w:sz w:val="18"/>
                  </w:rPr>
                </w:pPr>
                <w:proofErr w:type="spellStart"/>
                <w:r>
                  <w:rPr>
                    <w:rFonts w:ascii="Calibri"/>
                    <w:w w:val="105"/>
                    <w:sz w:val="18"/>
                  </w:rPr>
                  <w:t>Torddis</w:t>
                </w:r>
                <w:proofErr w:type="spellEnd"/>
                <w:r>
                  <w:rPr>
                    <w:rFonts w:ascii="Calibri"/>
                    <w:w w:val="105"/>
                    <w:sz w:val="18"/>
                  </w:rPr>
                  <w:t>:</w:t>
                </w:r>
                <w:r>
                  <w:rPr>
                    <w:rFonts w:ascii="Calibri"/>
                    <w:spacing w:val="27"/>
                    <w:w w:val="105"/>
                    <w:sz w:val="18"/>
                  </w:rPr>
                  <w:t xml:space="preserve"> </w:t>
                </w:r>
                <w:r>
                  <w:rPr>
                    <w:rFonts w:ascii="Calibri"/>
                    <w:w w:val="105"/>
                    <w:sz w:val="18"/>
                  </w:rPr>
                  <w:t>Detecting</w:t>
                </w:r>
                <w:r>
                  <w:rPr>
                    <w:rFonts w:ascii="Calibri"/>
                    <w:spacing w:val="9"/>
                    <w:w w:val="105"/>
                    <w:sz w:val="18"/>
                  </w:rPr>
                  <w:t xml:space="preserve"> </w:t>
                </w:r>
                <w:r>
                  <w:rPr>
                    <w:rFonts w:ascii="Calibri"/>
                    <w:w w:val="105"/>
                    <w:sz w:val="18"/>
                  </w:rPr>
                  <w:t>Distractions</w:t>
                </w:r>
                <w:r>
                  <w:rPr>
                    <w:rFonts w:ascii="Calibri"/>
                    <w:spacing w:val="9"/>
                    <w:w w:val="105"/>
                    <w:sz w:val="18"/>
                  </w:rPr>
                  <w:t xml:space="preserve"> </w:t>
                </w:r>
                <w:r>
                  <w:rPr>
                    <w:rFonts w:ascii="Calibri"/>
                    <w:w w:val="105"/>
                    <w:sz w:val="18"/>
                  </w:rPr>
                  <w:t>in</w:t>
                </w:r>
                <w:r>
                  <w:rPr>
                    <w:rFonts w:ascii="Calibri"/>
                    <w:spacing w:val="9"/>
                    <w:w w:val="105"/>
                    <w:sz w:val="18"/>
                  </w:rPr>
                  <w:t xml:space="preserve"> </w:t>
                </w:r>
                <w:r>
                  <w:rPr>
                    <w:rFonts w:ascii="Calibri"/>
                    <w:spacing w:val="-2"/>
                    <w:w w:val="105"/>
                    <w:sz w:val="18"/>
                  </w:rPr>
                  <w:t>Children</w:t>
                </w:r>
              </w:p>
            </w:txbxContent>
          </v:textbox>
          <w10:wrap anchorx="page" anchory="page"/>
        </v:shape>
      </w:pict>
    </w:r>
    <w:r>
      <w:pict w14:anchorId="4AA1677C">
        <v:shape id="docshape46" o:spid="_x0000_s2070" type="#_x0000_t202" alt="" style="position:absolute;margin-left:37.85pt;margin-top:57.1pt;width:34.3pt;height:13.3pt;z-index:-17389568;mso-wrap-style:square;mso-wrap-edited:f;mso-width-percent:0;mso-height-percent:0;mso-position-horizontal-relative:page;mso-position-vertical-relative:page;mso-width-percent:0;mso-height-percent:0;v-text-anchor:top" filled="f" stroked="f">
          <v:textbox inset="0,0,0,0">
            <w:txbxContent>
              <w:p w14:paraId="5D5C4EC2" w14:textId="24F407B8" w:rsidR="00AF779A" w:rsidRDefault="00E9277B">
                <w:pPr>
                  <w:spacing w:before="13"/>
                  <w:ind w:left="20"/>
                  <w:rPr>
                    <w:rFonts w:ascii="Calibri"/>
                    <w:b/>
                    <w:sz w:val="18"/>
                  </w:rPr>
                </w:pPr>
                <w:r>
                  <w:rPr>
                    <w:rFonts w:ascii="Calibri"/>
                    <w:b/>
                    <w:w w:val="105"/>
                    <w:sz w:val="18"/>
                  </w:rPr>
                  <w:t>Table</w:t>
                </w:r>
                <w:r>
                  <w:rPr>
                    <w:rFonts w:ascii="Calibri"/>
                    <w:b/>
                    <w:spacing w:val="15"/>
                    <w:w w:val="105"/>
                    <w:sz w:val="18"/>
                  </w:rPr>
                  <w:t xml:space="preserve"> </w:t>
                </w:r>
                <w:r w:rsidR="00C75AEF">
                  <w:rPr>
                    <w:rFonts w:ascii="Calibri"/>
                    <w:b/>
                    <w:spacing w:val="15"/>
                    <w:w w:val="105"/>
                    <w:sz w:val="18"/>
                  </w:rPr>
                  <w:t>8</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E2198" w14:textId="77777777" w:rsidR="00AF779A" w:rsidRDefault="00E9277B">
    <w:pPr>
      <w:pStyle w:val="Textoindependiente"/>
      <w:spacing w:line="14" w:lineRule="auto"/>
    </w:pPr>
    <w:r>
      <w:pict w14:anchorId="130CDCE4">
        <v:shapetype id="_x0000_t202" coordsize="21600,21600" o:spt="202" path="m,l,21600r21600,l21600,xe">
          <v:stroke joinstyle="miter"/>
          <v:path gradientshapeok="t" o:connecttype="rect"/>
        </v:shapetype>
        <v:shape id="docshape52" o:spid="_x0000_s2066" type="#_x0000_t202" alt="" style="position:absolute;margin-left:188.2pt;margin-top:32.65pt;width:167.95pt;height:13.05pt;z-index:-17387520;mso-wrap-style:square;mso-wrap-edited:f;mso-width-percent:0;mso-height-percent:0;mso-position-horizontal-relative:page;mso-position-vertical-relative:page;mso-width-percent:0;mso-height-percent:0;v-text-anchor:top" filled="f" stroked="f">
          <v:textbox inset="0,0,0,0">
            <w:txbxContent>
              <w:p w14:paraId="662F1333" w14:textId="77777777" w:rsidR="00AF779A" w:rsidRDefault="00E9277B">
                <w:pPr>
                  <w:spacing w:before="11"/>
                  <w:ind w:left="20"/>
                  <w:rPr>
                    <w:rFonts w:ascii="Calibri"/>
                    <w:sz w:val="18"/>
                  </w:rPr>
                </w:pPr>
                <w:proofErr w:type="spellStart"/>
                <w:r>
                  <w:rPr>
                    <w:rFonts w:ascii="Calibri"/>
                    <w:w w:val="105"/>
                    <w:sz w:val="18"/>
                  </w:rPr>
                  <w:t>Torddis</w:t>
                </w:r>
                <w:proofErr w:type="spellEnd"/>
                <w:r>
                  <w:rPr>
                    <w:rFonts w:ascii="Calibri"/>
                    <w:w w:val="105"/>
                    <w:sz w:val="18"/>
                  </w:rPr>
                  <w:t>:</w:t>
                </w:r>
                <w:r>
                  <w:rPr>
                    <w:rFonts w:ascii="Calibri"/>
                    <w:spacing w:val="27"/>
                    <w:w w:val="105"/>
                    <w:sz w:val="18"/>
                  </w:rPr>
                  <w:t xml:space="preserve"> </w:t>
                </w:r>
                <w:r>
                  <w:rPr>
                    <w:rFonts w:ascii="Calibri"/>
                    <w:w w:val="105"/>
                    <w:sz w:val="18"/>
                  </w:rPr>
                  <w:t>Detecting</w:t>
                </w:r>
                <w:r>
                  <w:rPr>
                    <w:rFonts w:ascii="Calibri"/>
                    <w:spacing w:val="9"/>
                    <w:w w:val="105"/>
                    <w:sz w:val="18"/>
                  </w:rPr>
                  <w:t xml:space="preserve"> </w:t>
                </w:r>
                <w:r>
                  <w:rPr>
                    <w:rFonts w:ascii="Calibri"/>
                    <w:w w:val="105"/>
                    <w:sz w:val="18"/>
                  </w:rPr>
                  <w:t>Distractions</w:t>
                </w:r>
                <w:r>
                  <w:rPr>
                    <w:rFonts w:ascii="Calibri"/>
                    <w:spacing w:val="9"/>
                    <w:w w:val="105"/>
                    <w:sz w:val="18"/>
                  </w:rPr>
                  <w:t xml:space="preserve"> </w:t>
                </w:r>
                <w:r>
                  <w:rPr>
                    <w:rFonts w:ascii="Calibri"/>
                    <w:w w:val="105"/>
                    <w:sz w:val="18"/>
                  </w:rPr>
                  <w:t>in</w:t>
                </w:r>
                <w:r>
                  <w:rPr>
                    <w:rFonts w:ascii="Calibri"/>
                    <w:spacing w:val="9"/>
                    <w:w w:val="105"/>
                    <w:sz w:val="18"/>
                  </w:rPr>
                  <w:t xml:space="preserve"> </w:t>
                </w:r>
                <w:r>
                  <w:rPr>
                    <w:rFonts w:ascii="Calibri"/>
                    <w:spacing w:val="-2"/>
                    <w:w w:val="105"/>
                    <w:sz w:val="18"/>
                  </w:rPr>
                  <w:t>Children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43B9"/>
    <w:multiLevelType w:val="hybridMultilevel"/>
    <w:tmpl w:val="51D6EAB4"/>
    <w:lvl w:ilvl="0" w:tplc="CE2AC8F8">
      <w:start w:val="1"/>
      <w:numFmt w:val="decimal"/>
      <w:lvlText w:val="(%1)"/>
      <w:lvlJc w:val="left"/>
      <w:pPr>
        <w:ind w:left="774" w:hanging="360"/>
      </w:pPr>
      <w:rPr>
        <w:rFonts w:hint="default"/>
      </w:rPr>
    </w:lvl>
    <w:lvl w:ilvl="1" w:tplc="0C0A0019" w:tentative="1">
      <w:start w:val="1"/>
      <w:numFmt w:val="lowerLetter"/>
      <w:lvlText w:val="%2."/>
      <w:lvlJc w:val="left"/>
      <w:pPr>
        <w:ind w:left="1494" w:hanging="360"/>
      </w:pPr>
    </w:lvl>
    <w:lvl w:ilvl="2" w:tplc="0C0A001B" w:tentative="1">
      <w:start w:val="1"/>
      <w:numFmt w:val="lowerRoman"/>
      <w:lvlText w:val="%3."/>
      <w:lvlJc w:val="right"/>
      <w:pPr>
        <w:ind w:left="2214" w:hanging="180"/>
      </w:pPr>
    </w:lvl>
    <w:lvl w:ilvl="3" w:tplc="0C0A000F" w:tentative="1">
      <w:start w:val="1"/>
      <w:numFmt w:val="decimal"/>
      <w:lvlText w:val="%4."/>
      <w:lvlJc w:val="left"/>
      <w:pPr>
        <w:ind w:left="2934" w:hanging="360"/>
      </w:pPr>
    </w:lvl>
    <w:lvl w:ilvl="4" w:tplc="0C0A0019" w:tentative="1">
      <w:start w:val="1"/>
      <w:numFmt w:val="lowerLetter"/>
      <w:lvlText w:val="%5."/>
      <w:lvlJc w:val="left"/>
      <w:pPr>
        <w:ind w:left="3654" w:hanging="360"/>
      </w:pPr>
    </w:lvl>
    <w:lvl w:ilvl="5" w:tplc="0C0A001B" w:tentative="1">
      <w:start w:val="1"/>
      <w:numFmt w:val="lowerRoman"/>
      <w:lvlText w:val="%6."/>
      <w:lvlJc w:val="right"/>
      <w:pPr>
        <w:ind w:left="4374" w:hanging="180"/>
      </w:pPr>
    </w:lvl>
    <w:lvl w:ilvl="6" w:tplc="0C0A000F" w:tentative="1">
      <w:start w:val="1"/>
      <w:numFmt w:val="decimal"/>
      <w:lvlText w:val="%7."/>
      <w:lvlJc w:val="left"/>
      <w:pPr>
        <w:ind w:left="5094" w:hanging="360"/>
      </w:pPr>
    </w:lvl>
    <w:lvl w:ilvl="7" w:tplc="0C0A0019" w:tentative="1">
      <w:start w:val="1"/>
      <w:numFmt w:val="lowerLetter"/>
      <w:lvlText w:val="%8."/>
      <w:lvlJc w:val="left"/>
      <w:pPr>
        <w:ind w:left="5814" w:hanging="360"/>
      </w:pPr>
    </w:lvl>
    <w:lvl w:ilvl="8" w:tplc="0C0A001B" w:tentative="1">
      <w:start w:val="1"/>
      <w:numFmt w:val="lowerRoman"/>
      <w:lvlText w:val="%9."/>
      <w:lvlJc w:val="right"/>
      <w:pPr>
        <w:ind w:left="6534" w:hanging="180"/>
      </w:pPr>
    </w:lvl>
  </w:abstractNum>
  <w:abstractNum w:abstractNumId="1" w15:restartNumberingAfterBreak="0">
    <w:nsid w:val="090252A7"/>
    <w:multiLevelType w:val="hybridMultilevel"/>
    <w:tmpl w:val="376ED962"/>
    <w:lvl w:ilvl="0" w:tplc="45A8C3F4">
      <w:start w:val="1"/>
      <w:numFmt w:val="decimal"/>
      <w:lvlText w:val="%1."/>
      <w:lvlJc w:val="left"/>
      <w:pPr>
        <w:ind w:left="614" w:hanging="250"/>
        <w:jc w:val="right"/>
      </w:pPr>
      <w:rPr>
        <w:rFonts w:ascii="Cambria" w:eastAsia="Cambria" w:hAnsi="Cambria" w:cs="Cambria" w:hint="default"/>
        <w:b w:val="0"/>
        <w:bCs w:val="0"/>
        <w:i w:val="0"/>
        <w:iCs w:val="0"/>
        <w:w w:val="98"/>
        <w:sz w:val="20"/>
        <w:szCs w:val="20"/>
        <w:lang w:val="en-US" w:eastAsia="en-US" w:bidi="ar-SA"/>
      </w:rPr>
    </w:lvl>
    <w:lvl w:ilvl="1" w:tplc="11F40744">
      <w:numFmt w:val="bullet"/>
      <w:lvlText w:val="•"/>
      <w:lvlJc w:val="left"/>
      <w:pPr>
        <w:ind w:left="1518" w:hanging="250"/>
      </w:pPr>
      <w:rPr>
        <w:rFonts w:hint="default"/>
        <w:lang w:val="en-US" w:eastAsia="en-US" w:bidi="ar-SA"/>
      </w:rPr>
    </w:lvl>
    <w:lvl w:ilvl="2" w:tplc="0E10C264">
      <w:numFmt w:val="bullet"/>
      <w:lvlText w:val="•"/>
      <w:lvlJc w:val="left"/>
      <w:pPr>
        <w:ind w:left="2417" w:hanging="250"/>
      </w:pPr>
      <w:rPr>
        <w:rFonts w:hint="default"/>
        <w:lang w:val="en-US" w:eastAsia="en-US" w:bidi="ar-SA"/>
      </w:rPr>
    </w:lvl>
    <w:lvl w:ilvl="3" w:tplc="1B107E16">
      <w:numFmt w:val="bullet"/>
      <w:lvlText w:val="•"/>
      <w:lvlJc w:val="left"/>
      <w:pPr>
        <w:ind w:left="3315" w:hanging="250"/>
      </w:pPr>
      <w:rPr>
        <w:rFonts w:hint="default"/>
        <w:lang w:val="en-US" w:eastAsia="en-US" w:bidi="ar-SA"/>
      </w:rPr>
    </w:lvl>
    <w:lvl w:ilvl="4" w:tplc="A6FA3EE2">
      <w:numFmt w:val="bullet"/>
      <w:lvlText w:val="•"/>
      <w:lvlJc w:val="left"/>
      <w:pPr>
        <w:ind w:left="4214" w:hanging="250"/>
      </w:pPr>
      <w:rPr>
        <w:rFonts w:hint="default"/>
        <w:lang w:val="en-US" w:eastAsia="en-US" w:bidi="ar-SA"/>
      </w:rPr>
    </w:lvl>
    <w:lvl w:ilvl="5" w:tplc="C03E9300">
      <w:numFmt w:val="bullet"/>
      <w:lvlText w:val="•"/>
      <w:lvlJc w:val="left"/>
      <w:pPr>
        <w:ind w:left="5112" w:hanging="250"/>
      </w:pPr>
      <w:rPr>
        <w:rFonts w:hint="default"/>
        <w:lang w:val="en-US" w:eastAsia="en-US" w:bidi="ar-SA"/>
      </w:rPr>
    </w:lvl>
    <w:lvl w:ilvl="6" w:tplc="FE08FE9C">
      <w:numFmt w:val="bullet"/>
      <w:lvlText w:val="•"/>
      <w:lvlJc w:val="left"/>
      <w:pPr>
        <w:ind w:left="6011" w:hanging="250"/>
      </w:pPr>
      <w:rPr>
        <w:rFonts w:hint="default"/>
        <w:lang w:val="en-US" w:eastAsia="en-US" w:bidi="ar-SA"/>
      </w:rPr>
    </w:lvl>
    <w:lvl w:ilvl="7" w:tplc="51A0EF2A">
      <w:numFmt w:val="bullet"/>
      <w:lvlText w:val="•"/>
      <w:lvlJc w:val="left"/>
      <w:pPr>
        <w:ind w:left="6909" w:hanging="250"/>
      </w:pPr>
      <w:rPr>
        <w:rFonts w:hint="default"/>
        <w:lang w:val="en-US" w:eastAsia="en-US" w:bidi="ar-SA"/>
      </w:rPr>
    </w:lvl>
    <w:lvl w:ilvl="8" w:tplc="DF0C78D8">
      <w:numFmt w:val="bullet"/>
      <w:lvlText w:val="•"/>
      <w:lvlJc w:val="left"/>
      <w:pPr>
        <w:ind w:left="7808" w:hanging="250"/>
      </w:pPr>
      <w:rPr>
        <w:rFonts w:hint="default"/>
        <w:lang w:val="en-US" w:eastAsia="en-US" w:bidi="ar-SA"/>
      </w:rPr>
    </w:lvl>
  </w:abstractNum>
  <w:abstractNum w:abstractNumId="2" w15:restartNumberingAfterBreak="0">
    <w:nsid w:val="0C763ADA"/>
    <w:multiLevelType w:val="hybridMultilevel"/>
    <w:tmpl w:val="E13403AA"/>
    <w:lvl w:ilvl="0" w:tplc="CDBC641E">
      <w:numFmt w:val="bullet"/>
      <w:lvlText w:val="•"/>
      <w:lvlJc w:val="left"/>
      <w:pPr>
        <w:ind w:left="614" w:hanging="204"/>
      </w:pPr>
      <w:rPr>
        <w:rFonts w:ascii="Trebuchet MS" w:eastAsia="Trebuchet MS" w:hAnsi="Trebuchet MS" w:cs="Trebuchet MS" w:hint="default"/>
        <w:b w:val="0"/>
        <w:bCs w:val="0"/>
        <w:i w:val="0"/>
        <w:iCs w:val="0"/>
        <w:w w:val="99"/>
        <w:sz w:val="20"/>
        <w:szCs w:val="20"/>
        <w:lang w:val="en-US" w:eastAsia="en-US" w:bidi="ar-SA"/>
      </w:rPr>
    </w:lvl>
    <w:lvl w:ilvl="1" w:tplc="4EEAF07C">
      <w:numFmt w:val="bullet"/>
      <w:lvlText w:val="•"/>
      <w:lvlJc w:val="left"/>
      <w:pPr>
        <w:ind w:left="1518" w:hanging="204"/>
      </w:pPr>
      <w:rPr>
        <w:rFonts w:hint="default"/>
        <w:lang w:val="en-US" w:eastAsia="en-US" w:bidi="ar-SA"/>
      </w:rPr>
    </w:lvl>
    <w:lvl w:ilvl="2" w:tplc="68DC4852">
      <w:numFmt w:val="bullet"/>
      <w:lvlText w:val="•"/>
      <w:lvlJc w:val="left"/>
      <w:pPr>
        <w:ind w:left="2417" w:hanging="204"/>
      </w:pPr>
      <w:rPr>
        <w:rFonts w:hint="default"/>
        <w:lang w:val="en-US" w:eastAsia="en-US" w:bidi="ar-SA"/>
      </w:rPr>
    </w:lvl>
    <w:lvl w:ilvl="3" w:tplc="F36401F6">
      <w:numFmt w:val="bullet"/>
      <w:lvlText w:val="•"/>
      <w:lvlJc w:val="left"/>
      <w:pPr>
        <w:ind w:left="3315" w:hanging="204"/>
      </w:pPr>
      <w:rPr>
        <w:rFonts w:hint="default"/>
        <w:lang w:val="en-US" w:eastAsia="en-US" w:bidi="ar-SA"/>
      </w:rPr>
    </w:lvl>
    <w:lvl w:ilvl="4" w:tplc="A2286E9E">
      <w:numFmt w:val="bullet"/>
      <w:lvlText w:val="•"/>
      <w:lvlJc w:val="left"/>
      <w:pPr>
        <w:ind w:left="4214" w:hanging="204"/>
      </w:pPr>
      <w:rPr>
        <w:rFonts w:hint="default"/>
        <w:lang w:val="en-US" w:eastAsia="en-US" w:bidi="ar-SA"/>
      </w:rPr>
    </w:lvl>
    <w:lvl w:ilvl="5" w:tplc="1C80D93E">
      <w:numFmt w:val="bullet"/>
      <w:lvlText w:val="•"/>
      <w:lvlJc w:val="left"/>
      <w:pPr>
        <w:ind w:left="5112" w:hanging="204"/>
      </w:pPr>
      <w:rPr>
        <w:rFonts w:hint="default"/>
        <w:lang w:val="en-US" w:eastAsia="en-US" w:bidi="ar-SA"/>
      </w:rPr>
    </w:lvl>
    <w:lvl w:ilvl="6" w:tplc="B30E8C64">
      <w:numFmt w:val="bullet"/>
      <w:lvlText w:val="•"/>
      <w:lvlJc w:val="left"/>
      <w:pPr>
        <w:ind w:left="6011" w:hanging="204"/>
      </w:pPr>
      <w:rPr>
        <w:rFonts w:hint="default"/>
        <w:lang w:val="en-US" w:eastAsia="en-US" w:bidi="ar-SA"/>
      </w:rPr>
    </w:lvl>
    <w:lvl w:ilvl="7" w:tplc="754ECE78">
      <w:numFmt w:val="bullet"/>
      <w:lvlText w:val="•"/>
      <w:lvlJc w:val="left"/>
      <w:pPr>
        <w:ind w:left="6909" w:hanging="204"/>
      </w:pPr>
      <w:rPr>
        <w:rFonts w:hint="default"/>
        <w:lang w:val="en-US" w:eastAsia="en-US" w:bidi="ar-SA"/>
      </w:rPr>
    </w:lvl>
    <w:lvl w:ilvl="8" w:tplc="5576210C">
      <w:numFmt w:val="bullet"/>
      <w:lvlText w:val="•"/>
      <w:lvlJc w:val="left"/>
      <w:pPr>
        <w:ind w:left="7808" w:hanging="204"/>
      </w:pPr>
      <w:rPr>
        <w:rFonts w:hint="default"/>
        <w:lang w:val="en-US" w:eastAsia="en-US" w:bidi="ar-SA"/>
      </w:rPr>
    </w:lvl>
  </w:abstractNum>
  <w:abstractNum w:abstractNumId="3" w15:restartNumberingAfterBreak="0">
    <w:nsid w:val="13073129"/>
    <w:multiLevelType w:val="hybridMultilevel"/>
    <w:tmpl w:val="5100CC90"/>
    <w:lvl w:ilvl="0" w:tplc="63C633FC">
      <w:start w:val="1"/>
      <w:numFmt w:val="decimal"/>
      <w:lvlText w:val="%1"/>
      <w:lvlJc w:val="left"/>
      <w:pPr>
        <w:ind w:left="1828" w:hanging="962"/>
      </w:pPr>
      <w:rPr>
        <w:rFonts w:ascii="Calibri" w:eastAsia="Calibri" w:hAnsi="Calibri" w:cs="Calibri" w:hint="default"/>
        <w:b w:val="0"/>
        <w:bCs w:val="0"/>
        <w:i w:val="0"/>
        <w:iCs w:val="0"/>
        <w:w w:val="101"/>
        <w:sz w:val="18"/>
        <w:szCs w:val="18"/>
        <w:lang w:val="en-US" w:eastAsia="en-US" w:bidi="ar-SA"/>
      </w:rPr>
    </w:lvl>
    <w:lvl w:ilvl="1" w:tplc="D6A2B8D8">
      <w:numFmt w:val="bullet"/>
      <w:lvlText w:val="•"/>
      <w:lvlJc w:val="left"/>
      <w:pPr>
        <w:ind w:left="2598" w:hanging="962"/>
      </w:pPr>
      <w:rPr>
        <w:rFonts w:hint="default"/>
        <w:lang w:val="en-US" w:eastAsia="en-US" w:bidi="ar-SA"/>
      </w:rPr>
    </w:lvl>
    <w:lvl w:ilvl="2" w:tplc="C110F446">
      <w:numFmt w:val="bullet"/>
      <w:lvlText w:val="•"/>
      <w:lvlJc w:val="left"/>
      <w:pPr>
        <w:ind w:left="3377" w:hanging="962"/>
      </w:pPr>
      <w:rPr>
        <w:rFonts w:hint="default"/>
        <w:lang w:val="en-US" w:eastAsia="en-US" w:bidi="ar-SA"/>
      </w:rPr>
    </w:lvl>
    <w:lvl w:ilvl="3" w:tplc="E86036AC">
      <w:numFmt w:val="bullet"/>
      <w:lvlText w:val="•"/>
      <w:lvlJc w:val="left"/>
      <w:pPr>
        <w:ind w:left="4155" w:hanging="962"/>
      </w:pPr>
      <w:rPr>
        <w:rFonts w:hint="default"/>
        <w:lang w:val="en-US" w:eastAsia="en-US" w:bidi="ar-SA"/>
      </w:rPr>
    </w:lvl>
    <w:lvl w:ilvl="4" w:tplc="D2C0B1CA">
      <w:numFmt w:val="bullet"/>
      <w:lvlText w:val="•"/>
      <w:lvlJc w:val="left"/>
      <w:pPr>
        <w:ind w:left="4934" w:hanging="962"/>
      </w:pPr>
      <w:rPr>
        <w:rFonts w:hint="default"/>
        <w:lang w:val="en-US" w:eastAsia="en-US" w:bidi="ar-SA"/>
      </w:rPr>
    </w:lvl>
    <w:lvl w:ilvl="5" w:tplc="158A90FC">
      <w:numFmt w:val="bullet"/>
      <w:lvlText w:val="•"/>
      <w:lvlJc w:val="left"/>
      <w:pPr>
        <w:ind w:left="5712" w:hanging="962"/>
      </w:pPr>
      <w:rPr>
        <w:rFonts w:hint="default"/>
        <w:lang w:val="en-US" w:eastAsia="en-US" w:bidi="ar-SA"/>
      </w:rPr>
    </w:lvl>
    <w:lvl w:ilvl="6" w:tplc="78304FA0">
      <w:numFmt w:val="bullet"/>
      <w:lvlText w:val="•"/>
      <w:lvlJc w:val="left"/>
      <w:pPr>
        <w:ind w:left="6491" w:hanging="962"/>
      </w:pPr>
      <w:rPr>
        <w:rFonts w:hint="default"/>
        <w:lang w:val="en-US" w:eastAsia="en-US" w:bidi="ar-SA"/>
      </w:rPr>
    </w:lvl>
    <w:lvl w:ilvl="7" w:tplc="0DF84718">
      <w:numFmt w:val="bullet"/>
      <w:lvlText w:val="•"/>
      <w:lvlJc w:val="left"/>
      <w:pPr>
        <w:ind w:left="7269" w:hanging="962"/>
      </w:pPr>
      <w:rPr>
        <w:rFonts w:hint="default"/>
        <w:lang w:val="en-US" w:eastAsia="en-US" w:bidi="ar-SA"/>
      </w:rPr>
    </w:lvl>
    <w:lvl w:ilvl="8" w:tplc="DF9E688C">
      <w:numFmt w:val="bullet"/>
      <w:lvlText w:val="•"/>
      <w:lvlJc w:val="left"/>
      <w:pPr>
        <w:ind w:left="8048" w:hanging="962"/>
      </w:pPr>
      <w:rPr>
        <w:rFonts w:hint="default"/>
        <w:lang w:val="en-US" w:eastAsia="en-US" w:bidi="ar-SA"/>
      </w:rPr>
    </w:lvl>
  </w:abstractNum>
  <w:abstractNum w:abstractNumId="4" w15:restartNumberingAfterBreak="0">
    <w:nsid w:val="13821B04"/>
    <w:multiLevelType w:val="hybridMultilevel"/>
    <w:tmpl w:val="1BDE97B4"/>
    <w:lvl w:ilvl="0" w:tplc="79DC5CA8">
      <w:start w:val="1"/>
      <w:numFmt w:val="decimal"/>
      <w:lvlText w:val="%1"/>
      <w:lvlJc w:val="left"/>
      <w:pPr>
        <w:ind w:left="1828" w:hanging="962"/>
      </w:pPr>
      <w:rPr>
        <w:rFonts w:ascii="Calibri" w:eastAsia="Calibri" w:hAnsi="Calibri" w:cs="Calibri" w:hint="default"/>
        <w:b w:val="0"/>
        <w:bCs w:val="0"/>
        <w:i w:val="0"/>
        <w:iCs w:val="0"/>
        <w:w w:val="101"/>
        <w:sz w:val="18"/>
        <w:szCs w:val="18"/>
        <w:lang w:val="en-US" w:eastAsia="en-US" w:bidi="ar-SA"/>
      </w:rPr>
    </w:lvl>
    <w:lvl w:ilvl="1" w:tplc="1C16DB4C">
      <w:numFmt w:val="bullet"/>
      <w:lvlText w:val="•"/>
      <w:lvlJc w:val="left"/>
      <w:pPr>
        <w:ind w:left="2598" w:hanging="962"/>
      </w:pPr>
      <w:rPr>
        <w:rFonts w:hint="default"/>
        <w:lang w:val="en-US" w:eastAsia="en-US" w:bidi="ar-SA"/>
      </w:rPr>
    </w:lvl>
    <w:lvl w:ilvl="2" w:tplc="78A6147E">
      <w:numFmt w:val="bullet"/>
      <w:lvlText w:val="•"/>
      <w:lvlJc w:val="left"/>
      <w:pPr>
        <w:ind w:left="3377" w:hanging="962"/>
      </w:pPr>
      <w:rPr>
        <w:rFonts w:hint="default"/>
        <w:lang w:val="en-US" w:eastAsia="en-US" w:bidi="ar-SA"/>
      </w:rPr>
    </w:lvl>
    <w:lvl w:ilvl="3" w:tplc="69E25D06">
      <w:numFmt w:val="bullet"/>
      <w:lvlText w:val="•"/>
      <w:lvlJc w:val="left"/>
      <w:pPr>
        <w:ind w:left="4155" w:hanging="962"/>
      </w:pPr>
      <w:rPr>
        <w:rFonts w:hint="default"/>
        <w:lang w:val="en-US" w:eastAsia="en-US" w:bidi="ar-SA"/>
      </w:rPr>
    </w:lvl>
    <w:lvl w:ilvl="4" w:tplc="0986BE80">
      <w:numFmt w:val="bullet"/>
      <w:lvlText w:val="•"/>
      <w:lvlJc w:val="left"/>
      <w:pPr>
        <w:ind w:left="4934" w:hanging="962"/>
      </w:pPr>
      <w:rPr>
        <w:rFonts w:hint="default"/>
        <w:lang w:val="en-US" w:eastAsia="en-US" w:bidi="ar-SA"/>
      </w:rPr>
    </w:lvl>
    <w:lvl w:ilvl="5" w:tplc="A78E7872">
      <w:numFmt w:val="bullet"/>
      <w:lvlText w:val="•"/>
      <w:lvlJc w:val="left"/>
      <w:pPr>
        <w:ind w:left="5712" w:hanging="962"/>
      </w:pPr>
      <w:rPr>
        <w:rFonts w:hint="default"/>
        <w:lang w:val="en-US" w:eastAsia="en-US" w:bidi="ar-SA"/>
      </w:rPr>
    </w:lvl>
    <w:lvl w:ilvl="6" w:tplc="0834F0C2">
      <w:numFmt w:val="bullet"/>
      <w:lvlText w:val="•"/>
      <w:lvlJc w:val="left"/>
      <w:pPr>
        <w:ind w:left="6491" w:hanging="962"/>
      </w:pPr>
      <w:rPr>
        <w:rFonts w:hint="default"/>
        <w:lang w:val="en-US" w:eastAsia="en-US" w:bidi="ar-SA"/>
      </w:rPr>
    </w:lvl>
    <w:lvl w:ilvl="7" w:tplc="01D488E8">
      <w:numFmt w:val="bullet"/>
      <w:lvlText w:val="•"/>
      <w:lvlJc w:val="left"/>
      <w:pPr>
        <w:ind w:left="7269" w:hanging="962"/>
      </w:pPr>
      <w:rPr>
        <w:rFonts w:hint="default"/>
        <w:lang w:val="en-US" w:eastAsia="en-US" w:bidi="ar-SA"/>
      </w:rPr>
    </w:lvl>
    <w:lvl w:ilvl="8" w:tplc="90C2F6D8">
      <w:numFmt w:val="bullet"/>
      <w:lvlText w:val="•"/>
      <w:lvlJc w:val="left"/>
      <w:pPr>
        <w:ind w:left="8048" w:hanging="962"/>
      </w:pPr>
      <w:rPr>
        <w:rFonts w:hint="default"/>
        <w:lang w:val="en-US" w:eastAsia="en-US" w:bidi="ar-SA"/>
      </w:rPr>
    </w:lvl>
  </w:abstractNum>
  <w:abstractNum w:abstractNumId="5" w15:restartNumberingAfterBreak="0">
    <w:nsid w:val="182907F0"/>
    <w:multiLevelType w:val="hybridMultilevel"/>
    <w:tmpl w:val="7234B86C"/>
    <w:lvl w:ilvl="0" w:tplc="0C0A000F">
      <w:start w:val="1"/>
      <w:numFmt w:val="decimal"/>
      <w:lvlText w:val="%1."/>
      <w:lvlJc w:val="left"/>
      <w:pPr>
        <w:ind w:left="1134" w:hanging="360"/>
      </w:pPr>
    </w:lvl>
    <w:lvl w:ilvl="1" w:tplc="0C0A0019" w:tentative="1">
      <w:start w:val="1"/>
      <w:numFmt w:val="lowerLetter"/>
      <w:lvlText w:val="%2."/>
      <w:lvlJc w:val="left"/>
      <w:pPr>
        <w:ind w:left="1854" w:hanging="360"/>
      </w:pPr>
    </w:lvl>
    <w:lvl w:ilvl="2" w:tplc="0C0A001B" w:tentative="1">
      <w:start w:val="1"/>
      <w:numFmt w:val="lowerRoman"/>
      <w:lvlText w:val="%3."/>
      <w:lvlJc w:val="right"/>
      <w:pPr>
        <w:ind w:left="2574" w:hanging="180"/>
      </w:pPr>
    </w:lvl>
    <w:lvl w:ilvl="3" w:tplc="0C0A000F" w:tentative="1">
      <w:start w:val="1"/>
      <w:numFmt w:val="decimal"/>
      <w:lvlText w:val="%4."/>
      <w:lvlJc w:val="left"/>
      <w:pPr>
        <w:ind w:left="3294" w:hanging="360"/>
      </w:pPr>
    </w:lvl>
    <w:lvl w:ilvl="4" w:tplc="0C0A0019" w:tentative="1">
      <w:start w:val="1"/>
      <w:numFmt w:val="lowerLetter"/>
      <w:lvlText w:val="%5."/>
      <w:lvlJc w:val="left"/>
      <w:pPr>
        <w:ind w:left="4014" w:hanging="360"/>
      </w:pPr>
    </w:lvl>
    <w:lvl w:ilvl="5" w:tplc="0C0A001B" w:tentative="1">
      <w:start w:val="1"/>
      <w:numFmt w:val="lowerRoman"/>
      <w:lvlText w:val="%6."/>
      <w:lvlJc w:val="right"/>
      <w:pPr>
        <w:ind w:left="4734" w:hanging="180"/>
      </w:pPr>
    </w:lvl>
    <w:lvl w:ilvl="6" w:tplc="0C0A000F" w:tentative="1">
      <w:start w:val="1"/>
      <w:numFmt w:val="decimal"/>
      <w:lvlText w:val="%7."/>
      <w:lvlJc w:val="left"/>
      <w:pPr>
        <w:ind w:left="5454" w:hanging="360"/>
      </w:pPr>
    </w:lvl>
    <w:lvl w:ilvl="7" w:tplc="0C0A0019" w:tentative="1">
      <w:start w:val="1"/>
      <w:numFmt w:val="lowerLetter"/>
      <w:lvlText w:val="%8."/>
      <w:lvlJc w:val="left"/>
      <w:pPr>
        <w:ind w:left="6174" w:hanging="360"/>
      </w:pPr>
    </w:lvl>
    <w:lvl w:ilvl="8" w:tplc="0C0A001B" w:tentative="1">
      <w:start w:val="1"/>
      <w:numFmt w:val="lowerRoman"/>
      <w:lvlText w:val="%9."/>
      <w:lvlJc w:val="right"/>
      <w:pPr>
        <w:ind w:left="6894" w:hanging="180"/>
      </w:pPr>
    </w:lvl>
  </w:abstractNum>
  <w:abstractNum w:abstractNumId="6" w15:restartNumberingAfterBreak="0">
    <w:nsid w:val="27AC23C6"/>
    <w:multiLevelType w:val="hybridMultilevel"/>
    <w:tmpl w:val="48102056"/>
    <w:lvl w:ilvl="0" w:tplc="DECE1A7C">
      <w:start w:val="1"/>
      <w:numFmt w:val="decimal"/>
      <w:lvlText w:val="%1."/>
      <w:lvlJc w:val="left"/>
      <w:pPr>
        <w:ind w:left="315" w:hanging="200"/>
      </w:pPr>
      <w:rPr>
        <w:rFonts w:ascii="Times New Roman" w:eastAsia="Times New Roman" w:hAnsi="Times New Roman" w:cs="Times New Roman" w:hint="default"/>
        <w:b/>
        <w:bCs/>
        <w:i w:val="0"/>
        <w:iCs w:val="0"/>
        <w:w w:val="99"/>
        <w:sz w:val="20"/>
        <w:szCs w:val="20"/>
        <w:lang w:val="en-US" w:eastAsia="en-US" w:bidi="ar-SA"/>
      </w:rPr>
    </w:lvl>
    <w:lvl w:ilvl="1" w:tplc="85545C44">
      <w:numFmt w:val="bullet"/>
      <w:lvlText w:val="•"/>
      <w:lvlJc w:val="left"/>
      <w:pPr>
        <w:ind w:left="614" w:hanging="204"/>
      </w:pPr>
      <w:rPr>
        <w:rFonts w:ascii="Trebuchet MS" w:eastAsia="Trebuchet MS" w:hAnsi="Trebuchet MS" w:cs="Trebuchet MS" w:hint="default"/>
        <w:b w:val="0"/>
        <w:bCs w:val="0"/>
        <w:i w:val="0"/>
        <w:iCs w:val="0"/>
        <w:w w:val="99"/>
        <w:sz w:val="20"/>
        <w:szCs w:val="20"/>
        <w:lang w:val="en-US" w:eastAsia="en-US" w:bidi="ar-SA"/>
      </w:rPr>
    </w:lvl>
    <w:lvl w:ilvl="2" w:tplc="1E32E9B2">
      <w:numFmt w:val="bullet"/>
      <w:lvlText w:val="•"/>
      <w:lvlJc w:val="left"/>
      <w:pPr>
        <w:ind w:left="1618" w:hanging="204"/>
      </w:pPr>
      <w:rPr>
        <w:rFonts w:hint="default"/>
        <w:lang w:val="en-US" w:eastAsia="en-US" w:bidi="ar-SA"/>
      </w:rPr>
    </w:lvl>
    <w:lvl w:ilvl="3" w:tplc="D24419B6">
      <w:numFmt w:val="bullet"/>
      <w:lvlText w:val="•"/>
      <w:lvlJc w:val="left"/>
      <w:pPr>
        <w:ind w:left="2616" w:hanging="204"/>
      </w:pPr>
      <w:rPr>
        <w:rFonts w:hint="default"/>
        <w:lang w:val="en-US" w:eastAsia="en-US" w:bidi="ar-SA"/>
      </w:rPr>
    </w:lvl>
    <w:lvl w:ilvl="4" w:tplc="D72A18F6">
      <w:numFmt w:val="bullet"/>
      <w:lvlText w:val="•"/>
      <w:lvlJc w:val="left"/>
      <w:pPr>
        <w:ind w:left="3615" w:hanging="204"/>
      </w:pPr>
      <w:rPr>
        <w:rFonts w:hint="default"/>
        <w:lang w:val="en-US" w:eastAsia="en-US" w:bidi="ar-SA"/>
      </w:rPr>
    </w:lvl>
    <w:lvl w:ilvl="5" w:tplc="0C961FB2">
      <w:numFmt w:val="bullet"/>
      <w:lvlText w:val="•"/>
      <w:lvlJc w:val="left"/>
      <w:pPr>
        <w:ind w:left="4613" w:hanging="204"/>
      </w:pPr>
      <w:rPr>
        <w:rFonts w:hint="default"/>
        <w:lang w:val="en-US" w:eastAsia="en-US" w:bidi="ar-SA"/>
      </w:rPr>
    </w:lvl>
    <w:lvl w:ilvl="6" w:tplc="4D0E8534">
      <w:numFmt w:val="bullet"/>
      <w:lvlText w:val="•"/>
      <w:lvlJc w:val="left"/>
      <w:pPr>
        <w:ind w:left="5611" w:hanging="204"/>
      </w:pPr>
      <w:rPr>
        <w:rFonts w:hint="default"/>
        <w:lang w:val="en-US" w:eastAsia="en-US" w:bidi="ar-SA"/>
      </w:rPr>
    </w:lvl>
    <w:lvl w:ilvl="7" w:tplc="C1FA1270">
      <w:numFmt w:val="bullet"/>
      <w:lvlText w:val="•"/>
      <w:lvlJc w:val="left"/>
      <w:pPr>
        <w:ind w:left="6610" w:hanging="204"/>
      </w:pPr>
      <w:rPr>
        <w:rFonts w:hint="default"/>
        <w:lang w:val="en-US" w:eastAsia="en-US" w:bidi="ar-SA"/>
      </w:rPr>
    </w:lvl>
    <w:lvl w:ilvl="8" w:tplc="B41AF85C">
      <w:numFmt w:val="bullet"/>
      <w:lvlText w:val="•"/>
      <w:lvlJc w:val="left"/>
      <w:pPr>
        <w:ind w:left="7608" w:hanging="204"/>
      </w:pPr>
      <w:rPr>
        <w:rFonts w:hint="default"/>
        <w:lang w:val="en-US" w:eastAsia="en-US" w:bidi="ar-SA"/>
      </w:rPr>
    </w:lvl>
  </w:abstractNum>
  <w:abstractNum w:abstractNumId="7" w15:restartNumberingAfterBreak="0">
    <w:nsid w:val="2BBF78F1"/>
    <w:multiLevelType w:val="multilevel"/>
    <w:tmpl w:val="1D8AA024"/>
    <w:lvl w:ilvl="0">
      <w:start w:val="1"/>
      <w:numFmt w:val="decimal"/>
      <w:lvlText w:val="%1."/>
      <w:lvlJc w:val="left"/>
      <w:pPr>
        <w:ind w:left="415" w:hanging="299"/>
      </w:pPr>
      <w:rPr>
        <w:rFonts w:ascii="Times New Roman" w:eastAsia="Times New Roman" w:hAnsi="Times New Roman" w:cs="Times New Roman" w:hint="default"/>
        <w:b/>
        <w:bCs/>
        <w:i w:val="0"/>
        <w:iCs w:val="0"/>
        <w:w w:val="99"/>
        <w:sz w:val="24"/>
        <w:szCs w:val="24"/>
        <w:lang w:val="en-US" w:eastAsia="en-US" w:bidi="ar-SA"/>
      </w:rPr>
    </w:lvl>
    <w:lvl w:ilvl="1">
      <w:start w:val="1"/>
      <w:numFmt w:val="decimal"/>
      <w:lvlText w:val="%1.%2."/>
      <w:lvlJc w:val="left"/>
      <w:pPr>
        <w:ind w:left="555" w:hanging="439"/>
      </w:pPr>
      <w:rPr>
        <w:rFonts w:ascii="Times New Roman" w:eastAsia="Times New Roman" w:hAnsi="Times New Roman" w:cs="Times New Roman" w:hint="default"/>
        <w:b/>
        <w:bCs/>
        <w:i w:val="0"/>
        <w:iCs w:val="0"/>
        <w:w w:val="99"/>
        <w:sz w:val="22"/>
        <w:szCs w:val="22"/>
        <w:lang w:val="en-US" w:eastAsia="en-US" w:bidi="ar-SA"/>
      </w:rPr>
    </w:lvl>
    <w:lvl w:ilvl="2">
      <w:start w:val="1"/>
      <w:numFmt w:val="decimal"/>
      <w:lvlText w:val="%1.%2.%3."/>
      <w:lvlJc w:val="left"/>
      <w:pPr>
        <w:ind w:left="692" w:hanging="576"/>
      </w:pPr>
      <w:rPr>
        <w:rFonts w:ascii="Times New Roman" w:eastAsia="Times New Roman" w:hAnsi="Times New Roman" w:cs="Times New Roman" w:hint="default"/>
        <w:b/>
        <w:bCs/>
        <w:i/>
        <w:iCs/>
        <w:w w:val="99"/>
        <w:sz w:val="21"/>
        <w:szCs w:val="21"/>
        <w:lang w:val="en-US" w:eastAsia="en-US" w:bidi="ar-SA"/>
      </w:rPr>
    </w:lvl>
    <w:lvl w:ilvl="3">
      <w:numFmt w:val="bullet"/>
      <w:lvlText w:val="•"/>
      <w:lvlJc w:val="left"/>
      <w:pPr>
        <w:ind w:left="614" w:hanging="204"/>
      </w:pPr>
      <w:rPr>
        <w:rFonts w:ascii="Trebuchet MS" w:eastAsia="Trebuchet MS" w:hAnsi="Trebuchet MS" w:cs="Trebuchet MS" w:hint="default"/>
        <w:b w:val="0"/>
        <w:bCs w:val="0"/>
        <w:i w:val="0"/>
        <w:iCs w:val="0"/>
        <w:w w:val="99"/>
        <w:sz w:val="20"/>
        <w:szCs w:val="20"/>
        <w:lang w:val="en-US" w:eastAsia="en-US" w:bidi="ar-SA"/>
      </w:rPr>
    </w:lvl>
    <w:lvl w:ilvl="4">
      <w:numFmt w:val="bullet"/>
      <w:lvlText w:val="–"/>
      <w:lvlJc w:val="left"/>
      <w:pPr>
        <w:ind w:left="1053" w:hanging="200"/>
      </w:pPr>
      <w:rPr>
        <w:rFonts w:ascii="Times New Roman" w:eastAsia="Times New Roman" w:hAnsi="Times New Roman" w:cs="Times New Roman" w:hint="default"/>
        <w:b/>
        <w:bCs/>
        <w:i w:val="0"/>
        <w:iCs w:val="0"/>
        <w:w w:val="99"/>
        <w:sz w:val="20"/>
        <w:szCs w:val="20"/>
        <w:lang w:val="en-US" w:eastAsia="en-US" w:bidi="ar-SA"/>
      </w:rPr>
    </w:lvl>
    <w:lvl w:ilvl="5">
      <w:numFmt w:val="bullet"/>
      <w:lvlText w:val="•"/>
      <w:lvlJc w:val="left"/>
      <w:pPr>
        <w:ind w:left="2484" w:hanging="200"/>
      </w:pPr>
      <w:rPr>
        <w:rFonts w:hint="default"/>
        <w:lang w:val="en-US" w:eastAsia="en-US" w:bidi="ar-SA"/>
      </w:rPr>
    </w:lvl>
    <w:lvl w:ilvl="6">
      <w:numFmt w:val="bullet"/>
      <w:lvlText w:val="•"/>
      <w:lvlJc w:val="left"/>
      <w:pPr>
        <w:ind w:left="3908" w:hanging="200"/>
      </w:pPr>
      <w:rPr>
        <w:rFonts w:hint="default"/>
        <w:lang w:val="en-US" w:eastAsia="en-US" w:bidi="ar-SA"/>
      </w:rPr>
    </w:lvl>
    <w:lvl w:ilvl="7">
      <w:numFmt w:val="bullet"/>
      <w:lvlText w:val="•"/>
      <w:lvlJc w:val="left"/>
      <w:pPr>
        <w:ind w:left="5332" w:hanging="200"/>
      </w:pPr>
      <w:rPr>
        <w:rFonts w:hint="default"/>
        <w:lang w:val="en-US" w:eastAsia="en-US" w:bidi="ar-SA"/>
      </w:rPr>
    </w:lvl>
    <w:lvl w:ilvl="8">
      <w:numFmt w:val="bullet"/>
      <w:lvlText w:val="•"/>
      <w:lvlJc w:val="left"/>
      <w:pPr>
        <w:ind w:left="6756" w:hanging="200"/>
      </w:pPr>
      <w:rPr>
        <w:rFonts w:hint="default"/>
        <w:lang w:val="en-US" w:eastAsia="en-US" w:bidi="ar-SA"/>
      </w:rPr>
    </w:lvl>
  </w:abstractNum>
  <w:abstractNum w:abstractNumId="8" w15:restartNumberingAfterBreak="0">
    <w:nsid w:val="2CBE409B"/>
    <w:multiLevelType w:val="hybridMultilevel"/>
    <w:tmpl w:val="5972D3FA"/>
    <w:lvl w:ilvl="0" w:tplc="B5E6B3E6">
      <w:numFmt w:val="bullet"/>
      <w:lvlText w:val="•"/>
      <w:lvlJc w:val="left"/>
      <w:pPr>
        <w:ind w:left="614" w:hanging="204"/>
      </w:pPr>
      <w:rPr>
        <w:rFonts w:ascii="Trebuchet MS" w:eastAsia="Trebuchet MS" w:hAnsi="Trebuchet MS" w:cs="Trebuchet MS" w:hint="default"/>
        <w:b w:val="0"/>
        <w:bCs w:val="0"/>
        <w:i w:val="0"/>
        <w:iCs w:val="0"/>
        <w:w w:val="99"/>
        <w:sz w:val="20"/>
        <w:szCs w:val="20"/>
        <w:lang w:val="en-US" w:eastAsia="en-US" w:bidi="ar-SA"/>
      </w:rPr>
    </w:lvl>
    <w:lvl w:ilvl="1" w:tplc="08E229F8">
      <w:numFmt w:val="bullet"/>
      <w:lvlText w:val="•"/>
      <w:lvlJc w:val="left"/>
      <w:pPr>
        <w:ind w:left="1518" w:hanging="204"/>
      </w:pPr>
      <w:rPr>
        <w:rFonts w:hint="default"/>
        <w:lang w:val="en-US" w:eastAsia="en-US" w:bidi="ar-SA"/>
      </w:rPr>
    </w:lvl>
    <w:lvl w:ilvl="2" w:tplc="9BB6111C">
      <w:numFmt w:val="bullet"/>
      <w:lvlText w:val="•"/>
      <w:lvlJc w:val="left"/>
      <w:pPr>
        <w:ind w:left="2417" w:hanging="204"/>
      </w:pPr>
      <w:rPr>
        <w:rFonts w:hint="default"/>
        <w:lang w:val="en-US" w:eastAsia="en-US" w:bidi="ar-SA"/>
      </w:rPr>
    </w:lvl>
    <w:lvl w:ilvl="3" w:tplc="C4B63012">
      <w:numFmt w:val="bullet"/>
      <w:lvlText w:val="•"/>
      <w:lvlJc w:val="left"/>
      <w:pPr>
        <w:ind w:left="3315" w:hanging="204"/>
      </w:pPr>
      <w:rPr>
        <w:rFonts w:hint="default"/>
        <w:lang w:val="en-US" w:eastAsia="en-US" w:bidi="ar-SA"/>
      </w:rPr>
    </w:lvl>
    <w:lvl w:ilvl="4" w:tplc="7E7868BC">
      <w:numFmt w:val="bullet"/>
      <w:lvlText w:val="•"/>
      <w:lvlJc w:val="left"/>
      <w:pPr>
        <w:ind w:left="4214" w:hanging="204"/>
      </w:pPr>
      <w:rPr>
        <w:rFonts w:hint="default"/>
        <w:lang w:val="en-US" w:eastAsia="en-US" w:bidi="ar-SA"/>
      </w:rPr>
    </w:lvl>
    <w:lvl w:ilvl="5" w:tplc="54A47C94">
      <w:numFmt w:val="bullet"/>
      <w:lvlText w:val="•"/>
      <w:lvlJc w:val="left"/>
      <w:pPr>
        <w:ind w:left="5112" w:hanging="204"/>
      </w:pPr>
      <w:rPr>
        <w:rFonts w:hint="default"/>
        <w:lang w:val="en-US" w:eastAsia="en-US" w:bidi="ar-SA"/>
      </w:rPr>
    </w:lvl>
    <w:lvl w:ilvl="6" w:tplc="9DFA2CE2">
      <w:numFmt w:val="bullet"/>
      <w:lvlText w:val="•"/>
      <w:lvlJc w:val="left"/>
      <w:pPr>
        <w:ind w:left="6011" w:hanging="204"/>
      </w:pPr>
      <w:rPr>
        <w:rFonts w:hint="default"/>
        <w:lang w:val="en-US" w:eastAsia="en-US" w:bidi="ar-SA"/>
      </w:rPr>
    </w:lvl>
    <w:lvl w:ilvl="7" w:tplc="2C0088EE">
      <w:numFmt w:val="bullet"/>
      <w:lvlText w:val="•"/>
      <w:lvlJc w:val="left"/>
      <w:pPr>
        <w:ind w:left="6909" w:hanging="204"/>
      </w:pPr>
      <w:rPr>
        <w:rFonts w:hint="default"/>
        <w:lang w:val="en-US" w:eastAsia="en-US" w:bidi="ar-SA"/>
      </w:rPr>
    </w:lvl>
    <w:lvl w:ilvl="8" w:tplc="74288274">
      <w:numFmt w:val="bullet"/>
      <w:lvlText w:val="•"/>
      <w:lvlJc w:val="left"/>
      <w:pPr>
        <w:ind w:left="7808" w:hanging="204"/>
      </w:pPr>
      <w:rPr>
        <w:rFonts w:hint="default"/>
        <w:lang w:val="en-US" w:eastAsia="en-US" w:bidi="ar-SA"/>
      </w:rPr>
    </w:lvl>
  </w:abstractNum>
  <w:abstractNum w:abstractNumId="9" w15:restartNumberingAfterBreak="0">
    <w:nsid w:val="389E4F24"/>
    <w:multiLevelType w:val="hybridMultilevel"/>
    <w:tmpl w:val="B596AB9C"/>
    <w:lvl w:ilvl="0" w:tplc="FCD4E8C8">
      <w:start w:val="1"/>
      <w:numFmt w:val="decimal"/>
      <w:lvlText w:val="%1"/>
      <w:lvlJc w:val="left"/>
      <w:pPr>
        <w:ind w:left="759" w:hanging="428"/>
      </w:pPr>
      <w:rPr>
        <w:rFonts w:ascii="Calibri" w:eastAsia="Calibri" w:hAnsi="Calibri" w:cs="Calibri" w:hint="default"/>
        <w:b w:val="0"/>
        <w:bCs w:val="0"/>
        <w:i w:val="0"/>
        <w:iCs w:val="0"/>
        <w:w w:val="101"/>
        <w:sz w:val="18"/>
        <w:szCs w:val="18"/>
        <w:lang w:val="en-US" w:eastAsia="en-US" w:bidi="ar-SA"/>
      </w:rPr>
    </w:lvl>
    <w:lvl w:ilvl="1" w:tplc="F286A110">
      <w:numFmt w:val="bullet"/>
      <w:lvlText w:val="•"/>
      <w:lvlJc w:val="left"/>
      <w:pPr>
        <w:ind w:left="1644" w:hanging="428"/>
      </w:pPr>
      <w:rPr>
        <w:rFonts w:hint="default"/>
        <w:lang w:val="en-US" w:eastAsia="en-US" w:bidi="ar-SA"/>
      </w:rPr>
    </w:lvl>
    <w:lvl w:ilvl="2" w:tplc="4F58336E">
      <w:numFmt w:val="bullet"/>
      <w:lvlText w:val="•"/>
      <w:lvlJc w:val="left"/>
      <w:pPr>
        <w:ind w:left="2529" w:hanging="428"/>
      </w:pPr>
      <w:rPr>
        <w:rFonts w:hint="default"/>
        <w:lang w:val="en-US" w:eastAsia="en-US" w:bidi="ar-SA"/>
      </w:rPr>
    </w:lvl>
    <w:lvl w:ilvl="3" w:tplc="73669FB4">
      <w:numFmt w:val="bullet"/>
      <w:lvlText w:val="•"/>
      <w:lvlJc w:val="left"/>
      <w:pPr>
        <w:ind w:left="3413" w:hanging="428"/>
      </w:pPr>
      <w:rPr>
        <w:rFonts w:hint="default"/>
        <w:lang w:val="en-US" w:eastAsia="en-US" w:bidi="ar-SA"/>
      </w:rPr>
    </w:lvl>
    <w:lvl w:ilvl="4" w:tplc="46382E80">
      <w:numFmt w:val="bullet"/>
      <w:lvlText w:val="•"/>
      <w:lvlJc w:val="left"/>
      <w:pPr>
        <w:ind w:left="4298" w:hanging="428"/>
      </w:pPr>
      <w:rPr>
        <w:rFonts w:hint="default"/>
        <w:lang w:val="en-US" w:eastAsia="en-US" w:bidi="ar-SA"/>
      </w:rPr>
    </w:lvl>
    <w:lvl w:ilvl="5" w:tplc="421C7770">
      <w:numFmt w:val="bullet"/>
      <w:lvlText w:val="•"/>
      <w:lvlJc w:val="left"/>
      <w:pPr>
        <w:ind w:left="5182" w:hanging="428"/>
      </w:pPr>
      <w:rPr>
        <w:rFonts w:hint="default"/>
        <w:lang w:val="en-US" w:eastAsia="en-US" w:bidi="ar-SA"/>
      </w:rPr>
    </w:lvl>
    <w:lvl w:ilvl="6" w:tplc="75803F9C">
      <w:numFmt w:val="bullet"/>
      <w:lvlText w:val="•"/>
      <w:lvlJc w:val="left"/>
      <w:pPr>
        <w:ind w:left="6067" w:hanging="428"/>
      </w:pPr>
      <w:rPr>
        <w:rFonts w:hint="default"/>
        <w:lang w:val="en-US" w:eastAsia="en-US" w:bidi="ar-SA"/>
      </w:rPr>
    </w:lvl>
    <w:lvl w:ilvl="7" w:tplc="A46AECC8">
      <w:numFmt w:val="bullet"/>
      <w:lvlText w:val="•"/>
      <w:lvlJc w:val="left"/>
      <w:pPr>
        <w:ind w:left="6951" w:hanging="428"/>
      </w:pPr>
      <w:rPr>
        <w:rFonts w:hint="default"/>
        <w:lang w:val="en-US" w:eastAsia="en-US" w:bidi="ar-SA"/>
      </w:rPr>
    </w:lvl>
    <w:lvl w:ilvl="8" w:tplc="45CE41E0">
      <w:numFmt w:val="bullet"/>
      <w:lvlText w:val="•"/>
      <w:lvlJc w:val="left"/>
      <w:pPr>
        <w:ind w:left="7836" w:hanging="428"/>
      </w:pPr>
      <w:rPr>
        <w:rFonts w:hint="default"/>
        <w:lang w:val="en-US" w:eastAsia="en-US" w:bidi="ar-SA"/>
      </w:rPr>
    </w:lvl>
  </w:abstractNum>
  <w:abstractNum w:abstractNumId="10" w15:restartNumberingAfterBreak="0">
    <w:nsid w:val="38B946F5"/>
    <w:multiLevelType w:val="hybridMultilevel"/>
    <w:tmpl w:val="AFFCEB38"/>
    <w:lvl w:ilvl="0" w:tplc="731EE1D4">
      <w:numFmt w:val="bullet"/>
      <w:lvlText w:val="•"/>
      <w:lvlJc w:val="left"/>
      <w:pPr>
        <w:ind w:left="614" w:hanging="204"/>
      </w:pPr>
      <w:rPr>
        <w:rFonts w:ascii="Trebuchet MS" w:eastAsia="Trebuchet MS" w:hAnsi="Trebuchet MS" w:cs="Trebuchet MS" w:hint="default"/>
        <w:b w:val="0"/>
        <w:bCs w:val="0"/>
        <w:i w:val="0"/>
        <w:iCs w:val="0"/>
        <w:w w:val="99"/>
        <w:sz w:val="20"/>
        <w:szCs w:val="20"/>
        <w:lang w:val="en-US" w:eastAsia="en-US" w:bidi="ar-SA"/>
      </w:rPr>
    </w:lvl>
    <w:lvl w:ilvl="1" w:tplc="2528E200">
      <w:numFmt w:val="bullet"/>
      <w:lvlText w:val="•"/>
      <w:lvlJc w:val="left"/>
      <w:pPr>
        <w:ind w:left="1518" w:hanging="204"/>
      </w:pPr>
      <w:rPr>
        <w:rFonts w:hint="default"/>
        <w:lang w:val="en-US" w:eastAsia="en-US" w:bidi="ar-SA"/>
      </w:rPr>
    </w:lvl>
    <w:lvl w:ilvl="2" w:tplc="BC82695E">
      <w:numFmt w:val="bullet"/>
      <w:lvlText w:val="•"/>
      <w:lvlJc w:val="left"/>
      <w:pPr>
        <w:ind w:left="2417" w:hanging="204"/>
      </w:pPr>
      <w:rPr>
        <w:rFonts w:hint="default"/>
        <w:lang w:val="en-US" w:eastAsia="en-US" w:bidi="ar-SA"/>
      </w:rPr>
    </w:lvl>
    <w:lvl w:ilvl="3" w:tplc="B610F568">
      <w:numFmt w:val="bullet"/>
      <w:lvlText w:val="•"/>
      <w:lvlJc w:val="left"/>
      <w:pPr>
        <w:ind w:left="3315" w:hanging="204"/>
      </w:pPr>
      <w:rPr>
        <w:rFonts w:hint="default"/>
        <w:lang w:val="en-US" w:eastAsia="en-US" w:bidi="ar-SA"/>
      </w:rPr>
    </w:lvl>
    <w:lvl w:ilvl="4" w:tplc="597A32FE">
      <w:numFmt w:val="bullet"/>
      <w:lvlText w:val="•"/>
      <w:lvlJc w:val="left"/>
      <w:pPr>
        <w:ind w:left="4214" w:hanging="204"/>
      </w:pPr>
      <w:rPr>
        <w:rFonts w:hint="default"/>
        <w:lang w:val="en-US" w:eastAsia="en-US" w:bidi="ar-SA"/>
      </w:rPr>
    </w:lvl>
    <w:lvl w:ilvl="5" w:tplc="89668CF8">
      <w:numFmt w:val="bullet"/>
      <w:lvlText w:val="•"/>
      <w:lvlJc w:val="left"/>
      <w:pPr>
        <w:ind w:left="5112" w:hanging="204"/>
      </w:pPr>
      <w:rPr>
        <w:rFonts w:hint="default"/>
        <w:lang w:val="en-US" w:eastAsia="en-US" w:bidi="ar-SA"/>
      </w:rPr>
    </w:lvl>
    <w:lvl w:ilvl="6" w:tplc="9B14CD66">
      <w:numFmt w:val="bullet"/>
      <w:lvlText w:val="•"/>
      <w:lvlJc w:val="left"/>
      <w:pPr>
        <w:ind w:left="6011" w:hanging="204"/>
      </w:pPr>
      <w:rPr>
        <w:rFonts w:hint="default"/>
        <w:lang w:val="en-US" w:eastAsia="en-US" w:bidi="ar-SA"/>
      </w:rPr>
    </w:lvl>
    <w:lvl w:ilvl="7" w:tplc="4EFC7A40">
      <w:numFmt w:val="bullet"/>
      <w:lvlText w:val="•"/>
      <w:lvlJc w:val="left"/>
      <w:pPr>
        <w:ind w:left="6909" w:hanging="204"/>
      </w:pPr>
      <w:rPr>
        <w:rFonts w:hint="default"/>
        <w:lang w:val="en-US" w:eastAsia="en-US" w:bidi="ar-SA"/>
      </w:rPr>
    </w:lvl>
    <w:lvl w:ilvl="8" w:tplc="713EE73C">
      <w:numFmt w:val="bullet"/>
      <w:lvlText w:val="•"/>
      <w:lvlJc w:val="left"/>
      <w:pPr>
        <w:ind w:left="7808" w:hanging="204"/>
      </w:pPr>
      <w:rPr>
        <w:rFonts w:hint="default"/>
        <w:lang w:val="en-US" w:eastAsia="en-US" w:bidi="ar-SA"/>
      </w:rPr>
    </w:lvl>
  </w:abstractNum>
  <w:abstractNum w:abstractNumId="11" w15:restartNumberingAfterBreak="0">
    <w:nsid w:val="3D731FCA"/>
    <w:multiLevelType w:val="hybridMultilevel"/>
    <w:tmpl w:val="77BE1D80"/>
    <w:lvl w:ilvl="0" w:tplc="14600AA8">
      <w:numFmt w:val="bullet"/>
      <w:lvlText w:val="•"/>
      <w:lvlJc w:val="left"/>
      <w:pPr>
        <w:ind w:left="178" w:hanging="204"/>
      </w:pPr>
      <w:rPr>
        <w:rFonts w:ascii="Trebuchet MS" w:eastAsia="Trebuchet MS" w:hAnsi="Trebuchet MS" w:cs="Trebuchet MS" w:hint="default"/>
        <w:b w:val="0"/>
        <w:bCs w:val="0"/>
        <w:i w:val="0"/>
        <w:iCs w:val="0"/>
        <w:w w:val="99"/>
        <w:sz w:val="20"/>
        <w:szCs w:val="20"/>
        <w:lang w:val="en-US" w:eastAsia="en-US" w:bidi="ar-SA"/>
      </w:rPr>
    </w:lvl>
    <w:lvl w:ilvl="1" w:tplc="0C76583E">
      <w:numFmt w:val="bullet"/>
      <w:lvlText w:val="•"/>
      <w:lvlJc w:val="left"/>
      <w:pPr>
        <w:ind w:left="1078" w:hanging="204"/>
      </w:pPr>
      <w:rPr>
        <w:rFonts w:hint="default"/>
        <w:lang w:val="en-US" w:eastAsia="en-US" w:bidi="ar-SA"/>
      </w:rPr>
    </w:lvl>
    <w:lvl w:ilvl="2" w:tplc="9D7E9746">
      <w:numFmt w:val="bullet"/>
      <w:lvlText w:val="•"/>
      <w:lvlJc w:val="left"/>
      <w:pPr>
        <w:ind w:left="1977" w:hanging="204"/>
      </w:pPr>
      <w:rPr>
        <w:rFonts w:hint="default"/>
        <w:lang w:val="en-US" w:eastAsia="en-US" w:bidi="ar-SA"/>
      </w:rPr>
    </w:lvl>
    <w:lvl w:ilvl="3" w:tplc="E31A05B8">
      <w:numFmt w:val="bullet"/>
      <w:lvlText w:val="•"/>
      <w:lvlJc w:val="left"/>
      <w:pPr>
        <w:ind w:left="2876" w:hanging="204"/>
      </w:pPr>
      <w:rPr>
        <w:rFonts w:hint="default"/>
        <w:lang w:val="en-US" w:eastAsia="en-US" w:bidi="ar-SA"/>
      </w:rPr>
    </w:lvl>
    <w:lvl w:ilvl="4" w:tplc="E67A6DBC">
      <w:numFmt w:val="bullet"/>
      <w:lvlText w:val="•"/>
      <w:lvlJc w:val="left"/>
      <w:pPr>
        <w:ind w:left="3775" w:hanging="204"/>
      </w:pPr>
      <w:rPr>
        <w:rFonts w:hint="default"/>
        <w:lang w:val="en-US" w:eastAsia="en-US" w:bidi="ar-SA"/>
      </w:rPr>
    </w:lvl>
    <w:lvl w:ilvl="5" w:tplc="4DC28C92">
      <w:numFmt w:val="bullet"/>
      <w:lvlText w:val="•"/>
      <w:lvlJc w:val="left"/>
      <w:pPr>
        <w:ind w:left="4674" w:hanging="204"/>
      </w:pPr>
      <w:rPr>
        <w:rFonts w:hint="default"/>
        <w:lang w:val="en-US" w:eastAsia="en-US" w:bidi="ar-SA"/>
      </w:rPr>
    </w:lvl>
    <w:lvl w:ilvl="6" w:tplc="51BE6B30">
      <w:numFmt w:val="bullet"/>
      <w:lvlText w:val="•"/>
      <w:lvlJc w:val="left"/>
      <w:pPr>
        <w:ind w:left="5573" w:hanging="204"/>
      </w:pPr>
      <w:rPr>
        <w:rFonts w:hint="default"/>
        <w:lang w:val="en-US" w:eastAsia="en-US" w:bidi="ar-SA"/>
      </w:rPr>
    </w:lvl>
    <w:lvl w:ilvl="7" w:tplc="A6F6D43E">
      <w:numFmt w:val="bullet"/>
      <w:lvlText w:val="•"/>
      <w:lvlJc w:val="left"/>
      <w:pPr>
        <w:ind w:left="6472" w:hanging="204"/>
      </w:pPr>
      <w:rPr>
        <w:rFonts w:hint="default"/>
        <w:lang w:val="en-US" w:eastAsia="en-US" w:bidi="ar-SA"/>
      </w:rPr>
    </w:lvl>
    <w:lvl w:ilvl="8" w:tplc="D4ECEB04">
      <w:numFmt w:val="bullet"/>
      <w:lvlText w:val="•"/>
      <w:lvlJc w:val="left"/>
      <w:pPr>
        <w:ind w:left="7370" w:hanging="204"/>
      </w:pPr>
      <w:rPr>
        <w:rFonts w:hint="default"/>
        <w:lang w:val="en-US" w:eastAsia="en-US" w:bidi="ar-SA"/>
      </w:rPr>
    </w:lvl>
  </w:abstractNum>
  <w:abstractNum w:abstractNumId="12" w15:restartNumberingAfterBreak="0">
    <w:nsid w:val="3DF81457"/>
    <w:multiLevelType w:val="hybridMultilevel"/>
    <w:tmpl w:val="0F022162"/>
    <w:lvl w:ilvl="0" w:tplc="CE2AC8F8">
      <w:start w:val="1"/>
      <w:numFmt w:val="decimal"/>
      <w:lvlText w:val="(%1)"/>
      <w:lvlJc w:val="left"/>
      <w:pPr>
        <w:ind w:left="1188" w:hanging="360"/>
      </w:pPr>
      <w:rPr>
        <w:rFonts w:hint="default"/>
      </w:rPr>
    </w:lvl>
    <w:lvl w:ilvl="1" w:tplc="0C0A0019" w:tentative="1">
      <w:start w:val="1"/>
      <w:numFmt w:val="lowerLetter"/>
      <w:lvlText w:val="%2."/>
      <w:lvlJc w:val="left"/>
      <w:pPr>
        <w:ind w:left="1854" w:hanging="360"/>
      </w:pPr>
    </w:lvl>
    <w:lvl w:ilvl="2" w:tplc="0C0A001B" w:tentative="1">
      <w:start w:val="1"/>
      <w:numFmt w:val="lowerRoman"/>
      <w:lvlText w:val="%3."/>
      <w:lvlJc w:val="right"/>
      <w:pPr>
        <w:ind w:left="2574" w:hanging="180"/>
      </w:pPr>
    </w:lvl>
    <w:lvl w:ilvl="3" w:tplc="0C0A000F" w:tentative="1">
      <w:start w:val="1"/>
      <w:numFmt w:val="decimal"/>
      <w:lvlText w:val="%4."/>
      <w:lvlJc w:val="left"/>
      <w:pPr>
        <w:ind w:left="3294" w:hanging="360"/>
      </w:pPr>
    </w:lvl>
    <w:lvl w:ilvl="4" w:tplc="0C0A0019" w:tentative="1">
      <w:start w:val="1"/>
      <w:numFmt w:val="lowerLetter"/>
      <w:lvlText w:val="%5."/>
      <w:lvlJc w:val="left"/>
      <w:pPr>
        <w:ind w:left="4014" w:hanging="360"/>
      </w:pPr>
    </w:lvl>
    <w:lvl w:ilvl="5" w:tplc="0C0A001B" w:tentative="1">
      <w:start w:val="1"/>
      <w:numFmt w:val="lowerRoman"/>
      <w:lvlText w:val="%6."/>
      <w:lvlJc w:val="right"/>
      <w:pPr>
        <w:ind w:left="4734" w:hanging="180"/>
      </w:pPr>
    </w:lvl>
    <w:lvl w:ilvl="6" w:tplc="0C0A000F" w:tentative="1">
      <w:start w:val="1"/>
      <w:numFmt w:val="decimal"/>
      <w:lvlText w:val="%7."/>
      <w:lvlJc w:val="left"/>
      <w:pPr>
        <w:ind w:left="5454" w:hanging="360"/>
      </w:pPr>
    </w:lvl>
    <w:lvl w:ilvl="7" w:tplc="0C0A0019" w:tentative="1">
      <w:start w:val="1"/>
      <w:numFmt w:val="lowerLetter"/>
      <w:lvlText w:val="%8."/>
      <w:lvlJc w:val="left"/>
      <w:pPr>
        <w:ind w:left="6174" w:hanging="360"/>
      </w:pPr>
    </w:lvl>
    <w:lvl w:ilvl="8" w:tplc="0C0A001B" w:tentative="1">
      <w:start w:val="1"/>
      <w:numFmt w:val="lowerRoman"/>
      <w:lvlText w:val="%9."/>
      <w:lvlJc w:val="right"/>
      <w:pPr>
        <w:ind w:left="6894" w:hanging="180"/>
      </w:pPr>
    </w:lvl>
  </w:abstractNum>
  <w:abstractNum w:abstractNumId="13" w15:restartNumberingAfterBreak="0">
    <w:nsid w:val="3FD76DEF"/>
    <w:multiLevelType w:val="multilevel"/>
    <w:tmpl w:val="637C2A42"/>
    <w:lvl w:ilvl="0">
      <w:start w:val="1"/>
      <w:numFmt w:val="upperLetter"/>
      <w:lvlText w:val="%1."/>
      <w:lvlJc w:val="left"/>
      <w:pPr>
        <w:ind w:left="468" w:hanging="352"/>
      </w:pPr>
      <w:rPr>
        <w:rFonts w:ascii="Times New Roman" w:eastAsia="Times New Roman" w:hAnsi="Times New Roman" w:cs="Times New Roman" w:hint="default"/>
        <w:b/>
        <w:bCs/>
        <w:i w:val="0"/>
        <w:iCs w:val="0"/>
        <w:w w:val="99"/>
        <w:sz w:val="24"/>
        <w:szCs w:val="24"/>
        <w:lang w:val="en-US" w:eastAsia="en-US" w:bidi="ar-SA"/>
      </w:rPr>
    </w:lvl>
    <w:lvl w:ilvl="1">
      <w:start w:val="1"/>
      <w:numFmt w:val="decimal"/>
      <w:lvlText w:val="%1.%2."/>
      <w:lvlJc w:val="left"/>
      <w:pPr>
        <w:ind w:left="603" w:hanging="488"/>
      </w:pPr>
      <w:rPr>
        <w:rFonts w:ascii="Times New Roman" w:eastAsia="Times New Roman" w:hAnsi="Times New Roman" w:cs="Times New Roman" w:hint="default"/>
        <w:b/>
        <w:bCs/>
        <w:i w:val="0"/>
        <w:iCs w:val="0"/>
        <w:w w:val="99"/>
        <w:sz w:val="22"/>
        <w:szCs w:val="22"/>
        <w:lang w:val="en-US" w:eastAsia="en-US" w:bidi="ar-SA"/>
      </w:rPr>
    </w:lvl>
    <w:lvl w:ilvl="2">
      <w:numFmt w:val="bullet"/>
      <w:lvlText w:val="•"/>
      <w:lvlJc w:val="left"/>
      <w:pPr>
        <w:ind w:left="1600" w:hanging="488"/>
      </w:pPr>
      <w:rPr>
        <w:rFonts w:hint="default"/>
        <w:lang w:val="en-US" w:eastAsia="en-US" w:bidi="ar-SA"/>
      </w:rPr>
    </w:lvl>
    <w:lvl w:ilvl="3">
      <w:numFmt w:val="bullet"/>
      <w:lvlText w:val="•"/>
      <w:lvlJc w:val="left"/>
      <w:pPr>
        <w:ind w:left="2601" w:hanging="488"/>
      </w:pPr>
      <w:rPr>
        <w:rFonts w:hint="default"/>
        <w:lang w:val="en-US" w:eastAsia="en-US" w:bidi="ar-SA"/>
      </w:rPr>
    </w:lvl>
    <w:lvl w:ilvl="4">
      <w:numFmt w:val="bullet"/>
      <w:lvlText w:val="•"/>
      <w:lvlJc w:val="left"/>
      <w:pPr>
        <w:ind w:left="3601" w:hanging="488"/>
      </w:pPr>
      <w:rPr>
        <w:rFonts w:hint="default"/>
        <w:lang w:val="en-US" w:eastAsia="en-US" w:bidi="ar-SA"/>
      </w:rPr>
    </w:lvl>
    <w:lvl w:ilvl="5">
      <w:numFmt w:val="bullet"/>
      <w:lvlText w:val="•"/>
      <w:lvlJc w:val="left"/>
      <w:pPr>
        <w:ind w:left="4602" w:hanging="488"/>
      </w:pPr>
      <w:rPr>
        <w:rFonts w:hint="default"/>
        <w:lang w:val="en-US" w:eastAsia="en-US" w:bidi="ar-SA"/>
      </w:rPr>
    </w:lvl>
    <w:lvl w:ilvl="6">
      <w:numFmt w:val="bullet"/>
      <w:lvlText w:val="•"/>
      <w:lvlJc w:val="left"/>
      <w:pPr>
        <w:ind w:left="5602" w:hanging="488"/>
      </w:pPr>
      <w:rPr>
        <w:rFonts w:hint="default"/>
        <w:lang w:val="en-US" w:eastAsia="en-US" w:bidi="ar-SA"/>
      </w:rPr>
    </w:lvl>
    <w:lvl w:ilvl="7">
      <w:numFmt w:val="bullet"/>
      <w:lvlText w:val="•"/>
      <w:lvlJc w:val="left"/>
      <w:pPr>
        <w:ind w:left="6603" w:hanging="488"/>
      </w:pPr>
      <w:rPr>
        <w:rFonts w:hint="default"/>
        <w:lang w:val="en-US" w:eastAsia="en-US" w:bidi="ar-SA"/>
      </w:rPr>
    </w:lvl>
    <w:lvl w:ilvl="8">
      <w:numFmt w:val="bullet"/>
      <w:lvlText w:val="•"/>
      <w:lvlJc w:val="left"/>
      <w:pPr>
        <w:ind w:left="7603" w:hanging="488"/>
      </w:pPr>
      <w:rPr>
        <w:rFonts w:hint="default"/>
        <w:lang w:val="en-US" w:eastAsia="en-US" w:bidi="ar-SA"/>
      </w:rPr>
    </w:lvl>
  </w:abstractNum>
  <w:abstractNum w:abstractNumId="14" w15:restartNumberingAfterBreak="0">
    <w:nsid w:val="436A7BC9"/>
    <w:multiLevelType w:val="hybridMultilevel"/>
    <w:tmpl w:val="5BBA6D62"/>
    <w:lvl w:ilvl="0" w:tplc="A30EF5EE">
      <w:numFmt w:val="bullet"/>
      <w:lvlText w:val="–"/>
      <w:lvlJc w:val="left"/>
      <w:pPr>
        <w:ind w:left="1053" w:hanging="200"/>
      </w:pPr>
      <w:rPr>
        <w:rFonts w:ascii="Times New Roman" w:eastAsia="Times New Roman" w:hAnsi="Times New Roman" w:cs="Times New Roman" w:hint="default"/>
        <w:b/>
        <w:bCs/>
        <w:i w:val="0"/>
        <w:iCs w:val="0"/>
        <w:w w:val="99"/>
        <w:sz w:val="20"/>
        <w:szCs w:val="20"/>
        <w:lang w:val="en-US" w:eastAsia="en-US" w:bidi="ar-SA"/>
      </w:rPr>
    </w:lvl>
    <w:lvl w:ilvl="1" w:tplc="3B28EB76">
      <w:numFmt w:val="bullet"/>
      <w:lvlText w:val="•"/>
      <w:lvlJc w:val="left"/>
      <w:pPr>
        <w:ind w:left="1914" w:hanging="200"/>
      </w:pPr>
      <w:rPr>
        <w:rFonts w:hint="default"/>
        <w:lang w:val="en-US" w:eastAsia="en-US" w:bidi="ar-SA"/>
      </w:rPr>
    </w:lvl>
    <w:lvl w:ilvl="2" w:tplc="9CC81934">
      <w:numFmt w:val="bullet"/>
      <w:lvlText w:val="•"/>
      <w:lvlJc w:val="left"/>
      <w:pPr>
        <w:ind w:left="2769" w:hanging="200"/>
      </w:pPr>
      <w:rPr>
        <w:rFonts w:hint="default"/>
        <w:lang w:val="en-US" w:eastAsia="en-US" w:bidi="ar-SA"/>
      </w:rPr>
    </w:lvl>
    <w:lvl w:ilvl="3" w:tplc="4D24E040">
      <w:numFmt w:val="bullet"/>
      <w:lvlText w:val="•"/>
      <w:lvlJc w:val="left"/>
      <w:pPr>
        <w:ind w:left="3623" w:hanging="200"/>
      </w:pPr>
      <w:rPr>
        <w:rFonts w:hint="default"/>
        <w:lang w:val="en-US" w:eastAsia="en-US" w:bidi="ar-SA"/>
      </w:rPr>
    </w:lvl>
    <w:lvl w:ilvl="4" w:tplc="8B605014">
      <w:numFmt w:val="bullet"/>
      <w:lvlText w:val="•"/>
      <w:lvlJc w:val="left"/>
      <w:pPr>
        <w:ind w:left="4478" w:hanging="200"/>
      </w:pPr>
      <w:rPr>
        <w:rFonts w:hint="default"/>
        <w:lang w:val="en-US" w:eastAsia="en-US" w:bidi="ar-SA"/>
      </w:rPr>
    </w:lvl>
    <w:lvl w:ilvl="5" w:tplc="884653F2">
      <w:numFmt w:val="bullet"/>
      <w:lvlText w:val="•"/>
      <w:lvlJc w:val="left"/>
      <w:pPr>
        <w:ind w:left="5332" w:hanging="200"/>
      </w:pPr>
      <w:rPr>
        <w:rFonts w:hint="default"/>
        <w:lang w:val="en-US" w:eastAsia="en-US" w:bidi="ar-SA"/>
      </w:rPr>
    </w:lvl>
    <w:lvl w:ilvl="6" w:tplc="CAD0112E">
      <w:numFmt w:val="bullet"/>
      <w:lvlText w:val="•"/>
      <w:lvlJc w:val="left"/>
      <w:pPr>
        <w:ind w:left="6187" w:hanging="200"/>
      </w:pPr>
      <w:rPr>
        <w:rFonts w:hint="default"/>
        <w:lang w:val="en-US" w:eastAsia="en-US" w:bidi="ar-SA"/>
      </w:rPr>
    </w:lvl>
    <w:lvl w:ilvl="7" w:tplc="54CA257C">
      <w:numFmt w:val="bullet"/>
      <w:lvlText w:val="•"/>
      <w:lvlJc w:val="left"/>
      <w:pPr>
        <w:ind w:left="7041" w:hanging="200"/>
      </w:pPr>
      <w:rPr>
        <w:rFonts w:hint="default"/>
        <w:lang w:val="en-US" w:eastAsia="en-US" w:bidi="ar-SA"/>
      </w:rPr>
    </w:lvl>
    <w:lvl w:ilvl="8" w:tplc="893AF044">
      <w:numFmt w:val="bullet"/>
      <w:lvlText w:val="•"/>
      <w:lvlJc w:val="left"/>
      <w:pPr>
        <w:ind w:left="7896" w:hanging="200"/>
      </w:pPr>
      <w:rPr>
        <w:rFonts w:hint="default"/>
        <w:lang w:val="en-US" w:eastAsia="en-US" w:bidi="ar-SA"/>
      </w:rPr>
    </w:lvl>
  </w:abstractNum>
  <w:abstractNum w:abstractNumId="15" w15:restartNumberingAfterBreak="0">
    <w:nsid w:val="4B3456FD"/>
    <w:multiLevelType w:val="hybridMultilevel"/>
    <w:tmpl w:val="E3609120"/>
    <w:lvl w:ilvl="0" w:tplc="033C7D64">
      <w:start w:val="1"/>
      <w:numFmt w:val="decimal"/>
      <w:lvlText w:val="%1"/>
      <w:lvlJc w:val="left"/>
      <w:pPr>
        <w:ind w:left="759" w:hanging="428"/>
      </w:pPr>
      <w:rPr>
        <w:rFonts w:ascii="Calibri" w:eastAsia="Calibri" w:hAnsi="Calibri" w:cs="Calibri" w:hint="default"/>
        <w:b w:val="0"/>
        <w:bCs w:val="0"/>
        <w:i w:val="0"/>
        <w:iCs w:val="0"/>
        <w:w w:val="101"/>
        <w:sz w:val="18"/>
        <w:szCs w:val="18"/>
        <w:lang w:val="en-US" w:eastAsia="en-US" w:bidi="ar-SA"/>
      </w:rPr>
    </w:lvl>
    <w:lvl w:ilvl="1" w:tplc="DF5EA3C6">
      <w:numFmt w:val="bullet"/>
      <w:lvlText w:val="•"/>
      <w:lvlJc w:val="left"/>
      <w:pPr>
        <w:ind w:left="1644" w:hanging="428"/>
      </w:pPr>
      <w:rPr>
        <w:rFonts w:hint="default"/>
        <w:lang w:val="en-US" w:eastAsia="en-US" w:bidi="ar-SA"/>
      </w:rPr>
    </w:lvl>
    <w:lvl w:ilvl="2" w:tplc="52A4BBDC">
      <w:numFmt w:val="bullet"/>
      <w:lvlText w:val="•"/>
      <w:lvlJc w:val="left"/>
      <w:pPr>
        <w:ind w:left="2529" w:hanging="428"/>
      </w:pPr>
      <w:rPr>
        <w:rFonts w:hint="default"/>
        <w:lang w:val="en-US" w:eastAsia="en-US" w:bidi="ar-SA"/>
      </w:rPr>
    </w:lvl>
    <w:lvl w:ilvl="3" w:tplc="8DC08DB0">
      <w:numFmt w:val="bullet"/>
      <w:lvlText w:val="•"/>
      <w:lvlJc w:val="left"/>
      <w:pPr>
        <w:ind w:left="3413" w:hanging="428"/>
      </w:pPr>
      <w:rPr>
        <w:rFonts w:hint="default"/>
        <w:lang w:val="en-US" w:eastAsia="en-US" w:bidi="ar-SA"/>
      </w:rPr>
    </w:lvl>
    <w:lvl w:ilvl="4" w:tplc="2D3E18FC">
      <w:numFmt w:val="bullet"/>
      <w:lvlText w:val="•"/>
      <w:lvlJc w:val="left"/>
      <w:pPr>
        <w:ind w:left="4298" w:hanging="428"/>
      </w:pPr>
      <w:rPr>
        <w:rFonts w:hint="default"/>
        <w:lang w:val="en-US" w:eastAsia="en-US" w:bidi="ar-SA"/>
      </w:rPr>
    </w:lvl>
    <w:lvl w:ilvl="5" w:tplc="F59C155A">
      <w:numFmt w:val="bullet"/>
      <w:lvlText w:val="•"/>
      <w:lvlJc w:val="left"/>
      <w:pPr>
        <w:ind w:left="5182" w:hanging="428"/>
      </w:pPr>
      <w:rPr>
        <w:rFonts w:hint="default"/>
        <w:lang w:val="en-US" w:eastAsia="en-US" w:bidi="ar-SA"/>
      </w:rPr>
    </w:lvl>
    <w:lvl w:ilvl="6" w:tplc="955C4FB0">
      <w:numFmt w:val="bullet"/>
      <w:lvlText w:val="•"/>
      <w:lvlJc w:val="left"/>
      <w:pPr>
        <w:ind w:left="6067" w:hanging="428"/>
      </w:pPr>
      <w:rPr>
        <w:rFonts w:hint="default"/>
        <w:lang w:val="en-US" w:eastAsia="en-US" w:bidi="ar-SA"/>
      </w:rPr>
    </w:lvl>
    <w:lvl w:ilvl="7" w:tplc="95B0EB30">
      <w:numFmt w:val="bullet"/>
      <w:lvlText w:val="•"/>
      <w:lvlJc w:val="left"/>
      <w:pPr>
        <w:ind w:left="6951" w:hanging="428"/>
      </w:pPr>
      <w:rPr>
        <w:rFonts w:hint="default"/>
        <w:lang w:val="en-US" w:eastAsia="en-US" w:bidi="ar-SA"/>
      </w:rPr>
    </w:lvl>
    <w:lvl w:ilvl="8" w:tplc="35C060B4">
      <w:numFmt w:val="bullet"/>
      <w:lvlText w:val="•"/>
      <w:lvlJc w:val="left"/>
      <w:pPr>
        <w:ind w:left="7836" w:hanging="428"/>
      </w:pPr>
      <w:rPr>
        <w:rFonts w:hint="default"/>
        <w:lang w:val="en-US" w:eastAsia="en-US" w:bidi="ar-SA"/>
      </w:rPr>
    </w:lvl>
  </w:abstractNum>
  <w:abstractNum w:abstractNumId="16" w15:restartNumberingAfterBreak="0">
    <w:nsid w:val="574E066A"/>
    <w:multiLevelType w:val="hybridMultilevel"/>
    <w:tmpl w:val="1946F2DC"/>
    <w:lvl w:ilvl="0" w:tplc="7360886C">
      <w:start w:val="1"/>
      <w:numFmt w:val="decimal"/>
      <w:lvlText w:val="(%1)"/>
      <w:lvlJc w:val="left"/>
      <w:pPr>
        <w:ind w:left="774" w:hanging="360"/>
      </w:pPr>
      <w:rPr>
        <w:rFonts w:hint="default"/>
        <w:w w:val="90"/>
      </w:rPr>
    </w:lvl>
    <w:lvl w:ilvl="1" w:tplc="0C0A0019" w:tentative="1">
      <w:start w:val="1"/>
      <w:numFmt w:val="lowerLetter"/>
      <w:lvlText w:val="%2."/>
      <w:lvlJc w:val="left"/>
      <w:pPr>
        <w:ind w:left="1494" w:hanging="360"/>
      </w:pPr>
    </w:lvl>
    <w:lvl w:ilvl="2" w:tplc="0C0A001B" w:tentative="1">
      <w:start w:val="1"/>
      <w:numFmt w:val="lowerRoman"/>
      <w:lvlText w:val="%3."/>
      <w:lvlJc w:val="right"/>
      <w:pPr>
        <w:ind w:left="2214" w:hanging="180"/>
      </w:pPr>
    </w:lvl>
    <w:lvl w:ilvl="3" w:tplc="0C0A000F" w:tentative="1">
      <w:start w:val="1"/>
      <w:numFmt w:val="decimal"/>
      <w:lvlText w:val="%4."/>
      <w:lvlJc w:val="left"/>
      <w:pPr>
        <w:ind w:left="2934" w:hanging="360"/>
      </w:pPr>
    </w:lvl>
    <w:lvl w:ilvl="4" w:tplc="0C0A0019" w:tentative="1">
      <w:start w:val="1"/>
      <w:numFmt w:val="lowerLetter"/>
      <w:lvlText w:val="%5."/>
      <w:lvlJc w:val="left"/>
      <w:pPr>
        <w:ind w:left="3654" w:hanging="360"/>
      </w:pPr>
    </w:lvl>
    <w:lvl w:ilvl="5" w:tplc="0C0A001B" w:tentative="1">
      <w:start w:val="1"/>
      <w:numFmt w:val="lowerRoman"/>
      <w:lvlText w:val="%6."/>
      <w:lvlJc w:val="right"/>
      <w:pPr>
        <w:ind w:left="4374" w:hanging="180"/>
      </w:pPr>
    </w:lvl>
    <w:lvl w:ilvl="6" w:tplc="0C0A000F" w:tentative="1">
      <w:start w:val="1"/>
      <w:numFmt w:val="decimal"/>
      <w:lvlText w:val="%7."/>
      <w:lvlJc w:val="left"/>
      <w:pPr>
        <w:ind w:left="5094" w:hanging="360"/>
      </w:pPr>
    </w:lvl>
    <w:lvl w:ilvl="7" w:tplc="0C0A0019" w:tentative="1">
      <w:start w:val="1"/>
      <w:numFmt w:val="lowerLetter"/>
      <w:lvlText w:val="%8."/>
      <w:lvlJc w:val="left"/>
      <w:pPr>
        <w:ind w:left="5814" w:hanging="360"/>
      </w:pPr>
    </w:lvl>
    <w:lvl w:ilvl="8" w:tplc="0C0A001B" w:tentative="1">
      <w:start w:val="1"/>
      <w:numFmt w:val="lowerRoman"/>
      <w:lvlText w:val="%9."/>
      <w:lvlJc w:val="right"/>
      <w:pPr>
        <w:ind w:left="6534" w:hanging="180"/>
      </w:pPr>
    </w:lvl>
  </w:abstractNum>
  <w:abstractNum w:abstractNumId="17" w15:restartNumberingAfterBreak="0">
    <w:nsid w:val="5ADB4F8C"/>
    <w:multiLevelType w:val="hybridMultilevel"/>
    <w:tmpl w:val="E7FC76CC"/>
    <w:lvl w:ilvl="0" w:tplc="1548AE4E">
      <w:start w:val="1"/>
      <w:numFmt w:val="decimal"/>
      <w:lvlText w:val="%1"/>
      <w:lvlJc w:val="left"/>
      <w:pPr>
        <w:ind w:left="1828" w:hanging="962"/>
      </w:pPr>
      <w:rPr>
        <w:rFonts w:ascii="Calibri" w:eastAsia="Calibri" w:hAnsi="Calibri" w:cs="Calibri" w:hint="default"/>
        <w:b w:val="0"/>
        <w:bCs w:val="0"/>
        <w:i w:val="0"/>
        <w:iCs w:val="0"/>
        <w:w w:val="101"/>
        <w:sz w:val="18"/>
        <w:szCs w:val="18"/>
        <w:lang w:val="en-US" w:eastAsia="en-US" w:bidi="ar-SA"/>
      </w:rPr>
    </w:lvl>
    <w:lvl w:ilvl="1" w:tplc="96B63982">
      <w:numFmt w:val="bullet"/>
      <w:lvlText w:val="•"/>
      <w:lvlJc w:val="left"/>
      <w:pPr>
        <w:ind w:left="1982" w:hanging="154"/>
      </w:pPr>
      <w:rPr>
        <w:rFonts w:ascii="Calibri" w:eastAsia="Calibri" w:hAnsi="Calibri" w:cs="Calibri" w:hint="default"/>
        <w:b w:val="0"/>
        <w:bCs w:val="0"/>
        <w:i w:val="0"/>
        <w:iCs w:val="0"/>
        <w:w w:val="102"/>
        <w:sz w:val="18"/>
        <w:szCs w:val="18"/>
        <w:lang w:val="en-US" w:eastAsia="en-US" w:bidi="ar-SA"/>
      </w:rPr>
    </w:lvl>
    <w:lvl w:ilvl="2" w:tplc="BD807FD0">
      <w:numFmt w:val="bullet"/>
      <w:lvlText w:val="•"/>
      <w:lvlJc w:val="left"/>
      <w:pPr>
        <w:ind w:left="2827" w:hanging="154"/>
      </w:pPr>
      <w:rPr>
        <w:rFonts w:hint="default"/>
        <w:lang w:val="en-US" w:eastAsia="en-US" w:bidi="ar-SA"/>
      </w:rPr>
    </w:lvl>
    <w:lvl w:ilvl="3" w:tplc="B5980FC2">
      <w:numFmt w:val="bullet"/>
      <w:lvlText w:val="•"/>
      <w:lvlJc w:val="left"/>
      <w:pPr>
        <w:ind w:left="3674" w:hanging="154"/>
      </w:pPr>
      <w:rPr>
        <w:rFonts w:hint="default"/>
        <w:lang w:val="en-US" w:eastAsia="en-US" w:bidi="ar-SA"/>
      </w:rPr>
    </w:lvl>
    <w:lvl w:ilvl="4" w:tplc="FE7A5A9A">
      <w:numFmt w:val="bullet"/>
      <w:lvlText w:val="•"/>
      <w:lvlJc w:val="left"/>
      <w:pPr>
        <w:ind w:left="4521" w:hanging="154"/>
      </w:pPr>
      <w:rPr>
        <w:rFonts w:hint="default"/>
        <w:lang w:val="en-US" w:eastAsia="en-US" w:bidi="ar-SA"/>
      </w:rPr>
    </w:lvl>
    <w:lvl w:ilvl="5" w:tplc="5EBE1EBE">
      <w:numFmt w:val="bullet"/>
      <w:lvlText w:val="•"/>
      <w:lvlJc w:val="left"/>
      <w:pPr>
        <w:ind w:left="5368" w:hanging="154"/>
      </w:pPr>
      <w:rPr>
        <w:rFonts w:hint="default"/>
        <w:lang w:val="en-US" w:eastAsia="en-US" w:bidi="ar-SA"/>
      </w:rPr>
    </w:lvl>
    <w:lvl w:ilvl="6" w:tplc="DE9C8BDA">
      <w:numFmt w:val="bullet"/>
      <w:lvlText w:val="•"/>
      <w:lvlJc w:val="left"/>
      <w:pPr>
        <w:ind w:left="6216" w:hanging="154"/>
      </w:pPr>
      <w:rPr>
        <w:rFonts w:hint="default"/>
        <w:lang w:val="en-US" w:eastAsia="en-US" w:bidi="ar-SA"/>
      </w:rPr>
    </w:lvl>
    <w:lvl w:ilvl="7" w:tplc="C98A63A6">
      <w:numFmt w:val="bullet"/>
      <w:lvlText w:val="•"/>
      <w:lvlJc w:val="left"/>
      <w:pPr>
        <w:ind w:left="7063" w:hanging="154"/>
      </w:pPr>
      <w:rPr>
        <w:rFonts w:hint="default"/>
        <w:lang w:val="en-US" w:eastAsia="en-US" w:bidi="ar-SA"/>
      </w:rPr>
    </w:lvl>
    <w:lvl w:ilvl="8" w:tplc="584A8C88">
      <w:numFmt w:val="bullet"/>
      <w:lvlText w:val="•"/>
      <w:lvlJc w:val="left"/>
      <w:pPr>
        <w:ind w:left="7910" w:hanging="154"/>
      </w:pPr>
      <w:rPr>
        <w:rFonts w:hint="default"/>
        <w:lang w:val="en-US" w:eastAsia="en-US" w:bidi="ar-SA"/>
      </w:rPr>
    </w:lvl>
  </w:abstractNum>
  <w:abstractNum w:abstractNumId="18" w15:restartNumberingAfterBreak="0">
    <w:nsid w:val="6128007B"/>
    <w:multiLevelType w:val="hybridMultilevel"/>
    <w:tmpl w:val="49C0B01A"/>
    <w:lvl w:ilvl="0" w:tplc="6854CE38">
      <w:start w:val="1"/>
      <w:numFmt w:val="decimal"/>
      <w:lvlText w:val="%1"/>
      <w:lvlJc w:val="left"/>
      <w:pPr>
        <w:ind w:left="1828" w:hanging="962"/>
      </w:pPr>
      <w:rPr>
        <w:rFonts w:ascii="Calibri" w:eastAsia="Calibri" w:hAnsi="Calibri" w:cs="Calibri" w:hint="default"/>
        <w:b w:val="0"/>
        <w:bCs w:val="0"/>
        <w:i w:val="0"/>
        <w:iCs w:val="0"/>
        <w:w w:val="101"/>
        <w:sz w:val="18"/>
        <w:szCs w:val="18"/>
        <w:lang w:val="en-US" w:eastAsia="en-US" w:bidi="ar-SA"/>
      </w:rPr>
    </w:lvl>
    <w:lvl w:ilvl="1" w:tplc="D6C83382">
      <w:numFmt w:val="bullet"/>
      <w:lvlText w:val="-"/>
      <w:lvlJc w:val="left"/>
      <w:pPr>
        <w:ind w:left="1951" w:hanging="123"/>
      </w:pPr>
      <w:rPr>
        <w:rFonts w:ascii="Calibri" w:eastAsia="Calibri" w:hAnsi="Calibri" w:cs="Calibri" w:hint="default"/>
        <w:b w:val="0"/>
        <w:bCs w:val="0"/>
        <w:i w:val="0"/>
        <w:iCs w:val="0"/>
        <w:w w:val="111"/>
        <w:sz w:val="18"/>
        <w:szCs w:val="18"/>
        <w:lang w:val="en-US" w:eastAsia="en-US" w:bidi="ar-SA"/>
      </w:rPr>
    </w:lvl>
    <w:lvl w:ilvl="2" w:tplc="6EB0D13A">
      <w:numFmt w:val="bullet"/>
      <w:lvlText w:val="•"/>
      <w:lvlJc w:val="left"/>
      <w:pPr>
        <w:ind w:left="2809" w:hanging="123"/>
      </w:pPr>
      <w:rPr>
        <w:rFonts w:hint="default"/>
        <w:lang w:val="en-US" w:eastAsia="en-US" w:bidi="ar-SA"/>
      </w:rPr>
    </w:lvl>
    <w:lvl w:ilvl="3" w:tplc="4D74E53E">
      <w:numFmt w:val="bullet"/>
      <w:lvlText w:val="•"/>
      <w:lvlJc w:val="left"/>
      <w:pPr>
        <w:ind w:left="3658" w:hanging="123"/>
      </w:pPr>
      <w:rPr>
        <w:rFonts w:hint="default"/>
        <w:lang w:val="en-US" w:eastAsia="en-US" w:bidi="ar-SA"/>
      </w:rPr>
    </w:lvl>
    <w:lvl w:ilvl="4" w:tplc="07B27946">
      <w:numFmt w:val="bullet"/>
      <w:lvlText w:val="•"/>
      <w:lvlJc w:val="left"/>
      <w:pPr>
        <w:ind w:left="4508" w:hanging="123"/>
      </w:pPr>
      <w:rPr>
        <w:rFonts w:hint="default"/>
        <w:lang w:val="en-US" w:eastAsia="en-US" w:bidi="ar-SA"/>
      </w:rPr>
    </w:lvl>
    <w:lvl w:ilvl="5" w:tplc="D3C8358E">
      <w:numFmt w:val="bullet"/>
      <w:lvlText w:val="•"/>
      <w:lvlJc w:val="left"/>
      <w:pPr>
        <w:ind w:left="5357" w:hanging="123"/>
      </w:pPr>
      <w:rPr>
        <w:rFonts w:hint="default"/>
        <w:lang w:val="en-US" w:eastAsia="en-US" w:bidi="ar-SA"/>
      </w:rPr>
    </w:lvl>
    <w:lvl w:ilvl="6" w:tplc="0950A0C8">
      <w:numFmt w:val="bullet"/>
      <w:lvlText w:val="•"/>
      <w:lvlJc w:val="left"/>
      <w:pPr>
        <w:ind w:left="6207" w:hanging="123"/>
      </w:pPr>
      <w:rPr>
        <w:rFonts w:hint="default"/>
        <w:lang w:val="en-US" w:eastAsia="en-US" w:bidi="ar-SA"/>
      </w:rPr>
    </w:lvl>
    <w:lvl w:ilvl="7" w:tplc="B79C75D8">
      <w:numFmt w:val="bullet"/>
      <w:lvlText w:val="•"/>
      <w:lvlJc w:val="left"/>
      <w:pPr>
        <w:ind w:left="7056" w:hanging="123"/>
      </w:pPr>
      <w:rPr>
        <w:rFonts w:hint="default"/>
        <w:lang w:val="en-US" w:eastAsia="en-US" w:bidi="ar-SA"/>
      </w:rPr>
    </w:lvl>
    <w:lvl w:ilvl="8" w:tplc="5AE21530">
      <w:numFmt w:val="bullet"/>
      <w:lvlText w:val="•"/>
      <w:lvlJc w:val="left"/>
      <w:pPr>
        <w:ind w:left="7906" w:hanging="123"/>
      </w:pPr>
      <w:rPr>
        <w:rFonts w:hint="default"/>
        <w:lang w:val="en-US" w:eastAsia="en-US" w:bidi="ar-SA"/>
      </w:rPr>
    </w:lvl>
  </w:abstractNum>
  <w:abstractNum w:abstractNumId="19" w15:restartNumberingAfterBreak="0">
    <w:nsid w:val="7B56736A"/>
    <w:multiLevelType w:val="hybridMultilevel"/>
    <w:tmpl w:val="DE9451D8"/>
    <w:lvl w:ilvl="0" w:tplc="5484A0EC">
      <w:start w:val="1"/>
      <w:numFmt w:val="decimal"/>
      <w:lvlText w:val="%1"/>
      <w:lvlJc w:val="left"/>
      <w:pPr>
        <w:ind w:left="1828" w:hanging="962"/>
      </w:pPr>
      <w:rPr>
        <w:rFonts w:ascii="Calibri" w:eastAsia="Calibri" w:hAnsi="Calibri" w:cs="Calibri" w:hint="default"/>
        <w:b w:val="0"/>
        <w:bCs w:val="0"/>
        <w:i w:val="0"/>
        <w:iCs w:val="0"/>
        <w:w w:val="101"/>
        <w:sz w:val="18"/>
        <w:szCs w:val="18"/>
        <w:lang w:val="en-US" w:eastAsia="en-US" w:bidi="ar-SA"/>
      </w:rPr>
    </w:lvl>
    <w:lvl w:ilvl="1" w:tplc="EF60CB2C">
      <w:numFmt w:val="bullet"/>
      <w:lvlText w:val="•"/>
      <w:lvlJc w:val="left"/>
      <w:pPr>
        <w:ind w:left="2598" w:hanging="962"/>
      </w:pPr>
      <w:rPr>
        <w:rFonts w:hint="default"/>
        <w:lang w:val="en-US" w:eastAsia="en-US" w:bidi="ar-SA"/>
      </w:rPr>
    </w:lvl>
    <w:lvl w:ilvl="2" w:tplc="E626E796">
      <w:numFmt w:val="bullet"/>
      <w:lvlText w:val="•"/>
      <w:lvlJc w:val="left"/>
      <w:pPr>
        <w:ind w:left="3377" w:hanging="962"/>
      </w:pPr>
      <w:rPr>
        <w:rFonts w:hint="default"/>
        <w:lang w:val="en-US" w:eastAsia="en-US" w:bidi="ar-SA"/>
      </w:rPr>
    </w:lvl>
    <w:lvl w:ilvl="3" w:tplc="1EB2E22E">
      <w:numFmt w:val="bullet"/>
      <w:lvlText w:val="•"/>
      <w:lvlJc w:val="left"/>
      <w:pPr>
        <w:ind w:left="4155" w:hanging="962"/>
      </w:pPr>
      <w:rPr>
        <w:rFonts w:hint="default"/>
        <w:lang w:val="en-US" w:eastAsia="en-US" w:bidi="ar-SA"/>
      </w:rPr>
    </w:lvl>
    <w:lvl w:ilvl="4" w:tplc="B0A07996">
      <w:numFmt w:val="bullet"/>
      <w:lvlText w:val="•"/>
      <w:lvlJc w:val="left"/>
      <w:pPr>
        <w:ind w:left="4934" w:hanging="962"/>
      </w:pPr>
      <w:rPr>
        <w:rFonts w:hint="default"/>
        <w:lang w:val="en-US" w:eastAsia="en-US" w:bidi="ar-SA"/>
      </w:rPr>
    </w:lvl>
    <w:lvl w:ilvl="5" w:tplc="D7CC33B0">
      <w:numFmt w:val="bullet"/>
      <w:lvlText w:val="•"/>
      <w:lvlJc w:val="left"/>
      <w:pPr>
        <w:ind w:left="5712" w:hanging="962"/>
      </w:pPr>
      <w:rPr>
        <w:rFonts w:hint="default"/>
        <w:lang w:val="en-US" w:eastAsia="en-US" w:bidi="ar-SA"/>
      </w:rPr>
    </w:lvl>
    <w:lvl w:ilvl="6" w:tplc="515249A8">
      <w:numFmt w:val="bullet"/>
      <w:lvlText w:val="•"/>
      <w:lvlJc w:val="left"/>
      <w:pPr>
        <w:ind w:left="6491" w:hanging="962"/>
      </w:pPr>
      <w:rPr>
        <w:rFonts w:hint="default"/>
        <w:lang w:val="en-US" w:eastAsia="en-US" w:bidi="ar-SA"/>
      </w:rPr>
    </w:lvl>
    <w:lvl w:ilvl="7" w:tplc="2E5AB0E4">
      <w:numFmt w:val="bullet"/>
      <w:lvlText w:val="•"/>
      <w:lvlJc w:val="left"/>
      <w:pPr>
        <w:ind w:left="7269" w:hanging="962"/>
      </w:pPr>
      <w:rPr>
        <w:rFonts w:hint="default"/>
        <w:lang w:val="en-US" w:eastAsia="en-US" w:bidi="ar-SA"/>
      </w:rPr>
    </w:lvl>
    <w:lvl w:ilvl="8" w:tplc="B072903C">
      <w:numFmt w:val="bullet"/>
      <w:lvlText w:val="•"/>
      <w:lvlJc w:val="left"/>
      <w:pPr>
        <w:ind w:left="8048" w:hanging="962"/>
      </w:pPr>
      <w:rPr>
        <w:rFonts w:hint="default"/>
        <w:lang w:val="en-US" w:eastAsia="en-US" w:bidi="ar-SA"/>
      </w:rPr>
    </w:lvl>
  </w:abstractNum>
  <w:num w:numId="1">
    <w:abstractNumId w:val="6"/>
  </w:num>
  <w:num w:numId="2">
    <w:abstractNumId w:val="9"/>
  </w:num>
  <w:num w:numId="3">
    <w:abstractNumId w:val="13"/>
  </w:num>
  <w:num w:numId="4">
    <w:abstractNumId w:val="1"/>
  </w:num>
  <w:num w:numId="5">
    <w:abstractNumId w:val="14"/>
  </w:num>
  <w:num w:numId="6">
    <w:abstractNumId w:val="15"/>
  </w:num>
  <w:num w:numId="7">
    <w:abstractNumId w:val="3"/>
  </w:num>
  <w:num w:numId="8">
    <w:abstractNumId w:val="4"/>
  </w:num>
  <w:num w:numId="9">
    <w:abstractNumId w:val="19"/>
  </w:num>
  <w:num w:numId="10">
    <w:abstractNumId w:val="18"/>
  </w:num>
  <w:num w:numId="11">
    <w:abstractNumId w:val="17"/>
  </w:num>
  <w:num w:numId="12">
    <w:abstractNumId w:val="10"/>
  </w:num>
  <w:num w:numId="13">
    <w:abstractNumId w:val="11"/>
  </w:num>
  <w:num w:numId="14">
    <w:abstractNumId w:val="2"/>
  </w:num>
  <w:num w:numId="15">
    <w:abstractNumId w:val="7"/>
  </w:num>
  <w:num w:numId="16">
    <w:abstractNumId w:val="8"/>
  </w:num>
  <w:num w:numId="17">
    <w:abstractNumId w:val="5"/>
  </w:num>
  <w:num w:numId="18">
    <w:abstractNumId w:val="0"/>
  </w:num>
  <w:num w:numId="19">
    <w:abstractNumId w:val="12"/>
  </w:num>
  <w:num w:numId="20">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GUEL JUAN HORNOS BARRANCO">
    <w15:presenceInfo w15:providerId="AD" w15:userId="S::mhornos@ms.ugr.es::d1097403-cb19-41f3-b1e2-85b7caf0fe5b"/>
  </w15:person>
  <w15:person w15:author="Gleiston C. Guerrero Ulloa">
    <w15:presenceInfo w15:providerId="Windows Live" w15:userId="d0fb2f014d1ad782"/>
  </w15:person>
  <w15:person w15:author="Carlos Rodriguez Dominguez">
    <w15:presenceInfo w15:providerId="AD" w15:userId="S::carlosrodriguez@ms.ugr.es::1e973817-12ae-433d-81ac-56e119a917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hyphenationZone w:val="425"/>
  <w:drawingGridHorizontalSpacing w:val="110"/>
  <w:displayHorizontalDrawingGridEvery w:val="2"/>
  <w:characterSpacingControl w:val="doNotCompress"/>
  <w:hdrShapeDefaults>
    <o:shapedefaults v:ext="edit" spidmax="209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F779A"/>
    <w:rsid w:val="00007BDC"/>
    <w:rsid w:val="00071569"/>
    <w:rsid w:val="0008259C"/>
    <w:rsid w:val="000A05E3"/>
    <w:rsid w:val="0010057C"/>
    <w:rsid w:val="00112482"/>
    <w:rsid w:val="0015587F"/>
    <w:rsid w:val="001B0262"/>
    <w:rsid w:val="001C5520"/>
    <w:rsid w:val="00224003"/>
    <w:rsid w:val="002657DD"/>
    <w:rsid w:val="00343402"/>
    <w:rsid w:val="0034746D"/>
    <w:rsid w:val="003838BE"/>
    <w:rsid w:val="00394EB3"/>
    <w:rsid w:val="003E29FF"/>
    <w:rsid w:val="003E6AD4"/>
    <w:rsid w:val="003F7CB8"/>
    <w:rsid w:val="00407CA4"/>
    <w:rsid w:val="00490CC6"/>
    <w:rsid w:val="004926F1"/>
    <w:rsid w:val="00495351"/>
    <w:rsid w:val="004B7110"/>
    <w:rsid w:val="005752AD"/>
    <w:rsid w:val="00575D21"/>
    <w:rsid w:val="00576FB9"/>
    <w:rsid w:val="0058313E"/>
    <w:rsid w:val="00592376"/>
    <w:rsid w:val="005C7832"/>
    <w:rsid w:val="005D0927"/>
    <w:rsid w:val="005D4117"/>
    <w:rsid w:val="00632470"/>
    <w:rsid w:val="00635D0B"/>
    <w:rsid w:val="00654A10"/>
    <w:rsid w:val="0067419D"/>
    <w:rsid w:val="006C384F"/>
    <w:rsid w:val="007158AC"/>
    <w:rsid w:val="00726E6B"/>
    <w:rsid w:val="0074216A"/>
    <w:rsid w:val="007928F9"/>
    <w:rsid w:val="007C3F93"/>
    <w:rsid w:val="007E48FE"/>
    <w:rsid w:val="007F5395"/>
    <w:rsid w:val="007F7812"/>
    <w:rsid w:val="008075C6"/>
    <w:rsid w:val="008131A3"/>
    <w:rsid w:val="0081606F"/>
    <w:rsid w:val="00824866"/>
    <w:rsid w:val="00835944"/>
    <w:rsid w:val="00836CF7"/>
    <w:rsid w:val="008549EB"/>
    <w:rsid w:val="00872B69"/>
    <w:rsid w:val="00883612"/>
    <w:rsid w:val="008C697D"/>
    <w:rsid w:val="00904A08"/>
    <w:rsid w:val="00910F82"/>
    <w:rsid w:val="009308E3"/>
    <w:rsid w:val="00932AAB"/>
    <w:rsid w:val="00932BFB"/>
    <w:rsid w:val="00935A75"/>
    <w:rsid w:val="009370EB"/>
    <w:rsid w:val="00944D7B"/>
    <w:rsid w:val="00981A2B"/>
    <w:rsid w:val="009926A1"/>
    <w:rsid w:val="009C04FD"/>
    <w:rsid w:val="009F2DC5"/>
    <w:rsid w:val="00A33F63"/>
    <w:rsid w:val="00A63380"/>
    <w:rsid w:val="00A94E0D"/>
    <w:rsid w:val="00AF1FD8"/>
    <w:rsid w:val="00AF779A"/>
    <w:rsid w:val="00B05154"/>
    <w:rsid w:val="00B20BBA"/>
    <w:rsid w:val="00B24B90"/>
    <w:rsid w:val="00B27B76"/>
    <w:rsid w:val="00B308BD"/>
    <w:rsid w:val="00B452EE"/>
    <w:rsid w:val="00B744D8"/>
    <w:rsid w:val="00B82A92"/>
    <w:rsid w:val="00B93E93"/>
    <w:rsid w:val="00BA0589"/>
    <w:rsid w:val="00BA4797"/>
    <w:rsid w:val="00BB0030"/>
    <w:rsid w:val="00BC628F"/>
    <w:rsid w:val="00C171C2"/>
    <w:rsid w:val="00C347A4"/>
    <w:rsid w:val="00C44775"/>
    <w:rsid w:val="00C47F86"/>
    <w:rsid w:val="00C5586E"/>
    <w:rsid w:val="00C75AEF"/>
    <w:rsid w:val="00D369E0"/>
    <w:rsid w:val="00D502B0"/>
    <w:rsid w:val="00D516D6"/>
    <w:rsid w:val="00D51BF6"/>
    <w:rsid w:val="00DE13F4"/>
    <w:rsid w:val="00DE7AEC"/>
    <w:rsid w:val="00DF7480"/>
    <w:rsid w:val="00E16155"/>
    <w:rsid w:val="00E46D94"/>
    <w:rsid w:val="00E73E08"/>
    <w:rsid w:val="00E80B9B"/>
    <w:rsid w:val="00E9277B"/>
    <w:rsid w:val="00EA42CE"/>
    <w:rsid w:val="00EA5ECB"/>
    <w:rsid w:val="00EC6ACA"/>
    <w:rsid w:val="00ED6292"/>
    <w:rsid w:val="00EE2C5B"/>
    <w:rsid w:val="00F05771"/>
    <w:rsid w:val="00F57D2B"/>
    <w:rsid w:val="00F801B0"/>
    <w:rsid w:val="00F824B0"/>
    <w:rsid w:val="00F86250"/>
    <w:rsid w:val="00FA717B"/>
    <w:rsid w:val="00FB2B89"/>
    <w:rsid w:val="00FD2508"/>
    <w:rsid w:val="00FD299B"/>
    <w:rsid w:val="00FF77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93"/>
    <o:shapelayout v:ext="edit">
      <o:idmap v:ext="edit" data="1"/>
      <o:rules v:ext="edit">
        <o:r id="V:Rule1" type="connector" idref="#Line 354"/>
      </o:rules>
    </o:shapelayout>
  </w:shapeDefaults>
  <w:decimalSymbol w:val=","/>
  <w:listSeparator w:val=";"/>
  <w14:docId w14:val="18FE9A0D"/>
  <w15:docId w15:val="{F6AFD228-73FD-439D-AE2A-D0B51497A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Ttulo1">
    <w:name w:val="heading 1"/>
    <w:basedOn w:val="Normal"/>
    <w:link w:val="Ttulo1Car"/>
    <w:uiPriority w:val="9"/>
    <w:qFormat/>
    <w:pPr>
      <w:ind w:left="415" w:hanging="300"/>
      <w:outlineLvl w:val="0"/>
    </w:pPr>
    <w:rPr>
      <w:rFonts w:ascii="Times New Roman" w:eastAsia="Times New Roman" w:hAnsi="Times New Roman" w:cs="Times New Roman"/>
      <w:b/>
      <w:bCs/>
      <w:sz w:val="24"/>
      <w:szCs w:val="24"/>
    </w:rPr>
  </w:style>
  <w:style w:type="paragraph" w:styleId="Ttulo2">
    <w:name w:val="heading 2"/>
    <w:basedOn w:val="Normal"/>
    <w:uiPriority w:val="9"/>
    <w:unhideWhenUsed/>
    <w:qFormat/>
    <w:pPr>
      <w:ind w:left="555" w:hanging="440"/>
      <w:outlineLvl w:val="1"/>
    </w:pPr>
    <w:rPr>
      <w:rFonts w:ascii="Times New Roman" w:eastAsia="Times New Roman" w:hAnsi="Times New Roman" w:cs="Times New Roman"/>
      <w:b/>
      <w:bCs/>
    </w:rPr>
  </w:style>
  <w:style w:type="paragraph" w:styleId="Ttulo3">
    <w:name w:val="heading 3"/>
    <w:basedOn w:val="Normal"/>
    <w:uiPriority w:val="9"/>
    <w:unhideWhenUsed/>
    <w:qFormat/>
    <w:pPr>
      <w:spacing w:before="193"/>
      <w:ind w:left="692" w:hanging="577"/>
      <w:outlineLvl w:val="2"/>
    </w:pPr>
    <w:rPr>
      <w:rFonts w:ascii="Times New Roman" w:eastAsia="Times New Roman" w:hAnsi="Times New Roman" w:cs="Times New Roman"/>
      <w:b/>
      <w:bCs/>
      <w:i/>
      <w:iCs/>
      <w:sz w:val="21"/>
      <w:szCs w:val="21"/>
    </w:rPr>
  </w:style>
  <w:style w:type="paragraph" w:styleId="Ttulo4">
    <w:name w:val="heading 4"/>
    <w:basedOn w:val="Normal"/>
    <w:uiPriority w:val="9"/>
    <w:unhideWhenUsed/>
    <w:qFormat/>
    <w:pPr>
      <w:ind w:left="614" w:hanging="205"/>
      <w:outlineLvl w:val="3"/>
    </w:pPr>
    <w:rPr>
      <w:rFonts w:ascii="Times New Roman" w:eastAsia="Times New Roman" w:hAnsi="Times New Roman" w:cs="Times New Roman"/>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Ttulo">
    <w:name w:val="Title"/>
    <w:basedOn w:val="Normal"/>
    <w:uiPriority w:val="10"/>
    <w:qFormat/>
    <w:pPr>
      <w:spacing w:before="106"/>
      <w:ind w:left="116" w:right="622"/>
    </w:pPr>
    <w:rPr>
      <w:sz w:val="34"/>
      <w:szCs w:val="34"/>
    </w:rPr>
  </w:style>
  <w:style w:type="paragraph" w:styleId="Prrafodelista">
    <w:name w:val="List Paragraph"/>
    <w:basedOn w:val="Normal"/>
    <w:uiPriority w:val="1"/>
    <w:qFormat/>
    <w:pPr>
      <w:ind w:left="614" w:hanging="205"/>
    </w:pPr>
  </w:style>
  <w:style w:type="paragraph" w:customStyle="1" w:styleId="TableParagraph">
    <w:name w:val="Table Paragraph"/>
    <w:basedOn w:val="Normal"/>
    <w:uiPriority w:val="1"/>
    <w:qFormat/>
    <w:rPr>
      <w:rFonts w:ascii="Calibri" w:eastAsia="Calibri" w:hAnsi="Calibri" w:cs="Calibri"/>
    </w:rPr>
  </w:style>
  <w:style w:type="paragraph" w:styleId="Revisin">
    <w:name w:val="Revision"/>
    <w:hidden/>
    <w:uiPriority w:val="99"/>
    <w:semiHidden/>
    <w:rsid w:val="00D516D6"/>
    <w:pPr>
      <w:widowControl/>
      <w:autoSpaceDE/>
      <w:autoSpaceDN/>
    </w:pPr>
    <w:rPr>
      <w:rFonts w:ascii="Cambria" w:eastAsia="Cambria" w:hAnsi="Cambria" w:cs="Cambria"/>
    </w:rPr>
  </w:style>
  <w:style w:type="paragraph" w:styleId="Encabezado">
    <w:name w:val="header"/>
    <w:basedOn w:val="Normal"/>
    <w:link w:val="EncabezadoCar"/>
    <w:uiPriority w:val="99"/>
    <w:unhideWhenUsed/>
    <w:rsid w:val="00D516D6"/>
    <w:pPr>
      <w:tabs>
        <w:tab w:val="center" w:pos="4513"/>
        <w:tab w:val="right" w:pos="9026"/>
      </w:tabs>
    </w:pPr>
  </w:style>
  <w:style w:type="character" w:customStyle="1" w:styleId="EncabezadoCar">
    <w:name w:val="Encabezado Car"/>
    <w:basedOn w:val="Fuentedeprrafopredeter"/>
    <w:link w:val="Encabezado"/>
    <w:uiPriority w:val="99"/>
    <w:rsid w:val="00D516D6"/>
    <w:rPr>
      <w:rFonts w:ascii="Cambria" w:eastAsia="Cambria" w:hAnsi="Cambria" w:cs="Cambria"/>
    </w:rPr>
  </w:style>
  <w:style w:type="paragraph" w:styleId="Piedepgina">
    <w:name w:val="footer"/>
    <w:basedOn w:val="Normal"/>
    <w:link w:val="PiedepginaCar"/>
    <w:uiPriority w:val="99"/>
    <w:unhideWhenUsed/>
    <w:rsid w:val="00D516D6"/>
    <w:pPr>
      <w:tabs>
        <w:tab w:val="center" w:pos="4513"/>
        <w:tab w:val="right" w:pos="9026"/>
      </w:tabs>
    </w:pPr>
  </w:style>
  <w:style w:type="character" w:customStyle="1" w:styleId="PiedepginaCar">
    <w:name w:val="Pie de página Car"/>
    <w:basedOn w:val="Fuentedeprrafopredeter"/>
    <w:link w:val="Piedepgina"/>
    <w:uiPriority w:val="99"/>
    <w:rsid w:val="00D516D6"/>
    <w:rPr>
      <w:rFonts w:ascii="Cambria" w:eastAsia="Cambria" w:hAnsi="Cambria" w:cs="Cambria"/>
    </w:rPr>
  </w:style>
  <w:style w:type="character" w:styleId="Refdecomentario">
    <w:name w:val="annotation reference"/>
    <w:basedOn w:val="Fuentedeprrafopredeter"/>
    <w:uiPriority w:val="99"/>
    <w:semiHidden/>
    <w:unhideWhenUsed/>
    <w:rsid w:val="00D516D6"/>
    <w:rPr>
      <w:sz w:val="16"/>
      <w:szCs w:val="16"/>
    </w:rPr>
  </w:style>
  <w:style w:type="paragraph" w:styleId="Textocomentario">
    <w:name w:val="annotation text"/>
    <w:basedOn w:val="Normal"/>
    <w:link w:val="TextocomentarioCar"/>
    <w:uiPriority w:val="99"/>
    <w:unhideWhenUsed/>
    <w:rsid w:val="00D516D6"/>
    <w:rPr>
      <w:sz w:val="20"/>
      <w:szCs w:val="20"/>
    </w:rPr>
  </w:style>
  <w:style w:type="character" w:customStyle="1" w:styleId="TextocomentarioCar">
    <w:name w:val="Texto comentario Car"/>
    <w:basedOn w:val="Fuentedeprrafopredeter"/>
    <w:link w:val="Textocomentario"/>
    <w:uiPriority w:val="99"/>
    <w:rsid w:val="00D516D6"/>
    <w:rPr>
      <w:rFonts w:ascii="Cambria" w:eastAsia="Cambria" w:hAnsi="Cambria" w:cs="Cambria"/>
      <w:sz w:val="20"/>
      <w:szCs w:val="20"/>
    </w:rPr>
  </w:style>
  <w:style w:type="paragraph" w:styleId="Asuntodelcomentario">
    <w:name w:val="annotation subject"/>
    <w:basedOn w:val="Textocomentario"/>
    <w:next w:val="Textocomentario"/>
    <w:link w:val="AsuntodelcomentarioCar"/>
    <w:uiPriority w:val="99"/>
    <w:semiHidden/>
    <w:unhideWhenUsed/>
    <w:rsid w:val="00D516D6"/>
    <w:rPr>
      <w:b/>
      <w:bCs/>
    </w:rPr>
  </w:style>
  <w:style w:type="character" w:customStyle="1" w:styleId="AsuntodelcomentarioCar">
    <w:name w:val="Asunto del comentario Car"/>
    <w:basedOn w:val="TextocomentarioCar"/>
    <w:link w:val="Asuntodelcomentario"/>
    <w:uiPriority w:val="99"/>
    <w:semiHidden/>
    <w:rsid w:val="00D516D6"/>
    <w:rPr>
      <w:rFonts w:ascii="Cambria" w:eastAsia="Cambria" w:hAnsi="Cambria" w:cs="Cambria"/>
      <w:b/>
      <w:bCs/>
      <w:sz w:val="20"/>
      <w:szCs w:val="20"/>
    </w:rPr>
  </w:style>
  <w:style w:type="character" w:styleId="Hipervnculo">
    <w:name w:val="Hyperlink"/>
    <w:basedOn w:val="Fuentedeprrafopredeter"/>
    <w:uiPriority w:val="99"/>
    <w:unhideWhenUsed/>
    <w:rsid w:val="00FF779C"/>
    <w:rPr>
      <w:color w:val="0000FF" w:themeColor="hyperlink"/>
      <w:u w:val="single"/>
    </w:rPr>
  </w:style>
  <w:style w:type="character" w:styleId="Mencinsinresolver">
    <w:name w:val="Unresolved Mention"/>
    <w:basedOn w:val="Fuentedeprrafopredeter"/>
    <w:uiPriority w:val="99"/>
    <w:semiHidden/>
    <w:unhideWhenUsed/>
    <w:rsid w:val="00FF779C"/>
    <w:rPr>
      <w:color w:val="605E5C"/>
      <w:shd w:val="clear" w:color="auto" w:fill="E1DFDD"/>
    </w:rPr>
  </w:style>
  <w:style w:type="character" w:customStyle="1" w:styleId="Ttulo1Car">
    <w:name w:val="Título 1 Car"/>
    <w:basedOn w:val="Fuentedeprrafopredeter"/>
    <w:link w:val="Ttulo1"/>
    <w:uiPriority w:val="9"/>
    <w:rsid w:val="00BB0030"/>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20\l%20" TargetMode="External"/><Relationship Id="rId2" Type="http://schemas.openxmlformats.org/officeDocument/2006/relationships/hyperlink" Target="%20\l%20" TargetMode="External"/><Relationship Id="rId1" Type="http://schemas.openxmlformats.org/officeDocument/2006/relationships/hyperlink" Target="https://aplicaciones.uteq.edu.ec/tddt4iots/" TargetMode="External"/><Relationship Id="rId4" Type="http://schemas.openxmlformats.org/officeDocument/2006/relationships/hyperlink" Target="https://www.drawio.com/"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dx.doi.org/10.1109/ICITR.2018.8736145" TargetMode="External"/><Relationship Id="rId21" Type="http://schemas.openxmlformats.org/officeDocument/2006/relationships/hyperlink" Target="http://www.tddt4iots.com/" TargetMode="External"/><Relationship Id="rId42" Type="http://schemas.openxmlformats.org/officeDocument/2006/relationships/header" Target="header11.xml"/><Relationship Id="rId47" Type="http://schemas.openxmlformats.org/officeDocument/2006/relationships/hyperlink" Target="http://dx.doi.org/10.1080/10447310802205776" TargetMode="External"/><Relationship Id="rId63" Type="http://schemas.openxmlformats.org/officeDocument/2006/relationships/hyperlink" Target="http://dx.doi.org/10.1109/ICIIS51140.2020.9342670" TargetMode="External"/><Relationship Id="rId68" Type="http://schemas.openxmlformats.org/officeDocument/2006/relationships/hyperlink" Target="http://dx.doi.org/10.1109/ICCS.2012.40" TargetMode="External"/><Relationship Id="rId84" Type="http://schemas.openxmlformats.org/officeDocument/2006/relationships/hyperlink" Target="http://dx.doi.org/10.1109/iscon52037.2021.9702451" TargetMode="External"/><Relationship Id="rId89" Type="http://schemas.openxmlformats.org/officeDocument/2006/relationships/hyperlink" Target="http://dx.doi.org/10.1109/CONIT59222.2023.10205631" TargetMode="External"/><Relationship Id="rId112" Type="http://schemas.openxmlformats.org/officeDocument/2006/relationships/hyperlink" Target="http://dx.doi.org/10.1109/icoei51242.2021.9452938" TargetMode="External"/><Relationship Id="rId16" Type="http://schemas.openxmlformats.org/officeDocument/2006/relationships/image" Target="media/image1.jpeg"/><Relationship Id="rId107" Type="http://schemas.openxmlformats.org/officeDocument/2006/relationships/hyperlink" Target="http://dx.doi.org/10.1109/icac54203.2021.9671209" TargetMode="External"/><Relationship Id="rId11" Type="http://schemas.microsoft.com/office/2016/09/relationships/commentsIds" Target="commentsIds.xml"/><Relationship Id="rId32" Type="http://schemas.openxmlformats.org/officeDocument/2006/relationships/footer" Target="footer6.xml"/><Relationship Id="rId37" Type="http://schemas.openxmlformats.org/officeDocument/2006/relationships/image" Target="media/image9.jpeg"/><Relationship Id="rId53" Type="http://schemas.openxmlformats.org/officeDocument/2006/relationships/hyperlink" Target="https://ieeexplore.ieee.org/abstract/document/9303572" TargetMode="External"/><Relationship Id="rId58" Type="http://schemas.openxmlformats.org/officeDocument/2006/relationships/hyperlink" Target="http://dx.doi.org/10.1109/ELMA.2017.7955493" TargetMode="External"/><Relationship Id="rId74" Type="http://schemas.openxmlformats.org/officeDocument/2006/relationships/hyperlink" Target="http://dx.doi.org/10.3233/AIS-220483" TargetMode="External"/><Relationship Id="rId79" Type="http://schemas.openxmlformats.org/officeDocument/2006/relationships/hyperlink" Target="http://dx.doi.org/10.1109/INCET49848.2020.9154121" TargetMode="External"/><Relationship Id="rId102" Type="http://schemas.openxmlformats.org/officeDocument/2006/relationships/hyperlink" Target="http://dx.doi.org/10.1080/09602011.2022.2080720" TargetMode="External"/><Relationship Id="rId123" Type="http://schemas.openxmlformats.org/officeDocument/2006/relationships/hyperlink" Target="http://dx.doi.org/10.1016/j.patcog.2022.108737" TargetMode="External"/><Relationship Id="rId128" Type="http://schemas.microsoft.com/office/2011/relationships/people" Target="people.xml"/><Relationship Id="rId5" Type="http://schemas.openxmlformats.org/officeDocument/2006/relationships/webSettings" Target="webSettings.xml"/><Relationship Id="rId90" Type="http://schemas.openxmlformats.org/officeDocument/2006/relationships/hyperlink" Target="http://dx.doi.org/10.1109/NICS48868.2019.9023896" TargetMode="External"/><Relationship Id="rId95" Type="http://schemas.openxmlformats.org/officeDocument/2006/relationships/hyperlink" Target="http://dx.doi.org/10.1109/ICESC51422.2021.9532720" TargetMode="External"/><Relationship Id="rId22" Type="http://schemas.openxmlformats.org/officeDocument/2006/relationships/image" Target="media/image4.jpeg"/><Relationship Id="rId27" Type="http://schemas.openxmlformats.org/officeDocument/2006/relationships/header" Target="header6.xml"/><Relationship Id="rId43" Type="http://schemas.openxmlformats.org/officeDocument/2006/relationships/footer" Target="footer9.xml"/><Relationship Id="rId48" Type="http://schemas.openxmlformats.org/officeDocument/2006/relationships/hyperlink" Target="http://dx.doi.org/10.11591/ijece.v13i1" TargetMode="External"/><Relationship Id="rId64" Type="http://schemas.openxmlformats.org/officeDocument/2006/relationships/hyperlink" Target="http://dx.doi.org/10.1109/ICECCT52121.2021.9616788" TargetMode="External"/><Relationship Id="rId69" Type="http://schemas.openxmlformats.org/officeDocument/2006/relationships/hyperlink" Target="http://www.mdpi.com/2079-9292/12/3/608/htmhttps" TargetMode="External"/><Relationship Id="rId113" Type="http://schemas.openxmlformats.org/officeDocument/2006/relationships/hyperlink" Target="http://dx.doi.org/10.1109/TLA.2022.9662181" TargetMode="External"/><Relationship Id="rId118" Type="http://schemas.openxmlformats.org/officeDocument/2006/relationships/hyperlink" Target="http://dx.doi.org/10.1016/j.langsci.2021.101414" TargetMode="External"/><Relationship Id="rId80" Type="http://schemas.openxmlformats.org/officeDocument/2006/relationships/hyperlink" Target="http://dx.doi.org/10.1109/ICOEI.2019.8862534" TargetMode="External"/><Relationship Id="rId85" Type="http://schemas.openxmlformats.org/officeDocument/2006/relationships/hyperlink" Target="http://dx.doi.org/10.1109/RTEICT52294.2021.9573626" TargetMode="External"/><Relationship Id="rId12" Type="http://schemas.microsoft.com/office/2018/08/relationships/commentsExtensible" Target="commentsExtensible.xml"/><Relationship Id="rId17" Type="http://schemas.openxmlformats.org/officeDocument/2006/relationships/image" Target="media/image2.jpeg"/><Relationship Id="rId33" Type="http://schemas.openxmlformats.org/officeDocument/2006/relationships/header" Target="header9.xml"/><Relationship Id="rId38" Type="http://schemas.openxmlformats.org/officeDocument/2006/relationships/image" Target="media/image10.jpeg"/><Relationship Id="rId59" Type="http://schemas.openxmlformats.org/officeDocument/2006/relationships/hyperlink" Target="https://doi.org/10.1155/2005/619804" TargetMode="External"/><Relationship Id="rId103" Type="http://schemas.openxmlformats.org/officeDocument/2006/relationships/hyperlink" Target="https://www.sciencedirect.com/science/article/pii/S0190740922000135" TargetMode="External"/><Relationship Id="rId108" Type="http://schemas.openxmlformats.org/officeDocument/2006/relationships/hyperlink" Target="http://dx.doi.org/10.1109/ccwc47524.2020.9031283" TargetMode="External"/><Relationship Id="rId124" Type="http://schemas.openxmlformats.org/officeDocument/2006/relationships/hyperlink" Target="http://dx.doi.org/10.1109/icasi55125.2022.9774462" TargetMode="External"/><Relationship Id="rId129" Type="http://schemas.openxmlformats.org/officeDocument/2006/relationships/theme" Target="theme/theme1.xml"/><Relationship Id="rId54" Type="http://schemas.openxmlformats.org/officeDocument/2006/relationships/hyperlink" Target="http://dx.doi.org/10.1109/icecte48615.2019.9303572" TargetMode="External"/><Relationship Id="rId70" Type="http://schemas.openxmlformats.org/officeDocument/2006/relationships/hyperlink" Target="http://dx.doi.org/10.3390/ELECTRONICS12030608" TargetMode="External"/><Relationship Id="rId75" Type="http://schemas.openxmlformats.org/officeDocument/2006/relationships/hyperlink" Target="http://www.mdpi.com/" TargetMode="External"/><Relationship Id="rId91" Type="http://schemas.openxmlformats.org/officeDocument/2006/relationships/hyperlink" Target="http://dx.doi.org/10.3390/su142013230" TargetMode="External"/><Relationship Id="rId96" Type="http://schemas.openxmlformats.org/officeDocument/2006/relationships/hyperlink" Target="https://www.sciencedirect.com/science/article/pii/S1877042815055597"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jpeg"/><Relationship Id="rId28" Type="http://schemas.openxmlformats.org/officeDocument/2006/relationships/footer" Target="footer4.xml"/><Relationship Id="rId49" Type="http://schemas.openxmlformats.org/officeDocument/2006/relationships/hyperlink" Target="http://dx.doi.org/10.33640/2405-609X.3278" TargetMode="External"/><Relationship Id="rId114" Type="http://schemas.openxmlformats.org/officeDocument/2006/relationships/hyperlink" Target="http://dx.doi.org/10.1109/CICN49253.2020.9242577" TargetMode="External"/><Relationship Id="rId119" Type="http://schemas.openxmlformats.org/officeDocument/2006/relationships/hyperlink" Target="http://dx.doi.org/10.1007/s10803-014-2334-0" TargetMode="External"/><Relationship Id="rId44" Type="http://schemas.openxmlformats.org/officeDocument/2006/relationships/header" Target="header12.xml"/><Relationship Id="rId60" Type="http://schemas.openxmlformats.org/officeDocument/2006/relationships/hyperlink" Target="http://dx.doi.org/10.1155/2005/619804" TargetMode="External"/><Relationship Id="rId65" Type="http://schemas.openxmlformats.org/officeDocument/2006/relationships/hyperlink" Target="http://dx.doi.org/10.17583/redimat.2020.5185" TargetMode="External"/><Relationship Id="rId81" Type="http://schemas.openxmlformats.org/officeDocument/2006/relationships/hyperlink" Target="http://dx.doi.org/10.1109/DTA.2015.14" TargetMode="External"/><Relationship Id="rId86" Type="http://schemas.openxmlformats.org/officeDocument/2006/relationships/hyperlink" Target="http://dx.doi.org/10.1109/AIIoT54504.2022.9817372" TargetMode="Externa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yperlink" Target="mailto:ca884012@gmail.com" TargetMode="External"/><Relationship Id="rId109" Type="http://schemas.openxmlformats.org/officeDocument/2006/relationships/hyperlink" Target="http://dx.doi.org/10.1109/INFOTEH53737.2022.9751274" TargetMode="External"/><Relationship Id="rId34" Type="http://schemas.openxmlformats.org/officeDocument/2006/relationships/footer" Target="footer7.xml"/><Relationship Id="rId50" Type="http://schemas.openxmlformats.org/officeDocument/2006/relationships/hyperlink" Target="http://dx.doi.org/10.1016/j.rasd.2014.01.014" TargetMode="External"/><Relationship Id="rId55" Type="http://schemas.openxmlformats.org/officeDocument/2006/relationships/hyperlink" Target="http://dx.doi.org/10.1109/ACCESS.2021.3093233" TargetMode="External"/><Relationship Id="rId76" Type="http://schemas.openxmlformats.org/officeDocument/2006/relationships/hyperlink" Target="http://dx.doi.org/10.3390/S23020790" TargetMode="External"/><Relationship Id="rId97" Type="http://schemas.openxmlformats.org/officeDocument/2006/relationships/hyperlink" Target="https://www.tandfonline.com/doi/abs/10.2147/PRBM.S453572" TargetMode="External"/><Relationship Id="rId104" Type="http://schemas.openxmlformats.org/officeDocument/2006/relationships/hyperlink" Target="http://dx.doi.org/10.1109/ecbios54627.2022.9945018" TargetMode="External"/><Relationship Id="rId120" Type="http://schemas.openxmlformats.org/officeDocument/2006/relationships/hyperlink" Target="https://www.scopus.com/inward/record.uri?eid=2-s2.0-85014597852&amp;doi=10.1145%2f2851581.2892282&amp;partnerID=40&amp;md5=ddba8a503f488f61222417e71883064a" TargetMode="External"/><Relationship Id="rId125" Type="http://schemas.openxmlformats.org/officeDocument/2006/relationships/hyperlink" Target="mailto:gguerrero@uteq.edu.ec" TargetMode="External"/><Relationship Id="rId7" Type="http://schemas.openxmlformats.org/officeDocument/2006/relationships/endnotes" Target="endnotes.xml"/><Relationship Id="rId71" Type="http://schemas.openxmlformats.org/officeDocument/2006/relationships/hyperlink" Target="https://link.springer.com/chapter/10.1007/978-3-030-42517-3_4" TargetMode="External"/><Relationship Id="rId92" Type="http://schemas.openxmlformats.org/officeDocument/2006/relationships/hyperlink" Target="https://onlinelibrary.wiley.com/doi/full/10.1111/exsy.12839" TargetMode="External"/><Relationship Id="rId2" Type="http://schemas.openxmlformats.org/officeDocument/2006/relationships/numbering" Target="numbering.xml"/><Relationship Id="rId29" Type="http://schemas.openxmlformats.org/officeDocument/2006/relationships/header" Target="header7.xml"/><Relationship Id="rId24" Type="http://schemas.openxmlformats.org/officeDocument/2006/relationships/image" Target="media/image6.jpeg"/><Relationship Id="rId40" Type="http://schemas.openxmlformats.org/officeDocument/2006/relationships/header" Target="header10.xml"/><Relationship Id="rId45" Type="http://schemas.openxmlformats.org/officeDocument/2006/relationships/footer" Target="footer10.xml"/><Relationship Id="rId66" Type="http://schemas.openxmlformats.org/officeDocument/2006/relationships/hyperlink" Target="http://dx.doi.org/10.1109/ICSET53708.2021.9612439" TargetMode="External"/><Relationship Id="rId87" Type="http://schemas.openxmlformats.org/officeDocument/2006/relationships/hyperlink" Target="http://dx.doi.org/10.1109/gcce53005.2021.9750962" TargetMode="External"/><Relationship Id="rId110" Type="http://schemas.openxmlformats.org/officeDocument/2006/relationships/hyperlink" Target="https://developer.android.com/" TargetMode="External"/><Relationship Id="rId115" Type="http://schemas.openxmlformats.org/officeDocument/2006/relationships/hyperlink" Target="http://dx.doi.org/10.1109/iccmc53470.2022.9754099" TargetMode="External"/><Relationship Id="rId61" Type="http://schemas.openxmlformats.org/officeDocument/2006/relationships/hyperlink" Target="http://dx.doi.org/10.1109/eircon56026.2022.9934094" TargetMode="External"/><Relationship Id="rId82" Type="http://schemas.openxmlformats.org/officeDocument/2006/relationships/hyperlink" Target="http://dx.doi.org/10.1109/access51619.2021.9563343" TargetMode="External"/><Relationship Id="rId19" Type="http://schemas.openxmlformats.org/officeDocument/2006/relationships/footer" Target="footer2.xml"/><Relationship Id="rId14" Type="http://schemas.openxmlformats.org/officeDocument/2006/relationships/header" Target="header3.xml"/><Relationship Id="rId30" Type="http://schemas.openxmlformats.org/officeDocument/2006/relationships/footer" Target="footer5.xml"/><Relationship Id="rId35" Type="http://schemas.openxmlformats.org/officeDocument/2006/relationships/image" Target="media/image7.png"/><Relationship Id="rId56" Type="http://schemas.openxmlformats.org/officeDocument/2006/relationships/hyperlink" Target="http://dx.doi.org/10.1109/icaaic53929.2022.9793277" TargetMode="External"/><Relationship Id="rId77" Type="http://schemas.openxmlformats.org/officeDocument/2006/relationships/hyperlink" Target="http://dx.doi.org/10.1109/ICECOCS50124.2020.9314403" TargetMode="External"/><Relationship Id="rId100" Type="http://schemas.openxmlformats.org/officeDocument/2006/relationships/hyperlink" Target="http://dx.doi.org/10.1109/SmartNets58706.2023.10216190" TargetMode="External"/><Relationship Id="rId105" Type="http://schemas.openxmlformats.org/officeDocument/2006/relationships/hyperlink" Target="https://ieeexplore.ieee.org/abstract/document/9498494" TargetMode="External"/><Relationship Id="rId126" Type="http://schemas.openxmlformats.org/officeDocument/2006/relationships/hyperlink" Target="mailto:o@uteq.edu.ec" TargetMode="External"/><Relationship Id="rId8" Type="http://schemas.openxmlformats.org/officeDocument/2006/relationships/header" Target="header1.xml"/><Relationship Id="rId51" Type="http://schemas.openxmlformats.org/officeDocument/2006/relationships/hyperlink" Target="https://www.sciencedirect.com/science/article/pii/S0097849322001856" TargetMode="External"/><Relationship Id="rId72" Type="http://schemas.openxmlformats.org/officeDocument/2006/relationships/hyperlink" Target="http://dx.doi.org/10.1007/978-3-030-42517-3_4" TargetMode="External"/><Relationship Id="rId93" Type="http://schemas.openxmlformats.org/officeDocument/2006/relationships/hyperlink" Target="http://dx.doi.org/10.1111/exsy.12839" TargetMode="External"/><Relationship Id="rId98" Type="http://schemas.openxmlformats.org/officeDocument/2006/relationships/hyperlink" Target="http://dx.doi.org/10.2147/PRBM.S453572" TargetMode="External"/><Relationship Id="rId121" Type="http://schemas.openxmlformats.org/officeDocument/2006/relationships/hyperlink" Target="https://www.scopus.com/inward/record.uri?eid=2-s2.0-85014597852&amp;doi=10.1145%2f2851581.2892282&amp;partnerID=40&amp;md5=ddba8a503f488f61222417e71883064a" TargetMode="External"/><Relationship Id="rId3" Type="http://schemas.openxmlformats.org/officeDocument/2006/relationships/styles" Target="styles.xml"/><Relationship Id="rId25" Type="http://schemas.openxmlformats.org/officeDocument/2006/relationships/header" Target="header5.xml"/><Relationship Id="rId46" Type="http://schemas.openxmlformats.org/officeDocument/2006/relationships/hyperlink" Target="https://www.diagrams.net/" TargetMode="External"/><Relationship Id="rId67" Type="http://schemas.openxmlformats.org/officeDocument/2006/relationships/hyperlink" Target="http://dx.doi.org/10.1109/CSNet52717.2021.9614281" TargetMode="External"/><Relationship Id="rId116" Type="http://schemas.openxmlformats.org/officeDocument/2006/relationships/hyperlink" Target="http://dx.doi.org/10.1109/icsme55016.2022.00070" TargetMode="External"/><Relationship Id="rId20" Type="http://schemas.openxmlformats.org/officeDocument/2006/relationships/image" Target="media/image3.jpeg"/><Relationship Id="rId41" Type="http://schemas.openxmlformats.org/officeDocument/2006/relationships/footer" Target="footer8.xml"/><Relationship Id="rId62" Type="http://schemas.openxmlformats.org/officeDocument/2006/relationships/hyperlink" Target="http://dx.doi.org/10.1109/ICoICT.2013.6574562" TargetMode="External"/><Relationship Id="rId83" Type="http://schemas.openxmlformats.org/officeDocument/2006/relationships/hyperlink" Target="http://dx.doi.org/10.1109/icdcece57866.2023.10150539" TargetMode="External"/><Relationship Id="rId88" Type="http://schemas.openxmlformats.org/officeDocument/2006/relationships/hyperlink" Target="http://dx.doi.org/10.1109/acomp53746.2021.00024" TargetMode="External"/><Relationship Id="rId111" Type="http://schemas.openxmlformats.org/officeDocument/2006/relationships/hyperlink" Target="http://dx.doi.org/10.1109/icisc.2018.8398893" TargetMode="External"/><Relationship Id="rId15" Type="http://schemas.openxmlformats.org/officeDocument/2006/relationships/footer" Target="footer1.xml"/><Relationship Id="rId36" Type="http://schemas.openxmlformats.org/officeDocument/2006/relationships/image" Target="media/image8.jpeg"/><Relationship Id="rId57" Type="http://schemas.openxmlformats.org/officeDocument/2006/relationships/hyperlink" Target="http://dx.doi.org/10.1109/icaaic53929.2022.9793277" TargetMode="External"/><Relationship Id="rId106" Type="http://schemas.openxmlformats.org/officeDocument/2006/relationships/hyperlink" Target="http://dx.doi.org/10.1109/conit51480.2021.9498494" TargetMode="External"/><Relationship Id="rId127" Type="http://schemas.openxmlformats.org/officeDocument/2006/relationships/fontTable" Target="fontTable.xml"/><Relationship Id="rId10" Type="http://schemas.microsoft.com/office/2011/relationships/commentsExtended" Target="commentsExtended.xml"/><Relationship Id="rId31" Type="http://schemas.openxmlformats.org/officeDocument/2006/relationships/header" Target="header8.xml"/><Relationship Id="rId52" Type="http://schemas.openxmlformats.org/officeDocument/2006/relationships/hyperlink" Target="http://dx.doi.org/10.1016/j.cag.2022.10.007" TargetMode="External"/><Relationship Id="rId73" Type="http://schemas.openxmlformats.org/officeDocument/2006/relationships/hyperlink" Target="https://www.medra.org/servlet/aliasResolver?alias=iospress&amp;doi=10.3233/AIS-220483" TargetMode="External"/><Relationship Id="rId78" Type="http://schemas.openxmlformats.org/officeDocument/2006/relationships/hyperlink" Target="http://dx.doi.org/10.1109/infoteh51037.2021.9400699" TargetMode="External"/><Relationship Id="rId94" Type="http://schemas.openxmlformats.org/officeDocument/2006/relationships/hyperlink" Target="http://dx.doi.org/10.1016/j.pediatrneurol.2006.01.014" TargetMode="External"/><Relationship Id="rId99" Type="http://schemas.openxmlformats.org/officeDocument/2006/relationships/hyperlink" Target="http://www.tandfonline.com/doi/pdf/10.2147/PRBM.S453572" TargetMode="External"/><Relationship Id="rId101" Type="http://schemas.openxmlformats.org/officeDocument/2006/relationships/hyperlink" Target="https://doi.org/10.1080/09602011.2022.2080720" TargetMode="External"/><Relationship Id="rId122" Type="http://schemas.openxmlformats.org/officeDocument/2006/relationships/hyperlink" Target="http://dx.doi.org/10.1145/2851581.2892282" TargetMode="External"/><Relationship Id="rId4" Type="http://schemas.openxmlformats.org/officeDocument/2006/relationships/settings" Target="settings.xml"/><Relationship Id="rId9" Type="http://schemas.openxmlformats.org/officeDocument/2006/relationships/comments" Target="comments.xml"/><Relationship Id="rId26"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C2DCD-7407-49A3-9F51-AEF2AA858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2816</TotalTime>
  <Pages>1</Pages>
  <Words>16448</Words>
  <Characters>90466</Characters>
  <Application>Microsoft Office Word</Application>
  <DocSecurity>0</DocSecurity>
  <Lines>753</Lines>
  <Paragraphs>213</Paragraphs>
  <ScaleCrop>false</ScaleCrop>
  <HeadingPairs>
    <vt:vector size="2" baseType="variant">
      <vt:variant>
        <vt:lpstr>Título</vt:lpstr>
      </vt:variant>
      <vt:variant>
        <vt:i4>1</vt:i4>
      </vt:variant>
    </vt:vector>
  </HeadingPairs>
  <TitlesOfParts>
    <vt:vector size="1" baseType="lpstr">
      <vt:lpstr>IoT System for Detecting Distractions in Children During Academic Activities at Home</vt:lpstr>
    </vt:vector>
  </TitlesOfParts>
  <Company/>
  <LinksUpToDate>false</LinksUpToDate>
  <CharactersWithSpaces>106701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System for Detecting Distractions in Children During Academic Activities at Home</dc:title>
  <cp:lastModifiedBy>Gleiston C. Guerrero Ulloa</cp:lastModifiedBy>
  <cp:revision>36</cp:revision>
  <dcterms:created xsi:type="dcterms:W3CDTF">2024-06-26T07:16:00Z</dcterms:created>
  <dcterms:modified xsi:type="dcterms:W3CDTF">2024-07-23T04:08:00Z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2024-06-24T00:00:00Z</vt:filetime>
  </property>
  <property fmtid="{D5CDD505-2E9C-101B-9397-08002B2CF9AE}" pid="3" name="Creator">
    <vt:lpwstr>LaTeX3; cas-sc.cls; hyperref.sty</vt:lpwstr>
  </property>
  <property fmtid="{D5CDD505-2E9C-101B-9397-08002B2CF9AE}" pid="4" name="LastSaved">
    <vt:filetime>2024-06-26T00:00:00Z</vt:filetime>
  </property>
  <property fmtid="{D5CDD505-2E9C-101B-9397-08002B2CF9AE}" pid="5" name="PTEX.Fullbanner">
    <vt:lpwstr>This is pdfTeX, Version 3.141592653-2.6-1.40.25 (TeX Live 2023) kpathsea version 6.3.5</vt:lpwstr>
  </property>
  <property fmtid="{D5CDD505-2E9C-101B-9397-08002B2CF9AE}" pid="6" name="Producer">
    <vt:lpwstr>pdfTeX;</vt:lpwstr>
  </property>
</Properties>
</file>